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A199" w14:textId="782B2F1A"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3B845BA1" w:rsidR="00F87AC5" w:rsidRDefault="00B12C02" w:rsidP="00F87AC5">
      <w:pPr>
        <w:jc w:val="center"/>
        <w:rPr>
          <w:rFonts w:ascii="Times New Roman" w:hAnsi="Times New Roman"/>
          <w:b/>
          <w:sz w:val="30"/>
          <w:szCs w:val="30"/>
        </w:rPr>
      </w:pPr>
      <w:proofErr w:type="spellStart"/>
      <w:ins w:id="0" w:author="Lu, Yunxing" w:date="2022-08-17T11:32:00Z">
        <w:r w:rsidRPr="00B12C02">
          <w:rPr>
            <w:rFonts w:ascii="Times New Roman" w:hAnsi="Times New Roman"/>
            <w:b/>
            <w:sz w:val="30"/>
            <w:szCs w:val="30"/>
          </w:rPr>
          <w:t>Semianalytical</w:t>
        </w:r>
        <w:proofErr w:type="spellEnd"/>
        <w:r w:rsidRPr="00B12C02">
          <w:rPr>
            <w:rFonts w:ascii="Times New Roman" w:hAnsi="Times New Roman"/>
            <w:b/>
            <w:sz w:val="30"/>
            <w:szCs w:val="30"/>
          </w:rPr>
          <w:t xml:space="preserve"> Solution for Thermo-</w:t>
        </w:r>
        <w:proofErr w:type="spellStart"/>
        <w:r w:rsidRPr="00B12C02">
          <w:rPr>
            <w:rFonts w:ascii="Times New Roman" w:hAnsi="Times New Roman"/>
            <w:b/>
            <w:sz w:val="30"/>
            <w:szCs w:val="30"/>
          </w:rPr>
          <w:t>Poro</w:t>
        </w:r>
        <w:proofErr w:type="spellEnd"/>
        <w:r w:rsidRPr="00B12C02">
          <w:rPr>
            <w:rFonts w:ascii="Times New Roman" w:hAnsi="Times New Roman"/>
            <w:b/>
            <w:sz w:val="30"/>
            <w:szCs w:val="30"/>
          </w:rPr>
          <w:t xml:space="preserve">-Elastic Stresses in a Wellbore Cement Plug and Implications for Cement Properties that </w:t>
        </w:r>
        <w:commentRangeStart w:id="1"/>
        <w:commentRangeStart w:id="2"/>
        <w:r w:rsidRPr="00B12C02">
          <w:rPr>
            <w:rFonts w:ascii="Times New Roman" w:hAnsi="Times New Roman"/>
            <w:b/>
            <w:sz w:val="30"/>
            <w:szCs w:val="30"/>
          </w:rPr>
          <w:t>Minimize Risk of Failure</w:t>
        </w:r>
      </w:ins>
      <w:commentRangeEnd w:id="1"/>
      <w:r>
        <w:rPr>
          <w:rStyle w:val="CommentReference"/>
        </w:rPr>
        <w:commentReference w:id="1"/>
      </w:r>
      <w:commentRangeEnd w:id="2"/>
      <w:r w:rsidR="001A53EE">
        <w:rPr>
          <w:rStyle w:val="CommentReference"/>
        </w:rPr>
        <w:commentReference w:id="2"/>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proofErr w:type="spellStart"/>
      <w:proofErr w:type="gramStart"/>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proofErr w:type="spellEnd"/>
      <w:proofErr w:type="gramEnd"/>
      <w:r w:rsidRPr="00050543">
        <w:rPr>
          <w:rFonts w:ascii="Times New Roman" w:eastAsia="DengXian" w:hAnsi="Times New Roman"/>
          <w:sz w:val="28"/>
          <w:szCs w:val="32"/>
          <w:vertAlign w:val="superscript"/>
        </w:rPr>
        <w:t>,</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 xml:space="preserve">Corresponding author. </w:t>
      </w:r>
      <w:proofErr w:type="gramStart"/>
      <w:r w:rsidRPr="00E80268">
        <w:rPr>
          <w:rFonts w:ascii="Times New Roman" w:hAnsi="Times New Roman"/>
          <w:sz w:val="24"/>
          <w:szCs w:val="24"/>
        </w:rPr>
        <w:t>Tel.</w:t>
      </w:r>
      <w:r>
        <w:rPr>
          <w:rFonts w:ascii="Times New Roman" w:hAnsi="Times New Roman"/>
          <w:sz w:val="24"/>
          <w:szCs w:val="24"/>
        </w:rPr>
        <w:t>:+</w:t>
      </w:r>
      <w:proofErr w:type="gramEnd"/>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957BF4"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particularly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xml:space="preserve">, with aid of a new semi-analytical solution for </w:t>
      </w:r>
      <w:commentRangeStart w:id="3"/>
      <w:commentRangeStart w:id="4"/>
      <w:r w:rsidR="00EF50F8">
        <w:rPr>
          <w:rFonts w:ascii="Times New Roman" w:hAnsi="Times New Roman"/>
        </w:rPr>
        <w:t>thermo-</w:t>
      </w:r>
      <w:proofErr w:type="spellStart"/>
      <w:r w:rsidR="00EF50F8">
        <w:rPr>
          <w:rFonts w:ascii="Times New Roman" w:hAnsi="Times New Roman"/>
        </w:rPr>
        <w:t>poro</w:t>
      </w:r>
      <w:proofErr w:type="spellEnd"/>
      <w:r w:rsidR="00EF50F8">
        <w:rPr>
          <w:rFonts w:ascii="Times New Roman" w:hAnsi="Times New Roman"/>
        </w:rPr>
        <w:t>-elastic</w:t>
      </w:r>
      <w:ins w:id="5" w:author="Lu, Yunxing" w:date="2022-08-17T11:46:00Z">
        <w:r w:rsidR="008B6486">
          <w:rPr>
            <w:rFonts w:ascii="Times New Roman" w:hAnsi="Times New Roman"/>
          </w:rPr>
          <w:t xml:space="preserve"> (TPE)</w:t>
        </w:r>
      </w:ins>
      <w:r w:rsidR="00EF50F8">
        <w:rPr>
          <w:rFonts w:ascii="Times New Roman" w:hAnsi="Times New Roman"/>
        </w:rPr>
        <w:t xml:space="preserve"> </w:t>
      </w:r>
      <w:commentRangeEnd w:id="3"/>
      <w:r w:rsidR="008B6486">
        <w:rPr>
          <w:rStyle w:val="CommentReference"/>
        </w:rPr>
        <w:commentReference w:id="3"/>
      </w:r>
      <w:commentRangeEnd w:id="4"/>
      <w:r w:rsidR="001A53EE">
        <w:rPr>
          <w:rStyle w:val="CommentReference"/>
        </w:rPr>
        <w:commentReference w:id="4"/>
      </w:r>
      <w:r w:rsidR="00EF50F8">
        <w:rPr>
          <w:rFonts w:ascii="Times New Roman" w:hAnsi="Times New Roman"/>
        </w:rPr>
        <w:t>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w:t>
      </w:r>
      <w:proofErr w:type="spellStart"/>
      <w:r w:rsidR="00CE01EF" w:rsidRPr="00AA505A">
        <w:rPr>
          <w:rFonts w:ascii="Times New Roman" w:hAnsi="Times New Roman"/>
        </w:rPr>
        <w:t>porothermoelastic</w:t>
      </w:r>
      <w:proofErr w:type="spellEnd"/>
      <w:r w:rsidR="00CE01EF" w:rsidRPr="00AA505A">
        <w:rPr>
          <w:rFonts w:ascii="Times New Roman" w:hAnsi="Times New Roman"/>
        </w:rPr>
        <w:t>-osmosis-filtration”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884952">
        <w:rPr>
          <w:rFonts w:ascii="Times New Roman" w:hAnsi="Times New Roman"/>
        </w:rPr>
        <w:t>,</w:t>
      </w:r>
      <w:r w:rsidR="00EF50F8">
        <w:rPr>
          <w:rFonts w:ascii="Times New Roman" w:hAnsi="Times New Roman"/>
        </w:rPr>
        <w:t xml:space="preserve"> 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newly identified</w:t>
      </w:r>
      <w:r w:rsidR="00C47B16">
        <w:rPr>
          <w:rFonts w:ascii="Times New Roman" w:hAnsi="Times New Roman"/>
        </w:rPr>
        <w:t xml:space="preserve"> </w:t>
      </w:r>
      <w:r w:rsidR="00EF50F8">
        <w:rPr>
          <w:rFonts w:ascii="Times New Roman" w:hAnsi="Times New Roman"/>
        </w:rPr>
        <w:t>“</w:t>
      </w:r>
      <w:r w:rsidR="00C47B16">
        <w:rPr>
          <w:rFonts w:ascii="Times New Roman" w:hAnsi="Times New Roman"/>
        </w:rPr>
        <w:t>permeability penalty</w:t>
      </w:r>
      <w:r w:rsidR="00884952">
        <w:rPr>
          <w:rFonts w:ascii="Times New Roman" w:hAnsi="Times New Roman"/>
        </w:rPr>
        <w:t xml:space="preserve">” are obtained through a combination of dimensional analysis 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Default="00B12C02" w:rsidP="00124870">
      <w:pPr>
        <w:spacing w:line="360" w:lineRule="auto"/>
        <w:ind w:firstLine="720"/>
        <w:jc w:val="both"/>
        <w:rPr>
          <w:rFonts w:ascii="Times New Roman" w:hAnsi="Times New Roman"/>
        </w:rPr>
      </w:pPr>
    </w:p>
    <w:p w14:paraId="6C90A21E" w14:textId="1EAE8B22"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8B6486">
        <w:rPr>
          <w:rFonts w:ascii="Times New Roman" w:hAnsi="Times New Roman"/>
          <w:sz w:val="24"/>
        </w:rPr>
        <w:t>Cementing;</w:t>
      </w:r>
      <w:r w:rsidR="00CA5620">
        <w:rPr>
          <w:rFonts w:ascii="Times New Roman" w:hAnsi="Times New Roman"/>
          <w:sz w:val="24"/>
        </w:rPr>
        <w:t xml:space="preserve"> Plug and Abandonment (P&amp;A</w:t>
      </w:r>
      <w:proofErr w:type="gramStart"/>
      <w:r w:rsidR="00CA5620">
        <w:rPr>
          <w:rFonts w:ascii="Times New Roman" w:hAnsi="Times New Roman"/>
          <w:sz w:val="24"/>
        </w:rPr>
        <w:t>)</w:t>
      </w:r>
      <w:r w:rsidR="008B6486">
        <w:rPr>
          <w:rFonts w:ascii="Times New Roman" w:hAnsi="Times New Roman"/>
          <w:sz w:val="24"/>
        </w:rPr>
        <w:t xml:space="preserve"> </w:t>
      </w:r>
      <w:r w:rsidR="00CA5620">
        <w:rPr>
          <w:rFonts w:ascii="Times New Roman" w:hAnsi="Times New Roman"/>
          <w:sz w:val="24"/>
        </w:rPr>
        <w:t>;</w:t>
      </w:r>
      <w:proofErr w:type="gramEnd"/>
      <w:r w:rsidR="00CA5620">
        <w:rPr>
          <w:rFonts w:ascii="Times New Roman" w:hAnsi="Times New Roman"/>
          <w:sz w:val="24"/>
        </w:rPr>
        <w:t xml:space="preserve"> </w:t>
      </w:r>
      <w:r>
        <w:rPr>
          <w:rFonts w:ascii="Times New Roman" w:hAnsi="Times New Roman"/>
          <w:sz w:val="24"/>
        </w:rPr>
        <w:t xml:space="preserve">High-temperature High pressure (HTHP); </w:t>
      </w:r>
      <w:commentRangeStart w:id="6"/>
      <w:commentRangeStart w:id="7"/>
      <w:r>
        <w:rPr>
          <w:rFonts w:ascii="Times New Roman" w:hAnsi="Times New Roman"/>
          <w:sz w:val="24"/>
        </w:rPr>
        <w:t xml:space="preserve">Fully coupled </w:t>
      </w:r>
      <w:proofErr w:type="spellStart"/>
      <w:r w:rsidRPr="00AA505A">
        <w:rPr>
          <w:rFonts w:ascii="Times New Roman" w:hAnsi="Times New Roman"/>
        </w:rPr>
        <w:t>porothermoelastic</w:t>
      </w:r>
      <w:proofErr w:type="spellEnd"/>
      <w:r w:rsidRPr="00AA505A">
        <w:rPr>
          <w:rFonts w:ascii="Times New Roman" w:hAnsi="Times New Roman"/>
        </w:rPr>
        <w:t>-osmosis-filtration</w:t>
      </w:r>
      <w:r>
        <w:rPr>
          <w:rFonts w:ascii="Times New Roman" w:hAnsi="Times New Roman"/>
        </w:rPr>
        <w:t xml:space="preserve"> model</w:t>
      </w:r>
      <w:r w:rsidR="008B6486">
        <w:rPr>
          <w:rFonts w:ascii="Times New Roman" w:hAnsi="Times New Roman"/>
          <w:sz w:val="24"/>
        </w:rPr>
        <w:t>;</w:t>
      </w:r>
      <w:commentRangeEnd w:id="6"/>
      <w:r w:rsidR="00CA5620">
        <w:rPr>
          <w:rStyle w:val="CommentReference"/>
        </w:rPr>
        <w:commentReference w:id="6"/>
      </w:r>
      <w:commentRangeEnd w:id="7"/>
      <w:r w:rsidR="001A53EE">
        <w:rPr>
          <w:rStyle w:val="CommentReference"/>
        </w:rPr>
        <w:commentReference w:id="7"/>
      </w:r>
      <w:r w:rsidR="008B6486">
        <w:rPr>
          <w:rFonts w:ascii="Times New Roman" w:hAnsi="Times New Roman"/>
          <w:sz w:val="24"/>
        </w:rPr>
        <w:t xml:space="preserve"> Permeability </w:t>
      </w:r>
      <w:r w:rsidR="008B6486" w:rsidRPr="008B6486">
        <w:rPr>
          <w:rFonts w:ascii="Times New Roman" w:hAnsi="Times New Roman"/>
        </w:rPr>
        <w:t xml:space="preserve">penalty; </w:t>
      </w:r>
      <w:r w:rsidR="008B6486">
        <w:rPr>
          <w:rFonts w:ascii="Times New Roman" w:hAnsi="Times New Roman"/>
        </w:rPr>
        <w:t>Phase-change cement;</w:t>
      </w:r>
    </w:p>
    <w:p w14:paraId="5C213174" w14:textId="04CB04DE" w:rsidR="00F87AC5" w:rsidRPr="00317894" w:rsidRDefault="009009AA" w:rsidP="00124870">
      <w:pPr>
        <w:spacing w:line="360" w:lineRule="auto"/>
        <w:ind w:firstLine="720"/>
        <w:jc w:val="both"/>
        <w:rPr>
          <w:rFonts w:ascii="Times New Roman" w:hAnsi="Times New Roman"/>
        </w:rPr>
      </w:pPr>
      <w:r>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58CD9849"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Pr>
          <w:rFonts w:ascii="Times New Roman" w:hAnsi="Times New Roman"/>
        </w:rPr>
        <w:t xml:space="preserve">various </w:t>
      </w:r>
      <w:r w:rsidR="001D0E34">
        <w:rPr>
          <w:rFonts w:ascii="Times New Roman" w:hAnsi="Times New Roman"/>
        </w:rPr>
        <w:t>E</w:t>
      </w:r>
      <w:r w:rsidR="00CC3D8B">
        <w:rPr>
          <w:rFonts w:ascii="Times New Roman" w:hAnsi="Times New Roman"/>
        </w:rPr>
        <w:t>arth s</w:t>
      </w:r>
      <w:r w:rsidR="00693B12" w:rsidRPr="00F972C0">
        <w:rPr>
          <w:rFonts w:ascii="Times New Roman" w:hAnsi="Times New Roman"/>
        </w:rPr>
        <w:t>cience-related 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 </w:instrText>
      </w:r>
      <w:r w:rsidR="00356A6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EN.CITE.DATA </w:instrText>
      </w:r>
      <w:r w:rsidR="00356A6A">
        <w:rPr>
          <w:rFonts w:ascii="Times New Roman" w:hAnsi="Times New Roman"/>
        </w:rPr>
      </w:r>
      <w:r w:rsidR="00356A6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w:t>
      </w:r>
      <w:proofErr w:type="gramStart"/>
      <w:r w:rsidR="00693B12" w:rsidRPr="00F972C0">
        <w:rPr>
          <w:rFonts w:ascii="Times New Roman" w:hAnsi="Times New Roman"/>
        </w:rPr>
        <w:t>period of time</w:t>
      </w:r>
      <w:proofErr w:type="gramEnd"/>
      <w:r w:rsidR="00693B12" w:rsidRPr="00F972C0">
        <w:rPr>
          <w:rFonts w:ascii="Times New Roman" w:hAnsi="Times New Roman"/>
        </w:rPr>
        <w:t xml:space="preserv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ins w:id="8" w:author="Bunger, Andrew P" w:date="2022-08-19T09:23:00Z">
        <w:r w:rsidR="001A53EE">
          <w:rPr>
            <w:rFonts w:ascii="Times New Roman" w:hAnsi="Times New Roman"/>
          </w:rPr>
          <w:t xml:space="preserve"> </w:t>
        </w:r>
      </w:ins>
      <w:del w:id="9" w:author="Lu, Yunxing" w:date="2022-08-17T11:57:00Z">
        <w:r w:rsidR="0075189A" w:rsidDel="008B6486">
          <w:rPr>
            <w:rFonts w:ascii="Times New Roman" w:hAnsi="Times New Roman"/>
          </w:rPr>
          <w:delText xml:space="preserve">, </w:delText>
        </w:r>
      </w:del>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4311621C"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w:t>
      </w:r>
      <w:proofErr w:type="spellStart"/>
      <w:r>
        <w:rPr>
          <w:rFonts w:ascii="Times New Roman" w:hAnsi="Times New Roman"/>
        </w:rPr>
        <w:t>D</w:t>
      </w:r>
      <w:r w:rsidR="00693B12" w:rsidRPr="00F972C0">
        <w:rPr>
          <w:rFonts w:ascii="Times New Roman" w:hAnsi="Times New Roman"/>
        </w:rPr>
        <w:t>arc</w:t>
      </w:r>
      <w:r>
        <w:rPr>
          <w:rFonts w:ascii="Times New Roman" w:hAnsi="Times New Roman"/>
        </w:rPr>
        <w:t>ies</w:t>
      </w:r>
      <w:proofErr w:type="spellEnd"/>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The THM coupling effect in the cementing designs and operations has rarely been considered and fully investigated under the HTHP conditions</w:t>
      </w:r>
      <w:r w:rsidR="007A40EA">
        <w:rPr>
          <w:rFonts w:ascii="Times New Roman" w:hAnsi="Times New Roman"/>
        </w:rPr>
        <w:t xml:space="preserve">. This knowledge gap means that conditions that will generate </w:t>
      </w:r>
      <w:r w:rsidR="007A40EA">
        <w:rPr>
          <w:rFonts w:ascii="Times New Roman" w:hAnsi="Times New Roman"/>
        </w:rPr>
        <w:lastRenderedPageBreak/>
        <w:t xml:space="preserve">stresses that are able to damage the material are not well understood, and therefore it has potentially </w:t>
      </w:r>
      <w:r w:rsidR="00693B12" w:rsidRPr="00F972C0">
        <w:rPr>
          <w:rFonts w:ascii="Times New Roman" w:hAnsi="Times New Roman"/>
        </w:rPr>
        <w:t xml:space="preserve">serious </w:t>
      </w:r>
      <w:commentRangeStart w:id="10"/>
      <w:commentRangeStart w:id="11"/>
      <w:r w:rsidR="00693B12" w:rsidRPr="00F972C0">
        <w:rPr>
          <w:rFonts w:ascii="Times New Roman" w:hAnsi="Times New Roman"/>
        </w:rPr>
        <w:t>consequences</w:t>
      </w:r>
      <w:commentRangeEnd w:id="10"/>
      <w:r w:rsidR="007A40EA">
        <w:rPr>
          <w:rStyle w:val="CommentReference"/>
        </w:rPr>
        <w:commentReference w:id="10"/>
      </w:r>
      <w:commentRangeEnd w:id="11"/>
      <w:r w:rsidR="008B6486">
        <w:rPr>
          <w:rStyle w:val="CommentReference"/>
        </w:rPr>
        <w:commentReference w:id="11"/>
      </w:r>
      <w:r w:rsidR="00693B12" w:rsidRPr="00F972C0">
        <w:rPr>
          <w:rFonts w:ascii="Times New Roman" w:hAnsi="Times New Roman"/>
        </w:rPr>
        <w:t xml:space="preserve">. </w:t>
      </w:r>
    </w:p>
    <w:p w14:paraId="1BDCA2A4" w14:textId="168D2B8C"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w:t>
      </w:r>
      <w:proofErr w:type="spellStart"/>
      <w:r w:rsidR="00693B12" w:rsidRPr="00F972C0">
        <w:rPr>
          <w:rFonts w:ascii="Times New Roman" w:hAnsi="Times New Roman"/>
        </w:rPr>
        <w:t>Biot</w:t>
      </w:r>
      <w:proofErr w:type="spellEnd"/>
      <w:r w:rsidR="00693B12" w:rsidRPr="00F972C0">
        <w:rPr>
          <w:rFonts w:ascii="Times New Roman" w:hAnsi="Times New Roman"/>
        </w:rPr>
        <w:t xml:space="preserve">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12"/>
      <w:commentRangeStart w:id="13"/>
      <w:commentRangeStart w:id="14"/>
      <w:r w:rsidR="00693B12" w:rsidRPr="00F972C0">
        <w:rPr>
          <w:rFonts w:ascii="Times New Roman" w:hAnsi="Times New Roman"/>
        </w:rPr>
        <w:t xml:space="preserve">extended </w:t>
      </w:r>
      <w:commentRangeEnd w:id="12"/>
      <w:r w:rsidR="002D66D7">
        <w:rPr>
          <w:rStyle w:val="CommentReference"/>
        </w:rPr>
        <w:commentReference w:id="12"/>
      </w:r>
      <w:commentRangeEnd w:id="13"/>
      <w:r w:rsidR="00133F37">
        <w:rPr>
          <w:rStyle w:val="CommentReference"/>
        </w:rPr>
        <w:commentReference w:id="13"/>
      </w:r>
      <w:commentRangeEnd w:id="14"/>
      <w:r w:rsidR="001A53EE">
        <w:rPr>
          <w:rStyle w:val="CommentReference"/>
        </w:rPr>
        <w:commentReference w:id="14"/>
      </w:r>
      <w:r w:rsidR="00693B12" w:rsidRPr="00F972C0">
        <w:rPr>
          <w:rFonts w:ascii="Times New Roman" w:hAnsi="Times New Roman"/>
        </w:rPr>
        <w:t>the tradition</w:t>
      </w:r>
      <w:r w:rsidR="0075189A">
        <w:rPr>
          <w:rFonts w:ascii="Times New Roman" w:hAnsi="Times New Roman"/>
        </w:rPr>
        <w:t xml:space="preserve">al theory of </w:t>
      </w:r>
      <w:proofErr w:type="spellStart"/>
      <w:r w:rsidR="0075189A">
        <w:rPr>
          <w:rFonts w:ascii="Times New Roman" w:hAnsi="Times New Roman"/>
        </w:rPr>
        <w:t>poromechanics</w:t>
      </w:r>
      <w:proofErr w:type="spellEnd"/>
      <w:r w:rsidR="0075189A">
        <w:rPr>
          <w:rFonts w:ascii="Times New Roman" w:hAnsi="Times New Roman"/>
        </w:rPr>
        <w:t xml:space="preserve"> </w:t>
      </w:r>
      <w:r w:rsidR="00133F37">
        <w:rPr>
          <w:rFonts w:ascii="Times New Roman" w:hAnsi="Times New Roman"/>
        </w:rPr>
        <w:fldChar w:fldCharType="begin"/>
      </w:r>
      <w:r w:rsidR="00133F37">
        <w:rPr>
          <w:rFonts w:ascii="Times New Roman" w:hAnsi="Times New Roman"/>
        </w:rPr>
        <w:instrText xml:space="preserve"> ADDIN EN.CITE &lt;EndNote&gt;&lt;Cite&gt;&lt;Author&gt;Biot&lt;/Author&gt;&lt;Year&gt;1941&lt;/Year&gt;&lt;RecNum&gt;212&lt;/RecNum&gt;&lt;DisplayText&gt;(Biot, 1941)&lt;/DisplayText&gt;&lt;record&gt;&lt;rec-number&gt;212&lt;/rec-number&gt;&lt;foreign-keys&gt;&lt;key app="EN" db-id="xrt0eexxkfpstqer0xlvs2vzff2w2rveftf9" timestamp="16607709</w:instrText>
      </w:r>
      <w:r w:rsidR="00133F37">
        <w:rPr>
          <w:rFonts w:ascii="Times New Roman" w:hAnsi="Times New Roman" w:hint="eastAsia"/>
        </w:rPr>
        <w:instrText>01"&gt;212&lt;/key&gt;&lt;/foreign-keys&gt;&lt;ref-type name="Journal Article"&gt;17&lt;/ref-type&gt;&lt;contributors&gt;&lt;authors&gt;&lt;author&gt;Biot, Maurice A&lt;/author&gt;&lt;/authors&gt;&lt;/contributors&gt;&lt;titles&gt;&lt;title&gt;General theory of three</w:instrText>
      </w:r>
      <w:r w:rsidR="00133F37">
        <w:rPr>
          <w:rFonts w:ascii="Times New Roman" w:hAnsi="Times New Roman" w:hint="eastAsia"/>
        </w:rPr>
        <w:instrText>‐</w:instrText>
      </w:r>
      <w:r w:rsidR="00133F37">
        <w:rPr>
          <w:rFonts w:ascii="Times New Roman" w:hAnsi="Times New Roman" w:hint="eastAsia"/>
        </w:rPr>
        <w:instrText>dimensional consolidation&lt;/title&gt;&lt;secondary-title&gt;Journal of a</w:instrText>
      </w:r>
      <w:r w:rsidR="00133F37">
        <w:rPr>
          <w:rFonts w:ascii="Times New Roman" w:hAnsi="Times New Roman"/>
        </w:rPr>
        <w:instrText>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w:t>
      </w:r>
      <w:proofErr w:type="spellStart"/>
      <w:r w:rsidR="00693B12" w:rsidRPr="00F972C0">
        <w:rPr>
          <w:rFonts w:ascii="Times New Roman" w:hAnsi="Times New Roman"/>
        </w:rPr>
        <w:t>Lagrangian</w:t>
      </w:r>
      <w:proofErr w:type="spellEnd"/>
      <w:r w:rsidR="00693B12" w:rsidRPr="00F972C0">
        <w:rPr>
          <w:rFonts w:ascii="Times New Roman" w:hAnsi="Times New Roman"/>
        </w:rPr>
        <w:t xml:space="preserve">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w:t>
      </w:r>
      <w:proofErr w:type="spellStart"/>
      <w:r w:rsidR="00693B12" w:rsidRPr="00F972C0">
        <w:rPr>
          <w:rFonts w:ascii="Times New Roman" w:hAnsi="Times New Roman"/>
        </w:rPr>
        <w:t>porothermoelastic</w:t>
      </w:r>
      <w:proofErr w:type="spellEnd"/>
      <w:r w:rsidR="00693B12" w:rsidRPr="00F972C0">
        <w:rPr>
          <w:rFonts w:ascii="Times New Roman" w:hAnsi="Times New Roman"/>
        </w:rPr>
        <w:t xml:space="preserve">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xml:space="preserve">. Within the framework of linear </w:t>
      </w:r>
      <w:proofErr w:type="spellStart"/>
      <w:r w:rsidR="00693B12" w:rsidRPr="00F972C0">
        <w:rPr>
          <w:rFonts w:ascii="Times New Roman" w:hAnsi="Times New Roman"/>
        </w:rPr>
        <w:t>porothermoelasticity</w:t>
      </w:r>
      <w:proofErr w:type="spellEnd"/>
      <w:r w:rsidR="00693B12" w:rsidRPr="00F972C0">
        <w:rPr>
          <w:rFonts w:ascii="Times New Roman" w:hAnsi="Times New Roman"/>
        </w:rPr>
        <w:t>, substantial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7.25pt;mso-width-percent:0;mso-height-percent:0;mso-width-percent:0;mso-height-percent:0" o:ole="">
            <v:imagedata r:id="rId12" o:title=""/>
          </v:shape>
          <o:OLEObject Type="Embed" ProgID="Equation.DSMT4" ShapeID="_x0000_i1025" DrawAspect="Content" ObjectID="_1722410684" r:id="rId13"/>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4.25pt;height:17.25pt;mso-width-percent:0;mso-height-percent:0;mso-width-percent:0;mso-height-percent:0" o:ole="">
            <v:imagedata r:id="rId14" o:title=""/>
          </v:shape>
          <o:OLEObject Type="Embed" ProgID="Equation.DSMT4" ShapeID="_x0000_i1026" DrawAspect="Content" ObjectID="_1722410685" r:id="rId15"/>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7" type="#_x0000_t75" alt="" style="width:101.25pt;height:22.5pt;mso-width-percent:0;mso-height-percent:0;mso-width-percent:0;mso-height-percent:0" o:ole="">
            <v:imagedata r:id="rId16" o:title=""/>
          </v:shape>
          <o:OLEObject Type="Embed" ProgID="Equation.DSMT4" ShapeID="_x0000_i1027" DrawAspect="Content" ObjectID="_1722410686" r:id="rId17"/>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28" type="#_x0000_t75" alt="" style="width:86.25pt;height:19.5pt;mso-width-percent:0;mso-height-percent:0;mso-width-percent:0;mso-height-percent:0" o:ole="">
            <v:imagedata r:id="rId18" o:title=""/>
          </v:shape>
          <o:OLEObject Type="Embed" ProgID="Equation.DSMT4" ShapeID="_x0000_i1028" DrawAspect="Content" ObjectID="_1722410687" r:id="rId19"/>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2B3AF81" w:rsidR="00210318" w:rsidRDefault="00210318" w:rsidP="00F972C0">
      <w:pPr>
        <w:spacing w:line="360" w:lineRule="auto"/>
        <w:jc w:val="both"/>
        <w:rPr>
          <w:rFonts w:ascii="Times New Roman" w:hAnsi="Times New Roman"/>
        </w:rPr>
      </w:pPr>
      <w:r>
        <w:rPr>
          <w:rFonts w:ascii="Times New Roman" w:hAnsi="Times New Roman"/>
        </w:rPr>
        <w:t xml:space="preserve">Here </w:t>
      </w:r>
      <w:r w:rsidRPr="00F972C0">
        <w:rPr>
          <w:rFonts w:ascii="Times New Roman" w:hAnsi="Times New Roman"/>
          <w:noProof/>
          <w:position w:val="-10"/>
        </w:rPr>
        <w:object w:dxaOrig="200" w:dyaOrig="320" w14:anchorId="36C6DBF7">
          <v:shape id="_x0000_i1029" type="#_x0000_t75" alt="" style="width:9.75pt;height:14.25pt;mso-width-percent:0;mso-height-percent:0;mso-width-percent:0;mso-height-percent:0" o:ole="">
            <v:imagedata r:id="rId20" o:title=""/>
          </v:shape>
          <o:OLEObject Type="Embed" ProgID="Equation.DSMT4" ShapeID="_x0000_i1029" DrawAspect="Content" ObjectID="_1722410688" r:id="rId21"/>
        </w:object>
      </w:r>
      <w:r w:rsidRPr="00F972C0">
        <w:rPr>
          <w:rFonts w:ascii="Times New Roman" w:hAnsi="Times New Roman"/>
        </w:rPr>
        <w:t>is</w:t>
      </w:r>
      <w:r>
        <w:rPr>
          <w:rFonts w:ascii="Times New Roman" w:hAnsi="Times New Roman"/>
        </w:rPr>
        <w:t xml:space="preserve"> denoting</w:t>
      </w:r>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0" type="#_x0000_t75" alt="" style="width:9.75pt;height:19.5pt;mso-width-percent:0;mso-height-percent:0;mso-width-percent:0;mso-height-percent:0" o:ole="">
            <v:imagedata r:id="rId22" o:title=""/>
          </v:shape>
          <o:OLEObject Type="Embed" ProgID="Equation.DSMT4" ShapeID="_x0000_i1030" DrawAspect="Content" ObjectID="_1722410689" r:id="rId23"/>
        </w:object>
      </w:r>
      <w:r>
        <w:rPr>
          <w:rFonts w:ascii="Times New Roman" w:hAnsi="Times New Roman"/>
        </w:rPr>
        <w:t xml:space="preserve">is the heat flux, while </w:t>
      </w:r>
      <w:r>
        <w:rPr>
          <w:rFonts w:ascii="Times New Roman" w:hAnsi="Times New Roman"/>
          <w:i/>
          <w:iCs/>
        </w:rPr>
        <w:t>p</w:t>
      </w:r>
      <w:r>
        <w:rPr>
          <w:rFonts w:ascii="Times New Roman" w:hAnsi="Times New Roman"/>
        </w:rPr>
        <w:t xml:space="preserve"> is the pore pressure and </w:t>
      </w:r>
      <w:r w:rsidRPr="008B6486">
        <w:rPr>
          <w:rFonts w:ascii="Times New Roman" w:hAnsi="Times New Roman"/>
          <w:i/>
          <w:iCs/>
        </w:rPr>
        <w:t>T</w:t>
      </w:r>
      <w:r>
        <w:rPr>
          <w:rFonts w:ascii="Times New Roman" w:hAnsi="Times New Roman"/>
        </w:rPr>
        <w:t xml:space="preserve"> is the temperature field. </w:t>
      </w:r>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37CE615"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1CE7DAB9"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 xml:space="preserve">so-called </w:t>
      </w:r>
      <w:proofErr w:type="gramStart"/>
      <w:r w:rsidRPr="00F972C0">
        <w:rPr>
          <w:rFonts w:ascii="Times New Roman" w:hAnsi="Times New Roman"/>
        </w:rPr>
        <w:t>fully-co</w:t>
      </w:r>
      <w:r>
        <w:rPr>
          <w:rFonts w:ascii="Times New Roman" w:hAnsi="Times New Roman"/>
        </w:rPr>
        <w:t>upled</w:t>
      </w:r>
      <w:proofErr w:type="gramEnd"/>
      <w:r>
        <w:rPr>
          <w:rFonts w:ascii="Times New Roman" w:hAnsi="Times New Roman"/>
        </w:rPr>
        <w:t xml:space="preserve"> </w:t>
      </w:r>
      <w:proofErr w:type="spellStart"/>
      <w:r>
        <w:rPr>
          <w:rFonts w:ascii="Times New Roman" w:hAnsi="Times New Roman"/>
        </w:rPr>
        <w:t>porothermoelastic</w:t>
      </w:r>
      <w:proofErr w:type="spellEnd"/>
      <w:r>
        <w:rPr>
          <w:rFonts w:ascii="Times New Roman" w:hAnsi="Times New Roman"/>
        </w:rPr>
        <w:t xml:space="preserve">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w:t>
      </w:r>
      <w:proofErr w:type="spellStart"/>
      <w:r w:rsidRPr="00AA505A">
        <w:rPr>
          <w:rFonts w:ascii="Times New Roman" w:hAnsi="Times New Roman"/>
        </w:rPr>
        <w:t>porothermoelastic</w:t>
      </w:r>
      <w:proofErr w:type="spellEnd"/>
      <w:r w:rsidRPr="00AA505A">
        <w:rPr>
          <w:rFonts w:ascii="Times New Roman" w:hAnsi="Times New Roman"/>
        </w:rPr>
        <w:t>-osmosis-filtration”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r w:rsidR="008824D4">
        <w:rPr>
          <w:rFonts w:ascii="Times New Roman" w:hAnsi="Times New Roman"/>
        </w:rPr>
        <w:t>Specifically, we derive a semi-analytical solution (analytical up to a numerical inversion of a Laplace transport) that draws on 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proofErr w:type="spellStart"/>
      <w:r w:rsidR="00693B12" w:rsidRPr="00F972C0">
        <w:rPr>
          <w:rFonts w:ascii="Times New Roman" w:hAnsi="Times New Roman"/>
        </w:rPr>
        <w:t>poroelasticity</w:t>
      </w:r>
      <w:proofErr w:type="spellEnd"/>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614152BA" w:rsidR="00B6606E" w:rsidRPr="0013783D" w:rsidRDefault="00370BCC" w:rsidP="0013783D">
      <w:pPr>
        <w:pStyle w:val="Paper"/>
      </w:pPr>
      <w:r w:rsidRPr="0013783D">
        <w:t xml:space="preserve">2. </w:t>
      </w:r>
      <w:del w:id="15" w:author="Lu, Yunxing" w:date="2022-08-17T14:09:00Z">
        <w:r w:rsidRPr="0013783D" w:rsidDel="00804302">
          <w:delText xml:space="preserve">Model </w:delText>
        </w:r>
        <w:commentRangeStart w:id="16"/>
        <w:commentRangeStart w:id="17"/>
        <w:r w:rsidRPr="0013783D" w:rsidDel="00804302">
          <w:delText>Basics</w:delText>
        </w:r>
        <w:commentRangeEnd w:id="16"/>
        <w:r w:rsidR="00C72E2B" w:rsidDel="00804302">
          <w:rPr>
            <w:rStyle w:val="CommentReference"/>
            <w:rFonts w:asciiTheme="minorHAnsi" w:eastAsiaTheme="minorEastAsia" w:hAnsiTheme="minorHAnsi" w:cs="Times New Roman"/>
          </w:rPr>
          <w:commentReference w:id="16"/>
        </w:r>
      </w:del>
      <w:commentRangeEnd w:id="17"/>
      <w:r w:rsidR="00CA5620">
        <w:rPr>
          <w:rStyle w:val="CommentReference"/>
          <w:rFonts w:asciiTheme="minorHAnsi" w:eastAsiaTheme="minorEastAsia" w:hAnsiTheme="minorHAnsi" w:cs="Times New Roman"/>
        </w:rPr>
        <w:commentReference w:id="17"/>
      </w:r>
      <w:r w:rsidR="00804302">
        <w:t xml:space="preserve"> Governing Equations</w:t>
      </w:r>
    </w:p>
    <w:p w14:paraId="0892818B" w14:textId="1EF8D714" w:rsidR="00CD6CD3" w:rsidRDefault="0013783D" w:rsidP="00CD6CD3">
      <w:pPr>
        <w:spacing w:line="360" w:lineRule="auto"/>
        <w:jc w:val="both"/>
        <w:rPr>
          <w:rFonts w:ascii="Times New Roman" w:hAnsi="Times New Roman"/>
        </w:rPr>
      </w:pPr>
      <w:del w:id="18" w:author="Bunger, Andrew P" w:date="2022-08-19T09:33:00Z">
        <w:r w:rsidDel="00F415BA">
          <w:rPr>
            <w:rFonts w:ascii="Times New Roman" w:hAnsi="Times New Roman"/>
          </w:rPr>
          <w:tab/>
        </w:r>
      </w:del>
      <w:moveFromRangeStart w:id="19" w:author="Bunger, Andrew P" w:date="2022-08-19T09:25:00Z" w:name="move111793537"/>
      <w:moveFrom w:id="20" w:author="Bunger, Andrew P" w:date="2022-08-19T09:25:00Z">
        <w:r w:rsidR="00CD6CD3" w:rsidRPr="0013783D" w:rsidDel="001A53EE">
          <w:rPr>
            <w:rFonts w:ascii="Times New Roman" w:hAnsi="Times New Roman"/>
          </w:rPr>
          <w:t xml:space="preserve">Following the sign convention in </w:t>
        </w:r>
        <w:r w:rsidR="00CD6CD3" w:rsidRPr="0013783D" w:rsidDel="001A53EE">
          <w:rPr>
            <w:rFonts w:ascii="Times New Roman" w:hAnsi="Times New Roman"/>
          </w:rPr>
          <w:fldChar w:fldCharType="begin"/>
        </w:r>
        <w:r w:rsidR="00CD6CD3" w:rsidDel="001A53EE">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D6CD3" w:rsidRPr="0013783D" w:rsidDel="001A53EE">
          <w:rPr>
            <w:rFonts w:ascii="Times New Roman" w:hAnsi="Times New Roman"/>
          </w:rPr>
          <w:fldChar w:fldCharType="separate"/>
        </w:r>
        <w:r w:rsidR="00CD6CD3" w:rsidRPr="0013783D" w:rsidDel="001A53EE">
          <w:rPr>
            <w:rFonts w:ascii="Times New Roman" w:hAnsi="Times New Roman"/>
            <w:noProof/>
          </w:rPr>
          <w:t>Detournay et al. (1988)</w:t>
        </w:r>
        <w:r w:rsidR="00CD6CD3" w:rsidRPr="0013783D" w:rsidDel="001A53EE">
          <w:rPr>
            <w:rFonts w:ascii="Times New Roman" w:hAnsi="Times New Roman"/>
          </w:rPr>
          <w:fldChar w:fldCharType="end"/>
        </w:r>
        <w:r w:rsidR="00CD6CD3" w:rsidRPr="0013783D" w:rsidDel="001A53EE">
          <w:rPr>
            <w:rFonts w:ascii="Times New Roman" w:hAnsi="Times New Roman"/>
          </w:rPr>
          <w:t>, positive stress is considered to be tensile within the present work</w:t>
        </w:r>
        <w:r w:rsidR="00634588" w:rsidDel="001A53EE">
          <w:rPr>
            <w:rFonts w:ascii="Times New Roman" w:hAnsi="Times New Roman"/>
          </w:rPr>
          <w:t xml:space="preserve">. </w:t>
        </w:r>
      </w:moveFrom>
      <w:moveFromRangeEnd w:id="19"/>
      <w:del w:id="21" w:author="Bunger, Andrew P" w:date="2022-08-19T09:25:00Z">
        <w:r w:rsidR="00634588" w:rsidDel="001A53EE">
          <w:rPr>
            <w:rFonts w:ascii="Times New Roman" w:hAnsi="Times New Roman"/>
          </w:rPr>
          <w:delText>Then t</w:delText>
        </w:r>
        <w:r w:rsidR="00CD6CD3" w:rsidDel="001A53EE">
          <w:rPr>
            <w:rFonts w:ascii="Times New Roman" w:hAnsi="Times New Roman"/>
          </w:rPr>
          <w:delText>he</w:delText>
        </w:r>
      </w:del>
      <w:ins w:id="22" w:author="Bunger, Andrew P" w:date="2022-08-19T09:25:00Z">
        <w:r w:rsidR="001A53EE">
          <w:rPr>
            <w:rFonts w:ascii="Times New Roman" w:hAnsi="Times New Roman"/>
          </w:rPr>
          <w:t>The formulation begins with classical</w:t>
        </w:r>
      </w:ins>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D6CD3">
        <w:rPr>
          <w:rFonts w:ascii="Times New Roman" w:hAnsi="Times New Roman"/>
        </w:rPr>
        <w:t>could be rewritten as</w:t>
      </w:r>
      <w:ins w:id="23" w:author="Bunger, Andrew P" w:date="2022-08-19T09:25:00Z">
        <w:r w:rsidR="001A53EE">
          <w:rPr>
            <w:rFonts w:ascii="Times New Roman" w:hAnsi="Times New Roman"/>
          </w:rPr>
          <w:t xml:space="preserve"> </w:t>
        </w:r>
        <w:r w:rsidR="001A53EE" w:rsidRPr="001A53EE">
          <w:rPr>
            <w:rFonts w:ascii="Times New Roman" w:hAnsi="Times New Roman"/>
            <w:highlight w:val="yellow"/>
            <w:rPrChange w:id="24" w:author="Bunger, Andrew P" w:date="2022-08-19T09:25:00Z">
              <w:rPr>
                <w:rFonts w:ascii="Times New Roman" w:hAnsi="Times New Roman"/>
              </w:rPr>
            </w:rPrChange>
          </w:rPr>
          <w:t>(cite)</w:t>
        </w:r>
      </w:ins>
    </w:p>
    <w:p w14:paraId="4C9A133A" w14:textId="4738DC5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Pr="00FC6272">
        <w:rPr>
          <w:rFonts w:ascii="Times New Roman" w:hAnsi="Times New Roman"/>
          <w:position w:val="-24"/>
        </w:rPr>
        <w:object w:dxaOrig="3180" w:dyaOrig="639" w14:anchorId="0E9CD61F">
          <v:shape id="_x0000_i1031" type="#_x0000_t75" alt="" style="width:159pt;height:32.25pt" o:ole="">
            <v:imagedata r:id="rId24" o:title=""/>
          </v:shape>
          <o:OLEObject Type="Embed" ProgID="Equation.DSMT4" ShapeID="_x0000_i1031" DrawAspect="Content" ObjectID="_1722410690" r:id="rId25"/>
        </w:object>
      </w:r>
      <w:proofErr w:type="gramStart"/>
      <w:r w:rsidR="00CD6CD3">
        <w:rPr>
          <w:rFonts w:ascii="Times New Roman" w:hAnsi="Times New Roman"/>
        </w:rPr>
        <w:t>,</w:t>
      </w:r>
      <w:r>
        <w:rPr>
          <w:rFonts w:ascii="Times New Roman" w:hAnsi="Times New Roman"/>
        </w:rPr>
        <w:t xml:space="preserve">   </w:t>
      </w:r>
      <w:proofErr w:type="gramEnd"/>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5289EB8A" w14:textId="6E5F06D4" w:rsidR="00CD6CD3" w:rsidRDefault="00CD6CD3" w:rsidP="00CD6CD3">
      <w:pPr>
        <w:spacing w:line="360" w:lineRule="auto"/>
        <w:jc w:val="both"/>
        <w:rPr>
          <w:ins w:id="25" w:author="Bunger, Andrew P" w:date="2022-08-17T10:25:00Z"/>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Pr="00CD6CD3">
        <w:rPr>
          <w:rFonts w:ascii="Times New Roman" w:hAnsi="Times New Roman"/>
          <w:noProof/>
          <w:position w:val="-14"/>
        </w:rPr>
        <w:object w:dxaOrig="320" w:dyaOrig="380" w14:anchorId="75AA118D">
          <v:shape id="_x0000_i1032" type="#_x0000_t75" alt="" style="width:14.25pt;height:17.25pt" o:ole="">
            <v:imagedata r:id="rId26" o:title=""/>
          </v:shape>
          <o:OLEObject Type="Embed" ProgID="Equation.DSMT4" ShapeID="_x0000_i1032" DrawAspect="Content" ObjectID="_1722410691" r:id="rId27"/>
        </w:object>
      </w:r>
      <w:r w:rsidRPr="0013783D">
        <w:rPr>
          <w:rFonts w:ascii="Times New Roman" w:hAnsi="Times New Roman"/>
          <w:snapToGrid w:val="0"/>
        </w:rPr>
        <w:t>and</w:t>
      </w:r>
      <w:r>
        <w:rPr>
          <w:rFonts w:ascii="Times New Roman" w:hAnsi="Times New Roman"/>
          <w:snapToGrid w:val="0"/>
        </w:rPr>
        <w:t xml:space="preserve"> </w:t>
      </w:r>
      <w:r w:rsidRPr="00CD6CD3">
        <w:rPr>
          <w:rFonts w:ascii="Times New Roman" w:hAnsi="Times New Roman"/>
          <w:noProof/>
          <w:position w:val="-14"/>
        </w:rPr>
        <w:object w:dxaOrig="279" w:dyaOrig="380" w14:anchorId="62E4CD20">
          <v:shape id="_x0000_i1033" type="#_x0000_t75" alt="" style="width:12.75pt;height:14.25pt" o:ole="">
            <v:imagedata r:id="rId28" o:title=""/>
          </v:shape>
          <o:OLEObject Type="Embed" ProgID="Equation.DSMT4" ShapeID="_x0000_i1033" DrawAspect="Content" ObjectID="_1722410692" r:id="rId29"/>
        </w:object>
      </w:r>
      <w:r w:rsidR="00634588">
        <w:rPr>
          <w:rFonts w:ascii="Times New Roman" w:hAnsi="Times New Roman"/>
          <w:snapToGrid w:val="0"/>
        </w:rPr>
        <w:t>is</w:t>
      </w:r>
      <w:r>
        <w:rPr>
          <w:rFonts w:ascii="Times New Roman" w:hAnsi="Times New Roman"/>
          <w:snapToGrid w:val="0"/>
        </w:rPr>
        <w:t xml:space="preserve"> </w:t>
      </w:r>
      <w:commentRangeStart w:id="26"/>
      <w:r>
        <w:rPr>
          <w:rFonts w:ascii="Times New Roman" w:hAnsi="Times New Roman"/>
          <w:snapToGrid w:val="0"/>
        </w:rPr>
        <w:t>stress</w:t>
      </w:r>
      <w:commentRangeEnd w:id="26"/>
      <w:r w:rsidR="00A006D8">
        <w:rPr>
          <w:rStyle w:val="CommentReference"/>
        </w:rPr>
        <w:commentReference w:id="26"/>
      </w:r>
      <w:r>
        <w:rPr>
          <w:rFonts w:ascii="Times New Roman" w:hAnsi="Times New Roman"/>
          <w:snapToGrid w:val="0"/>
        </w:rPr>
        <w:t xml:space="preserve"> tensor components and strain tensor components</w:t>
      </w:r>
      <w:r w:rsidR="00A8731B">
        <w:rPr>
          <w:rFonts w:ascii="Times New Roman" w:hAnsi="Times New Roman"/>
          <w:snapToGrid w:val="0"/>
        </w:rPr>
        <w:t>, respectively;</w:t>
      </w:r>
      <w:r w:rsidRPr="003E53A4">
        <w:rPr>
          <w:rFonts w:ascii="Times New Roman" w:hAnsi="Times New Roman"/>
          <w:noProof/>
          <w:position w:val="-10"/>
        </w:rPr>
        <w:object w:dxaOrig="240" w:dyaOrig="260" w14:anchorId="58F43633">
          <v:shape id="_x0000_i1034" type="#_x0000_t75" alt="" style="width:9.75pt;height:11.25pt;mso-width-percent:0;mso-height-percent:0;mso-width-percent:0;mso-height-percent:0" o:ole="">
            <v:imagedata r:id="rId30" o:title=""/>
          </v:shape>
          <o:OLEObject Type="Embed" ProgID="Equation.DSMT4" ShapeID="_x0000_i1034" DrawAspect="Content" ObjectID="_1722410693" r:id="rId31"/>
        </w:objec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5" type="#_x0000_t75" alt="" style="width:9.75pt;height:11.25pt;mso-width-percent:0;mso-height-percent:0;mso-width-percent:0;mso-height-percent:0" o:ole="">
            <v:imagedata r:id="rId32" o:title=""/>
          </v:shape>
          <o:OLEObject Type="Embed" ProgID="Equation.DSMT4" ShapeID="_x0000_i1035" DrawAspect="Content" ObjectID="_1722410694" r:id="rId33"/>
        </w:objec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6" type="#_x0000_t75" alt="" style="width:14.25pt;height:17.25pt;mso-width-percent:0;mso-height-percent:0;mso-width-percent:0;mso-height-percent:0" o:ole="">
            <v:imagedata r:id="rId34" o:title=""/>
          </v:shape>
          <o:OLEObject Type="Embed" ProgID="Equation.DSMT4" ShapeID="_x0000_i1036" DrawAspect="Content" ObjectID="_1722410695" r:id="rId35"/>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7" type="#_x0000_t75" style="width:12.75pt;height:14.25pt" o:ole="">
            <v:imagedata r:id="rId36" o:title=""/>
          </v:shape>
          <o:OLEObject Type="Embed" ProgID="Equation.DSMT4" ShapeID="_x0000_i1037" DrawAspect="Content" ObjectID="_1722410696" r:id="rId37"/>
        </w:objec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38" type="#_x0000_t75" style="width:9pt;height:11.25pt" o:ole="">
            <v:imagedata r:id="rId38" o:title=""/>
          </v:shape>
          <o:OLEObject Type="Embed" ProgID="Equation.DSMT4" ShapeID="_x0000_i1038" DrawAspect="Content" ObjectID="_1722410697" r:id="rId39"/>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39" type="#_x0000_t75" style="width:12pt;height:11.25pt" o:ole="">
            <v:imagedata r:id="rId40" o:title=""/>
          </v:shape>
          <o:OLEObject Type="Embed" ProgID="Equation.DSMT4" ShapeID="_x0000_i1039" DrawAspect="Content" ObjectID="_1722410698" r:id="rId41"/>
        </w:object>
      </w:r>
      <w:r w:rsidR="00A8731B">
        <w:rPr>
          <w:rFonts w:ascii="Times New Roman" w:hAnsi="Times New Roman"/>
          <w:snapToGrid w:val="0"/>
        </w:rPr>
        <w:t xml:space="preserve"> is the </w:t>
      </w:r>
      <w:proofErr w:type="spellStart"/>
      <w:r w:rsidR="00A8731B">
        <w:rPr>
          <w:rFonts w:ascii="Times New Roman" w:hAnsi="Times New Roman"/>
          <w:snapToGrid w:val="0"/>
        </w:rPr>
        <w:t>Biot</w:t>
      </w:r>
      <w:proofErr w:type="spellEnd"/>
      <w:r w:rsidR="00A8731B">
        <w:rPr>
          <w:rFonts w:ascii="Times New Roman" w:hAnsi="Times New Roman"/>
          <w:snapToGrid w:val="0"/>
        </w:rPr>
        <w:t xml:space="preserve"> effective stress coefficient and </w:t>
      </w:r>
      <w:r w:rsidR="00A8731B" w:rsidRPr="00A8731B">
        <w:rPr>
          <w:rFonts w:ascii="Times New Roman" w:hAnsi="Times New Roman"/>
          <w:snapToGrid w:val="0"/>
          <w:position w:val="-12"/>
        </w:rPr>
        <w:object w:dxaOrig="320" w:dyaOrig="360" w14:anchorId="1D82A14F">
          <v:shape id="_x0000_i1040" type="#_x0000_t75" style="width:15.75pt;height:18pt" o:ole="">
            <v:imagedata r:id="rId42" o:title=""/>
          </v:shape>
          <o:OLEObject Type="Embed" ProgID="Equation.DSMT4" ShapeID="_x0000_i1040" DrawAspect="Content" ObjectID="_1722410699" r:id="rId43"/>
        </w:object>
      </w:r>
      <w:r w:rsidR="00A8731B">
        <w:rPr>
          <w:rFonts w:ascii="Times New Roman" w:hAnsi="Times New Roman"/>
          <w:snapToGrid w:val="0"/>
        </w:rPr>
        <w:t xml:space="preserve"> is the thermoelastic effective stress coefficient. </w:t>
      </w:r>
      <w:ins w:id="27" w:author="Bunger, Andrew P" w:date="2022-08-19T09:25:00Z">
        <w:r w:rsidR="001A53EE">
          <w:rPr>
            <w:rFonts w:ascii="Times New Roman" w:hAnsi="Times New Roman"/>
          </w:rPr>
          <w:t>Note that, f</w:t>
        </w:r>
      </w:ins>
      <w:moveToRangeStart w:id="28" w:author="Bunger, Andrew P" w:date="2022-08-19T09:25:00Z" w:name="move111793537"/>
      <w:moveTo w:id="29" w:author="Bunger, Andrew P" w:date="2022-08-19T09:25:00Z">
        <w:del w:id="30" w:author="Bunger, Andrew P" w:date="2022-08-19T09:25:00Z">
          <w:r w:rsidR="001A53EE" w:rsidRPr="0013783D" w:rsidDel="001A53EE">
            <w:rPr>
              <w:rFonts w:ascii="Times New Roman" w:hAnsi="Times New Roman"/>
            </w:rPr>
            <w:delText>F</w:delText>
          </w:r>
        </w:del>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1A53EE">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1A53EE" w:rsidRPr="0013783D">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moveTo>
      <w:moveToRangeEnd w:id="28"/>
    </w:p>
    <w:p w14:paraId="6E3813B4" w14:textId="77777777" w:rsidR="00A8731B"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5C520F4E" w:rsidR="006B402B" w:rsidRDefault="00A13CC9" w:rsidP="0013783D">
      <w:pPr>
        <w:adjustRightInd w:val="0"/>
        <w:snapToGrid w:val="0"/>
        <w:spacing w:line="360" w:lineRule="auto"/>
        <w:jc w:val="both"/>
        <w:rPr>
          <w:rFonts w:ascii="Times New Roman" w:hAnsi="Times New Roman"/>
          <w:snapToGrid w:val="0"/>
        </w:rPr>
      </w:pPr>
      <w:del w:id="31" w:author="Bunger, Andrew P" w:date="2022-08-19T09:33:00Z">
        <w:r w:rsidDel="00F415BA">
          <w:rPr>
            <w:rFonts w:ascii="Times New Roman" w:hAnsi="Times New Roman"/>
            <w:snapToGrid w:val="0"/>
          </w:rPr>
          <w:lastRenderedPageBreak/>
          <w:tab/>
        </w:r>
      </w:del>
      <w:del w:id="32" w:author="Bunger, Andrew P" w:date="2022-08-19T09:28:00Z">
        <w:r w:rsidRPr="00780CED" w:rsidDel="00A006D8">
          <w:rPr>
            <w:rFonts w:ascii="Times New Roman" w:hAnsi="Times New Roman"/>
            <w:snapToGrid w:val="0"/>
          </w:rPr>
          <w:delText>B</w:delText>
        </w:r>
        <w:r w:rsidR="003C6F51" w:rsidRPr="00780CED" w:rsidDel="00A006D8">
          <w:rPr>
            <w:rFonts w:ascii="Times New Roman" w:hAnsi="Times New Roman"/>
            <w:snapToGrid w:val="0"/>
          </w:rPr>
          <w:delText>ased on</w:delText>
        </w:r>
      </w:del>
      <w:ins w:id="33" w:author="Bunger, Andrew P" w:date="2022-08-19T09:28:00Z">
        <w:r w:rsidR="00A006D8">
          <w:rPr>
            <w:rFonts w:ascii="Times New Roman" w:hAnsi="Times New Roman"/>
            <w:snapToGrid w:val="0"/>
          </w:rPr>
          <w:t xml:space="preserve">Next, based </w:t>
        </w:r>
      </w:ins>
      <w:ins w:id="34" w:author="Bunger, Andrew P" w:date="2022-08-19T09:29:00Z">
        <w:r w:rsidR="00A006D8">
          <w:rPr>
            <w:rFonts w:ascii="Times New Roman" w:hAnsi="Times New Roman"/>
            <w:snapToGrid w:val="0"/>
          </w:rPr>
          <w:t>on</w:t>
        </w:r>
      </w:ins>
      <w:r w:rsidR="003C6F51" w:rsidRPr="00780CED">
        <w:rPr>
          <w:rFonts w:ascii="Times New Roman" w:hAnsi="Times New Roman"/>
          <w:snapToGrid w:val="0"/>
        </w:rPr>
        <w:t xml:space="preserve"> </w:t>
      </w:r>
      <w:r w:rsidR="006B402B">
        <w:rPr>
          <w:rFonts w:ascii="Times New Roman" w:hAnsi="Times New Roman"/>
          <w:snapToGrid w:val="0"/>
        </w:rPr>
        <w:t>quasi-static equilibrium</w:t>
      </w:r>
      <w:ins w:id="35" w:author="Bunger, Andrew P" w:date="2022-08-19T09:29:00Z">
        <w:r w:rsidR="00A006D8">
          <w:rPr>
            <w:rFonts w:ascii="Times New Roman" w:hAnsi="Times New Roman"/>
            <w:snapToGrid w:val="0"/>
          </w:rPr>
          <w:t>, the divergence of the stress tensor is taken to be zero, that is</w:t>
        </w:r>
      </w:ins>
      <w:r w:rsidR="006B402B">
        <w:rPr>
          <w:rFonts w:ascii="Times New Roman" w:hAnsi="Times New Roman"/>
          <w:snapToGrid w:val="0"/>
        </w:rPr>
        <w:t xml:space="preserve"> </w:t>
      </w:r>
    </w:p>
    <w:p w14:paraId="7E16BB7B" w14:textId="67456035"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41" type="#_x0000_t75" alt="" style="width:42pt;height:39.75pt;mso-width-percent:0;mso-height-percent:0;mso-width-percent:0;mso-height-percent:0" o:ole="">
            <v:imagedata r:id="rId44" o:title=""/>
          </v:shape>
          <o:OLEObject Type="Embed" ProgID="Equation.DSMT4" ShapeID="_x0000_i1041" DrawAspect="Content" ObjectID="_1722410700" r:id="rId45"/>
        </w:object>
      </w:r>
      <w:ins w:id="36" w:author="Bunger, Andrew P" w:date="2022-08-19T09:36:00Z">
        <w:r w:rsidR="00F415BA">
          <w:rPr>
            <w:rFonts w:ascii="Times New Roman" w:hAnsi="Times New Roman"/>
          </w:rPr>
          <w:t>.</w:t>
        </w:r>
      </w:ins>
      <w:del w:id="37" w:author="Bunger, Andrew P" w:date="2022-08-19T09:36:00Z">
        <w:r w:rsidR="00FC6272" w:rsidDel="00F415BA">
          <w:rPr>
            <w:rFonts w:ascii="Times New Roman" w:hAnsi="Times New Roman"/>
            <w:noProof/>
          </w:rPr>
          <w:delText>,</w:delText>
        </w:r>
        <w:r w:rsidDel="00F415BA">
          <w:rPr>
            <w:rFonts w:ascii="Times New Roman" w:hAnsi="Times New Roman"/>
          </w:rPr>
          <w:delText xml:space="preserve"> </w:delText>
        </w:r>
      </w:del>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proofErr w:type="gramStart"/>
      <w:r>
        <w:rPr>
          <w:rFonts w:ascii="Times New Roman" w:hAnsi="Times New Roman"/>
        </w:rPr>
        <w:t xml:space="preserve">   </w:t>
      </w:r>
      <w:r w:rsidR="00A8731B">
        <w:rPr>
          <w:rFonts w:ascii="Times New Roman" w:hAnsi="Times New Roman"/>
        </w:rPr>
        <w:t>(</w:t>
      </w:r>
      <w:proofErr w:type="gramEnd"/>
      <w:r w:rsidR="00A8731B">
        <w:rPr>
          <w:rFonts w:ascii="Times New Roman" w:hAnsi="Times New Roman"/>
        </w:rPr>
        <w:t>4)</w:t>
      </w:r>
    </w:p>
    <w:p w14:paraId="3B38ECCC" w14:textId="6178F2F1" w:rsidR="002A31AD" w:rsidRDefault="006B0E9D" w:rsidP="002A31AD">
      <w:pPr>
        <w:adjustRightInd w:val="0"/>
        <w:snapToGrid w:val="0"/>
        <w:rPr>
          <w:rFonts w:ascii="Times New Roman" w:hAnsi="Times New Roman"/>
          <w:snapToGrid w:val="0"/>
        </w:rPr>
      </w:pPr>
      <w:del w:id="38" w:author="Bunger, Andrew P" w:date="2022-08-19T09:30:00Z">
        <w:r w:rsidRPr="00780CED" w:rsidDel="00A006D8">
          <w:rPr>
            <w:rFonts w:ascii="Times New Roman" w:hAnsi="Times New Roman"/>
            <w:snapToGrid w:val="0"/>
          </w:rPr>
          <w:delText>and the</w:delText>
        </w:r>
      </w:del>
      <w:ins w:id="39" w:author="Bunger, Andrew P" w:date="2022-08-19T09:30:00Z">
        <w:r w:rsidR="00A006D8">
          <w:rPr>
            <w:rFonts w:ascii="Times New Roman" w:hAnsi="Times New Roman"/>
            <w:snapToGrid w:val="0"/>
          </w:rPr>
          <w:t>Furthermore, the</w:t>
        </w:r>
      </w:ins>
      <w:ins w:id="40" w:author="Bunger, Andrew P" w:date="2022-08-19T09:31:00Z">
        <w:r w:rsidR="00A006D8">
          <w:rPr>
            <w:rFonts w:ascii="Times New Roman" w:hAnsi="Times New Roman"/>
            <w:snapToGrid w:val="0"/>
          </w:rPr>
          <w:t xml:space="preserve"> classical</w:t>
        </w:r>
      </w:ins>
      <w:ins w:id="41" w:author="Bunger, Andrew P" w:date="2022-08-19T09:30:00Z">
        <w:r w:rsidR="00A006D8">
          <w:rPr>
            <w:rFonts w:ascii="Times New Roman" w:hAnsi="Times New Roman"/>
            <w:snapToGrid w:val="0"/>
          </w:rPr>
          <w:t xml:space="preserve"> small strain assumption is adopted whereby the</w:t>
        </w:r>
      </w:ins>
      <w:r w:rsidR="002A31AD">
        <w:rPr>
          <w:rFonts w:ascii="Times New Roman" w:hAnsi="Times New Roman"/>
          <w:snapToGrid w:val="0"/>
        </w:rPr>
        <w:t xml:space="preserve"> strain-displacement relations</w:t>
      </w:r>
      <w:ins w:id="42" w:author="Bunger, Andrew P" w:date="2022-08-19T09:31:00Z">
        <w:r w:rsidR="00A006D8">
          <w:rPr>
            <w:rFonts w:ascii="Times New Roman" w:hAnsi="Times New Roman"/>
            <w:snapToGrid w:val="0"/>
          </w:rPr>
          <w:t xml:space="preserve"> are</w:t>
        </w:r>
      </w:ins>
      <w:r w:rsidR="002A31AD">
        <w:rPr>
          <w:rFonts w:ascii="Times New Roman" w:hAnsi="Times New Roman"/>
          <w:snapToGrid w:val="0"/>
        </w:rPr>
        <w:t xml:space="preserve"> </w:t>
      </w:r>
    </w:p>
    <w:p w14:paraId="57902EA8" w14:textId="5CD70CD4"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42" type="#_x0000_t75" alt="" style="width:96.75pt;height:39.75pt;mso-width-percent:0;mso-height-percent:0;mso-width-percent:0;mso-height-percent:0" o:ole="">
            <v:imagedata r:id="rId46" o:title=""/>
          </v:shape>
          <o:OLEObject Type="Embed" ProgID="Equation.DSMT4" ShapeID="_x0000_i1042" DrawAspect="Content" ObjectID="_1722410701" r:id="rId47"/>
        </w:object>
      </w:r>
      <w:r>
        <w:rPr>
          <w:rFonts w:ascii="Times New Roman" w:hAnsi="Times New Roman"/>
        </w:rPr>
        <w:t xml:space="preserve"> </w:t>
      </w:r>
      <w:ins w:id="43" w:author="Bunger, Andrew P" w:date="2022-08-19T09:36:00Z">
        <w:r w:rsidR="00F415BA">
          <w:rPr>
            <w:rFonts w:ascii="Times New Roman" w:hAnsi="Times New Roman"/>
          </w:rPr>
          <w:t>.</w:t>
        </w:r>
      </w:ins>
      <w:del w:id="44" w:author="Bunger, Andrew P" w:date="2022-08-19T09:36:00Z">
        <w:r w:rsidR="00FC6272" w:rsidDel="00F415BA">
          <w:rPr>
            <w:rFonts w:ascii="Times New Roman" w:hAnsi="Times New Roman"/>
          </w:rPr>
          <w:delText>,</w:delText>
        </w:r>
      </w:del>
      <w:r w:rsidR="00FC6272">
        <w:rPr>
          <w:rFonts w:ascii="Times New Roman" w:hAnsi="Times New Roman"/>
        </w:rPr>
        <w:t xml:space="preserve">  </w:t>
      </w:r>
      <w:r>
        <w:rPr>
          <w:rFonts w:ascii="Times New Roman" w:hAnsi="Times New Roman"/>
        </w:rPr>
        <w:t xml:space="preserve">                                                          </w:t>
      </w:r>
      <w:proofErr w:type="gramStart"/>
      <w:r>
        <w:rPr>
          <w:rFonts w:ascii="Times New Roman" w:hAnsi="Times New Roman"/>
        </w:rPr>
        <w:t xml:space="preserve">   </w:t>
      </w:r>
      <w:r w:rsidR="00A8731B">
        <w:rPr>
          <w:rFonts w:ascii="Times New Roman" w:hAnsi="Times New Roman"/>
        </w:rPr>
        <w:t>(</w:t>
      </w:r>
      <w:proofErr w:type="gramEnd"/>
      <w:r w:rsidR="00A8731B">
        <w:rPr>
          <w:rFonts w:ascii="Times New Roman" w:hAnsi="Times New Roman"/>
        </w:rPr>
        <w:t>5)</w:t>
      </w:r>
    </w:p>
    <w:p w14:paraId="01C70642" w14:textId="0FB7FDD8" w:rsidR="002A31AD" w:rsidRDefault="003C6F51" w:rsidP="0013783D">
      <w:pPr>
        <w:adjustRightInd w:val="0"/>
        <w:snapToGrid w:val="0"/>
        <w:spacing w:line="360" w:lineRule="auto"/>
        <w:jc w:val="both"/>
        <w:rPr>
          <w:rFonts w:ascii="Times New Roman" w:hAnsi="Times New Roman"/>
          <w:snapToGrid w:val="0"/>
        </w:rPr>
      </w:pPr>
      <w:del w:id="45" w:author="Bunger, Andrew P" w:date="2022-08-19T09:31:00Z">
        <w:r w:rsidRPr="00780CED" w:rsidDel="00A006D8">
          <w:rPr>
            <w:rFonts w:ascii="Times New Roman" w:hAnsi="Times New Roman"/>
            <w:snapToGrid w:val="0"/>
          </w:rPr>
          <w:delText>and</w:delText>
        </w:r>
        <w:r w:rsidDel="00A006D8">
          <w:rPr>
            <w:rFonts w:ascii="Times New Roman" w:hAnsi="Times New Roman"/>
            <w:snapToGrid w:val="0"/>
          </w:rPr>
          <w:delText xml:space="preserve"> </w:delText>
        </w:r>
      </w:del>
      <w:moveFromRangeStart w:id="46" w:author="Bunger, Andrew P" w:date="2022-08-19T09:31:00Z" w:name="move111793922"/>
      <w:moveFrom w:id="47" w:author="Bunger, Andrew P" w:date="2022-08-19T09:31:00Z">
        <w:del w:id="48" w:author="Bunger, Andrew P" w:date="2022-08-19T09:31:00Z">
          <w:r w:rsidDel="00A006D8">
            <w:rPr>
              <w:rFonts w:ascii="Times New Roman" w:hAnsi="Times New Roman"/>
              <w:snapToGrid w:val="0"/>
            </w:rPr>
            <w:delText xml:space="preserve">by substituting both transport </w:delText>
          </w:r>
          <w:r w:rsidR="00B430F0" w:rsidDel="00A006D8">
            <w:rPr>
              <w:rFonts w:ascii="Times New Roman" w:hAnsi="Times New Roman"/>
              <w:snapToGrid w:val="0"/>
            </w:rPr>
            <w:delText xml:space="preserve">laws </w:delText>
          </w:r>
          <w:r w:rsidR="003A34DA" w:rsidDel="00A006D8">
            <w:rPr>
              <w:rFonts w:ascii="Times New Roman" w:hAnsi="Times New Roman"/>
              <w:snapToGrid w:val="0"/>
            </w:rPr>
            <w:delText xml:space="preserve">(Eq. (1) and Eq. (2)) into the </w:delText>
          </w:r>
          <w:r w:rsidR="003A34DA" w:rsidRPr="003A34DA" w:rsidDel="00A006D8">
            <w:rPr>
              <w:rFonts w:ascii="Times New Roman" w:hAnsi="Times New Roman"/>
              <w:snapToGrid w:val="0"/>
            </w:rPr>
            <w:delText>conservation laws</w:delText>
          </w:r>
          <w:r w:rsidR="003A34DA" w:rsidDel="00A006D8">
            <w:rPr>
              <w:rFonts w:ascii="Times New Roman" w:hAnsi="Times New Roman"/>
              <w:snapToGrid w:val="0"/>
            </w:rPr>
            <w:delText xml:space="preserve"> </w:delText>
          </w:r>
        </w:del>
      </w:moveFrom>
      <w:moveFromRangeEnd w:id="46"/>
      <w:ins w:id="49" w:author="Bunger, Andrew P" w:date="2022-08-19T09:31:00Z">
        <w:r w:rsidR="00A006D8">
          <w:rPr>
            <w:rFonts w:ascii="Times New Roman" w:hAnsi="Times New Roman"/>
            <w:snapToGrid w:val="0"/>
          </w:rPr>
          <w:t xml:space="preserve">Next, we consider the </w:t>
        </w:r>
      </w:ins>
      <w:ins w:id="50" w:author="Bunger, Andrew P" w:date="2022-08-19T09:32:00Z">
        <w:r w:rsidR="00A006D8">
          <w:rPr>
            <w:rFonts w:ascii="Times New Roman" w:hAnsi="Times New Roman"/>
            <w:snapToGrid w:val="0"/>
          </w:rPr>
          <w:t xml:space="preserve">fluid in the pore spaces to be incompressible </w:t>
        </w:r>
        <w:r w:rsidR="00A006D8" w:rsidRPr="00F415BA">
          <w:rPr>
            <w:rFonts w:ascii="Times New Roman" w:hAnsi="Times New Roman"/>
            <w:snapToGrid w:val="0"/>
            <w:highlight w:val="yellow"/>
            <w:rPrChange w:id="51" w:author="Bunger, Andrew P" w:date="2022-08-19T09:33:00Z">
              <w:rPr>
                <w:rFonts w:ascii="Times New Roman" w:hAnsi="Times New Roman"/>
                <w:snapToGrid w:val="0"/>
              </w:rPr>
            </w:rPrChange>
          </w:rPr>
          <w:t xml:space="preserve">so that the divergence of the fluid flux (q) </w:t>
        </w:r>
        <w:r w:rsidR="00F415BA" w:rsidRPr="00F415BA">
          <w:rPr>
            <w:rFonts w:ascii="Times New Roman" w:hAnsi="Times New Roman"/>
            <w:snapToGrid w:val="0"/>
            <w:highlight w:val="yellow"/>
            <w:rPrChange w:id="52" w:author="Bunger, Andrew P" w:date="2022-08-19T09:33:00Z">
              <w:rPr>
                <w:rFonts w:ascii="Times New Roman" w:hAnsi="Times New Roman"/>
                <w:snapToGrid w:val="0"/>
              </w:rPr>
            </w:rPrChange>
          </w:rPr>
          <w:t>i</w:t>
        </w:r>
      </w:ins>
      <w:ins w:id="53" w:author="Bunger, Andrew P" w:date="2022-08-19T09:33:00Z">
        <w:r w:rsidR="00F415BA" w:rsidRPr="00F415BA">
          <w:rPr>
            <w:rFonts w:ascii="Times New Roman" w:hAnsi="Times New Roman"/>
            <w:snapToGrid w:val="0"/>
            <w:highlight w:val="yellow"/>
            <w:rPrChange w:id="54" w:author="Bunger, Andrew P" w:date="2022-08-19T09:33:00Z">
              <w:rPr>
                <w:rFonts w:ascii="Times New Roman" w:hAnsi="Times New Roman"/>
                <w:snapToGrid w:val="0"/>
              </w:rPr>
            </w:rPrChange>
          </w:rPr>
          <w:t>s directly balanced by rate of change of the variation of fluid content, zeta, hence (cite)</w:t>
        </w:r>
      </w:ins>
    </w:p>
    <w:p w14:paraId="4E174091" w14:textId="5240C887" w:rsidR="002A31AD" w:rsidRDefault="002A31AD" w:rsidP="002A31AD">
      <w:pPr>
        <w:adjustRightInd w:val="0"/>
        <w:snapToGrid w:val="0"/>
        <w:rPr>
          <w:ins w:id="55" w:author="Bunger, Andrew P" w:date="2022-08-19T09:34:00Z"/>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43" type="#_x0000_t75" alt="" style="width:68.25pt;height:30pt;mso-width-percent:0;mso-height-percent:0;mso-width-percent:0;mso-height-percent:0" o:ole="">
            <v:imagedata r:id="rId48" o:title=""/>
          </v:shape>
          <o:OLEObject Type="Embed" ProgID="Equation.DSMT4" ShapeID="_x0000_i1043" DrawAspect="Content" ObjectID="_1722410702" r:id="rId49"/>
        </w:object>
      </w:r>
      <w:ins w:id="56" w:author="Bunger, Andrew P" w:date="2022-08-19T09:36:00Z">
        <w:r w:rsidR="00F415BA">
          <w:rPr>
            <w:rFonts w:ascii="Times New Roman" w:hAnsi="Times New Roman"/>
          </w:rPr>
          <w:t>.</w:t>
        </w:r>
      </w:ins>
      <w:del w:id="57" w:author="Bunger, Andrew P" w:date="2022-08-19T09:36:00Z">
        <w:r w:rsidDel="00F415BA">
          <w:rPr>
            <w:rFonts w:ascii="Times New Roman" w:hAnsi="Times New Roman"/>
            <w:noProof/>
          </w:rPr>
          <w:delText>,</w:delText>
        </w:r>
        <w:r w:rsidDel="00F415BA">
          <w:rPr>
            <w:rFonts w:ascii="Times New Roman" w:hAnsi="Times New Roman"/>
          </w:rPr>
          <w:delText xml:space="preserve"> </w:delText>
        </w:r>
      </w:del>
      <w:r>
        <w:rPr>
          <w:rFonts w:ascii="Times New Roman" w:hAnsi="Times New Roman"/>
        </w:rPr>
        <w:t xml:space="preserve">                                                              </w:t>
      </w:r>
      <w:proofErr w:type="gramStart"/>
      <w:r>
        <w:rPr>
          <w:rFonts w:ascii="Times New Roman" w:hAnsi="Times New Roman"/>
        </w:rPr>
        <w:t xml:space="preserve">  </w:t>
      </w:r>
      <w:r w:rsidR="00A8731B">
        <w:rPr>
          <w:rFonts w:ascii="Times New Roman" w:hAnsi="Times New Roman"/>
        </w:rPr>
        <w:t xml:space="preserve"> (</w:t>
      </w:r>
      <w:proofErr w:type="gramEnd"/>
      <w:r w:rsidR="00A8731B">
        <w:rPr>
          <w:rFonts w:ascii="Times New Roman" w:hAnsi="Times New Roman"/>
        </w:rPr>
        <w:t>6)</w:t>
      </w:r>
    </w:p>
    <w:p w14:paraId="233C84EA" w14:textId="70F53954" w:rsidR="00F415BA" w:rsidRDefault="00F415BA" w:rsidP="002A31AD">
      <w:pPr>
        <w:adjustRightInd w:val="0"/>
        <w:snapToGrid w:val="0"/>
        <w:rPr>
          <w:rFonts w:ascii="Times New Roman" w:hAnsi="Times New Roman"/>
          <w:snapToGrid w:val="0"/>
        </w:rPr>
      </w:pPr>
      <w:ins w:id="58" w:author="Bunger, Andrew P" w:date="2022-08-19T09:34:00Z">
        <w:r>
          <w:rPr>
            <w:rFonts w:ascii="Times New Roman" w:hAnsi="Times New Roman"/>
          </w:rPr>
          <w:t xml:space="preserve">A </w:t>
        </w:r>
      </w:ins>
      <w:ins w:id="59" w:author="Bunger, Andrew P" w:date="2022-08-19T09:35:00Z">
        <w:r>
          <w:rPr>
            <w:rFonts w:ascii="Times New Roman" w:hAnsi="Times New Roman"/>
          </w:rPr>
          <w:t xml:space="preserve">similar </w:t>
        </w:r>
        <w:r w:rsidRPr="00F415BA">
          <w:rPr>
            <w:rFonts w:ascii="Times New Roman" w:hAnsi="Times New Roman"/>
            <w:highlight w:val="yellow"/>
            <w:rPrChange w:id="60" w:author="Bunger, Andrew P" w:date="2022-08-19T09:36:00Z">
              <w:rPr>
                <w:rFonts w:ascii="Times New Roman" w:hAnsi="Times New Roman"/>
              </w:rPr>
            </w:rPrChange>
          </w:rPr>
          <w:t xml:space="preserve">conservation law </w:t>
        </w:r>
      </w:ins>
      <w:ins w:id="61" w:author="Bunger, Andrew P" w:date="2022-08-19T09:36:00Z">
        <w:r>
          <w:rPr>
            <w:rFonts w:ascii="Times New Roman" w:hAnsi="Times New Roman"/>
            <w:highlight w:val="yellow"/>
          </w:rPr>
          <w:t xml:space="preserve">assumes […] and </w:t>
        </w:r>
      </w:ins>
      <w:ins w:id="62" w:author="Bunger, Andrew P" w:date="2022-08-19T09:35:00Z">
        <w:r w:rsidRPr="00F415BA">
          <w:rPr>
            <w:rFonts w:ascii="Times New Roman" w:hAnsi="Times New Roman"/>
            <w:highlight w:val="yellow"/>
            <w:rPrChange w:id="63" w:author="Bunger, Andrew P" w:date="2022-08-19T09:36:00Z">
              <w:rPr>
                <w:rFonts w:ascii="Times New Roman" w:hAnsi="Times New Roman"/>
              </w:rPr>
            </w:rPrChange>
          </w:rPr>
          <w:t>relates the divergence of the heat flux (h) to the rate of change of the</w:t>
        </w:r>
      </w:ins>
      <w:ins w:id="64" w:author="Bunger, Andrew P" w:date="2022-08-19T09:36:00Z">
        <w:r w:rsidRPr="00F415BA">
          <w:rPr>
            <w:rFonts w:ascii="Times New Roman" w:hAnsi="Times New Roman"/>
            <w:highlight w:val="yellow"/>
            <w:rPrChange w:id="65" w:author="Bunger, Andrew P" w:date="2022-08-19T09:36:00Z">
              <w:rPr>
                <w:rFonts w:ascii="Times New Roman" w:hAnsi="Times New Roman"/>
              </w:rPr>
            </w:rPrChange>
          </w:rPr>
          <w:t xml:space="preserve"> entropy density (S) according to (cite)</w:t>
        </w:r>
      </w:ins>
    </w:p>
    <w:p w14:paraId="0311B2BE" w14:textId="3DFFBA52"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44" type="#_x0000_t75" alt="" style="width:70.5pt;height:30pt;mso-width-percent:0;mso-height-percent:0;mso-width-percent:0;mso-height-percent:0" o:ole="">
            <v:imagedata r:id="rId50" o:title=""/>
          </v:shape>
          <o:OLEObject Type="Embed" ProgID="Equation.DSMT4" ShapeID="_x0000_i1044" DrawAspect="Content" ObjectID="_1722410703" r:id="rId51"/>
        </w:object>
      </w:r>
      <w:ins w:id="66" w:author="Bunger, Andrew P" w:date="2022-08-19T09:36:00Z">
        <w:r w:rsidR="00F415BA">
          <w:rPr>
            <w:rFonts w:ascii="Times New Roman" w:hAnsi="Times New Roman"/>
          </w:rPr>
          <w:t>.</w:t>
        </w:r>
      </w:ins>
      <w:del w:id="67" w:author="Bunger, Andrew P" w:date="2022-08-19T09:36:00Z">
        <w:r w:rsidDel="00F415BA">
          <w:rPr>
            <w:rFonts w:ascii="Times New Roman" w:hAnsi="Times New Roman"/>
            <w:noProof/>
          </w:rPr>
          <w:delText>,</w:delText>
        </w:r>
        <w:r w:rsidDel="00F415BA">
          <w:rPr>
            <w:rFonts w:ascii="Times New Roman" w:hAnsi="Times New Roman"/>
          </w:rPr>
          <w:delText xml:space="preserve"> </w:delText>
        </w:r>
      </w:del>
      <w:r>
        <w:rPr>
          <w:rFonts w:ascii="Times New Roman" w:hAnsi="Times New Roman"/>
        </w:rPr>
        <w:t xml:space="preserve">                                                             </w:t>
      </w:r>
      <w:proofErr w:type="gramStart"/>
      <w:r>
        <w:rPr>
          <w:rFonts w:ascii="Times New Roman" w:hAnsi="Times New Roman"/>
        </w:rPr>
        <w:t xml:space="preserve">   </w:t>
      </w:r>
      <w:r w:rsidR="00A8731B">
        <w:rPr>
          <w:rFonts w:ascii="Times New Roman" w:hAnsi="Times New Roman"/>
        </w:rPr>
        <w:t>(</w:t>
      </w:r>
      <w:proofErr w:type="gramEnd"/>
      <w:r w:rsidR="00A8731B">
        <w:rPr>
          <w:rFonts w:ascii="Times New Roman" w:hAnsi="Times New Roman"/>
        </w:rPr>
        <w:t>7)</w:t>
      </w:r>
    </w:p>
    <w:p w14:paraId="6AE4240E" w14:textId="4C0B9FC9" w:rsidR="002A31AD" w:rsidRDefault="00F415BA" w:rsidP="0013783D">
      <w:pPr>
        <w:adjustRightInd w:val="0"/>
        <w:snapToGrid w:val="0"/>
        <w:spacing w:line="360" w:lineRule="auto"/>
        <w:jc w:val="both"/>
        <w:rPr>
          <w:rFonts w:ascii="Times New Roman" w:hAnsi="Times New Roman"/>
          <w:snapToGrid w:val="0"/>
        </w:rPr>
      </w:pPr>
      <w:ins w:id="68" w:author="Bunger, Andrew P" w:date="2022-08-19T09:34:00Z">
        <w:r>
          <w:rPr>
            <w:rFonts w:ascii="Times New Roman" w:hAnsi="Times New Roman"/>
            <w:snapToGrid w:val="0"/>
          </w:rPr>
          <w:t>B</w:t>
        </w:r>
      </w:ins>
      <w:moveToRangeStart w:id="69" w:author="Bunger, Andrew P" w:date="2022-08-19T09:31:00Z" w:name="move111793922"/>
      <w:moveTo w:id="70" w:author="Bunger, Andrew P" w:date="2022-08-19T09:31:00Z">
        <w:del w:id="71" w:author="Bunger, Andrew P" w:date="2022-08-19T09:34:00Z">
          <w:r w:rsidR="00A006D8" w:rsidDel="00F415BA">
            <w:rPr>
              <w:rFonts w:ascii="Times New Roman" w:hAnsi="Times New Roman"/>
              <w:snapToGrid w:val="0"/>
            </w:rPr>
            <w:delText>b</w:delText>
          </w:r>
        </w:del>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moveTo>
      <w:ins w:id="72" w:author="Bunger, Andrew P" w:date="2022-08-19T09:37:00Z">
        <w:r>
          <w:rPr>
            <w:rFonts w:ascii="Times New Roman" w:hAnsi="Times New Roman"/>
            <w:snapToGrid w:val="0"/>
          </w:rPr>
          <w:t>,</w:t>
        </w:r>
      </w:ins>
      <w:moveTo w:id="73" w:author="Bunger, Andrew P" w:date="2022-08-19T09:31:00Z">
        <w:r w:rsidR="00A006D8">
          <w:rPr>
            <w:rFonts w:ascii="Times New Roman" w:hAnsi="Times New Roman"/>
            <w:snapToGrid w:val="0"/>
          </w:rPr>
          <w:t xml:space="preserve"> </w:t>
        </w:r>
      </w:moveTo>
      <w:moveToRangeEnd w:id="69"/>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ins w:id="74" w:author="Bunger, Andrew P" w:date="2022-08-19T09:34:00Z">
        <w:r>
          <w:rPr>
            <w:rFonts w:ascii="Times New Roman" w:hAnsi="Times New Roman"/>
            <w:snapToGrid w:val="0"/>
          </w:rPr>
          <w:t>are obtained as</w:t>
        </w:r>
      </w:ins>
    </w:p>
    <w:p w14:paraId="12850A4D" w14:textId="6E635C80" w:rsidR="002A31AD" w:rsidRDefault="002A31AD" w:rsidP="002A31AD">
      <w:pPr>
        <w:adjustRightInd w:val="0"/>
        <w:snapToGrid w:val="0"/>
        <w:rPr>
          <w:ins w:id="75" w:author="Bunger, Andrew P" w:date="2022-08-19T09:43:00Z"/>
          <w:rFonts w:ascii="Times New Roman" w:hAnsi="Times New Roman"/>
        </w:rPr>
      </w:pPr>
      <w:r>
        <w:rPr>
          <w:noProof/>
        </w:rPr>
        <w:t xml:space="preserve">                                                                               </w:t>
      </w:r>
      <w:r w:rsidRPr="00AB5EC1">
        <w:rPr>
          <w:noProof/>
          <w:position w:val="-24"/>
        </w:rPr>
        <w:object w:dxaOrig="2100" w:dyaOrig="620" w14:anchorId="05AC080E">
          <v:shape id="_x0000_i1045" type="#_x0000_t75" alt="" style="width:104.25pt;height:30pt;mso-width-percent:0;mso-height-percent:0;mso-width-percent:0;mso-height-percent:0" o:ole="">
            <v:imagedata r:id="rId52" o:title=""/>
          </v:shape>
          <o:OLEObject Type="Embed" ProgID="Equation.DSMT4" ShapeID="_x0000_i1045" DrawAspect="Content" ObjectID="_1722410704" r:id="rId53"/>
        </w:object>
      </w:r>
      <w:proofErr w:type="gramStart"/>
      <w:r>
        <w:rPr>
          <w:rFonts w:ascii="Times New Roman" w:hAnsi="Times New Roman"/>
          <w:noProof/>
        </w:rPr>
        <w:t>,</w:t>
      </w:r>
      <w:r>
        <w:rPr>
          <w:rFonts w:ascii="Times New Roman" w:hAnsi="Times New Roman"/>
        </w:rPr>
        <w:t xml:space="preserve">   </w:t>
      </w:r>
      <w:proofErr w:type="gramEnd"/>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A8731B">
        <w:rPr>
          <w:rFonts w:ascii="Times New Roman" w:hAnsi="Times New Roman"/>
        </w:rPr>
        <w:t>(8)</w:t>
      </w:r>
    </w:p>
    <w:p w14:paraId="74E08485" w14:textId="7030F8E1" w:rsidR="00767C42" w:rsidRDefault="00767C42" w:rsidP="002A31AD">
      <w:pPr>
        <w:adjustRightInd w:val="0"/>
        <w:snapToGrid w:val="0"/>
        <w:rPr>
          <w:rFonts w:ascii="Times New Roman" w:hAnsi="Times New Roman"/>
        </w:rPr>
      </w:pPr>
      <w:ins w:id="76" w:author="Bunger, Andrew P" w:date="2022-08-19T09:43:00Z">
        <w:r>
          <w:rPr>
            <w:rFonts w:ascii="Times New Roman" w:hAnsi="Times New Roman"/>
          </w:rPr>
          <w:t>and</w:t>
        </w:r>
      </w:ins>
    </w:p>
    <w:p w14:paraId="3C592E03" w14:textId="1C5C8F21"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del w:id="77" w:author="Bunger, Andrew P" w:date="2022-08-19T09:43:00Z">
        <w:r w:rsidRPr="00E7580B" w:rsidDel="00767C42">
          <w:rPr>
            <w:rFonts w:ascii="Times New Roman" w:hAnsi="Times New Roman"/>
            <w:noProof/>
            <w:position w:val="-24"/>
          </w:rPr>
          <w:object w:dxaOrig="2340" w:dyaOrig="620" w14:anchorId="33BDC6EC">
            <v:shape id="_x0000_i1046" type="#_x0000_t75" alt="" style="width:119.25pt;height:30pt;mso-width-percent:0;mso-height-percent:0;mso-width-percent:0;mso-height-percent:0" o:ole="">
              <v:imagedata r:id="rId54" o:title=""/>
            </v:shape>
            <o:OLEObject Type="Embed" ProgID="Equation.DSMT4" ShapeID="_x0000_i1046" DrawAspect="Content" ObjectID="_1722410705" r:id="rId55"/>
          </w:object>
        </w:r>
        <w:r w:rsidDel="00767C42">
          <w:rPr>
            <w:rFonts w:ascii="Times New Roman" w:hAnsi="Times New Roman"/>
            <w:noProof/>
          </w:rPr>
          <w:delText>,</w:delText>
        </w:r>
        <w:r w:rsidDel="00767C42">
          <w:rPr>
            <w:rFonts w:ascii="Times New Roman" w:hAnsi="Times New Roman"/>
          </w:rPr>
          <w:delText xml:space="preserve">                                              </w:delText>
        </w:r>
        <w:r w:rsidR="00E448C5" w:rsidDel="00767C42">
          <w:rPr>
            <w:rFonts w:ascii="Times New Roman" w:hAnsi="Times New Roman"/>
          </w:rPr>
          <w:delText xml:space="preserve"> </w:delText>
        </w:r>
        <w:r w:rsidDel="00767C42">
          <w:rPr>
            <w:rFonts w:ascii="Times New Roman" w:hAnsi="Times New Roman"/>
          </w:rPr>
          <w:delText xml:space="preserve"> </w:delText>
        </w:r>
        <w:r w:rsidR="00A8731B" w:rsidDel="00767C42">
          <w:rPr>
            <w:rFonts w:ascii="Times New Roman" w:hAnsi="Times New Roman"/>
          </w:rPr>
          <w:delText xml:space="preserve"> </w:delText>
        </w:r>
      </w:del>
      <w:ins w:id="78" w:author="Bunger, Andrew P" w:date="2022-08-19T09:43:00Z">
        <w:r w:rsidR="00767C42" w:rsidRPr="00E7580B">
          <w:rPr>
            <w:rFonts w:ascii="Times New Roman" w:hAnsi="Times New Roman"/>
            <w:noProof/>
            <w:position w:val="-24"/>
          </w:rPr>
          <w:object w:dxaOrig="2340" w:dyaOrig="620" w14:anchorId="10FA4B73">
            <v:shape id="_x0000_i1224" type="#_x0000_t75" alt="" style="width:119.25pt;height:30pt;mso-width-percent:0;mso-height-percent:0;mso-width-percent:0;mso-height-percent:0" o:ole="">
              <v:imagedata r:id="rId54" o:title=""/>
            </v:shape>
            <o:OLEObject Type="Embed" ProgID="Equation.DSMT4" ShapeID="_x0000_i1224" DrawAspect="Content" ObjectID="_1722410706" r:id="rId56"/>
          </w:object>
        </w:r>
        <w:r w:rsidR="00767C42">
          <w:rPr>
            <w:rFonts w:ascii="Times New Roman" w:hAnsi="Times New Roman"/>
            <w:noProof/>
          </w:rPr>
          <w:t>.</w:t>
        </w:r>
        <w:r w:rsidR="00767C42">
          <w:rPr>
            <w:rFonts w:ascii="Times New Roman" w:hAnsi="Times New Roman"/>
          </w:rPr>
          <w:t xml:space="preserve">                                                 </w:t>
        </w:r>
      </w:ins>
      <w:r w:rsidR="00A8731B">
        <w:rPr>
          <w:rFonts w:ascii="Times New Roman" w:hAnsi="Times New Roman"/>
        </w:rPr>
        <w:t>(9)</w:t>
      </w:r>
    </w:p>
    <w:p w14:paraId="6537C6B3" w14:textId="1379051F" w:rsidR="0013783D" w:rsidRDefault="00F415BA" w:rsidP="0013783D">
      <w:pPr>
        <w:adjustRightInd w:val="0"/>
        <w:snapToGrid w:val="0"/>
        <w:spacing w:line="360" w:lineRule="auto"/>
        <w:jc w:val="both"/>
        <w:rPr>
          <w:rFonts w:ascii="Times New Roman" w:hAnsi="Times New Roman"/>
        </w:rPr>
      </w:pPr>
      <w:ins w:id="79" w:author="Bunger, Andrew P" w:date="2022-08-19T09:37:00Z">
        <w:r>
          <w:rPr>
            <w:rFonts w:ascii="Times New Roman" w:hAnsi="Times New Roman"/>
            <w:snapToGrid w:val="0"/>
          </w:rPr>
          <w:t>In these equations, the</w:t>
        </w:r>
        <w:r w:rsidR="00AB7DCB">
          <w:rPr>
            <w:rFonts w:ascii="Times New Roman" w:hAnsi="Times New Roman"/>
            <w:snapToGrid w:val="0"/>
          </w:rPr>
          <w:t xml:space="preserve"> </w:t>
        </w:r>
      </w:ins>
      <w:ins w:id="80" w:author="Bunger, Andrew P" w:date="2022-08-19T09:38:00Z">
        <w:r w:rsidR="00AB7DCB">
          <w:rPr>
            <w:rFonts w:ascii="Times New Roman" w:hAnsi="Times New Roman"/>
            <w:snapToGrid w:val="0"/>
          </w:rPr>
          <w:t>balancing of the rate of change of fluid content and en</w:t>
        </w:r>
      </w:ins>
      <w:ins w:id="81" w:author="Bunger, Andrew P" w:date="2022-08-19T09:40:00Z">
        <w:r w:rsidR="00AB7DCB">
          <w:rPr>
            <w:rFonts w:ascii="Times New Roman" w:hAnsi="Times New Roman"/>
            <w:snapToGrid w:val="0"/>
          </w:rPr>
          <w:t>tropy</w:t>
        </w:r>
      </w:ins>
      <w:ins w:id="82" w:author="Bunger, Andrew P" w:date="2022-08-19T09:38:00Z">
        <w:r w:rsidR="00AB7DCB">
          <w:rPr>
            <w:rFonts w:ascii="Times New Roman" w:hAnsi="Times New Roman"/>
            <w:snapToGrid w:val="0"/>
          </w:rPr>
          <w:t xml:space="preserve"> density with the Laplacian of the</w:t>
        </w:r>
      </w:ins>
      <w:ins w:id="83" w:author="Bunger, Andrew P" w:date="2022-08-19T09:39:00Z">
        <w:r w:rsidR="00AB7DCB">
          <w:rPr>
            <w:rFonts w:ascii="Times New Roman" w:hAnsi="Times New Roman"/>
            <w:snapToGrid w:val="0"/>
          </w:rPr>
          <w:t xml:space="preserve"> fluid pressure and temperature, respectively, comprise the classical uncoupled diffusion equations. However, these equation</w:t>
        </w:r>
      </w:ins>
      <w:ins w:id="84" w:author="Bunger, Andrew P" w:date="2022-08-19T09:43:00Z">
        <w:r w:rsidR="00767C42">
          <w:rPr>
            <w:rFonts w:ascii="Times New Roman" w:hAnsi="Times New Roman"/>
            <w:snapToGrid w:val="0"/>
          </w:rPr>
          <w:t>s</w:t>
        </w:r>
      </w:ins>
      <w:ins w:id="85" w:author="Bunger, Andrew P" w:date="2022-08-19T09:39:00Z">
        <w:r w:rsidR="00AB7DCB">
          <w:rPr>
            <w:rFonts w:ascii="Times New Roman" w:hAnsi="Times New Roman"/>
            <w:snapToGrid w:val="0"/>
          </w:rPr>
          <w:t xml:space="preserve"> also have “off-diagonal” terms that</w:t>
        </w:r>
      </w:ins>
      <w:ins w:id="86" w:author="Bunger, Andrew P" w:date="2022-08-19T09:40:00Z">
        <w:r w:rsidR="00AB7DCB">
          <w:rPr>
            <w:rFonts w:ascii="Times New Roman" w:hAnsi="Times New Roman"/>
            <w:snapToGrid w:val="0"/>
          </w:rPr>
          <w:t xml:space="preserve"> relate rate of change of fluid content to the Laplacian of the temperature field</w:t>
        </w:r>
      </w:ins>
      <w:ins w:id="87" w:author="Bunger, Andrew P" w:date="2022-08-19T09:43:00Z">
        <w:r w:rsidR="00767C42">
          <w:rPr>
            <w:rFonts w:ascii="Times New Roman" w:hAnsi="Times New Roman"/>
            <w:snapToGrid w:val="0"/>
          </w:rPr>
          <w:t>,</w:t>
        </w:r>
      </w:ins>
      <w:ins w:id="88" w:author="Bunger, Andrew P" w:date="2022-08-19T09:40:00Z">
        <w:r w:rsidR="00AB7DCB">
          <w:rPr>
            <w:rFonts w:ascii="Times New Roman" w:hAnsi="Times New Roman"/>
            <w:snapToGrid w:val="0"/>
          </w:rPr>
          <w:t xml:space="preserve"> as well as the rate of change of entropy density to the Laplacian of the fluid pressure. </w:t>
        </w:r>
      </w:ins>
      <w:del w:id="89" w:author="Bunger, Andrew P" w:date="2022-08-19T09:34:00Z">
        <w:r w:rsidR="003C6F51" w:rsidRPr="00780CED" w:rsidDel="00F415BA">
          <w:rPr>
            <w:rFonts w:ascii="Times New Roman" w:hAnsi="Times New Roman"/>
            <w:snapToGrid w:val="0"/>
          </w:rPr>
          <w:delText>c</w:delText>
        </w:r>
        <w:r w:rsidR="0075189A" w:rsidDel="00F415BA">
          <w:rPr>
            <w:rFonts w:ascii="Times New Roman" w:hAnsi="Times New Roman"/>
            <w:snapToGrid w:val="0"/>
          </w:rPr>
          <w:delText>an</w:delText>
        </w:r>
        <w:r w:rsidR="003C6F51" w:rsidRPr="00780CED" w:rsidDel="00F415BA">
          <w:rPr>
            <w:rFonts w:ascii="Times New Roman" w:hAnsi="Times New Roman"/>
            <w:snapToGrid w:val="0"/>
          </w:rPr>
          <w:delText xml:space="preserve"> be obtained. </w:delText>
        </w:r>
      </w:del>
      <w:r w:rsidR="00014269" w:rsidRPr="00780CED">
        <w:rPr>
          <w:rFonts w:ascii="Times New Roman" w:hAnsi="Times New Roman"/>
          <w:snapToGrid w:val="0"/>
        </w:rPr>
        <w:t xml:space="preserve">These </w:t>
      </w:r>
      <w:del w:id="90" w:author="Bunger, Andrew P" w:date="2022-08-19T09:41:00Z">
        <w:r w:rsidR="00014269" w:rsidRPr="00780CED" w:rsidDel="00AB7DCB">
          <w:rPr>
            <w:rFonts w:ascii="Times New Roman" w:hAnsi="Times New Roman"/>
            <w:snapToGrid w:val="0"/>
          </w:rPr>
          <w:delText>two diffusion equations indicate that both fluid flux and heat flux are not only dominated</w:delText>
        </w:r>
        <w:r w:rsidR="0075189A" w:rsidDel="00AB7DCB">
          <w:rPr>
            <w:rFonts w:ascii="Times New Roman" w:hAnsi="Times New Roman"/>
            <w:snapToGrid w:val="0"/>
          </w:rPr>
          <w:delText xml:space="preserve"> by D</w:delText>
        </w:r>
        <w:r w:rsidR="00014269" w:rsidDel="00AB7DCB">
          <w:rPr>
            <w:rFonts w:ascii="Times New Roman" w:hAnsi="Times New Roman"/>
            <w:snapToGrid w:val="0"/>
          </w:rPr>
          <w:delText>arcy’s law and Fourier’s law</w:delText>
        </w:r>
        <w:r w:rsidR="0075189A" w:rsidDel="00AB7DCB">
          <w:rPr>
            <w:rFonts w:ascii="Times New Roman" w:hAnsi="Times New Roman"/>
            <w:snapToGrid w:val="0"/>
          </w:rPr>
          <w:delText xml:space="preserve">, </w:delText>
        </w:r>
        <w:r w:rsidR="0075189A" w:rsidRPr="0075189A" w:rsidDel="00AB7DCB">
          <w:rPr>
            <w:rFonts w:ascii="Times New Roman" w:hAnsi="Times New Roman"/>
            <w:snapToGrid w:val="0"/>
          </w:rPr>
          <w:delText>but that they are also influenced by</w:delText>
        </w:r>
        <w:r w:rsidR="00014269" w:rsidDel="00AB7DCB">
          <w:rPr>
            <w:rFonts w:ascii="Times New Roman" w:hAnsi="Times New Roman"/>
            <w:snapToGrid w:val="0"/>
          </w:rPr>
          <w:delText xml:space="preserve"> the</w:delText>
        </w:r>
      </w:del>
      <w:ins w:id="91" w:author="Bunger, Andrew P" w:date="2022-08-19T09:41:00Z">
        <w:r w:rsidR="00AB7DCB">
          <w:rPr>
            <w:rFonts w:ascii="Times New Roman" w:hAnsi="Times New Roman"/>
            <w:snapToGrid w:val="0"/>
          </w:rPr>
          <w:t>impacts are known as the</w:t>
        </w:r>
      </w:ins>
      <w:r w:rsidR="00014269">
        <w:rPr>
          <w:rFonts w:ascii="Times New Roman" w:hAnsi="Times New Roman"/>
          <w:snapToGrid w:val="0"/>
        </w:rPr>
        <w:t xml:space="preserve"> thermal osmosis effect and thermal filtration effect</w:t>
      </w:r>
      <w:ins w:id="92" w:author="Bunger, Andrew P" w:date="2022-08-19T09:41:00Z">
        <w:r w:rsidR="00AB7DCB">
          <w:rPr>
            <w:rFonts w:ascii="Times New Roman" w:hAnsi="Times New Roman"/>
            <w:snapToGrid w:val="0"/>
          </w:rPr>
          <w:t>, respectively</w:t>
        </w:r>
      </w:ins>
      <w:r w:rsidR="00014269">
        <w:rPr>
          <w:rFonts w:ascii="Times New Roman" w:hAnsi="Times New Roman"/>
          <w:snapToGrid w:val="0"/>
        </w:rPr>
        <w:t xml:space="preserve">. </w:t>
      </w:r>
      <w:del w:id="93" w:author="Bunger, Andrew P" w:date="2022-08-19T09:41:00Z">
        <w:r w:rsidR="00014269" w:rsidDel="00AB7DCB">
          <w:rPr>
            <w:rFonts w:ascii="Times New Roman" w:hAnsi="Times New Roman"/>
            <w:snapToGrid w:val="0"/>
          </w:rPr>
          <w:delText xml:space="preserve">This </w:delText>
        </w:r>
      </w:del>
      <w:ins w:id="94" w:author="Bunger, Andrew P" w:date="2022-08-19T09:41:00Z">
        <w:r w:rsidR="00AB7DCB">
          <w:rPr>
            <w:rFonts w:ascii="Times New Roman" w:hAnsi="Times New Roman"/>
            <w:snapToGrid w:val="0"/>
          </w:rPr>
          <w:t>Th</w:t>
        </w:r>
        <w:r w:rsidR="00AB7DCB">
          <w:rPr>
            <w:rFonts w:ascii="Times New Roman" w:hAnsi="Times New Roman"/>
            <w:snapToGrid w:val="0"/>
          </w:rPr>
          <w:t xml:space="preserve">e model fully coupling </w:t>
        </w:r>
        <w:proofErr w:type="gramStart"/>
        <w:r w:rsidR="00AB7DCB">
          <w:rPr>
            <w:rFonts w:ascii="Times New Roman" w:hAnsi="Times New Roman"/>
            <w:snapToGrid w:val="0"/>
          </w:rPr>
          <w:t>all of</w:t>
        </w:r>
        <w:proofErr w:type="gramEnd"/>
        <w:r w:rsidR="00AB7DCB">
          <w:rPr>
            <w:rFonts w:ascii="Times New Roman" w:hAnsi="Times New Roman"/>
            <w:snapToGrid w:val="0"/>
          </w:rPr>
          <w:t xml:space="preserve"> these terms will henceforth be referred as the</w:t>
        </w:r>
        <w:r w:rsidR="00AB7DCB">
          <w:rPr>
            <w:rFonts w:ascii="Times New Roman" w:hAnsi="Times New Roman"/>
            <w:snapToGrid w:val="0"/>
          </w:rPr>
          <w:t xml:space="preserve"> </w:t>
        </w:r>
      </w:ins>
      <w:del w:id="95" w:author="Bunger, Andrew P" w:date="2022-08-19T09:41:00Z">
        <w:r w:rsidR="00014269" w:rsidDel="00AB7DCB">
          <w:rPr>
            <w:rFonts w:ascii="Times New Roman" w:hAnsi="Times New Roman"/>
            <w:snapToGrid w:val="0"/>
          </w:rPr>
          <w:delText xml:space="preserve">is also where </w:delText>
        </w:r>
      </w:del>
      <w:proofErr w:type="spellStart"/>
      <w:r w:rsidR="00014269" w:rsidRPr="00693B12">
        <w:rPr>
          <w:rFonts w:ascii="Times New Roman" w:hAnsi="Times New Roman"/>
        </w:rPr>
        <w:t>porothermoelastic</w:t>
      </w:r>
      <w:proofErr w:type="spellEnd"/>
      <w:r w:rsidR="00014269" w:rsidRPr="00693B12">
        <w:rPr>
          <w:rFonts w:ascii="Times New Roman" w:hAnsi="Times New Roman"/>
        </w:rPr>
        <w:t xml:space="preserve">-osmosis-filtration (PTEOF) </w:t>
      </w:r>
      <w:del w:id="96" w:author="Bunger, Andrew P" w:date="2022-08-19T09:42:00Z">
        <w:r w:rsidR="003C6F51" w:rsidDel="00AB7DCB">
          <w:rPr>
            <w:rFonts w:ascii="Times New Roman" w:hAnsi="Times New Roman"/>
          </w:rPr>
          <w:delText xml:space="preserve">so called fully coupled </w:delText>
        </w:r>
        <w:r w:rsidR="00014269" w:rsidRPr="00693B12" w:rsidDel="00AB7DCB">
          <w:rPr>
            <w:rFonts w:ascii="Times New Roman" w:hAnsi="Times New Roman"/>
          </w:rPr>
          <w:delText>model</w:delText>
        </w:r>
        <w:r w:rsidR="00014269" w:rsidDel="00AB7DCB">
          <w:rPr>
            <w:rFonts w:ascii="Times New Roman" w:hAnsi="Times New Roman"/>
          </w:rPr>
          <w:delText xml:space="preserve"> roots in</w:delText>
        </w:r>
      </w:del>
      <w:ins w:id="97" w:author="Bunger, Andrew P" w:date="2022-08-19T09:42:00Z">
        <w:r w:rsidR="00AB7DCB">
          <w:rPr>
            <w:rFonts w:ascii="Times New Roman" w:hAnsi="Times New Roman"/>
          </w:rPr>
          <w:t>model</w:t>
        </w:r>
      </w:ins>
      <w:r w:rsidR="00014269">
        <w:rPr>
          <w:rFonts w:ascii="Times New Roman" w:hAnsi="Times New Roman"/>
        </w:rPr>
        <w:t xml:space="preserve">. </w:t>
      </w:r>
      <w:ins w:id="98" w:author="Bunger, Andrew P" w:date="2022-08-19T09:44:00Z">
        <w:r w:rsidR="00767C42">
          <w:rPr>
            <w:rFonts w:ascii="Times New Roman" w:hAnsi="Times New Roman"/>
          </w:rPr>
          <w:t xml:space="preserve">While it may indeed be valid at times to neglect thermal osmosis and/or thermal filtration, here we retain the full coupling </w:t>
        </w:r>
        <w:proofErr w:type="gramStart"/>
        <w:r w:rsidR="00767C42">
          <w:rPr>
            <w:rFonts w:ascii="Times New Roman" w:hAnsi="Times New Roman"/>
          </w:rPr>
          <w:t>in order to</w:t>
        </w:r>
      </w:ins>
      <w:proofErr w:type="gramEnd"/>
      <w:ins w:id="99" w:author="Bunger, Andrew P" w:date="2022-08-19T09:45:00Z">
        <w:r w:rsidR="00767C42">
          <w:rPr>
            <w:rFonts w:ascii="Times New Roman" w:hAnsi="Times New Roman"/>
          </w:rPr>
          <w:t xml:space="preserve"> elucidate conditions in which they may have an important impact. </w:t>
        </w:r>
      </w:ins>
      <w:del w:id="100" w:author="Bunger, Andrew P" w:date="2022-08-19T09:45:00Z">
        <w:r w:rsidR="00014269" w:rsidDel="00767C42">
          <w:rPr>
            <w:rFonts w:ascii="Times New Roman" w:hAnsi="Times New Roman"/>
          </w:rPr>
          <w:delText xml:space="preserve">One of </w:delText>
        </w:r>
        <w:r w:rsidR="0075189A" w:rsidDel="00767C42">
          <w:rPr>
            <w:rFonts w:ascii="Times New Roman" w:hAnsi="Times New Roman"/>
          </w:rPr>
          <w:delText xml:space="preserve">the motivations to build up this </w:delText>
        </w:r>
        <w:r w:rsidR="00014269" w:rsidDel="00767C42">
          <w:rPr>
            <w:rFonts w:ascii="Times New Roman" w:hAnsi="Times New Roman"/>
          </w:rPr>
          <w:delText>fully coupled</w:delText>
        </w:r>
        <w:r w:rsidR="003C6F51" w:rsidDel="00767C42">
          <w:rPr>
            <w:rFonts w:ascii="Times New Roman" w:hAnsi="Times New Roman"/>
          </w:rPr>
          <w:delText xml:space="preserve"> model is</w:delText>
        </w:r>
        <w:r w:rsidR="0075189A" w:rsidDel="00767C42">
          <w:rPr>
            <w:rFonts w:ascii="Times New Roman" w:hAnsi="Times New Roman"/>
          </w:rPr>
          <w:delText xml:space="preserve"> to facilitate</w:delText>
        </w:r>
        <w:r w:rsidR="00014269" w:rsidDel="00767C42">
          <w:rPr>
            <w:rFonts w:ascii="Times New Roman" w:hAnsi="Times New Roman"/>
          </w:rPr>
          <w:delText xml:space="preserve"> further studies and analysis. For example, under some circumstances where thermal osmosis or thermal filtration </w:delText>
        </w:r>
        <w:r w:rsidR="0075189A" w:rsidDel="00767C42">
          <w:rPr>
            <w:rFonts w:ascii="Times New Roman" w:hAnsi="Times New Roman"/>
          </w:rPr>
          <w:delText>are</w:delText>
        </w:r>
        <w:r w:rsidR="00014269" w:rsidDel="00767C42">
          <w:rPr>
            <w:rFonts w:ascii="Times New Roman" w:hAnsi="Times New Roman"/>
          </w:rPr>
          <w:delText xml:space="preserve"> not considered important, </w:delText>
        </w:r>
        <w:r w:rsidR="0075189A" w:rsidRPr="0075189A" w:rsidDel="00767C42">
          <w:rPr>
            <w:rFonts w:ascii="Times New Roman" w:hAnsi="Times New Roman"/>
          </w:rPr>
          <w:delText>the corresponding coefficient can always be taken as zero to simplify the model</w:delText>
        </w:r>
        <w:r w:rsidR="0075189A" w:rsidDel="00767C42">
          <w:rPr>
            <w:rFonts w:ascii="Times New Roman" w:hAnsi="Times New Roman"/>
          </w:rPr>
          <w:delText>.</w:delText>
        </w:r>
      </w:del>
    </w:p>
    <w:p w14:paraId="63D47576" w14:textId="2266C7DC" w:rsidR="00B43845" w:rsidRDefault="00B43845" w:rsidP="00B43845">
      <w:pPr>
        <w:adjustRightInd w:val="0"/>
        <w:snapToGrid w:val="0"/>
        <w:spacing w:line="360" w:lineRule="auto"/>
        <w:jc w:val="both"/>
        <w:rPr>
          <w:rFonts w:ascii="Times New Roman" w:hAnsi="Times New Roman"/>
        </w:rPr>
      </w:pPr>
      <w:r>
        <w:rPr>
          <w:rFonts w:ascii="Times New Roman" w:hAnsi="Times New Roman"/>
        </w:rPr>
        <w:lastRenderedPageBreak/>
        <w:tab/>
      </w:r>
      <w:ins w:id="101" w:author="Bunger, Andrew P" w:date="2022-08-19T09:47:00Z">
        <w:r w:rsidR="00767C42">
          <w:rPr>
            <w:rFonts w:ascii="Times New Roman" w:hAnsi="Times New Roman"/>
          </w:rPr>
          <w:t>Finally, based</w:t>
        </w:r>
      </w:ins>
      <w:del w:id="102" w:author="Bunger, Andrew P" w:date="2022-08-19T09:47:00Z">
        <w:r w:rsidR="00804302" w:rsidDel="00767C42">
          <w:rPr>
            <w:rFonts w:ascii="Times New Roman" w:hAnsi="Times New Roman"/>
          </w:rPr>
          <w:delText>Based</w:delText>
        </w:r>
      </w:del>
      <w:r w:rsidR="00804302">
        <w:rPr>
          <w:rFonts w:ascii="Times New Roman" w:hAnsi="Times New Roman"/>
        </w:rPr>
        <w:t xml:space="preserve"> on the fundamental work of </w:t>
      </w:r>
      <w:r w:rsidR="00804302">
        <w:rPr>
          <w:rFonts w:ascii="Times New Roman" w:hAnsi="Times New Roman"/>
        </w:rPr>
        <w:fldChar w:fldCharType="begin"/>
      </w:r>
      <w:r w:rsidR="00804302">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804302">
        <w:rPr>
          <w:rFonts w:ascii="Times New Roman" w:hAnsi="Times New Roman"/>
        </w:rPr>
        <w:fldChar w:fldCharType="separate"/>
      </w:r>
      <w:r w:rsidR="00804302">
        <w:rPr>
          <w:rFonts w:ascii="Times New Roman" w:hAnsi="Times New Roman"/>
          <w:noProof/>
        </w:rPr>
        <w:t>Cheng (2016)</w:t>
      </w:r>
      <w:r w:rsidR="00804302">
        <w:rPr>
          <w:rFonts w:ascii="Times New Roman" w:hAnsi="Times New Roman"/>
        </w:rPr>
        <w:fldChar w:fldCharType="end"/>
      </w:r>
      <w:r w:rsidR="00804302">
        <w:rPr>
          <w:rFonts w:ascii="Times New Roman" w:hAnsi="Times New Roman"/>
        </w:rPr>
        <w:t xml:space="preserve"> and </w:t>
      </w:r>
      <w:r w:rsidR="00804302">
        <w:rPr>
          <w:rFonts w:ascii="Times New Roman" w:hAnsi="Times New Roman"/>
        </w:rPr>
        <w:fldChar w:fldCharType="begin"/>
      </w:r>
      <w:r w:rsidR="00804302">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804302">
        <w:rPr>
          <w:rFonts w:ascii="Times New Roman" w:hAnsi="Times New Roman"/>
        </w:rPr>
        <w:fldChar w:fldCharType="separate"/>
      </w:r>
      <w:r w:rsidR="00804302">
        <w:rPr>
          <w:rFonts w:ascii="Times New Roman" w:hAnsi="Times New Roman"/>
          <w:noProof/>
        </w:rPr>
        <w:t>Wang (2017)</w:t>
      </w:r>
      <w:r w:rsidR="00804302">
        <w:rPr>
          <w:rFonts w:ascii="Times New Roman" w:hAnsi="Times New Roman"/>
        </w:rPr>
        <w:fldChar w:fldCharType="end"/>
      </w:r>
      <w:r w:rsidR="00804302">
        <w:rPr>
          <w:rFonts w:ascii="Times New Roman" w:hAnsi="Times New Roman"/>
        </w:rPr>
        <w:t xml:space="preserve">, </w:t>
      </w:r>
      <w:r>
        <w:rPr>
          <w:rFonts w:ascii="Times New Roman" w:hAnsi="Times New Roman"/>
        </w:rPr>
        <w:t xml:space="preserve">within the framework of linear </w:t>
      </w:r>
      <w:proofErr w:type="spellStart"/>
      <w:r>
        <w:rPr>
          <w:rFonts w:ascii="Times New Roman" w:hAnsi="Times New Roman"/>
        </w:rPr>
        <w:t>thermoporoelasticity</w:t>
      </w:r>
      <w:proofErr w:type="spellEnd"/>
      <w:r>
        <w:rPr>
          <w:rFonts w:ascii="Times New Roman" w:hAnsi="Times New Roman"/>
        </w:rPr>
        <w:t>, the coupled volumetric response relations are</w:t>
      </w:r>
    </w:p>
    <w:p w14:paraId="122A7CB1" w14:textId="2003B1FA" w:rsidR="00B43845" w:rsidRDefault="00B43845" w:rsidP="00B43845">
      <w:pPr>
        <w:adjustRightInd w:val="0"/>
        <w:snapToGrid w:val="0"/>
        <w:spacing w:line="360" w:lineRule="auto"/>
        <w:jc w:val="both"/>
        <w:rPr>
          <w:rFonts w:ascii="Times New Roman" w:hAnsi="Times New Roman"/>
        </w:rPr>
      </w:pPr>
      <w:r>
        <w:rPr>
          <w:rFonts w:ascii="Times New Roman" w:hAnsi="Times New Roman"/>
          <w:noProof/>
        </w:rPr>
        <w:t xml:space="preserve">                                       </w:t>
      </w:r>
      <w:r w:rsidRPr="0013783D">
        <w:rPr>
          <w:rFonts w:ascii="Times New Roman" w:hAnsi="Times New Roman"/>
          <w:noProof/>
          <w:position w:val="-60"/>
        </w:rPr>
        <w:object w:dxaOrig="1420" w:dyaOrig="1320" w14:anchorId="01EB5EE4">
          <v:shape id="_x0000_i1047" type="#_x0000_t75" alt="" style="width:70.5pt;height:69.75pt;mso-width-percent:0;mso-height-percent:0;mso-width-percent:0;mso-height-percent:0" o:ole="">
            <v:imagedata r:id="rId57" o:title=""/>
          </v:shape>
          <o:OLEObject Type="Embed" ProgID="Equation.DSMT4" ShapeID="_x0000_i1047" DrawAspect="Content" ObjectID="_1722410707" r:id="rId58"/>
        </w:object>
      </w:r>
      <w:proofErr w:type="gramStart"/>
      <w:r>
        <w:rPr>
          <w:rFonts w:ascii="Times New Roman" w:hAnsi="Times New Roman"/>
        </w:rPr>
        <w:t>,</w:t>
      </w:r>
      <w:r w:rsidRPr="0013783D">
        <w:rPr>
          <w:rFonts w:ascii="Times New Roman" w:hAnsi="Times New Roman"/>
        </w:rPr>
        <w:t xml:space="preserve">   </w:t>
      </w:r>
      <w:proofErr w:type="gramEnd"/>
      <w:r w:rsidRPr="0013783D">
        <w:rPr>
          <w:rFonts w:ascii="Times New Roman" w:hAnsi="Times New Roman"/>
        </w:rPr>
        <w:t xml:space="preserve">where </w:t>
      </w:r>
      <w:r w:rsidRPr="0013783D">
        <w:rPr>
          <w:rFonts w:ascii="Times New Roman" w:hAnsi="Times New Roman"/>
          <w:noProof/>
          <w:position w:val="-92"/>
        </w:rPr>
        <w:object w:dxaOrig="2380" w:dyaOrig="1960" w14:anchorId="3DA4043B">
          <v:shape id="_x0000_i1048" type="#_x0000_t75" alt="" style="width:121.5pt;height:96.75pt;mso-width-percent:0;mso-height-percent:0;mso-width-percent:0;mso-height-percent:0" o:ole="">
            <v:imagedata r:id="rId59" o:title=""/>
          </v:shape>
          <o:OLEObject Type="Embed" ProgID="Equation.DSMT4" ShapeID="_x0000_i1048" DrawAspect="Content" ObjectID="_1722410708" r:id="rId60"/>
        </w:object>
      </w:r>
      <w:r>
        <w:rPr>
          <w:rFonts w:ascii="Times New Roman" w:hAnsi="Times New Roman"/>
          <w:noProof/>
        </w:rPr>
        <w:t>,</w:t>
      </w:r>
      <w:r>
        <w:rPr>
          <w:rFonts w:ascii="Times New Roman" w:hAnsi="Times New Roman"/>
        </w:rPr>
        <w:t xml:space="preserve">                                    (10)           </w:t>
      </w:r>
    </w:p>
    <w:p w14:paraId="0CDFF890" w14:textId="003B4524" w:rsidR="00804302" w:rsidRDefault="00B43845" w:rsidP="00804302">
      <w:pPr>
        <w:adjustRightInd w:val="0"/>
        <w:snapToGrid w:val="0"/>
        <w:spacing w:line="360" w:lineRule="auto"/>
        <w:jc w:val="both"/>
        <w:rPr>
          <w:rFonts w:ascii="Times New Roman" w:hAnsi="Times New Roman"/>
        </w:rPr>
      </w:pPr>
      <w:commentRangeStart w:id="103"/>
      <w:del w:id="104" w:author="Bunger, Andrew P" w:date="2022-08-19T09:47:00Z">
        <w:r w:rsidDel="00767C42">
          <w:rPr>
            <w:rFonts w:ascii="Times New Roman" w:hAnsi="Times New Roman"/>
          </w:rPr>
          <w:delText xml:space="preserve">where </w:delText>
        </w:r>
      </w:del>
      <w:ins w:id="105" w:author="Bunger, Andrew P" w:date="2022-08-19T09:47:00Z">
        <w:r w:rsidR="00767C42">
          <w:rPr>
            <w:rFonts w:ascii="Times New Roman" w:hAnsi="Times New Roman"/>
          </w:rPr>
          <w:t>Note that</w:t>
        </w:r>
        <w:r w:rsidR="00767C42">
          <w:rPr>
            <w:rFonts w:ascii="Times New Roman" w:hAnsi="Times New Roman"/>
          </w:rPr>
          <w:t xml:space="preserve"> </w:t>
        </w:r>
      </w:ins>
      <w:r>
        <w:rPr>
          <w:rFonts w:ascii="Times New Roman" w:hAnsi="Times New Roman"/>
        </w:rPr>
        <w:t>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(10), </w:t>
      </w:r>
      <w:r w:rsidR="00804302" w:rsidRPr="003E53A4">
        <w:rPr>
          <w:rFonts w:ascii="Times New Roman" w:hAnsi="Times New Roman"/>
          <w:noProof/>
          <w:position w:val="-4"/>
        </w:rPr>
        <w:object w:dxaOrig="220" w:dyaOrig="260" w14:anchorId="11C02AAF">
          <v:shape id="_x0000_i1049" type="#_x0000_t75" alt="" style="width:9.75pt;height:9.75pt;mso-width-percent:0;mso-height-percent:0;mso-width-percent:0;mso-height-percent:0" o:ole="">
            <v:imagedata r:id="rId61" o:title=""/>
          </v:shape>
          <o:OLEObject Type="Embed" ProgID="Equation.DSMT4" ShapeID="_x0000_i1049" DrawAspect="Content" ObjectID="_1722410709" r:id="rId62"/>
        </w:object>
      </w:r>
      <w:r>
        <w:rPr>
          <w:rFonts w:ascii="Times New Roman" w:hAnsi="Times New Roman"/>
          <w:noProof/>
        </w:rPr>
        <w:t xml:space="preserve"> </w:t>
      </w:r>
      <w:r w:rsidR="00804302" w:rsidRPr="0013783D">
        <w:rPr>
          <w:rFonts w:ascii="Times New Roman" w:hAnsi="Times New Roman"/>
          <w:snapToGrid w:val="0"/>
        </w:rPr>
        <w:t>and</w:t>
      </w:r>
      <w:r>
        <w:rPr>
          <w:rFonts w:ascii="Times New Roman" w:hAnsi="Times New Roman"/>
          <w:snapToGrid w:val="0"/>
        </w:rPr>
        <w:t xml:space="preserve"> </w:t>
      </w:r>
      <w:r w:rsidR="00804302" w:rsidRPr="0013783D">
        <w:rPr>
          <w:rFonts w:ascii="Times New Roman" w:hAnsi="Times New Roman"/>
          <w:noProof/>
          <w:position w:val="-6"/>
        </w:rPr>
        <w:object w:dxaOrig="220" w:dyaOrig="220" w14:anchorId="14322DA1">
          <v:shape id="_x0000_i1050" type="#_x0000_t75" alt="" style="width:9.75pt;height:9.75pt;mso-width-percent:0;mso-height-percent:0;mso-width-percent:0;mso-height-percent:0" o:ole="">
            <v:imagedata r:id="rId63" o:title=""/>
          </v:shape>
          <o:OLEObject Type="Embed" ProgID="Equation.DSMT4" ShapeID="_x0000_i1050" DrawAspect="Content" ObjectID="_1722410710" r:id="rId64"/>
        </w:object>
      </w:r>
      <w:r>
        <w:rPr>
          <w:rFonts w:ascii="Times New Roman" w:hAnsi="Times New Roman"/>
          <w:noProof/>
        </w:rPr>
        <w:t xml:space="preserve"> </w:t>
      </w:r>
      <w:del w:id="106" w:author="Bunger, Andrew P" w:date="2022-08-19T09:48:00Z">
        <w:r w:rsidR="00804302" w:rsidRPr="0013783D" w:rsidDel="00767C42">
          <w:rPr>
            <w:rFonts w:ascii="Times New Roman" w:hAnsi="Times New Roman"/>
            <w:snapToGrid w:val="0"/>
          </w:rPr>
          <w:delText xml:space="preserve">is </w:delText>
        </w:r>
      </w:del>
      <w:ins w:id="107" w:author="Bunger, Andrew P" w:date="2022-08-19T09:48:00Z">
        <w:r w:rsidR="00767C42">
          <w:rPr>
            <w:rFonts w:ascii="Times New Roman" w:hAnsi="Times New Roman"/>
            <w:snapToGrid w:val="0"/>
          </w:rPr>
          <w:t>are</w:t>
        </w:r>
        <w:r w:rsidR="00767C42" w:rsidRPr="0013783D">
          <w:rPr>
            <w:rFonts w:ascii="Times New Roman" w:hAnsi="Times New Roman"/>
            <w:snapToGrid w:val="0"/>
          </w:rPr>
          <w:t xml:space="preserve"> </w:t>
        </w:r>
      </w:ins>
      <w:r w:rsidR="00804302" w:rsidRPr="0013783D">
        <w:rPr>
          <w:rFonts w:ascii="Times New Roman" w:hAnsi="Times New Roman"/>
          <w:snapToGrid w:val="0"/>
        </w:rPr>
        <w:t>volumetric strain tensor and to</w:t>
      </w:r>
      <w:r w:rsidR="00634588">
        <w:rPr>
          <w:rFonts w:ascii="Times New Roman" w:hAnsi="Times New Roman"/>
          <w:snapToGrid w:val="0"/>
        </w:rPr>
        <w:t>tal stress tensor, respectively;</w:t>
      </w:r>
      <w:r>
        <w:rPr>
          <w:rFonts w:ascii="Times New Roman" w:hAnsi="Times New Roman"/>
          <w:snapToGrid w:val="0"/>
        </w:rPr>
        <w:t xml:space="preserve"> </w:t>
      </w:r>
      <w:r w:rsidR="00804302" w:rsidRPr="003E53A4">
        <w:rPr>
          <w:rFonts w:ascii="Times New Roman" w:hAnsi="Times New Roman"/>
          <w:noProof/>
          <w:position w:val="-10"/>
        </w:rPr>
        <w:object w:dxaOrig="200" w:dyaOrig="320" w14:anchorId="640D39DA">
          <v:shape id="_x0000_i1051" type="#_x0000_t75" alt="" style="width:9.75pt;height:14.25pt;mso-width-percent:0;mso-height-percent:0;mso-width-percent:0;mso-height-percent:0" o:ole="">
            <v:imagedata r:id="rId65" o:title=""/>
          </v:shape>
          <o:OLEObject Type="Embed" ProgID="Equation.DSMT4" ShapeID="_x0000_i1051" DrawAspect="Content" ObjectID="_1722410711" r:id="rId66"/>
        </w:object>
      </w:r>
      <w:r w:rsidR="00804302" w:rsidRPr="0013783D">
        <w:rPr>
          <w:rFonts w:ascii="Times New Roman" w:hAnsi="Times New Roman"/>
          <w:snapToGrid w:val="0"/>
        </w:rPr>
        <w:t xml:space="preserve"> is the varia</w:t>
      </w:r>
      <w:r w:rsidR="00804302">
        <w:rPr>
          <w:rFonts w:ascii="Times New Roman" w:hAnsi="Times New Roman"/>
          <w:snapToGrid w:val="0"/>
        </w:rPr>
        <w:t xml:space="preserve">tion of fluid content per unit </w:t>
      </w:r>
      <w:r w:rsidR="00634588">
        <w:rPr>
          <w:rFonts w:ascii="Times New Roman" w:hAnsi="Times New Roman"/>
          <w:snapToGrid w:val="0"/>
        </w:rPr>
        <w:t>volume;</w:t>
      </w:r>
      <w:r w:rsidR="00804302" w:rsidRPr="0013783D">
        <w:rPr>
          <w:rFonts w:ascii="Times New Roman" w:hAnsi="Times New Roman"/>
          <w:snapToGrid w:val="0"/>
        </w:rPr>
        <w:t xml:space="preserve"> </w:t>
      </w:r>
      <w:r w:rsidR="00804302" w:rsidRPr="003E53A4">
        <w:rPr>
          <w:rFonts w:ascii="Times New Roman" w:hAnsi="Times New Roman"/>
          <w:noProof/>
          <w:position w:val="-4"/>
        </w:rPr>
        <w:object w:dxaOrig="240" w:dyaOrig="260" w14:anchorId="6A713B28">
          <v:shape id="_x0000_i1052" type="#_x0000_t75" alt="" style="width:9.75pt;height:11.25pt;mso-width-percent:0;mso-height-percent:0;mso-width-percent:0;mso-height-percent:0" o:ole="">
            <v:imagedata r:id="rId67" o:title=""/>
          </v:shape>
          <o:OLEObject Type="Embed" ProgID="Equation.DSMT4" ShapeID="_x0000_i1052" DrawAspect="Content" ObjectID="_1722410712" r:id="rId68"/>
        </w:object>
      </w:r>
      <w:r>
        <w:rPr>
          <w:rFonts w:ascii="Times New Roman" w:hAnsi="Times New Roman"/>
          <w:noProof/>
        </w:rPr>
        <w:t xml:space="preserve"> </w:t>
      </w:r>
      <w:r w:rsidR="00804302" w:rsidRPr="0013783D">
        <w:rPr>
          <w:rFonts w:ascii="Times New Roman" w:hAnsi="Times New Roman"/>
          <w:snapToGrid w:val="0"/>
        </w:rPr>
        <w:t>is entropy density</w:t>
      </w:r>
      <w:r>
        <w:rPr>
          <w:rFonts w:ascii="Times New Roman" w:hAnsi="Times New Roman"/>
          <w:snapToGrid w:val="0"/>
        </w:rPr>
        <w:t xml:space="preserve">. </w:t>
      </w:r>
      <w:r w:rsidR="00804302" w:rsidRPr="0013783D">
        <w:rPr>
          <w:rFonts w:ascii="Times New Roman" w:hAnsi="Times New Roman"/>
          <w:snapToGrid w:val="0"/>
        </w:rPr>
        <w:t>The material constants include the drained bulk modulus tensor</w:t>
      </w:r>
      <w:r w:rsidR="00804302" w:rsidRPr="0013783D">
        <w:rPr>
          <w:rFonts w:ascii="Times New Roman" w:hAnsi="Times New Roman"/>
          <w:noProof/>
          <w:position w:val="-4"/>
        </w:rPr>
        <w:object w:dxaOrig="260" w:dyaOrig="260" w14:anchorId="162AEDA9">
          <v:shape id="_x0000_i1053" type="#_x0000_t75" alt="" style="width:11.25pt;height:11.25pt;mso-width-percent:0;mso-height-percent:0;mso-width-percent:0;mso-height-percent:0" o:ole="">
            <v:imagedata r:id="rId69" o:title=""/>
          </v:shape>
          <o:OLEObject Type="Embed" ProgID="Equation.DSMT4" ShapeID="_x0000_i1053" DrawAspect="Content" ObjectID="_1722410713" r:id="rId70"/>
        </w:object>
      </w:r>
      <w:r w:rsidR="00804302" w:rsidRPr="0013783D">
        <w:rPr>
          <w:rFonts w:ascii="Times New Roman" w:hAnsi="Times New Roman"/>
        </w:rPr>
        <w:t xml:space="preserve">, </w:t>
      </w:r>
      <w:proofErr w:type="spellStart"/>
      <w:r w:rsidR="00804302" w:rsidRPr="0013783D">
        <w:rPr>
          <w:rFonts w:ascii="Times New Roman" w:hAnsi="Times New Roman"/>
        </w:rPr>
        <w:t>Biot</w:t>
      </w:r>
      <w:proofErr w:type="spellEnd"/>
      <w:r w:rsidR="00804302" w:rsidRPr="0013783D">
        <w:rPr>
          <w:rFonts w:ascii="Times New Roman" w:hAnsi="Times New Roman"/>
        </w:rPr>
        <w:t xml:space="preserve"> effective stress coefficient</w:t>
      </w:r>
      <w:r w:rsidR="00804302" w:rsidRPr="0013783D">
        <w:rPr>
          <w:rFonts w:ascii="Times New Roman" w:hAnsi="Times New Roman"/>
          <w:noProof/>
          <w:position w:val="-6"/>
        </w:rPr>
        <w:object w:dxaOrig="220" w:dyaOrig="220" w14:anchorId="07EC16CF">
          <v:shape id="_x0000_i1054" type="#_x0000_t75" alt="" style="width:9.75pt;height:9.75pt;mso-width-percent:0;mso-height-percent:0;mso-width-percent:0;mso-height-percent:0" o:ole="">
            <v:imagedata r:id="rId71" o:title=""/>
          </v:shape>
          <o:OLEObject Type="Embed" ProgID="Equation.DSMT4" ShapeID="_x0000_i1054" DrawAspect="Content" ObjectID="_1722410714" r:id="rId72"/>
        </w:object>
      </w:r>
      <w:r w:rsidR="00804302" w:rsidRPr="0013783D">
        <w:rPr>
          <w:rFonts w:ascii="Times New Roman" w:hAnsi="Times New Roman"/>
        </w:rPr>
        <w:t xml:space="preserve">, </w:t>
      </w:r>
      <w:proofErr w:type="spellStart"/>
      <w:r w:rsidR="00804302" w:rsidRPr="0013783D">
        <w:rPr>
          <w:rFonts w:ascii="Times New Roman" w:hAnsi="Times New Roman"/>
          <w:snapToGrid w:val="0"/>
        </w:rPr>
        <w:t>Skempton</w:t>
      </w:r>
      <w:proofErr w:type="spellEnd"/>
      <w:r w:rsidR="00804302" w:rsidRPr="0013783D">
        <w:rPr>
          <w:rFonts w:ascii="Times New Roman" w:hAnsi="Times New Roman"/>
          <w:snapToGrid w:val="0"/>
        </w:rPr>
        <w:t xml:space="preserve"> pore pressure coefficient</w:t>
      </w:r>
      <w:r w:rsidR="00804302" w:rsidRPr="003E53A4">
        <w:rPr>
          <w:rFonts w:ascii="Times New Roman" w:hAnsi="Times New Roman"/>
          <w:noProof/>
          <w:position w:val="-4"/>
        </w:rPr>
        <w:object w:dxaOrig="240" w:dyaOrig="260" w14:anchorId="0733AF56">
          <v:shape id="_x0000_i1055" type="#_x0000_t75" alt="" style="width:9.75pt;height:11.25pt;mso-width-percent:0;mso-height-percent:0;mso-width-percent:0;mso-height-percent:0" o:ole="">
            <v:imagedata r:id="rId73" o:title=""/>
          </v:shape>
          <o:OLEObject Type="Embed" ProgID="Equation.DSMT4" ShapeID="_x0000_i1055" DrawAspect="Content" ObjectID="_1722410715" r:id="rId74"/>
        </w:object>
      </w:r>
      <w:r w:rsidR="00804302" w:rsidRPr="0013783D">
        <w:rPr>
          <w:rFonts w:ascii="Times New Roman" w:hAnsi="Times New Roman"/>
          <w:snapToGrid w:val="0"/>
        </w:rPr>
        <w:t xml:space="preserve">, coefficient of volumetric thermal expansion of porous media frame </w:t>
      </w:r>
      <w:r w:rsidR="00804302" w:rsidRPr="003E53A4">
        <w:rPr>
          <w:rFonts w:ascii="Times New Roman" w:hAnsi="Times New Roman"/>
          <w:noProof/>
          <w:position w:val="-12"/>
        </w:rPr>
        <w:object w:dxaOrig="279" w:dyaOrig="360" w14:anchorId="64DA2931">
          <v:shape id="_x0000_i1056" type="#_x0000_t75" alt="" style="width:11.25pt;height:17.25pt;mso-width-percent:0;mso-height-percent:0;mso-width-percent:0;mso-height-percent:0" o:ole="">
            <v:imagedata r:id="rId75" o:title=""/>
          </v:shape>
          <o:OLEObject Type="Embed" ProgID="Equation.DSMT4" ShapeID="_x0000_i1056" DrawAspect="Content" ObjectID="_1722410716" r:id="rId76"/>
        </w:object>
      </w:r>
      <w:r>
        <w:rPr>
          <w:rFonts w:ascii="Times New Roman" w:hAnsi="Times New Roman"/>
          <w:noProof/>
        </w:rPr>
        <w:t xml:space="preserve"> </w:t>
      </w:r>
      <w:r w:rsidR="00804302"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00804302" w:rsidRPr="003E53A4">
        <w:rPr>
          <w:rFonts w:ascii="Times New Roman" w:hAnsi="Times New Roman"/>
          <w:noProof/>
          <w:position w:val="-12"/>
        </w:rPr>
        <w:object w:dxaOrig="260" w:dyaOrig="360" w14:anchorId="206B2A6C">
          <v:shape id="_x0000_i1057" type="#_x0000_t75" alt="" style="width:11.25pt;height:17.25pt;mso-width-percent:0;mso-height-percent:0;mso-width-percent:0;mso-height-percent:0" o:ole="">
            <v:imagedata r:id="rId77" o:title=""/>
          </v:shape>
          <o:OLEObject Type="Embed" ProgID="Equation.DSMT4" ShapeID="_x0000_i1057" DrawAspect="Content" ObjectID="_1722410717" r:id="rId78"/>
        </w:object>
      </w:r>
      <w:r>
        <w:rPr>
          <w:rFonts w:ascii="Times New Roman" w:hAnsi="Times New Roman"/>
          <w:noProof/>
        </w:rPr>
        <w:t xml:space="preserve"> </w:t>
      </w:r>
      <w:r w:rsidR="00804302">
        <w:rPr>
          <w:rFonts w:ascii="Times New Roman" w:hAnsi="Times New Roman"/>
          <w:noProof/>
        </w:rPr>
        <w:fldChar w:fldCharType="begin"/>
      </w:r>
      <w:r w:rsidR="00804302">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804302">
        <w:rPr>
          <w:rFonts w:ascii="Times New Roman" w:hAnsi="Times New Roman"/>
          <w:noProof/>
        </w:rPr>
        <w:fldChar w:fldCharType="separate"/>
      </w:r>
      <w:r w:rsidR="00804302">
        <w:rPr>
          <w:rFonts w:ascii="Times New Roman" w:hAnsi="Times New Roman"/>
          <w:noProof/>
        </w:rPr>
        <w:t>(Cheng, 2016)</w:t>
      </w:r>
      <w:r w:rsidR="00804302">
        <w:rPr>
          <w:rFonts w:ascii="Times New Roman" w:hAnsi="Times New Roman"/>
          <w:noProof/>
        </w:rPr>
        <w:fldChar w:fldCharType="end"/>
      </w:r>
      <w:r w:rsidR="00804302" w:rsidRPr="0013783D">
        <w:rPr>
          <w:rFonts w:ascii="Times New Roman" w:hAnsi="Times New Roman"/>
          <w:snapToGrid w:val="0"/>
        </w:rPr>
        <w:t>, and</w:t>
      </w:r>
      <w:r>
        <w:rPr>
          <w:rFonts w:ascii="Times New Roman" w:hAnsi="Times New Roman"/>
          <w:snapToGrid w:val="0"/>
        </w:rPr>
        <w:t xml:space="preserve"> </w:t>
      </w:r>
      <w:r w:rsidR="00804302" w:rsidRPr="0013783D">
        <w:rPr>
          <w:rFonts w:ascii="Times New Roman" w:hAnsi="Times New Roman"/>
          <w:noProof/>
          <w:position w:val="-6"/>
        </w:rPr>
        <w:object w:dxaOrig="260" w:dyaOrig="220" w14:anchorId="4A47411C">
          <v:shape id="_x0000_i1058" type="#_x0000_t75" alt="" style="width:11.25pt;height:9.75pt;mso-width-percent:0;mso-height-percent:0;mso-width-percent:0;mso-height-percent:0" o:ole="">
            <v:imagedata r:id="rId79" o:title=""/>
          </v:shape>
          <o:OLEObject Type="Embed" ProgID="Equation.DSMT4" ShapeID="_x0000_i1058" DrawAspect="Content" ObjectID="_1722410718" r:id="rId80"/>
        </w:object>
      </w:r>
      <w:r>
        <w:rPr>
          <w:rFonts w:ascii="Times New Roman" w:hAnsi="Times New Roman"/>
          <w:noProof/>
        </w:rPr>
        <w:t xml:space="preserve"> </w:t>
      </w:r>
      <w:r w:rsidR="00804302" w:rsidRPr="0013783D">
        <w:rPr>
          <w:rFonts w:ascii="Times New Roman" w:hAnsi="Times New Roman"/>
          <w:snapToGrid w:val="0"/>
        </w:rPr>
        <w:t xml:space="preserve">represents the specific heat of the porous medium at the reference temperature. </w:t>
      </w:r>
      <w:commentRangeEnd w:id="103"/>
      <w:r w:rsidR="00DF4996">
        <w:rPr>
          <w:rStyle w:val="CommentReference"/>
        </w:rPr>
        <w:commentReference w:id="103"/>
      </w:r>
    </w:p>
    <w:p w14:paraId="074F5C32" w14:textId="0710B406" w:rsidR="00804302" w:rsidRDefault="00EC72B6" w:rsidP="00B43845">
      <w:pPr>
        <w:adjustRightInd w:val="0"/>
        <w:snapToGrid w:val="0"/>
        <w:spacing w:line="360" w:lineRule="auto"/>
        <w:ind w:firstLine="720"/>
        <w:jc w:val="both"/>
        <w:rPr>
          <w:rFonts w:ascii="Times New Roman" w:hAnsi="Times New Roman"/>
        </w:rPr>
      </w:pPr>
      <w:ins w:id="108" w:author="Bunger, Andrew P" w:date="2022-08-19T09:49:00Z">
        <w:r w:rsidRPr="00FB266F">
          <w:rPr>
            <w:rFonts w:ascii="Times New Roman" w:hAnsi="Times New Roman"/>
            <w:highlight w:val="yellow"/>
            <w:rPrChange w:id="109" w:author="Bunger, Andrew P" w:date="2022-08-19T09:52:00Z">
              <w:rPr>
                <w:rFonts w:ascii="Times New Roman" w:hAnsi="Times New Roman"/>
              </w:rPr>
            </w:rPrChange>
          </w:rPr>
          <w:t xml:space="preserve">With the addition of boundary and initial conditions (to be discussed later), </w:t>
        </w:r>
        <w:proofErr w:type="spellStart"/>
        <w:r w:rsidRPr="00FB266F">
          <w:rPr>
            <w:rFonts w:ascii="Times New Roman" w:hAnsi="Times New Roman"/>
            <w:highlight w:val="yellow"/>
            <w:rPrChange w:id="110" w:author="Bunger, Andrew P" w:date="2022-08-19T09:52:00Z">
              <w:rPr>
                <w:rFonts w:ascii="Times New Roman" w:hAnsi="Times New Roman"/>
              </w:rPr>
            </w:rPrChange>
          </w:rPr>
          <w:t>Eqs</w:t>
        </w:r>
        <w:proofErr w:type="spellEnd"/>
        <w:r w:rsidRPr="00FB266F">
          <w:rPr>
            <w:rFonts w:ascii="Times New Roman" w:hAnsi="Times New Roman"/>
            <w:highlight w:val="yellow"/>
            <w:rPrChange w:id="111" w:author="Bunger, Andrew P" w:date="2022-08-19T09:52:00Z">
              <w:rPr>
                <w:rFonts w:ascii="Times New Roman" w:hAnsi="Times New Roman"/>
              </w:rPr>
            </w:rPrChange>
          </w:rPr>
          <w:t>. (1-</w:t>
        </w:r>
        <w:r w:rsidRPr="00FB266F">
          <w:rPr>
            <w:rFonts w:ascii="Times New Roman" w:hAnsi="Times New Roman"/>
            <w:highlight w:val="yellow"/>
            <w:rPrChange w:id="112" w:author="Bunger, Andrew P" w:date="2022-08-19T09:52:00Z">
              <w:rPr>
                <w:rFonts w:ascii="Times New Roman" w:hAnsi="Times New Roman"/>
              </w:rPr>
            </w:rPrChange>
          </w:rPr>
          <w:t>10</w:t>
        </w:r>
        <w:r w:rsidRPr="00FB266F">
          <w:rPr>
            <w:rFonts w:ascii="Times New Roman" w:hAnsi="Times New Roman"/>
            <w:highlight w:val="yellow"/>
            <w:rPrChange w:id="113" w:author="Bunger, Andrew P" w:date="2022-08-19T09:52:00Z">
              <w:rPr>
                <w:rFonts w:ascii="Times New Roman" w:hAnsi="Times New Roman"/>
              </w:rPr>
            </w:rPrChange>
          </w:rPr>
          <w:t>) comprise a complete model</w:t>
        </w:r>
        <w:r w:rsidRPr="00FB266F">
          <w:rPr>
            <w:rFonts w:ascii="Times New Roman" w:hAnsi="Times New Roman"/>
            <w:highlight w:val="yellow"/>
            <w:rPrChange w:id="114" w:author="Bunger, Andrew P" w:date="2022-08-19T09:52:00Z">
              <w:rPr>
                <w:rFonts w:ascii="Times New Roman" w:hAnsi="Times New Roman"/>
              </w:rPr>
            </w:rPrChange>
          </w:rPr>
          <w:t>, sufficient to solve for all unknown quantities</w:t>
        </w:r>
        <w:r w:rsidRPr="00FB266F">
          <w:rPr>
            <w:rFonts w:ascii="Times New Roman" w:hAnsi="Times New Roman"/>
            <w:highlight w:val="yellow"/>
            <w:rPrChange w:id="115" w:author="Bunger, Andrew P" w:date="2022-08-19T09:52:00Z">
              <w:rPr>
                <w:rFonts w:ascii="Times New Roman" w:hAnsi="Times New Roman"/>
              </w:rPr>
            </w:rPrChange>
          </w:rPr>
          <w:t>.</w:t>
        </w:r>
        <w:r>
          <w:rPr>
            <w:rFonts w:ascii="Times New Roman" w:hAnsi="Times New Roman"/>
          </w:rPr>
          <w:t xml:space="preserve"> </w:t>
        </w:r>
        <w:r w:rsidRPr="00FB266F">
          <w:rPr>
            <w:rFonts w:ascii="Times New Roman" w:hAnsi="Times New Roman"/>
            <w:highlight w:val="cyan"/>
            <w:rPrChange w:id="116" w:author="Bunger, Andrew P" w:date="2022-08-19T09:52:00Z">
              <w:rPr>
                <w:rFonts w:ascii="Times New Roman" w:hAnsi="Times New Roman"/>
              </w:rPr>
            </w:rPrChange>
          </w:rPr>
          <w:t>Before moving on to the solution method</w:t>
        </w:r>
      </w:ins>
      <w:ins w:id="117" w:author="Bunger, Andrew P" w:date="2022-08-19T09:50:00Z">
        <w:r w:rsidRPr="00FB266F">
          <w:rPr>
            <w:rFonts w:ascii="Times New Roman" w:hAnsi="Times New Roman"/>
            <w:highlight w:val="cyan"/>
            <w:rPrChange w:id="118" w:author="Bunger, Andrew P" w:date="2022-08-19T09:52:00Z">
              <w:rPr>
                <w:rFonts w:ascii="Times New Roman" w:hAnsi="Times New Roman"/>
              </w:rPr>
            </w:rPrChange>
          </w:rPr>
          <w:t>, it is intuitive to reflect that</w:t>
        </w:r>
      </w:ins>
      <w:ins w:id="119" w:author="Bunger, Andrew P" w:date="2022-08-19T09:49:00Z">
        <w:r w:rsidRPr="00FB266F">
          <w:rPr>
            <w:rFonts w:ascii="Times New Roman" w:hAnsi="Times New Roman"/>
            <w:highlight w:val="cyan"/>
            <w:rPrChange w:id="120" w:author="Bunger, Andrew P" w:date="2022-08-19T09:52:00Z">
              <w:rPr>
                <w:rFonts w:ascii="Times New Roman" w:hAnsi="Times New Roman"/>
              </w:rPr>
            </w:rPrChange>
          </w:rPr>
          <w:t xml:space="preserve"> </w:t>
        </w:r>
      </w:ins>
      <w:ins w:id="121" w:author="Bunger, Andrew P" w:date="2022-08-19T09:50:00Z">
        <w:r w:rsidRPr="00FB266F">
          <w:rPr>
            <w:rFonts w:ascii="Times New Roman" w:hAnsi="Times New Roman"/>
            <w:snapToGrid w:val="0"/>
            <w:highlight w:val="cyan"/>
            <w:rPrChange w:id="122" w:author="Bunger, Andrew P" w:date="2022-08-19T09:52:00Z">
              <w:rPr>
                <w:rFonts w:ascii="Times New Roman" w:hAnsi="Times New Roman"/>
                <w:snapToGrid w:val="0"/>
              </w:rPr>
            </w:rPrChange>
          </w:rPr>
          <w:t>f</w:t>
        </w:r>
      </w:ins>
      <w:del w:id="123" w:author="Bunger, Andrew P" w:date="2022-08-19T09:50:00Z">
        <w:r w:rsidR="00804302" w:rsidRPr="00FB266F" w:rsidDel="00EC72B6">
          <w:rPr>
            <w:rFonts w:ascii="Times New Roman" w:hAnsi="Times New Roman"/>
            <w:snapToGrid w:val="0"/>
            <w:highlight w:val="cyan"/>
            <w:rPrChange w:id="124" w:author="Bunger, Andrew P" w:date="2022-08-19T09:52:00Z">
              <w:rPr>
                <w:rFonts w:ascii="Times New Roman" w:hAnsi="Times New Roman"/>
                <w:snapToGrid w:val="0"/>
              </w:rPr>
            </w:rPrChange>
          </w:rPr>
          <w:delText>F</w:delText>
        </w:r>
      </w:del>
      <w:r w:rsidR="00804302" w:rsidRPr="00FB266F">
        <w:rPr>
          <w:rFonts w:ascii="Times New Roman" w:hAnsi="Times New Roman"/>
          <w:snapToGrid w:val="0"/>
          <w:highlight w:val="cyan"/>
          <w:rPrChange w:id="125" w:author="Bunger, Andrew P" w:date="2022-08-19T09:52:00Z">
            <w:rPr>
              <w:rFonts w:ascii="Times New Roman" w:hAnsi="Times New Roman"/>
              <w:snapToGrid w:val="0"/>
            </w:rPr>
          </w:rPrChange>
        </w:rPr>
        <w:t xml:space="preserve">rom </w:t>
      </w:r>
      <w:del w:id="126" w:author="Bunger, Andrew P" w:date="2022-08-19T09:50:00Z">
        <w:r w:rsidR="00804302" w:rsidRPr="00FB266F" w:rsidDel="00EC72B6">
          <w:rPr>
            <w:rFonts w:ascii="Times New Roman" w:hAnsi="Times New Roman"/>
            <w:snapToGrid w:val="0"/>
            <w:highlight w:val="cyan"/>
            <w:rPrChange w:id="127" w:author="Bunger, Andrew P" w:date="2022-08-19T09:52:00Z">
              <w:rPr>
                <w:rFonts w:ascii="Times New Roman" w:hAnsi="Times New Roman"/>
                <w:snapToGrid w:val="0"/>
              </w:rPr>
            </w:rPrChange>
          </w:rPr>
          <w:delText>the</w:delText>
        </w:r>
        <w:r w:rsidR="00634588" w:rsidRPr="00FB266F" w:rsidDel="00EC72B6">
          <w:rPr>
            <w:rFonts w:ascii="Times New Roman" w:hAnsi="Times New Roman"/>
            <w:snapToGrid w:val="0"/>
            <w:highlight w:val="cyan"/>
            <w:rPrChange w:id="128" w:author="Bunger, Andrew P" w:date="2022-08-19T09:52:00Z">
              <w:rPr>
                <w:rFonts w:ascii="Times New Roman" w:hAnsi="Times New Roman"/>
                <w:snapToGrid w:val="0"/>
              </w:rPr>
            </w:rPrChange>
          </w:rPr>
          <w:delText xml:space="preserve"> above</w:delText>
        </w:r>
        <w:r w:rsidR="00804302" w:rsidRPr="00FB266F" w:rsidDel="00EC72B6">
          <w:rPr>
            <w:rFonts w:ascii="Times New Roman" w:hAnsi="Times New Roman"/>
            <w:snapToGrid w:val="0"/>
            <w:highlight w:val="cyan"/>
            <w:rPrChange w:id="129" w:author="Bunger, Andrew P" w:date="2022-08-19T09:52:00Z">
              <w:rPr>
                <w:rFonts w:ascii="Times New Roman" w:hAnsi="Times New Roman"/>
                <w:snapToGrid w:val="0"/>
              </w:rPr>
            </w:rPrChange>
          </w:rPr>
          <w:delText xml:space="preserve"> constitutive equations</w:delText>
        </w:r>
        <w:r w:rsidR="00634588" w:rsidRPr="00FB266F" w:rsidDel="00EC72B6">
          <w:rPr>
            <w:rFonts w:ascii="Times New Roman" w:hAnsi="Times New Roman"/>
            <w:snapToGrid w:val="0"/>
            <w:highlight w:val="cyan"/>
            <w:rPrChange w:id="130" w:author="Bunger, Andrew P" w:date="2022-08-19T09:52:00Z">
              <w:rPr>
                <w:rFonts w:ascii="Times New Roman" w:hAnsi="Times New Roman"/>
                <w:snapToGrid w:val="0"/>
              </w:rPr>
            </w:rPrChange>
          </w:rPr>
          <w:delText xml:space="preserve"> (</w:delText>
        </w:r>
      </w:del>
      <w:r w:rsidR="00634588" w:rsidRPr="00FB266F">
        <w:rPr>
          <w:rFonts w:ascii="Times New Roman" w:hAnsi="Times New Roman"/>
          <w:snapToGrid w:val="0"/>
          <w:highlight w:val="cyan"/>
          <w:rPrChange w:id="131" w:author="Bunger, Andrew P" w:date="2022-08-19T09:52:00Z">
            <w:rPr>
              <w:rFonts w:ascii="Times New Roman" w:hAnsi="Times New Roman"/>
              <w:snapToGrid w:val="0"/>
            </w:rPr>
          </w:rPrChange>
        </w:rPr>
        <w:t>Eq. (10)</w:t>
      </w:r>
      <w:del w:id="132" w:author="Bunger, Andrew P" w:date="2022-08-19T09:50:00Z">
        <w:r w:rsidR="00634588" w:rsidRPr="00FB266F" w:rsidDel="00EC72B6">
          <w:rPr>
            <w:rFonts w:ascii="Times New Roman" w:hAnsi="Times New Roman"/>
            <w:snapToGrid w:val="0"/>
            <w:highlight w:val="cyan"/>
            <w:rPrChange w:id="133" w:author="Bunger, Andrew P" w:date="2022-08-19T09:52:00Z">
              <w:rPr>
                <w:rFonts w:ascii="Times New Roman" w:hAnsi="Times New Roman"/>
                <w:snapToGrid w:val="0"/>
              </w:rPr>
            </w:rPrChange>
          </w:rPr>
          <w:delText>)</w:delText>
        </w:r>
      </w:del>
      <w:r w:rsidR="00804302" w:rsidRPr="00FB266F">
        <w:rPr>
          <w:rFonts w:ascii="Times New Roman" w:hAnsi="Times New Roman"/>
          <w:snapToGrid w:val="0"/>
          <w:highlight w:val="cyan"/>
          <w:rPrChange w:id="134" w:author="Bunger, Andrew P" w:date="2022-08-19T09:52:00Z">
            <w:rPr>
              <w:rFonts w:ascii="Times New Roman" w:hAnsi="Times New Roman"/>
              <w:snapToGrid w:val="0"/>
            </w:rPr>
          </w:rPrChange>
        </w:rPr>
        <w:t xml:space="preserve">, </w:t>
      </w:r>
      <w:del w:id="135" w:author="Bunger, Andrew P" w:date="2022-08-19T09:50:00Z">
        <w:r w:rsidR="00804302" w:rsidRPr="00FB266F" w:rsidDel="00EC72B6">
          <w:rPr>
            <w:rFonts w:ascii="Times New Roman" w:hAnsi="Times New Roman"/>
            <w:snapToGrid w:val="0"/>
            <w:highlight w:val="cyan"/>
            <w:rPrChange w:id="136" w:author="Bunger, Andrew P" w:date="2022-08-19T09:52:00Z">
              <w:rPr>
                <w:rFonts w:ascii="Times New Roman" w:hAnsi="Times New Roman"/>
                <w:snapToGrid w:val="0"/>
              </w:rPr>
            </w:rPrChange>
          </w:rPr>
          <w:delText xml:space="preserve">it can be seen that the </w:delText>
        </w:r>
      </w:del>
      <w:r w:rsidR="00804302" w:rsidRPr="00FB266F">
        <w:rPr>
          <w:rFonts w:ascii="Times New Roman" w:hAnsi="Times New Roman"/>
          <w:snapToGrid w:val="0"/>
          <w:highlight w:val="cyan"/>
          <w:rPrChange w:id="137" w:author="Bunger, Andrew P" w:date="2022-08-19T09:52:00Z">
            <w:rPr>
              <w:rFonts w:ascii="Times New Roman" w:hAnsi="Times New Roman"/>
              <w:snapToGrid w:val="0"/>
            </w:rPr>
          </w:rPrChange>
        </w:rPr>
        <w:t xml:space="preserve">deformation of the solid </w:t>
      </w:r>
      <w:del w:id="138" w:author="Bunger, Andrew P" w:date="2022-08-19T09:48:00Z">
        <w:r w:rsidR="00804302" w:rsidRPr="00FB266F" w:rsidDel="00EC72B6">
          <w:rPr>
            <w:rFonts w:ascii="Times New Roman" w:hAnsi="Times New Roman"/>
            <w:snapToGrid w:val="0"/>
            <w:highlight w:val="cyan"/>
            <w:rPrChange w:id="139" w:author="Bunger, Andrew P" w:date="2022-08-19T09:52:00Z">
              <w:rPr>
                <w:rFonts w:ascii="Times New Roman" w:hAnsi="Times New Roman"/>
                <w:snapToGrid w:val="0"/>
              </w:rPr>
            </w:rPrChange>
          </w:rPr>
          <w:delText xml:space="preserve">frame </w:delText>
        </w:r>
      </w:del>
      <w:ins w:id="140" w:author="Bunger, Andrew P" w:date="2022-08-19T09:48:00Z">
        <w:r w:rsidRPr="00FB266F">
          <w:rPr>
            <w:rFonts w:ascii="Times New Roman" w:hAnsi="Times New Roman"/>
            <w:snapToGrid w:val="0"/>
            <w:highlight w:val="cyan"/>
            <w:rPrChange w:id="141" w:author="Bunger, Andrew P" w:date="2022-08-19T09:52:00Z">
              <w:rPr>
                <w:rFonts w:ascii="Times New Roman" w:hAnsi="Times New Roman"/>
                <w:snapToGrid w:val="0"/>
              </w:rPr>
            </w:rPrChange>
          </w:rPr>
          <w:t>frame</w:t>
        </w:r>
        <w:r w:rsidRPr="00FB266F">
          <w:rPr>
            <w:rFonts w:ascii="Times New Roman" w:hAnsi="Times New Roman"/>
            <w:snapToGrid w:val="0"/>
            <w:highlight w:val="cyan"/>
            <w:rPrChange w:id="142" w:author="Bunger, Andrew P" w:date="2022-08-19T09:52:00Z">
              <w:rPr>
                <w:rFonts w:ascii="Times New Roman" w:hAnsi="Times New Roman"/>
                <w:snapToGrid w:val="0"/>
              </w:rPr>
            </w:rPrChange>
          </w:rPr>
          <w:t xml:space="preserve"> </w:t>
        </w:r>
      </w:ins>
      <w:r w:rsidR="00804302" w:rsidRPr="00FB266F">
        <w:rPr>
          <w:rFonts w:ascii="Times New Roman" w:hAnsi="Times New Roman"/>
          <w:snapToGrid w:val="0"/>
          <w:highlight w:val="cyan"/>
          <w:rPrChange w:id="143" w:author="Bunger, Andrew P" w:date="2022-08-19T09:52:00Z">
            <w:rPr>
              <w:rFonts w:ascii="Times New Roman" w:hAnsi="Times New Roman"/>
              <w:snapToGrid w:val="0"/>
            </w:rPr>
          </w:rPrChange>
        </w:rPr>
        <w:t xml:space="preserve">is caused by changes in stress, pore pressure, and/or temperature. The fluid phase in the porous medium is not only deforming with the solid frame, but at the same time, driven by pore pressure gradient and thermal forces, causing the pore fluid entering or leaving the solid frame of unit volume. Last, the stress and temperature change will cause the change of the entropy of the porous system based on the generalized-energy relation. The entropy density is therefore </w:t>
      </w:r>
      <w:del w:id="144" w:author="Bunger, Andrew P" w:date="2022-08-19T09:49:00Z">
        <w:r w:rsidR="00804302" w:rsidRPr="00FB266F" w:rsidDel="00EC72B6">
          <w:rPr>
            <w:rFonts w:ascii="Times New Roman" w:hAnsi="Times New Roman"/>
            <w:snapToGrid w:val="0"/>
            <w:highlight w:val="cyan"/>
            <w:rPrChange w:id="145" w:author="Bunger, Andrew P" w:date="2022-08-19T09:52:00Z">
              <w:rPr>
                <w:rFonts w:ascii="Times New Roman" w:hAnsi="Times New Roman"/>
                <w:snapToGrid w:val="0"/>
              </w:rPr>
            </w:rPrChange>
          </w:rPr>
          <w:delText xml:space="preserve">becoming </w:delText>
        </w:r>
      </w:del>
      <w:ins w:id="146" w:author="Bunger, Andrew P" w:date="2022-08-19T09:49:00Z">
        <w:r w:rsidRPr="00FB266F">
          <w:rPr>
            <w:rFonts w:ascii="Times New Roman" w:hAnsi="Times New Roman"/>
            <w:snapToGrid w:val="0"/>
            <w:highlight w:val="cyan"/>
            <w:rPrChange w:id="147" w:author="Bunger, Andrew P" w:date="2022-08-19T09:52:00Z">
              <w:rPr>
                <w:rFonts w:ascii="Times New Roman" w:hAnsi="Times New Roman"/>
                <w:snapToGrid w:val="0"/>
              </w:rPr>
            </w:rPrChange>
          </w:rPr>
          <w:t>is</w:t>
        </w:r>
        <w:r w:rsidRPr="00FB266F">
          <w:rPr>
            <w:rFonts w:ascii="Times New Roman" w:hAnsi="Times New Roman"/>
            <w:snapToGrid w:val="0"/>
            <w:highlight w:val="cyan"/>
            <w:rPrChange w:id="148" w:author="Bunger, Andrew P" w:date="2022-08-19T09:52:00Z">
              <w:rPr>
                <w:rFonts w:ascii="Times New Roman" w:hAnsi="Times New Roman"/>
                <w:snapToGrid w:val="0"/>
              </w:rPr>
            </w:rPrChange>
          </w:rPr>
          <w:t xml:space="preserve"> </w:t>
        </w:r>
      </w:ins>
      <w:r w:rsidR="00804302" w:rsidRPr="00FB266F">
        <w:rPr>
          <w:rFonts w:ascii="Times New Roman" w:hAnsi="Times New Roman"/>
          <w:snapToGrid w:val="0"/>
          <w:highlight w:val="cyan"/>
          <w:rPrChange w:id="149" w:author="Bunger, Andrew P" w:date="2022-08-19T09:52:00Z">
            <w:rPr>
              <w:rFonts w:ascii="Times New Roman" w:hAnsi="Times New Roman"/>
              <w:snapToGrid w:val="0"/>
            </w:rPr>
          </w:rPrChange>
        </w:rPr>
        <w:t xml:space="preserve">a function of volumetric strain of the solid frame, fluid content, and the change of temperature. Thus, the constitutive equations relate and couple volumetric strain, fluid content, and energy variables </w:t>
      </w:r>
      <w:r w:rsidR="00804302" w:rsidRPr="00FB266F">
        <w:rPr>
          <w:rFonts w:ascii="Times New Roman" w:hAnsi="Times New Roman"/>
          <w:noProof/>
          <w:position w:val="-14"/>
          <w:highlight w:val="cyan"/>
          <w:rPrChange w:id="150" w:author="Bunger, Andrew P" w:date="2022-08-19T09:52:00Z">
            <w:rPr>
              <w:rFonts w:ascii="Times New Roman" w:hAnsi="Times New Roman"/>
              <w:noProof/>
              <w:position w:val="-14"/>
            </w:rPr>
          </w:rPrChange>
        </w:rPr>
        <w:object w:dxaOrig="859" w:dyaOrig="400" w14:anchorId="2A999AC7">
          <v:shape id="_x0000_i1059" type="#_x0000_t75" alt="" style="width:47.25pt;height:19.5pt;mso-width-percent:0;mso-height-percent:0;mso-width-percent:0;mso-height-percent:0" o:ole="">
            <v:imagedata r:id="rId81" o:title=""/>
          </v:shape>
          <o:OLEObject Type="Embed" ProgID="Equation.DSMT4" ShapeID="_x0000_i1059" DrawAspect="Content" ObjectID="_1722410719" r:id="rId82"/>
        </w:object>
      </w:r>
      <w:r w:rsidR="00804302" w:rsidRPr="00FB266F">
        <w:rPr>
          <w:rFonts w:ascii="Times New Roman" w:hAnsi="Times New Roman"/>
          <w:highlight w:val="cyan"/>
          <w:rPrChange w:id="151" w:author="Bunger, Andrew P" w:date="2022-08-19T09:52:00Z">
            <w:rPr>
              <w:rFonts w:ascii="Times New Roman" w:hAnsi="Times New Roman"/>
            </w:rPr>
          </w:rPrChange>
        </w:rPr>
        <w:t xml:space="preserve"> </w:t>
      </w:r>
      <w:r w:rsidR="00804302" w:rsidRPr="00FB266F">
        <w:rPr>
          <w:rFonts w:ascii="Times New Roman" w:hAnsi="Times New Roman"/>
          <w:snapToGrid w:val="0"/>
          <w:highlight w:val="cyan"/>
          <w:rPrChange w:id="152" w:author="Bunger, Andrew P" w:date="2022-08-19T09:52:00Z">
            <w:rPr>
              <w:rFonts w:ascii="Times New Roman" w:hAnsi="Times New Roman"/>
              <w:snapToGrid w:val="0"/>
            </w:rPr>
          </w:rPrChange>
        </w:rPr>
        <w:t xml:space="preserve">with total stress, pore stress, and temperature variables </w:t>
      </w:r>
      <w:r w:rsidR="00804302" w:rsidRPr="00FB266F">
        <w:rPr>
          <w:rFonts w:ascii="Times New Roman" w:hAnsi="Times New Roman"/>
          <w:noProof/>
          <w:position w:val="-14"/>
          <w:highlight w:val="cyan"/>
          <w:rPrChange w:id="153" w:author="Bunger, Andrew P" w:date="2022-08-19T09:52:00Z">
            <w:rPr>
              <w:rFonts w:ascii="Times New Roman" w:hAnsi="Times New Roman"/>
              <w:noProof/>
              <w:position w:val="-14"/>
            </w:rPr>
          </w:rPrChange>
        </w:rPr>
        <w:object w:dxaOrig="880" w:dyaOrig="400" w14:anchorId="61D38255">
          <v:shape id="_x0000_i1060" type="#_x0000_t75" alt="" style="width:47.25pt;height:19.5pt;mso-width-percent:0;mso-height-percent:0;mso-width-percent:0;mso-height-percent:0" o:ole="">
            <v:imagedata r:id="rId83" o:title=""/>
          </v:shape>
          <o:OLEObject Type="Embed" ProgID="Equation.DSMT4" ShapeID="_x0000_i1060" DrawAspect="Content" ObjectID="_1722410720" r:id="rId84"/>
        </w:object>
      </w:r>
      <w:r w:rsidR="00804302" w:rsidRPr="00FB266F">
        <w:rPr>
          <w:rFonts w:ascii="Times New Roman" w:hAnsi="Times New Roman"/>
          <w:highlight w:val="cyan"/>
          <w:rPrChange w:id="154" w:author="Bunger, Andrew P" w:date="2022-08-19T09:52:00Z">
            <w:rPr>
              <w:rFonts w:ascii="Times New Roman" w:hAnsi="Times New Roman"/>
            </w:rPr>
          </w:rPrChange>
        </w:rPr>
        <w:t>with the material constants</w:t>
      </w:r>
      <w:r w:rsidR="00804302" w:rsidRPr="00FB266F">
        <w:rPr>
          <w:rFonts w:ascii="Times New Roman" w:hAnsi="Times New Roman"/>
          <w:noProof/>
          <w:position w:val="-14"/>
          <w:highlight w:val="cyan"/>
          <w:rPrChange w:id="155" w:author="Bunger, Andrew P" w:date="2022-08-19T09:52:00Z">
            <w:rPr>
              <w:rFonts w:ascii="Times New Roman" w:hAnsi="Times New Roman"/>
              <w:noProof/>
              <w:position w:val="-14"/>
            </w:rPr>
          </w:rPrChange>
        </w:rPr>
        <w:object w:dxaOrig="1840" w:dyaOrig="400" w14:anchorId="0A3BE002">
          <v:shape id="_x0000_i1061" type="#_x0000_t75" alt="" style="width:91.5pt;height:19.5pt;mso-width-percent:0;mso-height-percent:0;mso-width-percent:0;mso-height-percent:0" o:ole="">
            <v:imagedata r:id="rId85" o:title=""/>
          </v:shape>
          <o:OLEObject Type="Embed" ProgID="Equation.DSMT4" ShapeID="_x0000_i1061" DrawAspect="Content" ObjectID="_1722410721" r:id="rId86"/>
        </w:object>
      </w:r>
      <w:r w:rsidR="00804302" w:rsidRPr="00FB266F">
        <w:rPr>
          <w:rFonts w:ascii="Times New Roman" w:hAnsi="Times New Roman"/>
          <w:highlight w:val="cyan"/>
          <w:rPrChange w:id="156" w:author="Bunger, Andrew P" w:date="2022-08-19T09:52:00Z">
            <w:rPr>
              <w:rFonts w:ascii="Times New Roman" w:hAnsi="Times New Roman"/>
            </w:rPr>
          </w:rPrChange>
        </w:rPr>
        <w:t>.</w:t>
      </w:r>
    </w:p>
    <w:p w14:paraId="636AD3A2" w14:textId="0D809B64"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w:t>
      </w:r>
      <w:commentRangeStart w:id="157"/>
      <w:r w:rsidRPr="0013783D">
        <w:t>A</w:t>
      </w:r>
      <w:commentRangeEnd w:id="157"/>
      <w:r w:rsidR="00DF4996">
        <w:rPr>
          <w:rStyle w:val="CommentReference"/>
          <w:rFonts w:asciiTheme="minorHAnsi" w:eastAsiaTheme="minorEastAsia" w:hAnsiTheme="minorHAnsi" w:cs="Times New Roman"/>
        </w:rPr>
        <w:commentReference w:id="157"/>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2D08F22A" w:rsidR="00D54A29" w:rsidRPr="00A13CC9" w:rsidRDefault="0013783D" w:rsidP="00A13CC9">
      <w:pPr>
        <w:keepNext/>
        <w:spacing w:line="360" w:lineRule="auto"/>
        <w:jc w:val="both"/>
        <w:rPr>
          <w:rFonts w:ascii="Times New Roman" w:hAnsi="Times New Roman"/>
        </w:rPr>
      </w:pPr>
      <w:r>
        <w:rPr>
          <w:rFonts w:ascii="Times New Roman" w:hAnsi="Times New Roman"/>
        </w:rPr>
        <w:lastRenderedPageBreak/>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w:t>
      </w:r>
      <w:proofErr w:type="spellStart"/>
      <w:r w:rsidR="00E16FDC">
        <w:rPr>
          <w:rFonts w:ascii="Times New Roman" w:hAnsi="Times New Roman"/>
        </w:rPr>
        <w:t>poroelasticity</w:t>
      </w:r>
      <w:proofErr w:type="spellEnd"/>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62" type="#_x0000_t75" alt="" style="width:17.25pt;height:17.25pt;mso-width-percent:0;mso-height-percent:0;mso-width-percent:0;mso-height-percent:0" o:ole="">
            <v:imagedata r:id="rId87" o:title=""/>
          </v:shape>
          <o:OLEObject Type="Embed" ProgID="Equation.DSMT4" ShapeID="_x0000_i1062" DrawAspect="Content" ObjectID="_1722410722" r:id="rId88"/>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63" type="#_x0000_t75" alt="" style="width:17.25pt;height:17.25pt;mso-width-percent:0;mso-height-percent:0;mso-width-percent:0;mso-height-percent:0" o:ole="">
            <v:imagedata r:id="rId89" o:title=""/>
          </v:shape>
          <o:OLEObject Type="Embed" ProgID="Equation.DSMT4" ShapeID="_x0000_i1063" DrawAspect="Content" ObjectID="_1722410723" r:id="rId90"/>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4" type="#_x0000_t75" alt="" style="width:17.25pt;height:19.5pt;mso-width-percent:0;mso-height-percent:0;mso-width-percent:0;mso-height-percent:0" o:ole="">
            <v:imagedata r:id="rId91" o:title=""/>
          </v:shape>
          <o:OLEObject Type="Embed" ProgID="Equation.DSMT4" ShapeID="_x0000_i1064" DrawAspect="Content" ObjectID="_1722410724" r:id="rId92"/>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634588">
        <w:rPr>
          <w:rFonts w:ascii="Times New Roman" w:hAnsi="Times New Roman"/>
        </w:rPr>
        <w:t xml:space="preserve"> which is the subscript</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35C8573"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5" type="#_x0000_t75" alt="" style="width:37.5pt;height:17.25pt;mso-width-percent:0;mso-height-percent:0;mso-width-percent:0;mso-height-percent:0" o:ole="">
            <v:imagedata r:id="rId93" o:title=""/>
          </v:shape>
          <o:OLEObject Type="Embed" ProgID="Equation.DSMT4" ShapeID="_x0000_i1065" DrawAspect="Content" ObjectID="_1722410725" r:id="rId94"/>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6" type="#_x0000_t75" alt="" style="width:89.25pt;height:17.25pt;mso-width-percent:0;mso-height-percent:0;mso-width-percent:0;mso-height-percent:0" o:ole="">
            <v:imagedata r:id="rId95" o:title=""/>
          </v:shape>
          <o:OLEObject Type="Embed" ProgID="Equation.DSMT4" ShapeID="_x0000_i1066" DrawAspect="Content" ObjectID="_1722410726" r:id="rId96"/>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7" type="#_x0000_t75" alt="" style="width:41.25pt;height:17.25pt;mso-width-percent:0;mso-height-percent:0;mso-width-percent:0;mso-height-percent:0" o:ole="">
            <v:imagedata r:id="rId97" o:title=""/>
          </v:shape>
          <o:OLEObject Type="Embed" ProgID="Equation.DSMT4" ShapeID="_x0000_i1067" DrawAspect="Content" ObjectID="_1722410727" r:id="rId98"/>
        </w:object>
      </w:r>
      <w:r w:rsidR="00634588">
        <w:rPr>
          <w:rFonts w:ascii="Times New Roman" w:hAnsi="Times New Roman" w:cs="Times New Roman"/>
          <w:noProof/>
        </w:rPr>
        <w:t>;</w:t>
      </w:r>
    </w:p>
    <w:p w14:paraId="1F7548CD" w14:textId="6D3E766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8" type="#_x0000_t75" alt="" style="width:37.5pt;height:17.25pt;mso-width-percent:0;mso-height-percent:0;mso-width-percent:0;mso-height-percent:0" o:ole="">
            <v:imagedata r:id="rId99" o:title=""/>
          </v:shape>
          <o:OLEObject Type="Embed" ProgID="Equation.DSMT4" ShapeID="_x0000_i1068" DrawAspect="Content" ObjectID="_1722410728" r:id="rId100"/>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9" type="#_x0000_t75" alt="" style="width:37.5pt;height:17.25pt;mso-width-percent:0;mso-height-percent:0;mso-width-percent:0;mso-height-percent:0" o:ole="">
            <v:imagedata r:id="rId101" o:title=""/>
          </v:shape>
          <o:OLEObject Type="Embed" ProgID="Equation.DSMT4" ShapeID="_x0000_i1069" DrawAspect="Content" ObjectID="_1722410729" r:id="rId102"/>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70" type="#_x0000_t75" alt="" style="width:86.25pt;height:17.25pt;mso-width-percent:0;mso-height-percent:0;mso-width-percent:0;mso-height-percent:0" o:ole="">
            <v:imagedata r:id="rId103" o:title=""/>
          </v:shape>
          <o:OLEObject Type="Embed" ProgID="Equation.DSMT4" ShapeID="_x0000_i1070" DrawAspect="Content" ObjectID="_1722410730" r:id="rId104"/>
        </w:object>
      </w:r>
      <w:r w:rsidR="00634588">
        <w:rPr>
          <w:rFonts w:ascii="Times New Roman" w:hAnsi="Times New Roman" w:cs="Times New Roman"/>
          <w:noProof/>
        </w:rPr>
        <w:t>;</w:t>
      </w:r>
    </w:p>
    <w:p w14:paraId="1FDE797F" w14:textId="190F2DCF"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71" type="#_x0000_t75" alt="" style="width:47.25pt;height:17.25pt;mso-width-percent:0;mso-height-percent:0;mso-width-percent:0;mso-height-percent:0" o:ole="">
            <v:imagedata r:id="rId105" o:title=""/>
          </v:shape>
          <o:OLEObject Type="Embed" ProgID="Equation.DSMT4" ShapeID="_x0000_i1071" DrawAspect="Content" ObjectID="_1722410731" r:id="rId106"/>
        </w:object>
      </w:r>
      <w:r w:rsidR="00711C8A"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72" type="#_x0000_t75" alt="" style="width:37.5pt;height:17.25pt;mso-width-percent:0;mso-height-percent:0;mso-width-percent:0;mso-height-percent:0" o:ole="">
            <v:imagedata r:id="rId107" o:title=""/>
          </v:shape>
          <o:OLEObject Type="Embed" ProgID="Equation.DSMT4" ShapeID="_x0000_i1072" DrawAspect="Content" ObjectID="_1722410732" r:id="rId108"/>
        </w:object>
      </w:r>
      <w:r>
        <w:rPr>
          <w:rFonts w:ascii="Times New Roman" w:hAnsi="Times New Roman" w:cs="Times New Roman"/>
        </w:rPr>
        <w:t xml:space="preserve">, </w:t>
      </w:r>
      <w:r w:rsidR="00711C8A" w:rsidRPr="00E16FDC">
        <w:rPr>
          <w:rFonts w:ascii="Times New Roman" w:hAnsi="Times New Roman" w:cs="Times New Roman"/>
        </w:rPr>
        <w:t xml:space="preserve">and </w:t>
      </w:r>
      <w:r w:rsidR="0090156F" w:rsidRPr="00E16FDC">
        <w:rPr>
          <w:rFonts w:ascii="Times New Roman" w:hAnsi="Times New Roman" w:cs="Times New Roman"/>
          <w:noProof/>
          <w:position w:val="-12"/>
        </w:rPr>
        <w:object w:dxaOrig="740" w:dyaOrig="360" w14:anchorId="360410B3">
          <v:shape id="_x0000_i1073" type="#_x0000_t75" alt="" style="width:41.25pt;height:17.25pt;mso-width-percent:0;mso-height-percent:0;mso-width-percent:0;mso-height-percent:0" o:ole="">
            <v:imagedata r:id="rId109" o:title=""/>
          </v:shape>
          <o:OLEObject Type="Embed" ProgID="Equation.DSMT4" ShapeID="_x0000_i1073" DrawAspect="Content" ObjectID="_1722410733" r:id="rId110"/>
        </w:object>
      </w:r>
      <w:r>
        <w:rPr>
          <w:rFonts w:ascii="Times New Roman" w:hAnsi="Times New Roman" w:cs="Times New Roman"/>
          <w:noProof/>
        </w:rPr>
        <w:t>.</w:t>
      </w:r>
    </w:p>
    <w:p w14:paraId="28548A24" w14:textId="213FA7D5" w:rsidR="00634588" w:rsidRDefault="00634588" w:rsidP="00634588">
      <w:pPr>
        <w:pStyle w:val="ListParagraph"/>
        <w:spacing w:line="360" w:lineRule="auto"/>
        <w:ind w:left="0"/>
      </w:pPr>
      <w:r>
        <w:rPr>
          <w:rFonts w:ascii="Times New Roman" w:hAnsi="Times New Roman"/>
        </w:rPr>
        <w:t>Since the PTEOF model is linear, the principle of superposition will be used as final step to obtain the final solution.</w:t>
      </w: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65BF946D"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(8) and Eq. (9)</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4" type="#_x0000_t75" alt="" style="width:9.75pt;height:14.25pt;mso-width-percent:0;mso-height-percent:0;mso-width-percent:0;mso-height-percent:0" o:ole="">
            <v:imagedata r:id="rId65" o:title=""/>
          </v:shape>
          <o:OLEObject Type="Embed" ProgID="Equation.DSMT4" ShapeID="_x0000_i1074" DrawAspect="Content" ObjectID="_1722410734" r:id="rId111"/>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5" type="#_x0000_t75" alt="" style="width:9.75pt;height:11.25pt;mso-width-percent:0;mso-height-percent:0;mso-width-percent:0;mso-height-percent:0" o:ole="">
            <v:imagedata r:id="rId67" o:title=""/>
          </v:shape>
          <o:OLEObject Type="Embed" ProgID="Equation.DSMT4" ShapeID="_x0000_i1075" DrawAspect="Content" ObjectID="_1722410735" r:id="rId112"/>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634588">
        <w:rPr>
          <w:rFonts w:ascii="Times New Roman" w:hAnsi="Times New Roman"/>
          <w:snapToGrid w:val="0"/>
        </w:rPr>
        <w:t xml:space="preserve"> (Eq. (10))</w:t>
      </w:r>
      <w:r w:rsidR="003C6F51" w:rsidRPr="00780CED">
        <w:rPr>
          <w:rFonts w:ascii="Times New Roman" w:hAnsi="Times New Roman"/>
          <w:snapToGrid w:val="0"/>
        </w:rPr>
        <w:t xml:space="preserve">, this results in a new form of coupled diffusion equations </w:t>
      </w:r>
    </w:p>
    <w:p w14:paraId="093FC562" w14:textId="00869F3A" w:rsidR="001C28A5" w:rsidRDefault="009A55BD" w:rsidP="002A31AD">
      <w:pPr>
        <w:keepNext/>
        <w:jc w:val="center"/>
      </w:pPr>
      <w:r>
        <w:rPr>
          <w:noProof/>
        </w:rPr>
        <w:t xml:space="preserve">                            </w:t>
      </w:r>
      <w:r w:rsidR="002A31AD">
        <w:rPr>
          <w:noProof/>
        </w:rPr>
        <w:t xml:space="preserve">       </w:t>
      </w:r>
      <w:r w:rsidR="0090156F" w:rsidRPr="00C94161">
        <w:rPr>
          <w:noProof/>
          <w:position w:val="-24"/>
        </w:rPr>
        <w:object w:dxaOrig="4080" w:dyaOrig="660" w14:anchorId="6EEE9BFD">
          <v:shape id="_x0000_i1076" type="#_x0000_t75" alt="" style="width:206.25pt;height:32.25pt;mso-width-percent:0;mso-height-percent:0;mso-width-percent:0;mso-height-percent:0" o:ole="">
            <v:imagedata r:id="rId113" o:title=""/>
          </v:shape>
          <o:OLEObject Type="Embed" ProgID="Equation.DSMT4" ShapeID="_x0000_i1076" DrawAspect="Content" ObjectID="_1722410736" r:id="rId114"/>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7" type="#_x0000_t75" alt="" style="width:201.75pt;height:37.5pt;mso-width-percent:0;mso-height-percent:0;mso-width-percent:0;mso-height-percent:0" o:ole="">
            <v:imagedata r:id="rId115" o:title=""/>
          </v:shape>
          <o:OLEObject Type="Embed" ProgID="Equation.DSMT4" ShapeID="_x0000_i1077" DrawAspect="Content" ObjectID="_1722410737" r:id="rId116"/>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178EC24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8" type="#_x0000_t75" alt="" style="width:168.75pt;height:32.25pt;mso-width-percent:0;mso-height-percent:0;mso-width-percent:0;mso-height-percent:0" o:ole="">
            <v:imagedata r:id="rId117" o:title=""/>
          </v:shape>
          <o:OLEObject Type="Embed" ProgID="Equation.DSMT4" ShapeID="_x0000_i1078" DrawAspect="Content" ObjectID="_1722410738" r:id="rId118"/>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31249A5F"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lastRenderedPageBreak/>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w:t>
      </w:r>
      <w:proofErr w:type="spellStart"/>
      <w:r w:rsidRPr="00E16FDC">
        <w:rPr>
          <w:rFonts w:ascii="Times New Roman" w:hAnsi="Times New Roman"/>
        </w:rPr>
        <w:t>chemoporoelasticity</w:t>
      </w:r>
      <w:proofErr w:type="spellEnd"/>
      <w:r w:rsidRPr="00E16FDC">
        <w:rPr>
          <w:rFonts w:ascii="Times New Roman" w:hAnsi="Times New Roman"/>
        </w:rPr>
        <w:t xml:space="preserve">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del w:id="158" w:author="Bunger, Andrew P" w:date="2022-08-19T09:56:00Z">
        <w:r w:rsidR="006D1AA7" w:rsidRPr="00E16FDC" w:rsidDel="00DF4996">
          <w:rPr>
            <w:rFonts w:ascii="Times New Roman" w:hAnsi="Times New Roman"/>
          </w:rPr>
          <w:delText xml:space="preserve"> </w:delText>
        </w:r>
        <w:r w:rsidR="008F6489" w:rsidRPr="00E16FDC" w:rsidDel="00DF4996">
          <w:rPr>
            <w:rFonts w:ascii="Times New Roman" w:hAnsi="Times New Roman"/>
          </w:rPr>
          <w:delText>assumptions</w:delText>
        </w:r>
      </w:del>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w:t>
      </w:r>
      <w:proofErr w:type="gramStart"/>
      <w:r w:rsidR="008F6489" w:rsidRPr="00E16FDC">
        <w:rPr>
          <w:rFonts w:ascii="Times New Roman" w:hAnsi="Times New Roman"/>
        </w:rPr>
        <w:t>i.e.</w:t>
      </w:r>
      <w:proofErr w:type="gramEnd"/>
      <w:r w:rsidR="008F6489" w:rsidRPr="00E16FDC">
        <w:rPr>
          <w:rFonts w:ascii="Times New Roman" w:hAnsi="Times New Roman"/>
        </w:rPr>
        <w:t xml:space="preserve"> </w:t>
      </w:r>
      <w:r w:rsidR="0090156F" w:rsidRPr="00E16FDC">
        <w:rPr>
          <w:rFonts w:ascii="Times New Roman" w:hAnsi="Times New Roman"/>
          <w:noProof/>
          <w:position w:val="-16"/>
        </w:rPr>
        <w:object w:dxaOrig="320" w:dyaOrig="400" w14:anchorId="18C9D9D4">
          <v:shape id="_x0000_i1079" type="#_x0000_t75" alt="" style="width:14.25pt;height:19.5pt;mso-width-percent:0;mso-height-percent:0;mso-width-percent:0;mso-height-percent:0" o:ole="">
            <v:imagedata r:id="rId119" o:title=""/>
          </v:shape>
          <o:OLEObject Type="Embed" ProgID="Equation.DSMT4" ShapeID="_x0000_i1079" DrawAspect="Content" ObjectID="_1722410739" r:id="rId120"/>
        </w:object>
      </w:r>
      <w:r w:rsidR="008F6489" w:rsidRPr="00E16FDC">
        <w:rPr>
          <w:rFonts w:ascii="Times New Roman" w:hAnsi="Times New Roman"/>
        </w:rPr>
        <w:t xml:space="preserve">is the gradient of a scaler, one can integrate </w:t>
      </w:r>
      <w:r w:rsidR="008F6489" w:rsidRPr="00780CED">
        <w:rPr>
          <w:rFonts w:ascii="Times New Roman" w:hAnsi="Times New Roman"/>
        </w:rPr>
        <w:t xml:space="preserve">Eq. </w:t>
      </w:r>
      <w:r w:rsidR="00D64C8B">
        <w:rPr>
          <w:rFonts w:ascii="Times New Roman" w:hAnsi="Times New Roman"/>
        </w:rPr>
        <w:t>(</w:t>
      </w:r>
      <w:r w:rsidR="008F6489" w:rsidRPr="00780CED">
        <w:rPr>
          <w:rFonts w:ascii="Times New Roman" w:hAnsi="Times New Roman"/>
        </w:rPr>
        <w:t>13</w:t>
      </w:r>
      <w:r w:rsidR="00D64C8B">
        <w:rPr>
          <w:rFonts w:ascii="Times New Roman" w:hAnsi="Times New Roman"/>
        </w:rPr>
        <w:t>)</w:t>
      </w:r>
      <w:r w:rsidR="008F6489" w:rsidRPr="00780CED">
        <w:rPr>
          <w:rFonts w:ascii="Times New Roman" w:hAnsi="Times New Roman"/>
        </w:rPr>
        <w:t xml:space="preserve">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80" type="#_x0000_t75" alt="" style="width:201.75pt;height:30pt;mso-width-percent:0;mso-height-percent:0;mso-width-percent:0;mso-height-percent:0" o:ole="">
            <v:imagedata r:id="rId121" o:title=""/>
          </v:shape>
          <o:OLEObject Type="Embed" ProgID="Equation.DSMT4" ShapeID="_x0000_i1080" DrawAspect="Content" ObjectID="_1722410740" r:id="rId122"/>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81" type="#_x0000_t75" alt="" style="width:69.75pt;height:30pt;mso-width-percent:0;mso-height-percent:0;mso-width-percent:0;mso-height-percent:0" o:ole="">
            <v:imagedata r:id="rId123" o:title=""/>
          </v:shape>
          <o:OLEObject Type="Embed" ProgID="Equation.DSMT4" ShapeID="_x0000_i1081" DrawAspect="Content" ObjectID="_1722410741" r:id="rId124"/>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82" type="#_x0000_t75" alt="" style="width:79.5pt;height:30pt;mso-width-percent:0;mso-height-percent:0;mso-width-percent:0;mso-height-percent:0" o:ole="">
            <v:imagedata r:id="rId125" o:title=""/>
          </v:shape>
          <o:OLEObject Type="Embed" ProgID="Equation.DSMT4" ShapeID="_x0000_i1082" DrawAspect="Content" ObjectID="_1722410742" r:id="rId126"/>
        </w:object>
      </w:r>
      <w:r>
        <w:rPr>
          <w:rFonts w:ascii="Times New Roman" w:hAnsi="Times New Roman"/>
          <w:noProof/>
        </w:rPr>
        <w:t>.</w:t>
      </w:r>
    </w:p>
    <w:p w14:paraId="291169CA" w14:textId="0DA1D12A"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83" type="#_x0000_t75" alt="" style="width:24.75pt;height:14.25pt;mso-width-percent:0;mso-height-percent:0;mso-width-percent:0;mso-height-percent:0" o:ole="">
            <v:imagedata r:id="rId127" o:title=""/>
          </v:shape>
          <o:OLEObject Type="Embed" ProgID="Equation.DSMT4" ShapeID="_x0000_i1083" DrawAspect="Content" ObjectID="_1722410743" r:id="rId128"/>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4" type="#_x0000_t75" alt="" style="width:24.75pt;height:14.25pt;mso-width-percent:0;mso-height-percent:0;mso-width-percent:0;mso-height-percent:0" o:ole="">
            <v:imagedata r:id="rId127" o:title=""/>
          </v:shape>
          <o:OLEObject Type="Embed" ProgID="Equation.DSMT4" ShapeID="_x0000_i1084" DrawAspect="Content" ObjectID="_1722410744" r:id="rId129"/>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103D3" w:rsidRPr="002A31AD">
        <w:rPr>
          <w:rFonts w:ascii="Times New Roman" w:hAnsi="Times New Roman"/>
        </w:rPr>
        <w:t>14</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103D3" w:rsidRPr="002A31AD">
        <w:rPr>
          <w:rFonts w:ascii="Times New Roman" w:hAnsi="Times New Roman"/>
        </w:rPr>
        <w:t>11</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103D3" w:rsidRPr="002A31AD">
        <w:rPr>
          <w:rFonts w:ascii="Times New Roman" w:hAnsi="Times New Roman"/>
        </w:rPr>
        <w:t>12</w:t>
      </w:r>
      <w:r w:rsidR="00D64C8B">
        <w:rPr>
          <w:rFonts w:ascii="Times New Roman" w:hAnsi="Times New Roman"/>
        </w:rPr>
        <w:t>)</w:t>
      </w:r>
      <w:r w:rsidR="00B103D3" w:rsidRPr="002A31AD">
        <w:rPr>
          <w:rFonts w:ascii="Times New Roman" w:hAnsi="Times New Roman"/>
        </w:rPr>
        <w:t>, the</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085" type="#_x0000_t75" alt="" style="width:9.75pt;height:11.25pt;mso-width-percent:0;mso-height-percent:0;mso-width-percent:0;mso-height-percent:0" o:ole="">
            <v:imagedata r:id="rId130" o:title=""/>
          </v:shape>
          <o:OLEObject Type="Embed" ProgID="Equation.DSMT4" ShapeID="_x0000_i1085" DrawAspect="Content" ObjectID="_1722410745" r:id="rId131"/>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w:t>
      </w:r>
      <w:proofErr w:type="gramStart"/>
      <w:r w:rsidR="00B103D3" w:rsidRPr="002A31AD">
        <w:rPr>
          <w:rFonts w:ascii="Times New Roman" w:hAnsi="Times New Roman"/>
        </w:rPr>
        <w:t>eliminated</w:t>
      </w:r>
      <w:proofErr w:type="gramEnd"/>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6" type="#_x0000_t75" alt="" style="width:193.5pt;height:69.75pt;mso-width-percent:0;mso-height-percent:0;mso-width-percent:0;mso-height-percent:0" o:ole="">
            <v:imagedata r:id="rId132" o:title=""/>
          </v:shape>
          <o:OLEObject Type="Embed" ProgID="Equation.DSMT4" ShapeID="_x0000_i1086" DrawAspect="Content" ObjectID="_1722410746" r:id="rId133"/>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7" type="#_x0000_t75" alt="" style="width:234pt;height:17.25pt;mso-width-percent:0;mso-height-percent:0;mso-width-percent:0;mso-height-percent:0" o:ole="">
            <v:imagedata r:id="rId134" o:title=""/>
          </v:shape>
          <o:OLEObject Type="Embed" ProgID="Equation.DSMT4" ShapeID="_x0000_i1087" DrawAspect="Content" ObjectID="_1722410747" r:id="rId135"/>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8" type="#_x0000_t75" alt="" style="width:247.5pt;height:17.25pt;mso-width-percent:0;mso-height-percent:0;mso-width-percent:0;mso-height-percent:0" o:ole="">
            <v:imagedata r:id="rId136" o:title=""/>
          </v:shape>
          <o:OLEObject Type="Embed" ProgID="Equation.DSMT4" ShapeID="_x0000_i1088" DrawAspect="Content" ObjectID="_1722410748" r:id="rId137"/>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9" type="#_x0000_t75" alt="" style="width:221.25pt;height:17.25pt;mso-width-percent:0;mso-height-percent:0;mso-width-percent:0;mso-height-percent:0" o:ole="">
            <v:imagedata r:id="rId138" o:title=""/>
          </v:shape>
          <o:OLEObject Type="Embed" ProgID="Equation.DSMT4" ShapeID="_x0000_i1089" DrawAspect="Content" ObjectID="_1722410749" r:id="rId139"/>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90" type="#_x0000_t75" alt="" style="width:225.75pt;height:17.25pt;mso-width-percent:0;mso-height-percent:0;mso-width-percent:0;mso-height-percent:0" o:ole="">
            <v:imagedata r:id="rId140" o:title=""/>
          </v:shape>
          <o:OLEObject Type="Embed" ProgID="Equation.DSMT4" ShapeID="_x0000_i1090" DrawAspect="Content" ObjectID="_1722410750" r:id="rId141"/>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91" type="#_x0000_t75" alt="" style="width:132.75pt;height:17.25pt;mso-width-percent:0;mso-height-percent:0;mso-width-percent:0;mso-height-percent:0" o:ole="">
            <v:imagedata r:id="rId142" o:title=""/>
          </v:shape>
          <o:OLEObject Type="Embed" ProgID="Equation.DSMT4" ShapeID="_x0000_i1091" DrawAspect="Content" ObjectID="_1722410751" r:id="rId143"/>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92" type="#_x0000_t75" alt="" style="width:122.25pt;height:17.25pt;mso-width-percent:0;mso-height-percent:0;mso-width-percent:0;mso-height-percent:0" o:ole="">
            <v:imagedata r:id="rId144" o:title=""/>
          </v:shape>
          <o:OLEObject Type="Embed" ProgID="Equation.DSMT4" ShapeID="_x0000_i1092" DrawAspect="Content" ObjectID="_1722410752" r:id="rId145"/>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93" type="#_x0000_t75" alt="" style="width:297pt;height:17.25pt;mso-width-percent:0;mso-height-percent:0;mso-width-percent:0;mso-height-percent:0" o:ole="">
            <v:imagedata r:id="rId146" o:title=""/>
          </v:shape>
          <o:OLEObject Type="Embed" ProgID="Equation.DSMT4" ShapeID="_x0000_i1093" DrawAspect="Content" ObjectID="_1722410753" r:id="rId147"/>
        </w:object>
      </w:r>
      <w:r w:rsidR="002A31AD">
        <w:rPr>
          <w:noProof/>
        </w:rPr>
        <w:t>.</w:t>
      </w:r>
    </w:p>
    <w:p w14:paraId="747B6C9F" w14:textId="513C296F"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6F59B8" w:rsidRPr="00780CED">
        <w:rPr>
          <w:rFonts w:ascii="Times New Roman" w:hAnsi="Times New Roman"/>
        </w:rPr>
        <w:t>15</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commentRangeStart w:id="159"/>
      <w:r w:rsidR="006F59B8" w:rsidRPr="00D65FE3">
        <w:rPr>
          <w:rFonts w:ascii="Times New Roman" w:hAnsi="Times New Roman"/>
        </w:rPr>
        <w:t xml:space="preserve">T and p, </w:t>
      </w:r>
      <w:commentRangeEnd w:id="159"/>
      <w:r w:rsidR="00DF4996">
        <w:rPr>
          <w:rStyle w:val="CommentReference"/>
        </w:rPr>
        <w:commentReference w:id="159"/>
      </w:r>
      <w:r w:rsidR="006F59B8" w:rsidRPr="00D65FE3">
        <w:rPr>
          <w:rFonts w:ascii="Times New Roman" w:hAnsi="Times New Roman"/>
        </w:rPr>
        <w:t>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4" type="#_x0000_t75" alt="" style="width:14.25pt;height:17.25pt;mso-width-percent:0;mso-height-percent:0;mso-width-percent:0;mso-height-percent:0" o:ole="">
            <v:imagedata r:id="rId148" o:title=""/>
          </v:shape>
          <o:OLEObject Type="Embed" ProgID="Equation.DSMT4" ShapeID="_x0000_i1094" DrawAspect="Content" ObjectID="_1722410754" r:id="rId149"/>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5" type="#_x0000_t75" alt="" style="width:17.25pt;height:17.25pt;mso-width-percent:0;mso-height-percent:0;mso-width-percent:0;mso-height-percent:0" o:ole="">
            <v:imagedata r:id="rId150" o:title=""/>
          </v:shape>
          <o:OLEObject Type="Embed" ProgID="Equation.DSMT4" ShapeID="_x0000_i1095" DrawAspect="Content" ObjectID="_1722410755" r:id="rId151"/>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6" type="#_x0000_t75" alt="" style="width:9.75pt;height:17.25pt;mso-width-percent:0;mso-height-percent:0;mso-width-percent:0;mso-height-percent:0" o:ole="">
            <v:imagedata r:id="rId152" o:title=""/>
          </v:shape>
          <o:OLEObject Type="Embed" ProgID="Equation.DSMT4" ShapeID="_x0000_i1096" DrawAspect="Content" ObjectID="_1722410756" r:id="rId153"/>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7" type="#_x0000_t75" alt="" style="width:14.25pt;height:17.25pt;mso-width-percent:0;mso-height-percent:0;mso-width-percent:0;mso-height-percent:0" o:ole="">
            <v:imagedata r:id="rId154" o:title=""/>
          </v:shape>
          <o:OLEObject Type="Embed" ProgID="Equation.DSMT4" ShapeID="_x0000_i1097" DrawAspect="Content" ObjectID="_1722410757" r:id="rId155"/>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8" type="#_x0000_t75" alt="" style="width:14.25pt;height:9.75pt;mso-width-percent:0;mso-height-percent:0;mso-width-percent:0;mso-height-percent:0" o:ole="">
            <v:imagedata r:id="rId156" o:title=""/>
          </v:shape>
          <o:OLEObject Type="Embed" ProgID="Equation.DSMT4" ShapeID="_x0000_i1098" DrawAspect="Content" ObjectID="_1722410758" r:id="rId157"/>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w:t>
      </w:r>
      <w:r w:rsidR="006F59B8" w:rsidRPr="00D65FE3">
        <w:rPr>
          <w:rFonts w:ascii="Times New Roman" w:hAnsi="Times New Roman"/>
        </w:rPr>
        <w:lastRenderedPageBreak/>
        <w:t xml:space="preserve">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9" type="#_x0000_t75" alt="" style="width:9.75pt;height:9.75pt;mso-width-percent:0;mso-height-percent:0;mso-width-percent:0;mso-height-percent:0" o:ole="">
            <v:imagedata r:id="rId158" o:title=""/>
          </v:shape>
          <o:OLEObject Type="Embed" ProgID="Equation.DSMT4" ShapeID="_x0000_i1099" DrawAspect="Content" ObjectID="_1722410759" r:id="rId159"/>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00" type="#_x0000_t75" alt="" style="width:14.25pt;height:9.75pt;mso-width-percent:0;mso-height-percent:0;mso-width-percent:0;mso-height-percent:0" o:ole="">
            <v:imagedata r:id="rId160" o:title=""/>
          </v:shape>
          <o:OLEObject Type="Embed" ProgID="Equation.DSMT4" ShapeID="_x0000_i1100" DrawAspect="Content" ObjectID="_1722410760" r:id="rId161"/>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01" type="#_x0000_t75" alt="" style="width:114pt;height:37.5pt;mso-width-percent:0;mso-height-percent:0;mso-width-percent:0;mso-height-percent:0" o:ole="">
            <v:imagedata r:id="rId162" o:title=""/>
          </v:shape>
          <o:OLEObject Type="Embed" ProgID="Equation.DSMT4" ShapeID="_x0000_i1101" DrawAspect="Content" ObjectID="_1722410761" r:id="rId163"/>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proofErr w:type="gramStart"/>
      <w:r>
        <w:rPr>
          <w:rFonts w:ascii="Times New Roman" w:hAnsi="Times New Roman"/>
        </w:rPr>
        <w:t>w</w:t>
      </w:r>
      <w:r w:rsidR="00B07C95" w:rsidRPr="00A13CC9">
        <w:rPr>
          <w:rFonts w:ascii="Times New Roman" w:hAnsi="Times New Roman"/>
        </w:rPr>
        <w:t>here</w:t>
      </w:r>
      <w:proofErr w:type="gramEnd"/>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02" type="#_x0000_t75" alt="" style="width:124.5pt;height:1in;mso-width-percent:0;mso-height-percent:0;mso-width-percent:0;mso-height-percent:0" o:ole="">
            <v:imagedata r:id="rId164" o:title=""/>
          </v:shape>
          <o:OLEObject Type="Embed" ProgID="Equation.DSMT4" ShapeID="_x0000_i1102" DrawAspect="Content" ObjectID="_1722410762" r:id="rId165"/>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03" type="#_x0000_t75" alt="" style="width:3in;height:30pt;mso-width-percent:0;mso-height-percent:0;mso-width-percent:0;mso-height-percent:0" o:ole="">
            <v:imagedata r:id="rId166" o:title=""/>
          </v:shape>
          <o:OLEObject Type="Embed" ProgID="Equation.DSMT4" ShapeID="_x0000_i1103" DrawAspect="Content" ObjectID="_1722410763" r:id="rId167"/>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059CB42E"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4" type="#_x0000_t75" alt="" style="width:111.75pt;height:30pt;mso-width-percent:0;mso-height-percent:0;mso-width-percent:0;mso-height-percent:0" o:ole="">
            <v:imagedata r:id="rId168" o:title=""/>
          </v:shape>
          <o:OLEObject Type="Embed" ProgID="Equation.DSMT4" ShapeID="_x0000_i1104" DrawAspect="Content" ObjectID="_1722410764" r:id="rId169"/>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5" type="#_x0000_t75" alt="" style="width:106.5pt;height:17.25pt;mso-width-percent:0;mso-height-percent:0;mso-width-percent:0;mso-height-percent:0" o:ole="">
            <v:imagedata r:id="rId170" o:title=""/>
          </v:shape>
          <o:OLEObject Type="Embed" ProgID="Equation.DSMT4" ShapeID="_x0000_i1105" DrawAspect="Content" ObjectID="_1722410765" r:id="rId171"/>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5F2302C0"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6" type="#_x0000_t75" alt="" style="width:91.5pt;height:19.5pt;mso-width-percent:0;mso-height-percent:0;mso-width-percent:0;mso-height-percent:0" o:ole="">
            <v:imagedata r:id="rId172" o:title=""/>
          </v:shape>
          <o:OLEObject Type="Embed" ProgID="Equation.DSMT4" ShapeID="_x0000_i1106" DrawAspect="Content" ObjectID="_1722410766" r:id="rId173"/>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679B27B4"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7" type="#_x0000_t75" alt="" style="width:52.5pt;height:37.5pt;mso-width-percent:0;mso-height-percent:0;mso-width-percent:0;mso-height-percent:0" o:ole="">
            <v:imagedata r:id="rId174" o:title=""/>
          </v:shape>
          <o:OLEObject Type="Embed" ProgID="Equation.DSMT4" ShapeID="_x0000_i1107" DrawAspect="Content" ObjectID="_1722410767" r:id="rId175"/>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08" type="#_x0000_t75" alt="" style="width:9.75pt;height:17.25pt;mso-width-percent:0;mso-height-percent:0;mso-width-percent:0;mso-height-percent:0" o:ole="">
            <v:imagedata r:id="rId176" o:title=""/>
          </v:shape>
          <o:OLEObject Type="Embed" ProgID="Equation.DSMT4" ShapeID="_x0000_i1108" DrawAspect="Content" ObjectID="_1722410768" r:id="rId177"/>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9" type="#_x0000_t75" alt="" style="width:9.75pt;height:17.25pt;mso-width-percent:0;mso-height-percent:0;mso-width-percent:0;mso-height-percent:0" o:ole="">
            <v:imagedata r:id="rId176" o:title=""/>
          </v:shape>
          <o:OLEObject Type="Embed" ProgID="Equation.DSMT4" ShapeID="_x0000_i1109" DrawAspect="Content" ObjectID="_1722410769" r:id="rId178"/>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90156F" w:rsidRPr="00A13CC9">
        <w:rPr>
          <w:rFonts w:ascii="Times New Roman" w:hAnsi="Times New Roman"/>
          <w:noProof/>
          <w:position w:val="-4"/>
        </w:rPr>
        <w:object w:dxaOrig="279" w:dyaOrig="260" w14:anchorId="765A12AE">
          <v:shape id="_x0000_i1110" type="#_x0000_t75" alt="" style="width:14.25pt;height:9.75pt;mso-width-percent:0;mso-height-percent:0;mso-width-percent:0;mso-height-percent:0" o:ole="">
            <v:imagedata r:id="rId179" o:title=""/>
          </v:shape>
          <o:OLEObject Type="Embed" ProgID="Equation.DSMT4" ShapeID="_x0000_i1110" DrawAspect="Content" ObjectID="_1722410770" r:id="rId180"/>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11" type="#_x0000_t75" alt="" style="width:9.75pt;height:17.25pt;mso-width-percent:0;mso-height-percent:0;mso-width-percent:0;mso-height-percent:0" o:ole="">
            <v:imagedata r:id="rId181" o:title=""/>
          </v:shape>
          <o:OLEObject Type="Embed" ProgID="Equation.DSMT4" ShapeID="_x0000_i1111" DrawAspect="Content" ObjectID="_1722410771" r:id="rId182"/>
        </w:object>
      </w:r>
      <w:r w:rsidR="00B665FD">
        <w:rPr>
          <w:rFonts w:ascii="Times New Roman" w:hAnsi="Times New Roman"/>
        </w:rPr>
        <w:t>.</w:t>
      </w:r>
      <w:r w:rsidR="00B07C95" w:rsidRPr="00A13CC9">
        <w:rPr>
          <w:rFonts w:ascii="Times New Roman" w:hAnsi="Times New Roman"/>
        </w:rPr>
        <w:t xml:space="preserve"> </w:t>
      </w:r>
    </w:p>
    <w:p w14:paraId="514058DA" w14:textId="15D943DA"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in Eq.</w:t>
      </w:r>
      <w:r w:rsidR="00D64C8B">
        <w:rPr>
          <w:rFonts w:ascii="Times New Roman" w:hAnsi="Times New Roman"/>
        </w:rPr>
        <w:t xml:space="preserve"> (</w:t>
      </w:r>
      <w:r w:rsidR="007A4899">
        <w:rPr>
          <w:rFonts w:ascii="Times New Roman" w:hAnsi="Times New Roman"/>
        </w:rPr>
        <w:t>15</w:t>
      </w:r>
      <w:r w:rsidR="00D64C8B">
        <w:rPr>
          <w:rFonts w:ascii="Times New Roman" w:hAnsi="Times New Roman"/>
        </w:rPr>
        <w:t>)</w:t>
      </w:r>
      <w:r w:rsidR="007A4899">
        <w:rPr>
          <w:rFonts w:ascii="Times New Roman" w:hAnsi="Times New Roman"/>
        </w:rPr>
        <w:t xml:space="preserve"> </w:t>
      </w:r>
      <w:r w:rsidRPr="00A13CC9">
        <w:rPr>
          <w:rFonts w:ascii="Times New Roman" w:hAnsi="Times New Roman"/>
        </w:rPr>
        <w:t xml:space="preserve">has been </w:t>
      </w:r>
      <w:proofErr w:type="gramStart"/>
      <w:r w:rsidRPr="00A13CC9">
        <w:rPr>
          <w:rFonts w:ascii="Times New Roman" w:hAnsi="Times New Roman"/>
        </w:rPr>
        <w:t>lead</w:t>
      </w:r>
      <w:proofErr w:type="gramEnd"/>
      <w:r w:rsidRPr="00A13CC9">
        <w:rPr>
          <w:rFonts w:ascii="Times New Roman" w:hAnsi="Times New Roman"/>
        </w:rPr>
        <w:t xml:space="preserve">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12" type="#_x0000_t75" alt="" style="width:255pt;height:19.5pt;mso-width-percent:0;mso-height-percent:0;mso-width-percent:0;mso-height-percent:0" o:ole="">
            <v:imagedata r:id="rId183" o:title=""/>
          </v:shape>
          <o:OLEObject Type="Embed" ProgID="Equation.DSMT4" ShapeID="_x0000_i1112" DrawAspect="Content" ObjectID="_1722410772" r:id="rId184"/>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23A9DF3F" w:rsidR="00B27921" w:rsidRDefault="007A4899" w:rsidP="007A4899">
      <w:pPr>
        <w:spacing w:line="360" w:lineRule="auto"/>
        <w:jc w:val="both"/>
        <w:rPr>
          <w:rFonts w:ascii="Times New Roman" w:hAnsi="Times New Roman"/>
        </w:rPr>
      </w:pPr>
      <w:r>
        <w:rPr>
          <w:rFonts w:ascii="Times New Roman" w:hAnsi="Times New Roman"/>
        </w:rPr>
        <w:t xml:space="preserve"> </w:t>
      </w:r>
      <w:r w:rsidR="0046512F">
        <w:rPr>
          <w:rFonts w:ascii="Times New Roman" w:hAnsi="Times New Roman"/>
        </w:rPr>
        <w:t>w</w:t>
      </w:r>
      <w:r>
        <w:rPr>
          <w:rFonts w:ascii="Times New Roman" w:hAnsi="Times New Roman"/>
        </w:rPr>
        <w:t>here</w:t>
      </w:r>
      <w:r w:rsidR="0046512F">
        <w:rPr>
          <w:rFonts w:ascii="Times New Roman" w:hAnsi="Times New Roman"/>
        </w:rPr>
        <w:t xml:space="preserve"> </w:t>
      </w:r>
      <w:r w:rsidR="0090156F" w:rsidRPr="00A13CC9">
        <w:rPr>
          <w:rFonts w:ascii="Times New Roman" w:hAnsi="Times New Roman"/>
          <w:noProof/>
          <w:position w:val="-12"/>
        </w:rPr>
        <w:object w:dxaOrig="220" w:dyaOrig="360" w14:anchorId="77EC7EC3">
          <v:shape id="_x0000_i1113" type="#_x0000_t75" alt="" style="width:9.75pt;height:17.25pt;mso-width-percent:0;mso-height-percent:0;mso-width-percent:0;mso-height-percent:0" o:ole="">
            <v:imagedata r:id="rId185" o:title=""/>
          </v:shape>
          <o:OLEObject Type="Embed" ProgID="Equation.DSMT4" ShapeID="_x0000_i1113" DrawAspect="Content" ObjectID="_1722410773" r:id="rId186"/>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4" type="#_x0000_t75" alt="" style="width:9.75pt;height:17.25pt;mso-width-percent:0;mso-height-percent:0;mso-width-percent:0;mso-height-percent:0" o:ole="">
            <v:imagedata r:id="rId187" o:title=""/>
          </v:shape>
          <o:OLEObject Type="Embed" ProgID="Equation.DSMT4" ShapeID="_x0000_i1114" DrawAspect="Content" ObjectID="_1722410774" r:id="rId188"/>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5" type="#_x0000_t75" alt="" style="width:30pt;height:17.25pt;mso-width-percent:0;mso-height-percent:0;mso-width-percent:0;mso-height-percent:0" o:ole="">
            <v:imagedata r:id="rId189" o:title=""/>
          </v:shape>
          <o:OLEObject Type="Embed" ProgID="Equation.DSMT4" ShapeID="_x0000_i1115" DrawAspect="Content" ObjectID="_1722410775" r:id="rId190"/>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6" type="#_x0000_t75" alt="" style="width:37.5pt;height:17.25pt;mso-width-percent:0;mso-height-percent:0;mso-width-percent:0;mso-height-percent:0" o:ole="">
            <v:imagedata r:id="rId191" o:title=""/>
          </v:shape>
          <o:OLEObject Type="Embed" ProgID="Equation.DSMT4" ShapeID="_x0000_i1116" DrawAspect="Content" ObjectID="_1722410776" r:id="rId192"/>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lastRenderedPageBreak/>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7" type="#_x0000_t75" alt="" style="width:9.75pt;height:17.25pt;mso-width-percent:0;mso-height-percent:0;mso-width-percent:0;mso-height-percent:0" o:ole="">
            <v:imagedata r:id="rId193" o:title=""/>
          </v:shape>
          <o:OLEObject Type="Embed" ProgID="Equation.DSMT4" ShapeID="_x0000_i1117" DrawAspect="Content" ObjectID="_1722410777" r:id="rId194"/>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8" type="#_x0000_t75" alt="" style="width:2in;height:19.5pt;mso-width-percent:0;mso-height-percent:0;mso-width-percent:0;mso-height-percent:0" o:ole="">
            <v:imagedata r:id="rId195" o:title=""/>
          </v:shape>
          <o:OLEObject Type="Embed" ProgID="Equation.DSMT4" ShapeID="_x0000_i1118" DrawAspect="Content" ObjectID="_1722410778" r:id="rId196"/>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9" type="#_x0000_t75" alt="" style="width:2in;height:19.5pt;mso-width-percent:0;mso-height-percent:0;mso-width-percent:0;mso-height-percent:0" o:ole="">
            <v:imagedata r:id="rId197" o:title=""/>
          </v:shape>
          <o:OLEObject Type="Embed" ProgID="Equation.DSMT4" ShapeID="_x0000_i1119" DrawAspect="Content" ObjectID="_1722410779" r:id="rId198"/>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6848B261"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46512F">
        <w:rPr>
          <w:rFonts w:ascii="Times New Roman" w:hAnsi="Times New Roman"/>
        </w:rPr>
        <w:t xml:space="preserve"> </w:t>
      </w:r>
      <w:r w:rsidR="0090156F" w:rsidRPr="00E16FDC">
        <w:rPr>
          <w:rFonts w:ascii="Times New Roman" w:hAnsi="Times New Roman"/>
          <w:noProof/>
          <w:position w:val="-12"/>
        </w:rPr>
        <w:object w:dxaOrig="320" w:dyaOrig="360" w14:anchorId="7DBB6807">
          <v:shape id="_x0000_i1120" type="#_x0000_t75" alt="" style="width:14.25pt;height:17.25pt;mso-width-percent:0;mso-height-percent:0;mso-width-percent:0;mso-height-percent:0" o:ole="">
            <v:imagedata r:id="rId199" o:title=""/>
          </v:shape>
          <o:OLEObject Type="Embed" ProgID="Equation.DSMT4" ShapeID="_x0000_i1120" DrawAspect="Content" ObjectID="_1722410780" r:id="rId200"/>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w:t>
      </w:r>
      <w:r w:rsidR="00D64C8B">
        <w:rPr>
          <w:rFonts w:ascii="Times New Roman" w:hAnsi="Times New Roman"/>
        </w:rPr>
        <w:t xml:space="preserve"> (</w:t>
      </w:r>
      <w:r w:rsidR="00D27DE2" w:rsidRPr="00E16FDC">
        <w:rPr>
          <w:rFonts w:ascii="Times New Roman" w:hAnsi="Times New Roman"/>
        </w:rPr>
        <w:t>14</w:t>
      </w:r>
      <w:r w:rsidR="00D64C8B">
        <w:rPr>
          <w:rFonts w:ascii="Times New Roman" w:hAnsi="Times New Roman"/>
        </w:rPr>
        <w:t>)</w:t>
      </w:r>
      <w:r w:rsidR="00A26F68" w:rsidRPr="00E16FDC">
        <w:rPr>
          <w:rFonts w:ascii="Times New Roman" w:hAnsi="Times New Roman"/>
        </w:rPr>
        <w:t xml:space="preserve">. At the same time, the strain-displacement relationship </w:t>
      </w:r>
      <w:proofErr w:type="gramStart"/>
      <w:r w:rsidR="007A4899">
        <w:rPr>
          <w:rFonts w:ascii="Times New Roman" w:hAnsi="Times New Roman"/>
        </w:rPr>
        <w:t>are</w:t>
      </w:r>
      <w:proofErr w:type="gramEnd"/>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21" type="#_x0000_t75" alt="" style="width:199.5pt;height:19.5pt;mso-width-percent:0;mso-height-percent:0;mso-width-percent:0;mso-height-percent:0" o:ole="">
            <v:imagedata r:id="rId201" o:title=""/>
          </v:shape>
          <o:OLEObject Type="Embed" ProgID="Equation.DSMT4" ShapeID="_x0000_i1121" DrawAspect="Content" ObjectID="_1722410781" r:id="rId202"/>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22" type="#_x0000_t75" alt="" style="width:118.5pt;height:34.5pt;mso-width-percent:0;mso-height-percent:0;mso-width-percent:0;mso-height-percent:0" o:ole="">
            <v:imagedata r:id="rId203" o:title=""/>
          </v:shape>
          <o:OLEObject Type="Embed" ProgID="Equation.DSMT4" ShapeID="_x0000_i1122" DrawAspect="Content" ObjectID="_1722410782" r:id="rId204"/>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23" type="#_x0000_t75" alt="" style="width:52.5pt;height:34.5pt;mso-width-percent:0;mso-height-percent:0;mso-width-percent:0;mso-height-percent:0" o:ole="">
            <v:imagedata r:id="rId205" o:title=""/>
          </v:shape>
          <o:OLEObject Type="Embed" ProgID="Equation.DSMT4" ShapeID="_x0000_i1123" DrawAspect="Content" ObjectID="_1722410783" r:id="rId206"/>
        </w:object>
      </w:r>
      <w:r>
        <w:rPr>
          <w:rFonts w:ascii="Times New Roman" w:hAnsi="Times New Roman"/>
          <w:noProof/>
        </w:rPr>
        <w:t>.</w:t>
      </w:r>
    </w:p>
    <w:p w14:paraId="17C9CBE1" w14:textId="0D7303A6"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46512F">
        <w:rPr>
          <w:rFonts w:ascii="Times New Roman" w:hAnsi="Times New Roman"/>
        </w:rPr>
        <w:t xml:space="preserve"> </w:t>
      </w:r>
      <w:r w:rsidR="0090156F" w:rsidRPr="00E16FDC">
        <w:rPr>
          <w:rFonts w:ascii="Times New Roman" w:hAnsi="Times New Roman"/>
          <w:noProof/>
          <w:position w:val="-12"/>
        </w:rPr>
        <w:object w:dxaOrig="499" w:dyaOrig="360" w14:anchorId="32783907">
          <v:shape id="_x0000_i1124" type="#_x0000_t75" alt="" style="width:24pt;height:17.25pt;mso-width-percent:0;mso-height-percent:0;mso-width-percent:0;mso-height-percent:0" o:ole="">
            <v:imagedata r:id="rId207" o:title=""/>
          </v:shape>
          <o:OLEObject Type="Embed" ProgID="Equation.DSMT4" ShapeID="_x0000_i1124" DrawAspect="Content" ObjectID="_1722410784" r:id="rId208"/>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5" type="#_x0000_t75" alt="" style="width:24pt;height:17.25pt;mso-width-percent:0;mso-height-percent:0;mso-width-percent:0;mso-height-percent:0" o:ole="">
            <v:imagedata r:id="rId209" o:title=""/>
          </v:shape>
          <o:OLEObject Type="Embed" ProgID="Equation.DSMT4" ShapeID="_x0000_i1125" DrawAspect="Content" ObjectID="_1722410785" r:id="rId210"/>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6" type="#_x0000_t75" alt="" style="width:24.75pt;height:17.25pt;mso-width-percent:0;mso-height-percent:0;mso-width-percent:0;mso-height-percent:0" o:ole="">
            <v:imagedata r:id="rId211" o:title=""/>
          </v:shape>
          <o:OLEObject Type="Embed" ProgID="Equation.DSMT4" ShapeID="_x0000_i1126" DrawAspect="Content" ObjectID="_1722410786" r:id="rId212"/>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7" type="#_x0000_t75" alt="" style="width:24.75pt;height:17.25pt;mso-width-percent:0;mso-height-percent:0;mso-width-percent:0;mso-height-percent:0" o:ole="">
            <v:imagedata r:id="rId213" o:title=""/>
          </v:shape>
          <o:OLEObject Type="Embed" ProgID="Equation.DSMT4" ShapeID="_x0000_i1127" DrawAspect="Content" ObjectID="_1722410787" r:id="rId214"/>
        </w:objec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7002A1">
        <w:rPr>
          <w:rFonts w:ascii="Times New Roman" w:hAnsi="Times New Roman"/>
        </w:rPr>
        <w:t>14</w:t>
      </w:r>
      <w:r w:rsidR="00D64C8B">
        <w:rPr>
          <w:rFonts w:ascii="Times New Roman" w:hAnsi="Times New Roman"/>
        </w:rPr>
        <w:t>)</w:t>
      </w:r>
      <w:r w:rsidR="007002A1">
        <w:rPr>
          <w:rFonts w:ascii="Times New Roman" w:hAnsi="Times New Roman"/>
        </w:rPr>
        <w:t xml:space="preserve">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8" type="#_x0000_t75" alt="" style="width:346.5pt;height:57.75pt;mso-width-percent:0;mso-height-percent:0;mso-width-percent:0;mso-height-percent:0" o:ole="">
            <v:imagedata r:id="rId215" o:title=""/>
          </v:shape>
          <o:OLEObject Type="Embed" ProgID="Equation.DSMT4" ShapeID="_x0000_i1128" DrawAspect="Content" ObjectID="_1722410788" r:id="rId216"/>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proofErr w:type="gramStart"/>
      <w:r>
        <w:rPr>
          <w:rFonts w:ascii="Times New Roman" w:hAnsi="Times New Roman"/>
        </w:rPr>
        <w:t>w</w:t>
      </w:r>
      <w:r w:rsidR="00EA4A69">
        <w:rPr>
          <w:rFonts w:ascii="Times New Roman" w:hAnsi="Times New Roman"/>
        </w:rPr>
        <w:t>here</w:t>
      </w:r>
      <w:proofErr w:type="gramEnd"/>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9" type="#_x0000_t75" alt="" style="width:325.5pt;height:37.5pt;mso-width-percent:0;mso-height-percent:0;mso-width-percent:0;mso-height-percent:0" o:ole="">
            <v:imagedata r:id="rId217" o:title=""/>
          </v:shape>
          <o:OLEObject Type="Embed" ProgID="Equation.DSMT4" ShapeID="_x0000_i1129" DrawAspect="Content" ObjectID="_1722410789" r:id="rId218"/>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30" type="#_x0000_t75" alt="" style="width:330pt;height:37.5pt;mso-width-percent:0;mso-height-percent:0;mso-width-percent:0;mso-height-percent:0" o:ole="">
            <v:imagedata r:id="rId219" o:title=""/>
          </v:shape>
          <o:OLEObject Type="Embed" ProgID="Equation.DSMT4" ShapeID="_x0000_i1130" DrawAspect="Content" ObjectID="_1722410790" r:id="rId220"/>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31" type="#_x0000_t75" alt="" style="width:351pt;height:42pt;mso-width-percent:0;mso-height-percent:0;mso-width-percent:0;mso-height-percent:0" o:ole="">
            <v:imagedata r:id="rId221" o:title=""/>
          </v:shape>
          <o:OLEObject Type="Embed" ProgID="Equation.DSMT4" ShapeID="_x0000_i1131" DrawAspect="Content" ObjectID="_1722410791" r:id="rId222"/>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32" type="#_x0000_t75" alt="" style="width:86.25pt;height:17.25pt;mso-width-percent:0;mso-height-percent:0;mso-width-percent:0;mso-height-percent:0" o:ole="">
            <v:imagedata r:id="rId223" o:title=""/>
          </v:shape>
          <o:OLEObject Type="Embed" ProgID="Equation.DSMT4" ShapeID="_x0000_i1132" DrawAspect="Content" ObjectID="_1722410792" r:id="rId224"/>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33" type="#_x0000_t75" alt="" style="width:139.5pt;height:30pt;mso-width-percent:0;mso-height-percent:0;mso-width-percent:0;mso-height-percent:0" o:ole="">
            <v:imagedata r:id="rId225" o:title=""/>
          </v:shape>
          <o:OLEObject Type="Embed" ProgID="Equation.DSMT4" ShapeID="_x0000_i1133" DrawAspect="Content" ObjectID="_1722410793" r:id="rId226"/>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4" type="#_x0000_t75" alt="" style="width:145.5pt;height:30pt;mso-width-percent:0;mso-height-percent:0;mso-width-percent:0;mso-height-percent:0" o:ole="">
            <v:imagedata r:id="rId227" o:title=""/>
          </v:shape>
          <o:OLEObject Type="Embed" ProgID="Equation.DSMT4" ShapeID="_x0000_i1134" DrawAspect="Content" ObjectID="_1722410794" r:id="rId228"/>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5" type="#_x0000_t75" alt="" style="width:102pt;height:30pt;mso-width-percent:0;mso-height-percent:0;mso-width-percent:0;mso-height-percent:0" o:ole="">
            <v:imagedata r:id="rId229" o:title=""/>
          </v:shape>
          <o:OLEObject Type="Embed" ProgID="Equation.DSMT4" ShapeID="_x0000_i1135" DrawAspect="Content" ObjectID="_1722410795" r:id="rId230"/>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6" type="#_x0000_t75" alt="" style="width:115.5pt;height:30pt;mso-width-percent:0;mso-height-percent:0;mso-width-percent:0;mso-height-percent:0" o:ole="">
            <v:imagedata r:id="rId231" o:title=""/>
          </v:shape>
          <o:OLEObject Type="Embed" ProgID="Equation.DSMT4" ShapeID="_x0000_i1136" DrawAspect="Content" ObjectID="_1722410796" r:id="rId232"/>
        </w:object>
      </w:r>
      <w:r w:rsidR="007A4899">
        <w:rPr>
          <w:rFonts w:ascii="Times New Roman" w:hAnsi="Times New Roman"/>
          <w:noProof/>
        </w:rPr>
        <w:t>.</w:t>
      </w:r>
    </w:p>
    <w:p w14:paraId="3422B66B" w14:textId="31ABAACA"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46512F">
        <w:rPr>
          <w:rFonts w:ascii="Times New Roman" w:hAnsi="Times New Roman"/>
        </w:rPr>
        <w:t xml:space="preserve"> </w:t>
      </w:r>
      <w:r w:rsidR="0090156F" w:rsidRPr="00E16FDC">
        <w:rPr>
          <w:rFonts w:ascii="Times New Roman" w:hAnsi="Times New Roman"/>
          <w:noProof/>
          <w:position w:val="-12"/>
        </w:rPr>
        <w:object w:dxaOrig="499" w:dyaOrig="360" w14:anchorId="743899C8">
          <v:shape id="_x0000_i1137" type="#_x0000_t75" alt="" style="width:24pt;height:17.25pt;mso-width-percent:0;mso-height-percent:0;mso-width-percent:0;mso-height-percent:0" o:ole="">
            <v:imagedata r:id="rId209" o:title=""/>
          </v:shape>
          <o:OLEObject Type="Embed" ProgID="Equation.DSMT4" ShapeID="_x0000_i1137" DrawAspect="Content" ObjectID="_1722410797" r:id="rId233"/>
        </w:object>
      </w:r>
      <w:r w:rsidR="0046512F">
        <w:rPr>
          <w:rFonts w:ascii="Times New Roman" w:hAnsi="Times New Roman"/>
          <w:noProof/>
        </w:rPr>
        <w:t xml:space="preserve">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 xml:space="preserve">can be numerically inverted to the time domain using </w:t>
      </w:r>
      <w:proofErr w:type="spellStart"/>
      <w:r w:rsidR="00EA4A69" w:rsidRPr="00E16FDC">
        <w:rPr>
          <w:rFonts w:ascii="Times New Roman" w:hAnsi="Times New Roman"/>
        </w:rPr>
        <w:t>Stehfest’s</w:t>
      </w:r>
      <w:proofErr w:type="spellEnd"/>
      <w:r w:rsidR="00EA4A69" w:rsidRPr="00E16FDC">
        <w:rPr>
          <w:rFonts w:ascii="Times New Roman" w:hAnsi="Times New Roman"/>
        </w:rPr>
        <w:t xml:space="preserve">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proved to be efficient in </w:t>
      </w:r>
      <w:proofErr w:type="spellStart"/>
      <w:r w:rsidR="00EA4A69" w:rsidRPr="00E16FDC">
        <w:rPr>
          <w:rFonts w:ascii="Times New Roman" w:hAnsi="Times New Roman"/>
        </w:rPr>
        <w:t>poroelastic</w:t>
      </w:r>
      <w:proofErr w:type="spellEnd"/>
      <w:r w:rsidR="00EA4A69" w:rsidRPr="00E16FDC">
        <w:rPr>
          <w:rFonts w:ascii="Times New Roman" w:hAnsi="Times New Roman"/>
        </w:rPr>
        <w:t xml:space="preserve">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2D69842F" w:rsidR="00372656" w:rsidRPr="0013783D" w:rsidRDefault="00E73BBF" w:rsidP="0013783D">
      <w:pPr>
        <w:pStyle w:val="Paper"/>
      </w:pPr>
      <w:r>
        <w:t>4</w:t>
      </w:r>
      <w:r w:rsidR="00CA5620">
        <w:t xml:space="preserve">. Parametric </w:t>
      </w:r>
      <w:r w:rsidR="00D27DE2" w:rsidRPr="0013783D">
        <w:t xml:space="preserve">Analysis and </w:t>
      </w:r>
      <w:commentRangeStart w:id="160"/>
      <w:commentRangeStart w:id="161"/>
      <w:commentRangeStart w:id="162"/>
      <w:r w:rsidR="00D27DE2" w:rsidRPr="0013783D">
        <w:t>Discussion</w:t>
      </w:r>
      <w:r w:rsidR="00BB2BB6">
        <w:t>s</w:t>
      </w:r>
      <w:commentRangeEnd w:id="160"/>
      <w:r w:rsidR="00557128">
        <w:rPr>
          <w:rStyle w:val="CommentReference"/>
          <w:rFonts w:asciiTheme="minorHAnsi" w:eastAsiaTheme="minorEastAsia" w:hAnsiTheme="minorHAnsi" w:cs="Times New Roman"/>
        </w:rPr>
        <w:commentReference w:id="160"/>
      </w:r>
      <w:commentRangeEnd w:id="161"/>
      <w:r w:rsidR="00ED11D6">
        <w:rPr>
          <w:rStyle w:val="CommentReference"/>
          <w:rFonts w:asciiTheme="minorHAnsi" w:eastAsiaTheme="minorEastAsia" w:hAnsiTheme="minorHAnsi" w:cs="Times New Roman"/>
        </w:rPr>
        <w:commentReference w:id="161"/>
      </w:r>
      <w:commentRangeEnd w:id="162"/>
      <w:r w:rsidR="002424D2">
        <w:rPr>
          <w:rStyle w:val="CommentReference"/>
          <w:rFonts w:asciiTheme="minorHAnsi" w:eastAsiaTheme="minorEastAsia" w:hAnsiTheme="minorHAnsi" w:cs="Times New Roman"/>
        </w:rPr>
        <w:commentReference w:id="162"/>
      </w:r>
    </w:p>
    <w:p w14:paraId="6742F8A0" w14:textId="6A7EA6CA"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8" type="#_x0000_t75" alt="" style="width:64.5pt;height:12pt;mso-width-percent:0;mso-height-percent:0;mso-width-percent:0;mso-height-percent:0" o:ole="">
            <v:imagedata r:id="rId234" o:title=""/>
          </v:shape>
          <o:OLEObject Type="Embed" ProgID="Equation.DSMT4" ShapeID="_x0000_i1138" DrawAspect="Content" ObjectID="_1722410798" r:id="rId235"/>
        </w:object>
      </w:r>
      <w:r w:rsidR="00971EAC">
        <w:rPr>
          <w:rFonts w:ascii="Times New Roman" w:hAnsi="Times New Roman"/>
        </w:rPr>
        <w:t xml:space="preserve">; the virgin pore pressure of the formation is setup as </w:t>
      </w:r>
      <w:r w:rsidR="00D64C8B" w:rsidRPr="00971EAC">
        <w:rPr>
          <w:rFonts w:ascii="Times New Roman" w:hAnsi="Times New Roman"/>
          <w:noProof/>
          <w:position w:val="-6"/>
        </w:rPr>
        <w:object w:dxaOrig="859" w:dyaOrig="320" w14:anchorId="3EE0DD43">
          <v:shape id="_x0000_i1139" type="#_x0000_t75" alt="" style="width:42.75pt;height:13.5pt" o:ole="">
            <v:imagedata r:id="rId236" o:title=""/>
          </v:shape>
          <o:OLEObject Type="Embed" ProgID="Equation.DSMT4" ShapeID="_x0000_i1139" DrawAspect="Content" ObjectID="_1722410799" r:id="rId237"/>
        </w:object>
      </w:r>
      <w:r w:rsidR="00F61710">
        <w:rPr>
          <w:rFonts w:ascii="Times New Roman" w:hAnsi="Times New Roman"/>
        </w:rPr>
        <w:t>P</w:t>
      </w:r>
      <w:r w:rsidR="00A02BD8">
        <w:rPr>
          <w:rFonts w:ascii="Times New Roman" w:hAnsi="Times New Roman"/>
        </w:rPr>
        <w:t xml:space="preserve">a and far-field isotropic stress is setup as </w:t>
      </w:r>
      <w:r w:rsidR="00D64C8B" w:rsidRPr="00971EAC">
        <w:rPr>
          <w:rFonts w:ascii="Times New Roman" w:hAnsi="Times New Roman"/>
          <w:noProof/>
          <w:position w:val="-6"/>
        </w:rPr>
        <w:object w:dxaOrig="680" w:dyaOrig="320" w14:anchorId="3D53F808">
          <v:shape id="_x0000_i1140" type="#_x0000_t75" alt="" style="width:32.25pt;height:13.5pt" o:ole="">
            <v:imagedata r:id="rId238" o:title=""/>
          </v:shape>
          <o:OLEObject Type="Embed" ProgID="Equation.DSMT4" ShapeID="_x0000_i1140" DrawAspect="Content" ObjectID="_1722410800" r:id="rId239"/>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41" type="#_x0000_t75" alt="" style="width:375.75pt;height:62.25pt;mso-width-percent:0;mso-height-percent:0;mso-width-percent:0;mso-height-percent:0" o:ole="">
            <v:imagedata r:id="rId240" o:title=""/>
          </v:shape>
          <o:OLEObject Type="Embed" ProgID="Equation.DSMT4" ShapeID="_x0000_i1141" DrawAspect="Content" ObjectID="_1722410801" r:id="rId241"/>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0DF733D0"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w:t>
      </w:r>
      <w:r w:rsidR="00CE30C4">
        <w:rPr>
          <w:rFonts w:ascii="Times New Roman" w:hAnsi="Times New Roman"/>
        </w:rPr>
        <w:lastRenderedPageBreak/>
        <w:t>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163"/>
      <w:r w:rsidR="00A95FAA" w:rsidRPr="00A95FAA">
        <w:rPr>
          <w:rFonts w:ascii="Times New Roman" w:hAnsi="Times New Roman"/>
        </w:rPr>
        <w:t>increases</w:t>
      </w:r>
      <w:commentRangeEnd w:id="163"/>
      <w:r w:rsidR="00566CF4">
        <w:rPr>
          <w:rStyle w:val="CommentReference"/>
        </w:rPr>
        <w:commentReference w:id="163"/>
      </w:r>
    </w:p>
    <w:p w14:paraId="651DBD58" w14:textId="77777777" w:rsidR="00F734BF" w:rsidRDefault="00751B72" w:rsidP="00751B72">
      <w:pPr>
        <w:adjustRightInd w:val="0"/>
        <w:snapToGrid w:val="0"/>
        <w:jc w:val="center"/>
        <w:rPr>
          <w:b/>
        </w:rPr>
      </w:pPr>
      <w:r w:rsidRPr="00751B72">
        <w:rPr>
          <w:b/>
          <w:noProof/>
        </w:rPr>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164"/>
      <w:r w:rsidR="00A95FAA" w:rsidRPr="00A95FAA">
        <w:rPr>
          <w:rFonts w:ascii="Times New Roman" w:hAnsi="Times New Roman"/>
        </w:rPr>
        <w:t>increases</w:t>
      </w:r>
      <w:commentRangeEnd w:id="164"/>
      <w:r w:rsidR="00566CF4">
        <w:rPr>
          <w:rStyle w:val="CommentReference"/>
        </w:rPr>
        <w:commentReference w:id="164"/>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lastRenderedPageBreak/>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CBC72C9" w14:textId="3D3C32B3"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it is </w:t>
      </w:r>
      <w:proofErr w:type="gramStart"/>
      <w:r w:rsidR="00F734BF" w:rsidRPr="00E4454B">
        <w:rPr>
          <w:rFonts w:ascii="Times New Roman" w:hAnsi="Times New Roman"/>
        </w:rPr>
        <w:t>similar to</w:t>
      </w:r>
      <w:proofErr w:type="gramEnd"/>
      <w:r w:rsidR="00F734BF" w:rsidRPr="00E4454B">
        <w:rPr>
          <w:rFonts w:ascii="Times New Roman" w:hAnsi="Times New Roman"/>
        </w:rPr>
        <w:t xml:space="preserve">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2D321779" w14:textId="76F8E8A8"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 xml:space="preserve">ode 1 </w:t>
      </w:r>
      <w:r w:rsidR="00345CE4">
        <w:rPr>
          <w:rFonts w:ascii="Times New Roman" w:hAnsi="Times New Roman"/>
        </w:rPr>
        <w:lastRenderedPageBreak/>
        <w:t>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w:t>
      </w:r>
      <w:proofErr w:type="spellStart"/>
      <w:r w:rsidR="00E7107A" w:rsidRPr="0013783D">
        <w:rPr>
          <w:rFonts w:ascii="Times New Roman" w:hAnsi="Times New Roman"/>
        </w:rPr>
        <w:t>poroelastic</w:t>
      </w:r>
      <w:proofErr w:type="spellEnd"/>
      <w:r w:rsidR="00E7107A" w:rsidRPr="0013783D">
        <w:rPr>
          <w:rFonts w:ascii="Times New Roman" w:hAnsi="Times New Roman"/>
        </w:rPr>
        <w:t xml:space="preserve">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12F6C5F1" w14:textId="4F38B03F" w:rsidR="00600D8D" w:rsidRPr="00B77765" w:rsidRDefault="00060E7C" w:rsidP="00B77765">
      <w:pPr>
        <w:adjustRightInd w:val="0"/>
        <w:snapToGrid w:val="0"/>
        <w:spacing w:line="360" w:lineRule="auto"/>
        <w:jc w:val="center"/>
        <w:rPr>
          <w:rFonts w:ascii="Times New Roman" w:hAnsi="Times New Roman"/>
        </w:rPr>
      </w:pPr>
      <w:r>
        <w:rPr>
          <w:noProof/>
        </w:rPr>
        <w:drawing>
          <wp:inline distT="0" distB="0" distL="0" distR="0" wp14:anchorId="4CCE4FDB" wp14:editId="580960AD">
            <wp:extent cx="4460682" cy="3873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475443" cy="3885890"/>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42" type="#_x0000_t75" alt="" style="width:33pt;height:17.25pt;mso-width-percent:0;mso-height-percent:0;mso-width-percent:0;mso-height-percent:0" o:ole="">
            <v:imagedata r:id="rId246" o:title=""/>
          </v:shape>
          <o:OLEObject Type="Embed" ProgID="Equation.DSMT4" ShapeID="_x0000_i1142" DrawAspect="Content" ObjectID="_1722410802" r:id="rId247"/>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43" type="#_x0000_t75" alt="" style="width:37.5pt;height:14.25pt;mso-width-percent:0;mso-height-percent:0;mso-width-percent:0;mso-height-percent:0" o:ole="">
            <v:imagedata r:id="rId248" o:title=""/>
          </v:shape>
          <o:OLEObject Type="Embed" ProgID="Equation.DSMT4" ShapeID="_x0000_i1143" DrawAspect="Content" ObjectID="_1722410803" r:id="rId249"/>
        </w:object>
      </w:r>
      <w:r w:rsidR="00692F3E" w:rsidRPr="0013783D">
        <w:rPr>
          <w:rFonts w:ascii="Times New Roman" w:hAnsi="Times New Roman"/>
        </w:rPr>
        <w:t>days</w:t>
      </w:r>
      <w:r w:rsidR="00692F3E">
        <w:rPr>
          <w:rFonts w:ascii="Times New Roman" w:hAnsi="Times New Roman"/>
        </w:rPr>
        <w:t>)</w:t>
      </w:r>
    </w:p>
    <w:p w14:paraId="23060578" w14:textId="3DE1E22A" w:rsidR="00060E7C" w:rsidRPr="00060E7C" w:rsidRDefault="006F59B8" w:rsidP="00060E7C">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w:t>
      </w:r>
      <w:proofErr w:type="gramStart"/>
      <w:r w:rsidR="00F46066">
        <w:rPr>
          <w:rFonts w:ascii="Times New Roman" w:hAnsi="Times New Roman"/>
        </w:rPr>
        <w:t xml:space="preserve">at an early </w:t>
      </w:r>
      <w:r w:rsidR="00BF4A29">
        <w:rPr>
          <w:rFonts w:ascii="Times New Roman" w:hAnsi="Times New Roman"/>
        </w:rPr>
        <w:t>time</w:t>
      </w:r>
      <w:proofErr w:type="gramEnd"/>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4" type="#_x0000_t75" alt="" style="width:37.5pt;height:14.25pt;mso-width-percent:0;mso-height-percent:0;mso-width-percent:0;mso-height-percent:0" o:ole="">
            <v:imagedata r:id="rId248" o:title=""/>
          </v:shape>
          <o:OLEObject Type="Embed" ProgID="Equation.DSMT4" ShapeID="_x0000_i1144" DrawAspect="Content" ObjectID="_1722410804" r:id="rId250"/>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45" type="#_x0000_t75" alt="" style="width:33pt;height:17.25pt;mso-width-percent:0;mso-height-percent:0;mso-width-percent:0;mso-height-percent:0" o:ole="">
            <v:imagedata r:id="rId251" o:title=""/>
          </v:shape>
          <o:OLEObject Type="Embed" ProgID="Equation.DSMT4" ShapeID="_x0000_i1145" DrawAspect="Content" ObjectID="_1722410805" r:id="rId252"/>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6" type="#_x0000_t75" alt="" style="width:33pt;height:17.25pt;mso-width-percent:0;mso-height-percent:0;mso-width-percent:0;mso-height-percent:0" o:ole="">
            <v:imagedata r:id="rId253" o:title=""/>
          </v:shape>
          <o:OLEObject Type="Embed" ProgID="Equation.DSMT4" ShapeID="_x0000_i1146" DrawAspect="Content" ObjectID="_1722410806" r:id="rId254"/>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4D63E5EC"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xml:space="preserve">. As the time proceeds, temperature is increasing monotonically from surface towards the inner core of the </w:t>
      </w:r>
      <w:r w:rsidR="00BB2BB6" w:rsidRPr="006F59B8">
        <w:rPr>
          <w:rFonts w:ascii="Times New Roman" w:hAnsi="Times New Roman"/>
        </w:rPr>
        <w:lastRenderedPageBreak/>
        <w:t>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igure 4, among the three selected ratios, the maximum temperature difference 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060E7C" w:rsidRPr="00345CE4">
        <w:rPr>
          <w:rFonts w:ascii="Times New Roman" w:hAnsi="Times New Roman"/>
          <w:noProof/>
          <w:position w:val="-14"/>
        </w:rPr>
        <w:object w:dxaOrig="680" w:dyaOrig="380" w14:anchorId="22735BAD">
          <v:shape id="_x0000_i1147" type="#_x0000_t75" alt="" style="width:35.25pt;height:17.25pt" o:ole="">
            <v:imagedata r:id="rId255" o:title=""/>
          </v:shape>
          <o:OLEObject Type="Embed" ProgID="Equation.DSMT4" ShapeID="_x0000_i1147" DrawAspect="Content" ObjectID="_1722410807" r:id="rId256"/>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6B6A2649" w14:textId="2327FD56" w:rsidR="006E449A" w:rsidRPr="005D56CB" w:rsidRDefault="00060E7C" w:rsidP="005D56CB">
      <w:pPr>
        <w:adjustRightInd w:val="0"/>
        <w:snapToGrid w:val="0"/>
        <w:spacing w:line="360" w:lineRule="auto"/>
        <w:jc w:val="center"/>
        <w:rPr>
          <w:rFonts w:ascii="Times New Roman" w:hAnsi="Times New Roman"/>
        </w:rPr>
      </w:pPr>
      <w:r>
        <w:rPr>
          <w:noProof/>
        </w:rPr>
        <w:lastRenderedPageBreak/>
        <w:drawing>
          <wp:inline distT="0" distB="0" distL="0" distR="0" wp14:anchorId="502E911A" wp14:editId="4697BB05">
            <wp:extent cx="4256921" cy="374481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4269685" cy="3756044"/>
                    </a:xfrm>
                    <a:prstGeom prst="rect">
                      <a:avLst/>
                    </a:prstGeom>
                  </pic:spPr>
                </pic:pic>
              </a:graphicData>
            </a:graphic>
          </wp:inline>
        </w:drawing>
      </w:r>
    </w:p>
    <w:p w14:paraId="624BC04B" w14:textId="7C937E63"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060E7C" w:rsidRPr="00B77765">
        <w:rPr>
          <w:rFonts w:ascii="Times New Roman" w:hAnsi="Times New Roman"/>
          <w:noProof/>
          <w:position w:val="-14"/>
        </w:rPr>
        <w:object w:dxaOrig="680" w:dyaOrig="380" w14:anchorId="2F39841A">
          <v:shape id="_x0000_i1148" type="#_x0000_t75" alt="" style="width:35.25pt;height:17.25pt" o:ole="">
            <v:imagedata r:id="rId259" o:title=""/>
          </v:shape>
          <o:OLEObject Type="Embed" ProgID="Equation.DSMT4" ShapeID="_x0000_i1148" DrawAspect="Content" ObjectID="_1722410808" r:id="rId260"/>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xml:space="preserve">. Thus, appropriate estimation and calculation of </w:t>
      </w:r>
      <w:commentRangeStart w:id="165"/>
      <w:r w:rsidR="00434894">
        <w:rPr>
          <w:rFonts w:ascii="Times New Roman" w:hAnsi="Times New Roman"/>
        </w:rPr>
        <w:t xml:space="preserve">total effective stress </w:t>
      </w:r>
      <w:commentRangeEnd w:id="165"/>
      <w:r w:rsidR="00560E69">
        <w:rPr>
          <w:rStyle w:val="CommentReference"/>
        </w:rPr>
        <w:commentReference w:id="165"/>
      </w:r>
      <w:r w:rsidR="00434894">
        <w:rPr>
          <w:rFonts w:ascii="Times New Roman" w:hAnsi="Times New Roman"/>
        </w:rPr>
        <w:t>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 xml:space="preserve">he core. </w:t>
      </w:r>
      <w:proofErr w:type="gramStart"/>
      <w:r w:rsidR="00147199">
        <w:rPr>
          <w:rFonts w:ascii="Times New Roman" w:hAnsi="Times New Roman"/>
        </w:rPr>
        <w:t>A</w:t>
      </w:r>
      <w:r w:rsidR="00F46066">
        <w:rPr>
          <w:rFonts w:ascii="Times New Roman" w:hAnsi="Times New Roman"/>
        </w:rPr>
        <w:t>t a later time</w:t>
      </w:r>
      <w:proofErr w:type="gramEnd"/>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w:t>
      </w:r>
      <w:r w:rsidR="00D447E4" w:rsidRPr="006F59B8">
        <w:rPr>
          <w:rFonts w:ascii="Times New Roman" w:hAnsi="Times New Roman"/>
        </w:rPr>
        <w:lastRenderedPageBreak/>
        <w:t xml:space="preserve">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t>
      </w:r>
      <w:proofErr w:type="gramStart"/>
      <w:r w:rsidR="00147199">
        <w:rPr>
          <w:rFonts w:ascii="Times New Roman" w:hAnsi="Times New Roman"/>
        </w:rPr>
        <w:t xml:space="preserve">will </w:t>
      </w:r>
      <w:r w:rsidR="00D447E4" w:rsidRPr="006F59B8">
        <w:rPr>
          <w:rFonts w:ascii="Times New Roman" w:hAnsi="Times New Roman"/>
        </w:rPr>
        <w:t xml:space="preserve"> lower</w:t>
      </w:r>
      <w:proofErr w:type="gramEnd"/>
      <w:r w:rsidR="00D447E4" w:rsidRPr="006F59B8">
        <w:rPr>
          <w:rFonts w:ascii="Times New Roman" w:hAnsi="Times New Roman"/>
        </w:rPr>
        <w:t xml:space="preserve">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 xml:space="preserve">parametric </w:t>
      </w:r>
      <w:commentRangeStart w:id="166"/>
      <w:r w:rsidR="00EB2F2D">
        <w:rPr>
          <w:rFonts w:ascii="Times New Roman" w:hAnsi="Times New Roman"/>
          <w:sz w:val="24"/>
          <w:szCs w:val="24"/>
        </w:rPr>
        <w:t>studies</w:t>
      </w:r>
      <w:commentRangeEnd w:id="166"/>
      <w:r w:rsidR="00566CF4">
        <w:rPr>
          <w:rStyle w:val="CommentReference"/>
        </w:rPr>
        <w:commentReference w:id="166"/>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lastRenderedPageBreak/>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will be categorized into tensile and 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 xml:space="preserve">fully parametric </w:t>
      </w:r>
      <w:commentRangeStart w:id="167"/>
      <w:r>
        <w:rPr>
          <w:rFonts w:ascii="Times New Roman" w:hAnsi="Times New Roman"/>
        </w:rPr>
        <w:t>studies</w:t>
      </w:r>
      <w:commentRangeEnd w:id="167"/>
      <w:r w:rsidR="00576BCD">
        <w:rPr>
          <w:rStyle w:val="CommentReference"/>
        </w:rPr>
        <w:commentReference w:id="167"/>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1F286548"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w:t>
      </w:r>
      <w:proofErr w:type="gramStart"/>
      <w:r>
        <w:rPr>
          <w:rFonts w:ascii="Times New Roman" w:hAnsi="Times New Roman"/>
        </w:rPr>
        <w:t>procedures</w:t>
      </w:r>
      <w:proofErr w:type="gramEnd"/>
      <w:r>
        <w:rPr>
          <w:rFonts w:ascii="Times New Roman" w:hAnsi="Times New Roman"/>
        </w:rPr>
        <w:t xml:space="preserve">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68" w:name="OLE_LINK7"/>
      <w:bookmarkStart w:id="169" w:name="OLE_LINK8"/>
      <w:r w:rsidR="003672FA">
        <w:rPr>
          <w:rFonts w:ascii="Times New Roman" w:hAnsi="Times New Roman"/>
        </w:rPr>
        <w:t xml:space="preserve"> specific heat</w:t>
      </w:r>
      <w:r w:rsidR="007F4828">
        <w:rPr>
          <w:rFonts w:ascii="Times New Roman" w:hAnsi="Times New Roman"/>
        </w:rPr>
        <w:t xml:space="preserve"> </w:t>
      </w:r>
      <w:bookmarkEnd w:id="168"/>
      <w:bookmarkEnd w:id="169"/>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9" type="#_x0000_t75" alt="" style="width:30pt;height:17.25pt;mso-width-percent:0;mso-height-percent:0;mso-width-percent:0;mso-height-percent:0" o:ole="">
            <v:imagedata r:id="rId263" o:title=""/>
          </v:shape>
          <o:OLEObject Type="Embed" ProgID="Equation.DSMT4" ShapeID="_x0000_i1149" DrawAspect="Content" ObjectID="_1722410809" r:id="rId264"/>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50" type="#_x0000_t75" alt="" style="width:9.75pt;height:12pt;mso-width-percent:0;mso-height-percent:0;mso-width-percent:0;mso-height-percent:0" o:ole="">
            <v:imagedata r:id="rId265" o:title=""/>
          </v:shape>
          <o:OLEObject Type="Embed" ProgID="Equation.DSMT4" ShapeID="_x0000_i1150" DrawAspect="Content" ObjectID="_1722410810" r:id="rId266"/>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151" type="#_x0000_t75" alt="" style="width:12pt;height:9.75pt;mso-width-percent:0;mso-height-percent:0;mso-width-percent:0;mso-height-percent:0" o:ole="">
            <v:imagedata r:id="rId267" o:title=""/>
          </v:shape>
          <o:OLEObject Type="Embed" ProgID="Equation.DSMT4" ShapeID="_x0000_i1151" DrawAspect="Content" ObjectID="_1722410811" r:id="rId268"/>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 xml:space="preserve">and </w:t>
      </w:r>
      <w:proofErr w:type="spellStart"/>
      <w:r w:rsidR="00CC7DA2">
        <w:rPr>
          <w:rFonts w:ascii="Times New Roman" w:hAnsi="Times New Roman"/>
        </w:rPr>
        <w:t>poromechanics</w:t>
      </w:r>
      <w:proofErr w:type="spellEnd"/>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 xml:space="preserve">ur results show that the lower permeability will </w:t>
      </w:r>
      <w:proofErr w:type="gramStart"/>
      <w:r w:rsidR="003672FA">
        <w:rPr>
          <w:rFonts w:ascii="Times New Roman" w:hAnsi="Times New Roman"/>
        </w:rPr>
        <w:t>actually increase</w:t>
      </w:r>
      <w:proofErr w:type="gramEnd"/>
      <w:r w:rsidR="003672FA">
        <w:rPr>
          <w:rFonts w:ascii="Times New Roman" w:hAnsi="Times New Roman"/>
        </w:rPr>
        <w:t xml:space="preserv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w:t>
      </w:r>
      <w:proofErr w:type="gramStart"/>
      <w:r w:rsidR="003672FA">
        <w:rPr>
          <w:rFonts w:ascii="Times New Roman" w:hAnsi="Times New Roman"/>
        </w:rPr>
        <w:t xml:space="preserve">due to </w:t>
      </w:r>
      <w:r w:rsidR="00834A3B">
        <w:rPr>
          <w:rFonts w:ascii="Times New Roman" w:hAnsi="Times New Roman"/>
        </w:rPr>
        <w:t xml:space="preserve">the fact </w:t>
      </w:r>
      <w:r w:rsidR="003672FA">
        <w:rPr>
          <w:rFonts w:ascii="Times New Roman" w:hAnsi="Times New Roman"/>
        </w:rPr>
        <w:t>that</w:t>
      </w:r>
      <w:proofErr w:type="gramEnd"/>
      <w:r w:rsidR="003672FA">
        <w:rPr>
          <w:rFonts w:ascii="Times New Roman" w:hAnsi="Times New Roman"/>
        </w:rPr>
        <w:t xml:space="preserve">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w:t>
      </w:r>
      <w:proofErr w:type="gramStart"/>
      <w:r w:rsidR="003672FA">
        <w:rPr>
          <w:rFonts w:ascii="Times New Roman" w:hAnsi="Times New Roman"/>
        </w:rPr>
        <w:t>Th</w:t>
      </w:r>
      <w:r w:rsidR="00834A3B">
        <w:rPr>
          <w:rFonts w:ascii="Times New Roman" w:hAnsi="Times New Roman"/>
        </w:rPr>
        <w:t>at is to say, blindly</w:t>
      </w:r>
      <w:proofErr w:type="gramEnd"/>
      <w:r w:rsidR="00834A3B">
        <w:rPr>
          <w:rFonts w:ascii="Times New Roman" w:hAnsi="Times New Roman"/>
        </w:rPr>
        <w:t xml:space="preserve">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proofErr w:type="gramStart"/>
      <w:r w:rsidR="00834A3B">
        <w:rPr>
          <w:rFonts w:ascii="Times New Roman" w:hAnsi="Times New Roman"/>
        </w:rPr>
        <w:t>allow</w:t>
      </w:r>
      <w:proofErr w:type="gramEnd"/>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proofErr w:type="gramStart"/>
      <w:r>
        <w:rPr>
          <w:rFonts w:ascii="Times New Roman" w:hAnsi="Times New Roman"/>
        </w:rPr>
        <w:t>similar to</w:t>
      </w:r>
      <w:proofErr w:type="gramEnd"/>
      <w:r>
        <w:rPr>
          <w:rFonts w:ascii="Times New Roman" w:hAnsi="Times New Roman"/>
        </w:rPr>
        <w:t xml:space="preserve">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w:t>
      </w:r>
      <w:proofErr w:type="gramStart"/>
      <w:r>
        <w:rPr>
          <w:rFonts w:ascii="Times New Roman" w:hAnsi="Times New Roman"/>
        </w:rPr>
        <w:t>time .</w:t>
      </w:r>
      <w:proofErr w:type="gramEnd"/>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170" w:name="OLE_LINK13"/>
    <w:bookmarkStart w:id="171"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52" type="#_x0000_t75" alt="" style="width:69.75pt;height:37.5pt;mso-width-percent:0;mso-height-percent:0;mso-width-percent:0;mso-height-percent:0" o:ole="">
            <v:imagedata r:id="rId269" o:title=""/>
          </v:shape>
          <o:OLEObject Type="Embed" ProgID="Equation.DSMT4" ShapeID="_x0000_i1152" DrawAspect="Content" ObjectID="_1722410812" r:id="rId270"/>
        </w:object>
      </w:r>
      <w:bookmarkEnd w:id="170"/>
      <w:bookmarkEnd w:id="171"/>
      <w:r w:rsidR="00A51F7A">
        <w:rPr>
          <w:rFonts w:ascii="Times New Roman" w:hAnsi="Times New Roman"/>
        </w:rPr>
        <w:tab/>
      </w:r>
      <w:commentRangeStart w:id="172"/>
      <w:r w:rsidRPr="00793A30">
        <w:rPr>
          <w:rFonts w:ascii="Times New Roman" w:hAnsi="Times New Roman"/>
          <w:noProof/>
          <w:position w:val="-24"/>
        </w:rPr>
        <w:object w:dxaOrig="920" w:dyaOrig="660" w14:anchorId="5FE90962">
          <v:shape id="_x0000_i1153" type="#_x0000_t75" alt="" style="width:47.25pt;height:33pt;mso-width-percent:0;mso-height-percent:0;mso-width-percent:0;mso-height-percent:0" o:ole="">
            <v:imagedata r:id="rId271" o:title=""/>
          </v:shape>
          <o:OLEObject Type="Embed" ProgID="Equation.DSMT4" ShapeID="_x0000_i1153" DrawAspect="Content" ObjectID="_1722410813" r:id="rId272"/>
        </w:object>
      </w:r>
      <w:commentRangeEnd w:id="172"/>
      <w:r w:rsidR="00576BCD">
        <w:rPr>
          <w:rStyle w:val="CommentReference"/>
        </w:rPr>
        <w:commentReference w:id="172"/>
      </w:r>
    </w:p>
    <w:p w14:paraId="5D4BB36F" w14:textId="25C786E8"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4" type="#_x0000_t75" alt="" style="width:14.25pt;height:17.25pt;mso-width-percent:0;mso-height-percent:0;mso-width-percent:0;mso-height-percent:0" o:ole="">
            <v:imagedata r:id="rId273" o:title=""/>
          </v:shape>
          <o:OLEObject Type="Embed" ProgID="Equation.DSMT4" ShapeID="_x0000_i1154" DrawAspect="Content" ObjectID="_1722410814" r:id="rId274"/>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proofErr w:type="spellStart"/>
      <w:r w:rsidR="00ED0259">
        <w:rPr>
          <w:rFonts w:ascii="Times New Roman" w:hAnsi="Times New Roman"/>
        </w:rPr>
        <w:t>Biot</w:t>
      </w:r>
      <w:proofErr w:type="spellEnd"/>
      <w:r w:rsidR="00ED0259">
        <w:rPr>
          <w:rFonts w:ascii="Times New Roman" w:hAnsi="Times New Roman"/>
        </w:rPr>
        <w:t xml:space="preserve"> coefficient, </w:t>
      </w:r>
      <w:proofErr w:type="spellStart"/>
      <w:r w:rsidR="00ED0259">
        <w:rPr>
          <w:rFonts w:ascii="Times New Roman" w:hAnsi="Times New Roman"/>
        </w:rPr>
        <w:t>Skempton</w:t>
      </w:r>
      <w:proofErr w:type="spellEnd"/>
      <w:r w:rsidR="00ED0259">
        <w:rPr>
          <w:rFonts w:ascii="Times New Roman" w:hAnsi="Times New Roman"/>
        </w:rPr>
        <w:t xml:space="preserve"> </w:t>
      </w:r>
      <w:commentRangeStart w:id="173"/>
      <w:r w:rsidR="00ED0259">
        <w:rPr>
          <w:rFonts w:ascii="Times New Roman" w:hAnsi="Times New Roman"/>
        </w:rPr>
        <w:t>coefficient</w:t>
      </w:r>
      <w:commentRangeEnd w:id="173"/>
      <w:r w:rsidR="00576BCD">
        <w:rPr>
          <w:rStyle w:val="CommentReference"/>
        </w:rPr>
        <w:commentReference w:id="173"/>
      </w:r>
      <w:r w:rsidR="00ED0259">
        <w:rPr>
          <w:rFonts w:ascii="Times New Roman" w:hAnsi="Times New Roman"/>
        </w:rPr>
        <w:t xml:space="preserve">,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5" type="#_x0000_t75" alt="" style="width:14.25pt;height:17.25pt;mso-width-percent:0;mso-height-percent:0;mso-width-percent:0;mso-height-percent:0" o:ole="">
            <v:imagedata r:id="rId275" o:title=""/>
          </v:shape>
          <o:OLEObject Type="Embed" ProgID="Equation.DSMT4" ShapeID="_x0000_i1155" DrawAspect="Content" ObjectID="_1722410815" r:id="rId276"/>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56" type="#_x0000_t75" alt="" style="width:17.25pt;height:17.25pt" o:ole="">
            <v:imagedata r:id="rId277" o:title=""/>
          </v:shape>
          <o:OLEObject Type="Embed" ProgID="Equation.DSMT4" ShapeID="_x0000_i1156" DrawAspect="Content" ObjectID="_1722410816" r:id="rId278"/>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174" w:name="OLE_LINK17"/>
      <w:bookmarkStart w:id="175" w:name="OLE_LINK18"/>
      <w:r w:rsidR="00AC50EA">
        <w:rPr>
          <w:rFonts w:ascii="Times New Roman" w:hAnsi="Times New Roman"/>
        </w:rPr>
        <w:t>parameters</w:t>
      </w:r>
      <w:bookmarkEnd w:id="174"/>
      <w:bookmarkEnd w:id="175"/>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7" type="#_x0000_t75" alt="" style="width:14.25pt;height:17.25pt;mso-width-percent:0;mso-height-percent:0;mso-width-percent:0;mso-height-percent:0" o:ole="">
            <v:imagedata r:id="rId279" o:title=""/>
          </v:shape>
          <o:OLEObject Type="Embed" ProgID="Equation.DSMT4" ShapeID="_x0000_i1157" DrawAspect="Content" ObjectID="_1722410817" r:id="rId280"/>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8" type="#_x0000_t75" alt="" style="width:17.25pt;height:17.25pt;mso-width-percent:0;mso-height-percent:0;mso-width-percent:0;mso-height-percent:0" o:ole="">
            <v:imagedata r:id="rId281" o:title=""/>
          </v:shape>
          <o:OLEObject Type="Embed" ProgID="Equation.DSMT4" ShapeID="_x0000_i1158" DrawAspect="Content" ObjectID="_1722410818" r:id="rId282"/>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9" type="#_x0000_t75" alt="" style="width:14.25pt;height:17.25pt;mso-width-percent:0;mso-height-percent:0;mso-width-percent:0;mso-height-percent:0" o:ole="">
            <v:imagedata r:id="rId279" o:title=""/>
          </v:shape>
          <o:OLEObject Type="Embed" ProgID="Equation.DSMT4" ShapeID="_x0000_i1159" DrawAspect="Content" ObjectID="_1722410819" r:id="rId283"/>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60" type="#_x0000_t75" alt="" style="width:17.25pt;height:17.25pt;mso-width-percent:0;mso-height-percent:0;mso-width-percent:0;mso-height-percent:0" o:ole="">
            <v:imagedata r:id="rId281" o:title=""/>
          </v:shape>
          <o:OLEObject Type="Embed" ProgID="Equation.DSMT4" ShapeID="_x0000_i1160" DrawAspect="Content" ObjectID="_1722410820" r:id="rId284"/>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61" type="#_x0000_t75" alt="" style="width:14.25pt;height:17.25pt;mso-width-percent:0;mso-height-percent:0;mso-width-percent:0;mso-height-percent:0" o:ole="">
            <v:imagedata r:id="rId279" o:title=""/>
          </v:shape>
          <o:OLEObject Type="Embed" ProgID="Equation.DSMT4" ShapeID="_x0000_i1161" DrawAspect="Content" ObjectID="_1722410821" r:id="rId285"/>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62" type="#_x0000_t75" alt="" style="width:17.25pt;height:17.25pt;mso-width-percent:0;mso-height-percent:0;mso-width-percent:0;mso-height-percent:0" o:ole="">
            <v:imagedata r:id="rId281" o:title=""/>
          </v:shape>
          <o:OLEObject Type="Embed" ProgID="Equation.DSMT4" ShapeID="_x0000_i1162" DrawAspect="Content" ObjectID="_1722410822" r:id="rId286"/>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63" type="#_x0000_t75" alt="" style="width:14.25pt;height:17.25pt" o:ole="">
            <v:imagedata r:id="rId287" o:title=""/>
          </v:shape>
          <o:OLEObject Type="Embed" ProgID="Equation.DSMT4" ShapeID="_x0000_i1163" DrawAspect="Content" ObjectID="_1722410823" r:id="rId288"/>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4" type="#_x0000_t75" alt="" style="width:24.75pt;height:17.25pt" o:ole="">
            <v:imagedata r:id="rId289" o:title=""/>
          </v:shape>
          <o:OLEObject Type="Embed" ProgID="Equation.DSMT4" ShapeID="_x0000_i1164" DrawAspect="Content" ObjectID="_1722410824" r:id="rId290"/>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5" type="#_x0000_t75" alt="" style="width:14.25pt;height:17.25pt" o:ole="">
            <v:imagedata r:id="rId291" o:title=""/>
          </v:shape>
          <o:OLEObject Type="Embed" ProgID="Equation.DSMT4" ShapeID="_x0000_i1165" DrawAspect="Content" ObjectID="_1722410825" r:id="rId292"/>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6" type="#_x0000_t75" alt="" style="width:14.25pt;height:17.25pt;mso-width-percent:0;mso-height-percent:0;mso-width-percent:0;mso-height-percent:0" o:ole="">
            <v:imagedata r:id="rId279" o:title=""/>
          </v:shape>
          <o:OLEObject Type="Embed" ProgID="Equation.DSMT4" ShapeID="_x0000_i1166" DrawAspect="Content" ObjectID="_1722410826" r:id="rId293"/>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7" type="#_x0000_t75" alt="" style="width:14.25pt;height:17.25pt;mso-width-percent:0;mso-height-percent:0;mso-width-percent:0;mso-height-percent:0" o:ole="">
            <v:imagedata r:id="rId279" o:title=""/>
          </v:shape>
          <o:OLEObject Type="Embed" ProgID="Equation.DSMT4" ShapeID="_x0000_i1167" DrawAspect="Content" ObjectID="_1722410827" r:id="rId294"/>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8" type="#_x0000_t75" alt="" style="width:14.25pt;height:17.25pt;mso-width-percent:0;mso-height-percent:0;mso-width-percent:0;mso-height-percent:0" o:ole="">
            <v:imagedata r:id="rId279" o:title=""/>
          </v:shape>
          <o:OLEObject Type="Embed" ProgID="Equation.DSMT4" ShapeID="_x0000_i1168" DrawAspect="Content" ObjectID="_1722410828" r:id="rId295"/>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176" w:name="OLE_LINK1"/>
      <w:bookmarkStart w:id="177"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9" type="#_x0000_t75" alt="" style="width:14.25pt;height:17.25pt;mso-width-percent:0;mso-height-percent:0;mso-width-percent:0;mso-height-percent:0" o:ole="">
            <v:imagedata r:id="rId279" o:title=""/>
          </v:shape>
          <o:OLEObject Type="Embed" ProgID="Equation.DSMT4" ShapeID="_x0000_i1169" DrawAspect="Content" ObjectID="_1722410829" r:id="rId296"/>
        </w:object>
      </w:r>
      <w:bookmarkEnd w:id="176"/>
      <w:bookmarkEnd w:id="177"/>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70" type="#_x0000_t75" alt="" style="width:14.25pt;height:18pt;mso-width-percent:0;mso-height-percent:0;mso-width-percent:0;mso-height-percent:0" o:ole="">
            <v:imagedata r:id="rId279" o:title=""/>
          </v:shape>
          <o:OLEObject Type="Embed" ProgID="Equation.DSMT4" ShapeID="_x0000_i1170" DrawAspect="Content" ObjectID="_1722410830" r:id="rId297"/>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2E7F866F" w14:textId="6C644536" w:rsidR="00B45083"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71" type="#_x0000_t75" alt="" style="width:14.25pt;height:18pt;mso-width-percent:0;mso-height-percent:0;mso-width-percent:0;mso-height-percent:0" o:ole="">
            <v:imagedata r:id="rId279" o:title=""/>
          </v:shape>
          <o:OLEObject Type="Embed" ProgID="Equation.DSMT4" ShapeID="_x0000_i1171" DrawAspect="Content" ObjectID="_1722410831" r:id="rId298"/>
        </w:object>
      </w:r>
      <w:r w:rsidR="006C4D22">
        <w:rPr>
          <w:rFonts w:ascii="Times New Roman" w:hAnsi="Times New Roman"/>
        </w:rPr>
        <w:t xml:space="preserve"> is presenting. </w:t>
      </w:r>
      <w:r w:rsidR="00A454D8">
        <w:rPr>
          <w:rFonts w:ascii="Times New Roman" w:hAnsi="Times New Roman"/>
        </w:rPr>
        <w:t xml:space="preserve">This </w:t>
      </w:r>
      <w:proofErr w:type="gramStart"/>
      <w:r w:rsidR="00A454D8">
        <w:rPr>
          <w:rFonts w:ascii="Times New Roman" w:hAnsi="Times New Roman"/>
        </w:rPr>
        <w:t>a</w:t>
      </w:r>
      <w:r w:rsidR="00F97E10">
        <w:rPr>
          <w:rFonts w:ascii="Times New Roman" w:hAnsi="Times New Roman"/>
        </w:rPr>
        <w:t>ctually challenges</w:t>
      </w:r>
      <w:proofErr w:type="gramEnd"/>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proofErr w:type="gramStart"/>
      <w:r w:rsidR="00A454D8">
        <w:rPr>
          <w:rFonts w:ascii="Times New Roman" w:hAnsi="Times New Roman"/>
        </w:rPr>
        <w:t>actually may</w:t>
      </w:r>
      <w:proofErr w:type="gramEnd"/>
      <w:r w:rsidR="00A454D8">
        <w:rPr>
          <w:rFonts w:ascii="Times New Roman" w:hAnsi="Times New Roman"/>
        </w:rPr>
        <w:t xml:space="preserve"> not help to maintain the cement integrity under the HTHP conditions. </w:t>
      </w:r>
      <w:proofErr w:type="gramStart"/>
      <w:r w:rsidR="006C4D22">
        <w:rPr>
          <w:rFonts w:ascii="Times New Roman" w:hAnsi="Times New Roman"/>
        </w:rPr>
        <w:t>That is to say, when</w:t>
      </w:r>
      <w:proofErr w:type="gramEnd"/>
      <w:r w:rsidR="006C4D22">
        <w:rPr>
          <w:rFonts w:ascii="Times New Roman" w:hAnsi="Times New Roman"/>
        </w:rPr>
        <w:t xml:space="preserve">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72" type="#_x0000_t75" alt="" style="width:14.25pt;height:18pt" o:ole="">
            <v:imagedata r:id="rId299" o:title=""/>
          </v:shape>
          <o:OLEObject Type="Embed" ProgID="Equation.DSMT4" ShapeID="_x0000_i1172" DrawAspect="Content" ObjectID="_1722410832" r:id="rId300"/>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01"/>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73" type="#_x0000_t75" alt="" style="width:14.25pt;height:18pt;mso-width-percent:0;mso-height-percent:0;mso-width-percent:0;mso-height-percent:0" o:ole="">
            <v:imagedata r:id="rId279" o:title=""/>
          </v:shape>
          <o:OLEObject Type="Embed" ProgID="Equation.DSMT4" ShapeID="_x0000_i1173" DrawAspect="Content" ObjectID="_1722410833" r:id="rId302"/>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4" type="#_x0000_t75" alt="" style="width:18pt;height:18pt;mso-width-percent:0;mso-height-percent:0;mso-width-percent:0;mso-height-percent:0" o:ole="">
            <v:imagedata r:id="rId281" o:title=""/>
          </v:shape>
          <o:OLEObject Type="Embed" ProgID="Equation.DSMT4" ShapeID="_x0000_i1174" DrawAspect="Content" ObjectID="_1722410834" r:id="rId303"/>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w:t>
      </w:r>
      <w:commentRangeStart w:id="178"/>
      <w:r w:rsidR="001C7A3B">
        <w:rPr>
          <w:rFonts w:ascii="Times New Roman" w:hAnsi="Times New Roman"/>
        </w:rPr>
        <w:t>color</w:t>
      </w:r>
      <w:commentRangeEnd w:id="178"/>
      <w:r w:rsidR="00566CF4">
        <w:rPr>
          <w:rStyle w:val="CommentReference"/>
        </w:rPr>
        <w:commentReference w:id="178"/>
      </w:r>
      <w:r w:rsidR="001C7A3B">
        <w:rPr>
          <w:rFonts w:ascii="Times New Roman" w:hAnsi="Times New Roman"/>
        </w:rPr>
        <w:t xml:space="preserve">).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5" type="#_x0000_t75" alt="" style="width:14.25pt;height:18pt;mso-width-percent:0;mso-height-percent:0;mso-width-percent:0;mso-height-percent:0" o:ole="">
            <v:imagedata r:id="rId279" o:title=""/>
          </v:shape>
          <o:OLEObject Type="Embed" ProgID="Equation.DSMT4" ShapeID="_x0000_i1175" DrawAspect="Content" ObjectID="_1722410835" r:id="rId305"/>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lastRenderedPageBreak/>
        <w:t xml:space="preserve">5. </w:t>
      </w:r>
      <w:commentRangeStart w:id="179"/>
      <w:r w:rsidRPr="00F87AC5">
        <w:rPr>
          <w:rFonts w:ascii="Times New Roman" w:hAnsi="Times New Roman"/>
          <w:sz w:val="24"/>
          <w:szCs w:val="24"/>
        </w:rPr>
        <w:t>Conclusions</w:t>
      </w:r>
      <w:commentRangeEnd w:id="179"/>
      <w:r w:rsidR="00576BCD">
        <w:rPr>
          <w:rStyle w:val="CommentReference"/>
        </w:rPr>
        <w:commentReference w:id="179"/>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 xml:space="preserve">he fully coupled </w:t>
      </w:r>
      <w:proofErr w:type="spellStart"/>
      <w:r w:rsidR="00EE0814" w:rsidRPr="009D3842">
        <w:rPr>
          <w:rFonts w:ascii="Times New Roman" w:hAnsi="Times New Roman"/>
        </w:rPr>
        <w:t>porot</w:t>
      </w:r>
      <w:r w:rsidR="00AC7376" w:rsidRPr="009D3842">
        <w:rPr>
          <w:rFonts w:ascii="Times New Roman" w:hAnsi="Times New Roman"/>
        </w:rPr>
        <w:t>hermoelastic</w:t>
      </w:r>
      <w:proofErr w:type="spellEnd"/>
      <w:r w:rsidR="00AC7376" w:rsidRPr="009D3842">
        <w:rPr>
          <w:rFonts w:ascii="Times New Roman" w:hAnsi="Times New Roman"/>
        </w:rPr>
        <w:t>-osmosis-filtration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w:t>
      </w:r>
      <w:proofErr w:type="gramStart"/>
      <w:r w:rsidR="00F97E10" w:rsidRPr="00255705">
        <w:rPr>
          <w:rFonts w:ascii="Times New Roman" w:hAnsi="Times New Roman"/>
        </w:rPr>
        <w:t>stress, and</w:t>
      </w:r>
      <w:proofErr w:type="gramEnd"/>
      <w:r w:rsidR="00F97E10" w:rsidRPr="00255705">
        <w:rPr>
          <w:rFonts w:ascii="Times New Roman" w:hAnsi="Times New Roman"/>
        </w:rPr>
        <w:t xml:space="preserve">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6" type="#_x0000_t75" alt="" style="width:14.25pt;height:18pt;mso-width-percent:0;mso-height-percent:0;mso-width-percent:0;mso-height-percent:0" o:ole="">
            <v:imagedata r:id="rId306" o:title=""/>
          </v:shape>
          <o:OLEObject Type="Embed" ProgID="Equation.DSMT4" ShapeID="_x0000_i1176" DrawAspect="Content" ObjectID="_1722410836" r:id="rId307"/>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7" type="#_x0000_t75" alt="" style="width:18pt;height:18pt;mso-width-percent:0;mso-height-percent:0;mso-width-percent:0;mso-height-percent:0" o:ole="">
            <v:imagedata r:id="rId308" o:title=""/>
          </v:shape>
          <o:OLEObject Type="Embed" ProgID="Equation.DSMT4" ShapeID="_x0000_i1177" DrawAspect="Content" ObjectID="_1722410837" r:id="rId309"/>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 xml:space="preserve">While the new additive can change the pore space into various sizes as small as the </w:t>
      </w:r>
      <w:proofErr w:type="gramStart"/>
      <w:r w:rsidR="00255705" w:rsidRPr="00255705">
        <w:rPr>
          <w:rFonts w:ascii="Times New Roman" w:hAnsi="Times New Roman"/>
        </w:rPr>
        <w:t>na</w:t>
      </w:r>
      <w:r w:rsidR="00255705">
        <w:rPr>
          <w:rFonts w:ascii="Times New Roman" w:hAnsi="Times New Roman"/>
        </w:rPr>
        <w:t>no-scale</w:t>
      </w:r>
      <w:proofErr w:type="gramEnd"/>
      <w:r w:rsidR="00255705">
        <w:rPr>
          <w:rFonts w:ascii="Times New Roman" w:hAnsi="Times New Roman"/>
        </w:rPr>
        <w:t xml:space="preserv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 xml:space="preserve">the low permeability will </w:t>
      </w:r>
      <w:proofErr w:type="gramStart"/>
      <w:r w:rsidR="001C7A3B">
        <w:rPr>
          <w:rFonts w:ascii="Times New Roman" w:hAnsi="Times New Roman"/>
        </w:rPr>
        <w:t>actually cause</w:t>
      </w:r>
      <w:proofErr w:type="gramEnd"/>
      <w:r w:rsidR="001C7A3B">
        <w:rPr>
          <w:rFonts w:ascii="Times New Roman" w:hAnsi="Times New Roman"/>
        </w:rPr>
        <w:t xml:space="preserv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w:t>
      </w:r>
      <w:proofErr w:type="gramStart"/>
      <w:r w:rsidR="00255705">
        <w:rPr>
          <w:rFonts w:ascii="Times New Roman" w:hAnsi="Times New Roman"/>
        </w:rPr>
        <w:t>in order</w:t>
      </w:r>
      <w:r w:rsidR="00166F53">
        <w:rPr>
          <w:rFonts w:ascii="Times New Roman" w:hAnsi="Times New Roman"/>
        </w:rPr>
        <w:t xml:space="preserve"> </w:t>
      </w:r>
      <w:r w:rsidR="0098081B">
        <w:rPr>
          <w:rFonts w:ascii="Times New Roman" w:hAnsi="Times New Roman"/>
        </w:rPr>
        <w:t>to</w:t>
      </w:r>
      <w:proofErr w:type="gramEnd"/>
      <w:r w:rsidR="0098081B">
        <w:rPr>
          <w:rFonts w:ascii="Times New Roman" w:hAnsi="Times New Roman"/>
        </w:rPr>
        <w:t xml:space="preserve">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lastRenderedPageBreak/>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Mileva Radonjic from Oklahoma State University, </w:t>
      </w:r>
      <w:proofErr w:type="spellStart"/>
      <w:r w:rsidRPr="00D65643">
        <w:rPr>
          <w:rFonts w:ascii="Times New Roman" w:hAnsi="Times New Roman"/>
        </w:rPr>
        <w:t>Raissa</w:t>
      </w:r>
      <w:proofErr w:type="spellEnd"/>
      <w:r w:rsidRPr="00D65643">
        <w:rPr>
          <w:rFonts w:ascii="Times New Roman" w:hAnsi="Times New Roman"/>
        </w:rPr>
        <w:t xml:space="preserve"> Ferron group from University of Texas Austin, </w:t>
      </w:r>
      <w:proofErr w:type="spellStart"/>
      <w:r w:rsidRPr="00D65643">
        <w:rPr>
          <w:rFonts w:ascii="Times New Roman" w:hAnsi="Times New Roman"/>
        </w:rPr>
        <w:t>Ipsita</w:t>
      </w:r>
      <w:proofErr w:type="spellEnd"/>
      <w:r w:rsidRPr="00D65643">
        <w:rPr>
          <w:rFonts w:ascii="Times New Roman" w:hAnsi="Times New Roman"/>
        </w:rPr>
        <w:t xml:space="preserve">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w:t>
      </w:r>
      <w:proofErr w:type="spellStart"/>
      <w:r w:rsidRPr="00D65643">
        <w:rPr>
          <w:rFonts w:ascii="Times New Roman" w:hAnsi="Times New Roman"/>
        </w:rPr>
        <w:t>Tamitope</w:t>
      </w:r>
      <w:proofErr w:type="spellEnd"/>
      <w:r w:rsidRPr="00D65643">
        <w:rPr>
          <w:rFonts w:ascii="Times New Roman" w:hAnsi="Times New Roman"/>
        </w:rPr>
        <w:t xml:space="preserve"> Ajayi (LSU), Farzana Rahman (UTA) and especially Hope </w:t>
      </w:r>
      <w:proofErr w:type="spellStart"/>
      <w:r w:rsidRPr="00D65643">
        <w:rPr>
          <w:rFonts w:ascii="Times New Roman" w:hAnsi="Times New Roman"/>
        </w:rPr>
        <w:t>Asala</w:t>
      </w:r>
      <w:proofErr w:type="spellEnd"/>
      <w:r w:rsidRPr="00D65643">
        <w:rPr>
          <w:rFonts w:ascii="Times New Roman" w:hAnsi="Times New Roman"/>
        </w:rPr>
        <w:t xml:space="preserve">,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8" type="#_x0000_t75" alt="" style="width:10.5pt;height:10.5pt;mso-width-percent:0;mso-height-percent:0;mso-width-percent:0;mso-height-percent:0" o:ole="">
                  <v:imagedata r:id="rId310" o:title=""/>
                </v:shape>
                <o:OLEObject Type="Embed" ProgID="Equation.DSMT4" ShapeID="_x0000_i1178" DrawAspect="Content" ObjectID="_1722410838" r:id="rId311"/>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Biot</w:t>
            </w:r>
            <w:proofErr w:type="spellEnd"/>
            <w:r w:rsidRPr="00D570D0">
              <w:rPr>
                <w:rFonts w:ascii="Times New Roman" w:hAnsi="Times New Roman"/>
              </w:rPr>
              <w:t xml:space="preserve">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9" type="#_x0000_t75" alt="" style="width:14.25pt;height:18pt;mso-width-percent:0;mso-height-percent:0;mso-width-percent:0;mso-height-percent:0" o:ole="">
                  <v:imagedata r:id="rId312" o:title=""/>
                </v:shape>
                <o:OLEObject Type="Embed" ProgID="Equation.DSMT4" ShapeID="_x0000_i1179" DrawAspect="Content" ObjectID="_1722410839" r:id="rId313"/>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80" type="#_x0000_t75" alt="" style="width:10.5pt;height:12pt;mso-width-percent:0;mso-height-percent:0;mso-width-percent:0;mso-height-percent:0" o:ole="">
                  <v:imagedata r:id="rId314" o:title=""/>
                </v:shape>
                <o:OLEObject Type="Embed" ProgID="Equation.DSMT4" ShapeID="_x0000_i1180" DrawAspect="Content" ObjectID="_1722410840" r:id="rId315"/>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Skempton</w:t>
            </w:r>
            <w:proofErr w:type="spellEnd"/>
            <w:r w:rsidRPr="00D570D0">
              <w:rPr>
                <w:rFonts w:ascii="Times New Roman" w:hAnsi="Times New Roman"/>
              </w:rPr>
              <w:t xml:space="preserve">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81" type="#_x0000_t75" alt="" style="width:10.5pt;height:18pt;mso-width-percent:0;mso-height-percent:0;mso-width-percent:0;mso-height-percent:0" o:ole="">
                  <v:imagedata r:id="rId316" o:title=""/>
                </v:shape>
                <o:OLEObject Type="Embed" ProgID="Equation.DSMT4" ShapeID="_x0000_i1181" DrawAspect="Content" ObjectID="_1722410841" r:id="rId317"/>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82" type="#_x0000_t75" alt="" style="width:14.25pt;height:18pt;mso-width-percent:0;mso-height-percent:0;mso-width-percent:0;mso-height-percent:0" o:ole="">
                  <v:imagedata r:id="rId318" o:title=""/>
                </v:shape>
                <o:OLEObject Type="Embed" ProgID="Equation.DSMT4" ShapeID="_x0000_i1182" DrawAspect="Content" ObjectID="_1722410842" r:id="rId319"/>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83" type="#_x0000_t75" alt="" style="width:14.25pt;height:18pt;mso-width-percent:0;mso-height-percent:0;mso-width-percent:0;mso-height-percent:0" o:ole="">
                  <v:imagedata r:id="rId320" o:title=""/>
                </v:shape>
                <o:OLEObject Type="Embed" ProgID="Equation.DSMT4" ShapeID="_x0000_i1183" DrawAspect="Content" ObjectID="_1722410843" r:id="rId321"/>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4" type="#_x0000_t75" alt="" style="width:10.5pt;height:18pt;mso-width-percent:0;mso-height-percent:0;mso-width-percent:0;mso-height-percent:0" o:ole="">
                  <v:imagedata r:id="rId322" o:title=""/>
                </v:shape>
                <o:OLEObject Type="Embed" ProgID="Equation.DSMT4" ShapeID="_x0000_i1184" DrawAspect="Content" ObjectID="_1722410844" r:id="rId323"/>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5" type="#_x0000_t75" alt="" style="width:10.5pt;height:18pt;mso-width-percent:0;mso-height-percent:0;mso-width-percent:0;mso-height-percent:0" o:ole="">
                  <v:imagedata r:id="rId324" o:title=""/>
                </v:shape>
                <o:OLEObject Type="Embed" ProgID="Equation.DSMT4" ShapeID="_x0000_i1185" DrawAspect="Content" ObjectID="_1722410845" r:id="rId325"/>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6" type="#_x0000_t75" alt="" style="width:10.5pt;height:10.5pt;mso-width-percent:0;mso-height-percent:0;mso-width-percent:0;mso-height-percent:0" o:ole="">
                  <v:imagedata r:id="rId326" o:title=""/>
                </v:shape>
                <o:OLEObject Type="Embed" ProgID="Equation.DSMT4" ShapeID="_x0000_i1186" DrawAspect="Content" ObjectID="_1722410846" r:id="rId327"/>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7" type="#_x0000_t75" alt="" style="width:10.5pt;height:10.5pt;mso-width-percent:0;mso-height-percent:0;mso-width-percent:0;mso-height-percent:0" o:ole="">
                  <v:imagedata r:id="rId328" o:title=""/>
                </v:shape>
                <o:OLEObject Type="Embed" ProgID="Equation.DSMT4" ShapeID="_x0000_i1187" DrawAspect="Content" ObjectID="_1722410847" r:id="rId329"/>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8" type="#_x0000_t75" alt="" style="width:10.5pt;height:14.25pt;mso-width-percent:0;mso-height-percent:0;mso-width-percent:0;mso-height-percent:0" o:ole="">
                  <v:imagedata r:id="rId330" o:title=""/>
                </v:shape>
                <o:OLEObject Type="Embed" ProgID="Equation.DSMT4" ShapeID="_x0000_i1188" DrawAspect="Content" ObjectID="_1722410848" r:id="rId331"/>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9" type="#_x0000_t75" alt="" style="width:10.5pt;height:14.25pt;mso-width-percent:0;mso-height-percent:0;mso-width-percent:0;mso-height-percent:0" o:ole="">
                  <v:imagedata r:id="rId332" o:title=""/>
                </v:shape>
                <o:OLEObject Type="Embed" ProgID="Equation.DSMT4" ShapeID="_x0000_i1189" DrawAspect="Content" ObjectID="_1722410849" r:id="rId333"/>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90" type="#_x0000_t75" alt="" style="width:10.5pt;height:18pt;mso-width-percent:0;mso-height-percent:0;mso-width-percent:0;mso-height-percent:0" o:ole="">
                  <v:imagedata r:id="rId334" o:title=""/>
                </v:shape>
                <o:OLEObject Type="Embed" ProgID="Equation.DSMT4" ShapeID="_x0000_i1190" DrawAspect="Content" ObjectID="_1722410850" r:id="rId335"/>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91" type="#_x0000_t75" alt="" style="width:12pt;height:18pt;mso-width-percent:0;mso-height-percent:0;mso-width-percent:0;mso-height-percent:0" o:ole="">
                  <v:imagedata r:id="rId336" o:title=""/>
                </v:shape>
                <o:OLEObject Type="Embed" ProgID="Equation.DSMT4" ShapeID="_x0000_i1191" DrawAspect="Content" ObjectID="_1722410851" r:id="rId337"/>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92" type="#_x0000_t75" alt="" style="width:14.25pt;height:18pt;mso-width-percent:0;mso-height-percent:0;mso-width-percent:0;mso-height-percent:0" o:ole="">
                  <v:imagedata r:id="rId338" o:title=""/>
                </v:shape>
                <o:OLEObject Type="Embed" ProgID="Equation.DSMT4" ShapeID="_x0000_i1192" DrawAspect="Content" ObjectID="_1722410852" r:id="rId339"/>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93" type="#_x0000_t75" alt="" style="width:7.5pt;height:10.5pt;mso-width-percent:0;mso-height-percent:0;mso-width-percent:0;mso-height-percent:0" o:ole="">
                  <v:imagedata r:id="rId340" o:title=""/>
                </v:shape>
                <o:OLEObject Type="Embed" ProgID="Equation.DSMT4" ShapeID="_x0000_i1193" DrawAspect="Content" ObjectID="_1722410853" r:id="rId341"/>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4" type="#_x0000_t75" alt="" style="width:10.5pt;height:10.5pt;mso-width-percent:0;mso-height-percent:0;mso-width-percent:0;mso-height-percent:0" o:ole="">
                  <v:imagedata r:id="rId342" o:title=""/>
                </v:shape>
                <o:OLEObject Type="Embed" ProgID="Equation.DSMT4" ShapeID="_x0000_i1194" DrawAspect="Content" ObjectID="_1722410854" r:id="rId343"/>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5" type="#_x0000_t75" alt="" style="width:10.5pt;height:12pt;mso-width-percent:0;mso-height-percent:0;mso-width-percent:0;mso-height-percent:0" o:ole="">
                  <v:imagedata r:id="rId344" o:title=""/>
                </v:shape>
                <o:OLEObject Type="Embed" ProgID="Equation.DSMT4" ShapeID="_x0000_i1195" DrawAspect="Content" ObjectID="_1722410855" r:id="rId345"/>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180" w:name="PasteStart"/>
      <w:bookmarkStart w:id="181" w:name="MTBlankEqn"/>
      <w:bookmarkEnd w:id="180"/>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6" type="#_x0000_t75" alt="" style="width:10.5pt;height:18pt;mso-width-percent:0;mso-height-percent:0;mso-width-percent:0;mso-height-percent:0" o:ole="">
                  <v:imagedata r:id="rId346" o:title=""/>
                </v:shape>
                <o:OLEObject Type="Embed" ProgID="Equation.DSMT4" ShapeID="_x0000_i1196" DrawAspect="Content" ObjectID="_1722410856" r:id="rId347"/>
              </w:object>
            </w:r>
            <w:bookmarkStart w:id="182" w:name="PasteEnd"/>
            <w:bookmarkEnd w:id="181"/>
            <w:bookmarkEnd w:id="182"/>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7" type="#_x0000_t75" alt="" style="width:12pt;height:19.5pt;mso-width-percent:0;mso-height-percent:0;mso-width-percent:0;mso-height-percent:0" o:ole="">
                  <v:imagedata r:id="rId348" o:title=""/>
                </v:shape>
                <o:OLEObject Type="Embed" ProgID="Equation.DSMT4" ShapeID="_x0000_i1197" DrawAspect="Content" ObjectID="_1722410857" r:id="rId349"/>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8" type="#_x0000_t75" alt="" style="width:10.5pt;height:10.5pt;mso-width-percent:0;mso-height-percent:0;mso-width-percent:0;mso-height-percent:0" o:ole="">
                  <v:imagedata r:id="rId310" o:title=""/>
                </v:shape>
                <o:OLEObject Type="Embed" ProgID="Equation.DSMT4" ShapeID="_x0000_i1198" DrawAspect="Content" ObjectID="_1722410858" r:id="rId350"/>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9" type="#_x0000_t75" alt="" style="width:10.5pt;height:12pt;mso-width-percent:0;mso-height-percent:0;mso-width-percent:0;mso-height-percent:0" o:ole="">
                  <v:imagedata r:id="rId314" o:title=""/>
                </v:shape>
                <o:OLEObject Type="Embed" ProgID="Equation.DSMT4" ShapeID="_x0000_i1199" DrawAspect="Content" ObjectID="_1722410859" r:id="rId351"/>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200" type="#_x0000_t75" alt="" style="width:10.5pt;height:18pt;mso-width-percent:0;mso-height-percent:0;mso-width-percent:0;mso-height-percent:0" o:ole="">
                  <v:imagedata r:id="rId322" o:title=""/>
                </v:shape>
                <o:OLEObject Type="Embed" ProgID="Equation.DSMT4" ShapeID="_x0000_i1200" DrawAspect="Content" ObjectID="_1722410860" r:id="rId352"/>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201" type="#_x0000_t75" alt="" style="width:9.75pt;height:9.75pt;mso-width-percent:0;mso-height-percent:0;mso-width-percent:0;mso-height-percent:0" o:ole="">
                  <v:imagedata r:id="rId342" o:title=""/>
                </v:shape>
                <o:OLEObject Type="Embed" ProgID="Equation.DSMT4" ShapeID="_x0000_i1201" DrawAspect="Content" ObjectID="_1722410861" r:id="rId353"/>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02" type="#_x0000_t75" alt="" style="width:9.75pt;height:12pt;mso-width-percent:0;mso-height-percent:0;mso-width-percent:0;mso-height-percent:0" o:ole="">
                  <v:imagedata r:id="rId344" o:title=""/>
                </v:shape>
                <o:OLEObject Type="Embed" ProgID="Equation.DSMT4" ShapeID="_x0000_i1202" DrawAspect="Content" ObjectID="_1722410862" r:id="rId354"/>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03" type="#_x0000_t75" alt="" style="width:7.5pt;height:9.75pt;mso-width-percent:0;mso-height-percent:0;mso-width-percent:0;mso-height-percent:0" o:ole="">
                  <v:imagedata r:id="rId340" o:title=""/>
                </v:shape>
                <o:OLEObject Type="Embed" ProgID="Equation.DSMT4" ShapeID="_x0000_i1203" DrawAspect="Content" ObjectID="_1722410863" r:id="rId355"/>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4" type="#_x0000_t75" alt="" style="width:9.75pt;height:14.25pt;mso-width-percent:0;mso-height-percent:0;mso-width-percent:0;mso-height-percent:0" o:ole="">
                  <v:imagedata r:id="rId332" o:title=""/>
                </v:shape>
                <o:OLEObject Type="Embed" ProgID="Equation.DSMT4" ShapeID="_x0000_i1204" DrawAspect="Content" ObjectID="_1722410864" r:id="rId356"/>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5" type="#_x0000_t75" alt="" style="width:14.25pt;height:19.5pt;mso-width-percent:0;mso-height-percent:0;mso-width-percent:0;mso-height-percent:0" o:ole="">
                  <v:imagedata r:id="rId357" o:title=""/>
                </v:shape>
                <o:OLEObject Type="Embed" ProgID="Equation.DSMT4" ShapeID="_x0000_i1205" DrawAspect="Content" ObjectID="_1722410865" r:id="rId358"/>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6" type="#_x0000_t75" alt="" style="width:12pt;height:17.25pt;mso-width-percent:0;mso-height-percent:0;mso-width-percent:0;mso-height-percent:0" o:ole="">
                  <v:imagedata r:id="rId359" o:title=""/>
                </v:shape>
                <o:OLEObject Type="Embed" ProgID="Equation.DSMT4" ShapeID="_x0000_i1206" DrawAspect="Content" ObjectID="_1722410866" r:id="rId360"/>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7" type="#_x0000_t75" alt="" style="width:14.25pt;height:17.25pt;mso-width-percent:0;mso-height-percent:0;mso-width-percent:0;mso-height-percent:0" o:ole="">
                  <v:imagedata r:id="rId361" o:title=""/>
                </v:shape>
                <o:OLEObject Type="Embed" ProgID="Equation.DSMT4" ShapeID="_x0000_i1207" DrawAspect="Content" ObjectID="_1722410867" r:id="rId362"/>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8" type="#_x0000_t75" alt="" style="width:9.75pt;height:9.75pt;mso-width-percent:0;mso-height-percent:0;mso-width-percent:0;mso-height-percent:0" o:ole="">
                  <v:imagedata r:id="rId326" o:title=""/>
                </v:shape>
                <o:OLEObject Type="Embed" ProgID="Equation.DSMT4" ShapeID="_x0000_i1208" DrawAspect="Content" ObjectID="_1722410868" r:id="rId363"/>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proofErr w:type="spellStart"/>
      <w:r w:rsidR="00250BB9" w:rsidRPr="00250BB9">
        <w:rPr>
          <w:sz w:val="24"/>
          <w:szCs w:val="24"/>
        </w:rPr>
        <w:t>Stehfest’s</w:t>
      </w:r>
      <w:proofErr w:type="spellEnd"/>
      <w:r w:rsidR="00250BB9" w:rsidRPr="00250BB9">
        <w:rPr>
          <w:sz w:val="24"/>
          <w:szCs w:val="24"/>
        </w:rPr>
        <w:t xml:space="preserve">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proofErr w:type="spellStart"/>
      <w:r w:rsidRPr="00E16FDC">
        <w:rPr>
          <w:rFonts w:ascii="Times New Roman" w:hAnsi="Times New Roman"/>
        </w:rPr>
        <w:t>Stehfest’s</w:t>
      </w:r>
      <w:proofErr w:type="spellEnd"/>
      <w:r w:rsidRPr="00E16FDC">
        <w:rPr>
          <w:rFonts w:ascii="Times New Roman" w:hAnsi="Times New Roman"/>
        </w:rPr>
        <w:t xml:space="preserve">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9" type="#_x0000_t75" alt="" style="width:210.75pt;height:37.5pt;mso-width-percent:0;mso-height-percent:0;mso-width-percent:0;mso-height-percent:0" o:ole="">
            <v:imagedata r:id="rId364" o:title=""/>
          </v:shape>
          <o:OLEObject Type="Embed" ProgID="Equation.DSMT4" ShapeID="_x0000_i1209" DrawAspect="Content" ObjectID="_1722410869" r:id="rId365"/>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10" type="#_x0000_t75" alt="" style="width:9.75pt;height:17.25pt;mso-width-percent:0;mso-height-percent:0;mso-width-percent:0;mso-height-percent:0" o:ole="">
            <v:imagedata r:id="rId366" o:title=""/>
          </v:shape>
          <o:OLEObject Type="Embed" ProgID="Equation.DSMT4" ShapeID="_x0000_i1210" DrawAspect="Content" ObjectID="_1722410870" r:id="rId367"/>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11" type="#_x0000_t75" alt="" style="width:294.75pt;height:37.5pt;mso-width-percent:0;mso-height-percent:0;mso-width-percent:0;mso-height-percent:0" o:ole="">
            <v:imagedata r:id="rId368" o:title=""/>
          </v:shape>
          <o:OLEObject Type="Embed" ProgID="Equation.DSMT4" ShapeID="_x0000_i1211" DrawAspect="Content" ObjectID="_1722410871" r:id="rId369"/>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0"/>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83" w:name="OLE_LINK5"/>
      <w:bookmarkStart w:id="184" w:name="OLE_LINK6"/>
      <w:r>
        <w:rPr>
          <w:rFonts w:ascii="Times New Roman" w:hAnsi="Times New Roman"/>
        </w:rPr>
        <w:t xml:space="preserve">Pairwise bivariate distributions </w:t>
      </w:r>
      <w:bookmarkEnd w:id="183"/>
      <w:bookmarkEnd w:id="184"/>
      <w:r>
        <w:rPr>
          <w:rFonts w:ascii="Times New Roman" w:hAnsi="Times New Roman"/>
        </w:rPr>
        <w:t>for eleven variables (each orange color dot</w:t>
      </w:r>
      <w:r w:rsidR="00255705" w:rsidRPr="00255705">
        <w:rPr>
          <w:rFonts w:ascii="Times New Roman" w:hAnsi="Times New Roman"/>
        </w:rPr>
        <w:t xml:space="preserve"> represents a tensile </w:t>
      </w:r>
      <w:proofErr w:type="gramStart"/>
      <w:r w:rsidR="00255705" w:rsidRPr="00255705">
        <w:rPr>
          <w:rFonts w:ascii="Times New Roman" w:hAnsi="Times New Roman"/>
        </w:rPr>
        <w:t>case</w:t>
      </w:r>
      <w:proofErr w:type="gramEnd"/>
      <w:r w:rsidR="00255705" w:rsidRPr="00255705">
        <w:rPr>
          <w:rFonts w:ascii="Times New Roman" w:hAnsi="Times New Roman"/>
        </w:rPr>
        <w:t xml:space="preserv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195C0921" w14:textId="77777777" w:rsidR="00133F37" w:rsidRPr="00133F37" w:rsidRDefault="00E0326E" w:rsidP="00133F37">
      <w:pPr>
        <w:pStyle w:val="EndNoteBibliography"/>
        <w:spacing w:after="0"/>
        <w:ind w:left="720" w:hanging="720"/>
      </w:pPr>
      <w:r w:rsidRPr="009B3F0B">
        <w:fldChar w:fldCharType="begin"/>
      </w:r>
      <w:r w:rsidRPr="009B3F0B">
        <w:instrText xml:space="preserve"> ADDIN EN.REFLIST </w:instrText>
      </w:r>
      <w:r w:rsidRPr="009B3F0B">
        <w:fldChar w:fldCharType="separate"/>
      </w:r>
      <w:r w:rsidR="00133F37" w:rsidRPr="00133F37">
        <w:t xml:space="preserve">Ahmed, S., Salehi, S., &amp; Ezeakacha, C. (2020). Review of gas migration and wellbore leakage in liner hanger dual barrier system: Challenges and implications for industry. </w:t>
      </w:r>
      <w:r w:rsidR="00133F37" w:rsidRPr="00133F37">
        <w:rPr>
          <w:i/>
        </w:rPr>
        <w:t>Journal of Natural Gas Science and Engineering, 78</w:t>
      </w:r>
      <w:r w:rsidR="00133F37" w:rsidRPr="00133F37">
        <w:t xml:space="preserve">, 103284. </w:t>
      </w:r>
    </w:p>
    <w:p w14:paraId="4AFCDD9E" w14:textId="77777777" w:rsidR="00133F37" w:rsidRPr="00133F37" w:rsidRDefault="00133F37" w:rsidP="00133F37">
      <w:pPr>
        <w:pStyle w:val="EndNoteBibliography"/>
        <w:spacing w:after="0"/>
        <w:ind w:left="720" w:hanging="720"/>
      </w:pPr>
      <w:r w:rsidRPr="00133F37">
        <w:t xml:space="preserve">Allahvirdizadeh, P. (2020). A review on geothermal wells: Well integrity issues. </w:t>
      </w:r>
      <w:r w:rsidRPr="00133F37">
        <w:rPr>
          <w:i/>
        </w:rPr>
        <w:t>Journal of cleaner production, 275</w:t>
      </w:r>
      <w:r w:rsidRPr="00133F37">
        <w:t xml:space="preserve">, 124009. </w:t>
      </w:r>
    </w:p>
    <w:p w14:paraId="5961BFF0" w14:textId="77777777" w:rsidR="00133F37" w:rsidRPr="00133F37" w:rsidRDefault="00133F37" w:rsidP="00133F37">
      <w:pPr>
        <w:pStyle w:val="EndNoteBibliography"/>
        <w:spacing w:after="0"/>
        <w:ind w:left="720" w:hanging="720"/>
      </w:pPr>
      <w:r w:rsidRPr="00133F37">
        <w:t xml:space="preserve">Banthia, N., &amp; Mindess, S. (1989). Water permeability of cement paste. </w:t>
      </w:r>
      <w:r w:rsidRPr="00133F37">
        <w:rPr>
          <w:i/>
        </w:rPr>
        <w:t>Cement and concrete research, 19</w:t>
      </w:r>
      <w:r w:rsidRPr="00133F37">
        <w:t xml:space="preserve">(5), 727-736. </w:t>
      </w:r>
    </w:p>
    <w:p w14:paraId="242B5A9E" w14:textId="77777777" w:rsidR="00133F37" w:rsidRPr="00133F37" w:rsidRDefault="00133F37" w:rsidP="00133F37">
      <w:pPr>
        <w:pStyle w:val="EndNoteBibliography"/>
        <w:spacing w:after="0"/>
        <w:ind w:left="720" w:hanging="720"/>
      </w:pPr>
      <w:r w:rsidRPr="00133F37">
        <w:t xml:space="preserve">Bear, J., &amp; Corapcioglu, M. (1981). A mathematical model for consolidation in a thermoelastic aquifer due to hot water injection or pumping. </w:t>
      </w:r>
      <w:r w:rsidRPr="00133F37">
        <w:rPr>
          <w:i/>
        </w:rPr>
        <w:t>Water Resources Research, 17</w:t>
      </w:r>
      <w:r w:rsidRPr="00133F37">
        <w:t xml:space="preserve">(3), 723-736. </w:t>
      </w:r>
    </w:p>
    <w:p w14:paraId="7E9AFFE0" w14:textId="77777777" w:rsidR="00133F37" w:rsidRPr="00133F37" w:rsidRDefault="00133F37" w:rsidP="00133F37">
      <w:pPr>
        <w:pStyle w:val="EndNoteBibliography"/>
        <w:spacing w:after="0"/>
        <w:ind w:left="720" w:hanging="720"/>
      </w:pPr>
      <w:r w:rsidRPr="00133F37">
        <w:rPr>
          <w:rFonts w:hint="eastAsia"/>
        </w:rPr>
        <w:t>Biot, M. A. (1941). General theory of three</w:t>
      </w:r>
      <w:r w:rsidRPr="00133F37">
        <w:rPr>
          <w:rFonts w:hint="eastAsia"/>
        </w:rPr>
        <w:t>‐</w:t>
      </w:r>
      <w:r w:rsidRPr="00133F37">
        <w:rPr>
          <w:rFonts w:hint="eastAsia"/>
        </w:rPr>
        <w:t xml:space="preserve">dimensional consolidation. </w:t>
      </w:r>
      <w:r w:rsidRPr="00133F37">
        <w:rPr>
          <w:rFonts w:hint="eastAsia"/>
          <w:i/>
        </w:rPr>
        <w:t>Journal of applied physics, 12</w:t>
      </w:r>
      <w:r w:rsidRPr="00133F37">
        <w:rPr>
          <w:rFonts w:hint="eastAsia"/>
        </w:rPr>
        <w:t>(2),</w:t>
      </w:r>
      <w:r w:rsidRPr="00133F37">
        <w:t xml:space="preserve"> 155-164. </w:t>
      </w:r>
    </w:p>
    <w:p w14:paraId="7BB121B3" w14:textId="77777777" w:rsidR="00133F37" w:rsidRPr="00133F37" w:rsidRDefault="00133F37" w:rsidP="00133F37">
      <w:pPr>
        <w:pStyle w:val="EndNoteBibliography"/>
        <w:spacing w:after="0"/>
        <w:ind w:left="720" w:hanging="720"/>
      </w:pPr>
      <w:r w:rsidRPr="00133F37">
        <w:t xml:space="preserve">Biot, M. A. (1977). Variational Lagrangian-thermodynamics of nonisothermal finite strain mechanics of porous solids and thermomolecular diffusion. </w:t>
      </w:r>
      <w:r w:rsidRPr="00133F37">
        <w:rPr>
          <w:i/>
        </w:rPr>
        <w:t>International Journal of Solids and Structures, 13</w:t>
      </w:r>
      <w:r w:rsidRPr="00133F37">
        <w:t xml:space="preserve">(6), 579-597. </w:t>
      </w:r>
    </w:p>
    <w:p w14:paraId="2545DEE6" w14:textId="77777777" w:rsidR="00133F37" w:rsidRPr="00133F37" w:rsidRDefault="00133F37" w:rsidP="00133F37">
      <w:pPr>
        <w:pStyle w:val="EndNoteBibliography"/>
        <w:spacing w:after="0"/>
        <w:ind w:left="720" w:hanging="720"/>
      </w:pPr>
      <w:r w:rsidRPr="00133F37">
        <w:t xml:space="preserve">Cai, W., Deng, J., Luo, M., Feng, Y., Li, J., &amp; Liu, Q. (2022). Recent advances of cementing technologies for ultra-HTHP formations. </w:t>
      </w:r>
      <w:r w:rsidRPr="00133F37">
        <w:rPr>
          <w:i/>
        </w:rPr>
        <w:t>International Journal of Oil, Gas and Coal Technology, 29</w:t>
      </w:r>
      <w:r w:rsidRPr="00133F37">
        <w:t xml:space="preserve">(1), 27-51. </w:t>
      </w:r>
    </w:p>
    <w:p w14:paraId="15415EA1" w14:textId="77777777" w:rsidR="00133F37" w:rsidRPr="00133F37" w:rsidRDefault="00133F37" w:rsidP="00133F37">
      <w:pPr>
        <w:pStyle w:val="EndNoteBibliography"/>
        <w:spacing w:after="0"/>
        <w:ind w:left="720" w:hanging="720"/>
      </w:pPr>
      <w:r w:rsidRPr="00133F37">
        <w:t xml:space="preserve">Carnahan, C. (1983). Thermodynamic coupling of heat and matter flows in near-field regions of nuclear waste repositories. </w:t>
      </w:r>
      <w:r w:rsidRPr="00133F37">
        <w:rPr>
          <w:i/>
        </w:rPr>
        <w:t>MRS Online Proceedings Library (OPL), 26</w:t>
      </w:r>
      <w:r w:rsidRPr="00133F37">
        <w:t xml:space="preserve">. </w:t>
      </w:r>
    </w:p>
    <w:p w14:paraId="02ABD545" w14:textId="77777777" w:rsidR="00133F37" w:rsidRPr="00133F37" w:rsidRDefault="00133F37" w:rsidP="00133F37">
      <w:pPr>
        <w:pStyle w:val="EndNoteBibliography"/>
        <w:spacing w:after="0"/>
        <w:ind w:left="720" w:hanging="720"/>
      </w:pPr>
      <w:r w:rsidRPr="00133F37">
        <w:t xml:space="preserve">Chen, G., &amp; Ewy, R. T. (2005). Thermoporoelastic effect on wellbore stability. </w:t>
      </w:r>
      <w:r w:rsidRPr="00133F37">
        <w:rPr>
          <w:i/>
        </w:rPr>
        <w:t>SpE Journal, 10</w:t>
      </w:r>
      <w:r w:rsidRPr="00133F37">
        <w:t xml:space="preserve">(02), 121-129. </w:t>
      </w:r>
    </w:p>
    <w:p w14:paraId="3E38C465" w14:textId="77777777" w:rsidR="00133F37" w:rsidRPr="00133F37" w:rsidRDefault="00133F37" w:rsidP="00133F37">
      <w:pPr>
        <w:pStyle w:val="EndNoteBibliography"/>
        <w:spacing w:after="0"/>
        <w:ind w:left="720" w:hanging="720"/>
      </w:pPr>
      <w:r w:rsidRPr="00133F37">
        <w:t xml:space="preserve">Cheng, A. H.-D. (2016). </w:t>
      </w:r>
      <w:r w:rsidRPr="00133F37">
        <w:rPr>
          <w:i/>
        </w:rPr>
        <w:t>Poroelasticity</w:t>
      </w:r>
      <w:r w:rsidRPr="00133F37">
        <w:t xml:space="preserve"> (Vol. 27): Springer.</w:t>
      </w:r>
    </w:p>
    <w:p w14:paraId="77F810D3" w14:textId="77777777" w:rsidR="00133F37" w:rsidRPr="00133F37" w:rsidRDefault="00133F37" w:rsidP="00133F37">
      <w:pPr>
        <w:pStyle w:val="EndNoteBibliography"/>
        <w:spacing w:after="0"/>
        <w:ind w:left="720" w:hanging="720"/>
      </w:pPr>
      <w:r w:rsidRPr="00133F37">
        <w:t xml:space="preserve">DeBruijn, G., Skeates, C., Greenaway, R., Harrison, D., Parris, M., James, S., . . . Temple, L. (2008). High-pressure, high-temperature technologies. </w:t>
      </w:r>
      <w:r w:rsidRPr="00133F37">
        <w:rPr>
          <w:i/>
        </w:rPr>
        <w:t>Oilfield Review, 20</w:t>
      </w:r>
      <w:r w:rsidRPr="00133F37">
        <w:t xml:space="preserve">(3), 46-60. </w:t>
      </w:r>
    </w:p>
    <w:p w14:paraId="03610E80" w14:textId="77777777" w:rsidR="00133F37" w:rsidRPr="00133F37" w:rsidRDefault="00133F37" w:rsidP="00133F37">
      <w:pPr>
        <w:pStyle w:val="EndNoteBibliography"/>
        <w:spacing w:after="0"/>
        <w:ind w:left="720" w:hanging="720"/>
      </w:pPr>
      <w:r w:rsidRPr="00133F37">
        <w:t xml:space="preserve">Delaney, P. T. (1982). Rapid intrusion of magma into wet rock: Groundwater flow due to pore pressure increases. </w:t>
      </w:r>
      <w:r w:rsidRPr="00133F37">
        <w:rPr>
          <w:i/>
        </w:rPr>
        <w:t>Journal of Geophysical Research: Solid Earth, 87</w:t>
      </w:r>
      <w:r w:rsidRPr="00133F37">
        <w:t xml:space="preserve">(B9), 7739-7756. </w:t>
      </w:r>
    </w:p>
    <w:p w14:paraId="7335524A" w14:textId="77777777" w:rsidR="00133F37" w:rsidRPr="00133F37" w:rsidRDefault="00133F37" w:rsidP="00133F37">
      <w:pPr>
        <w:pStyle w:val="EndNoteBibliography"/>
        <w:spacing w:after="0"/>
        <w:ind w:left="720" w:hanging="720"/>
      </w:pPr>
      <w:r w:rsidRPr="00133F37">
        <w:t xml:space="preserve">Denbigh, K. (1949). Thermo-osmosis of gases through a membrane. </w:t>
      </w:r>
      <w:r w:rsidRPr="00133F37">
        <w:rPr>
          <w:i/>
        </w:rPr>
        <w:t>Nature, 163</w:t>
      </w:r>
      <w:r w:rsidRPr="00133F37">
        <w:t xml:space="preserve">(4132), 60-60. </w:t>
      </w:r>
    </w:p>
    <w:p w14:paraId="223EFB9F" w14:textId="77777777" w:rsidR="00133F37" w:rsidRPr="00133F37" w:rsidRDefault="00133F37" w:rsidP="00133F37">
      <w:pPr>
        <w:pStyle w:val="EndNoteBibliography"/>
        <w:spacing w:after="0"/>
        <w:ind w:left="720" w:hanging="720"/>
      </w:pPr>
      <w:r w:rsidRPr="00133F37">
        <w:t xml:space="preserve">Derski, W. (1979). Equations of linear thermoconsolidation. </w:t>
      </w:r>
      <w:r w:rsidRPr="00133F37">
        <w:rPr>
          <w:i/>
        </w:rPr>
        <w:t>Archives of Mech., 31</w:t>
      </w:r>
      <w:r w:rsidRPr="00133F37">
        <w:t xml:space="preserve">(3), 303-316. </w:t>
      </w:r>
    </w:p>
    <w:p w14:paraId="0B15D49D" w14:textId="77777777" w:rsidR="00133F37" w:rsidRPr="00133F37" w:rsidRDefault="00133F37" w:rsidP="00133F37">
      <w:pPr>
        <w:pStyle w:val="EndNoteBibliography"/>
        <w:spacing w:after="0"/>
        <w:ind w:left="720" w:hanging="720"/>
      </w:pPr>
      <w:r w:rsidRPr="00133F37">
        <w:t xml:space="preserve">Detournay, E., &amp; Cheng, A.-D. (1988). Poroelastic response of a borehole in a non-hydrostatic stress field. </w:t>
      </w:r>
      <w:r w:rsidRPr="00133F37">
        <w:rPr>
          <w:i/>
        </w:rPr>
        <w:t>International Journal of Rock Mechanics and Mining Sciences &amp; Geomechanics Abstracts, 25</w:t>
      </w:r>
      <w:r w:rsidRPr="00133F37">
        <w:t xml:space="preserve">(3), 171-182. </w:t>
      </w:r>
    </w:p>
    <w:p w14:paraId="208D9549" w14:textId="77777777" w:rsidR="00133F37" w:rsidRPr="00133F37" w:rsidRDefault="00133F37" w:rsidP="00133F37">
      <w:pPr>
        <w:pStyle w:val="EndNoteBibliography"/>
        <w:spacing w:after="0"/>
        <w:ind w:left="720" w:hanging="720"/>
      </w:pPr>
      <w:r w:rsidRPr="00133F37">
        <w:t xml:space="preserve">Detournay, E., &amp; Cheng, A. H.-D. (1993). Fundamentals of poroelasticity. In </w:t>
      </w:r>
      <w:r w:rsidRPr="00133F37">
        <w:rPr>
          <w:i/>
        </w:rPr>
        <w:t>Analysis and design methods</w:t>
      </w:r>
      <w:r w:rsidRPr="00133F37">
        <w:t xml:space="preserve"> (pp. 113-171): Elsevier.</w:t>
      </w:r>
    </w:p>
    <w:p w14:paraId="6B30E5F2" w14:textId="77777777" w:rsidR="00133F37" w:rsidRPr="00133F37" w:rsidRDefault="00133F37" w:rsidP="00133F37">
      <w:pPr>
        <w:pStyle w:val="EndNoteBibliography"/>
        <w:spacing w:after="0"/>
        <w:ind w:left="720" w:hanging="720"/>
      </w:pPr>
      <w:r w:rsidRPr="00133F37">
        <w:t xml:space="preserve">Drake, J. A., Bradford, A., &amp; Marsalek, J. (2013). Review of environmental performance of permeable pavement systems: state of the knowledge. </w:t>
      </w:r>
      <w:r w:rsidRPr="00133F37">
        <w:rPr>
          <w:i/>
        </w:rPr>
        <w:t>Water Quality Research Journal of Canada, 48</w:t>
      </w:r>
      <w:r w:rsidRPr="00133F37">
        <w:t xml:space="preserve">(3), 203-222. </w:t>
      </w:r>
    </w:p>
    <w:p w14:paraId="64D527A6" w14:textId="77777777" w:rsidR="00133F37" w:rsidRPr="00133F37" w:rsidRDefault="00133F37" w:rsidP="00133F37">
      <w:pPr>
        <w:pStyle w:val="EndNoteBibliography"/>
        <w:spacing w:after="0"/>
        <w:ind w:left="720" w:hanging="720"/>
      </w:pPr>
      <w:r w:rsidRPr="00133F37">
        <w:t xml:space="preserve">Eshraghi, D. (2013). </w:t>
      </w:r>
      <w:r w:rsidRPr="00133F37">
        <w:rPr>
          <w:i/>
        </w:rPr>
        <w:t>P&amp;A-status on regulations and technology, and identification of potential improvements.</w:t>
      </w:r>
      <w:r w:rsidRPr="00133F37">
        <w:t xml:space="preserve"> University of Stavanger, Norway, </w:t>
      </w:r>
    </w:p>
    <w:p w14:paraId="0DBECDBA" w14:textId="77777777" w:rsidR="00133F37" w:rsidRPr="00133F37" w:rsidRDefault="00133F37" w:rsidP="00133F37">
      <w:pPr>
        <w:pStyle w:val="EndNoteBibliography"/>
        <w:spacing w:after="0"/>
        <w:ind w:left="720" w:hanging="720"/>
      </w:pPr>
      <w:r w:rsidRPr="00133F37">
        <w:t xml:space="preserve">Gao, J., Deng, J., Lan, K., Song, Z., Feng, Y., &amp; Chang, L. (2017). A porothermoelastic solution for the inclined borehole in a transversely isotropic medium subjected to thermal osmosis and thermal filtration effects. </w:t>
      </w:r>
      <w:r w:rsidRPr="00133F37">
        <w:rPr>
          <w:i/>
        </w:rPr>
        <w:t>Geothermics, 67</w:t>
      </w:r>
      <w:r w:rsidRPr="00133F37">
        <w:t xml:space="preserve">, 114-134. </w:t>
      </w:r>
    </w:p>
    <w:p w14:paraId="1F98DE65" w14:textId="77777777" w:rsidR="00133F37" w:rsidRPr="00133F37" w:rsidRDefault="00133F37" w:rsidP="00133F37">
      <w:pPr>
        <w:pStyle w:val="EndNoteBibliography"/>
        <w:spacing w:after="0"/>
        <w:ind w:left="720" w:hanging="720"/>
      </w:pPr>
      <w:r w:rsidRPr="00133F37">
        <w:t xml:space="preserve">Ge, Z., Yao, X., Wang, X., Zhang, W., &amp; Yang, T. (2018). Thermal performance and microstructure of oil well cement paste containing subsphaeroidal konilite flour in HTHP conditions. </w:t>
      </w:r>
      <w:r w:rsidRPr="00133F37">
        <w:rPr>
          <w:i/>
        </w:rPr>
        <w:t>Construction and Building Materials, 172</w:t>
      </w:r>
      <w:r w:rsidRPr="00133F37">
        <w:t xml:space="preserve">, 787-794. </w:t>
      </w:r>
    </w:p>
    <w:p w14:paraId="69BD0BEF" w14:textId="77777777" w:rsidR="00133F37" w:rsidRPr="00133F37" w:rsidRDefault="00133F37" w:rsidP="00133F37">
      <w:pPr>
        <w:pStyle w:val="EndNoteBibliography"/>
        <w:spacing w:after="0"/>
        <w:ind w:left="720" w:hanging="720"/>
      </w:pPr>
      <w:r w:rsidRPr="00133F37">
        <w:t xml:space="preserve">Ghabezloo, S., &amp; Sulem, J. (2010). Temperature induced pore fluid pressurization in geomaterials. </w:t>
      </w:r>
      <w:r w:rsidRPr="00133F37">
        <w:rPr>
          <w:i/>
        </w:rPr>
        <w:t>arXiv preprint arXiv:1011.6501</w:t>
      </w:r>
      <w:r w:rsidRPr="00133F37">
        <w:t xml:space="preserve">. </w:t>
      </w:r>
    </w:p>
    <w:p w14:paraId="04E0FF4A" w14:textId="77777777" w:rsidR="00133F37" w:rsidRPr="00133F37" w:rsidRDefault="00133F37" w:rsidP="00133F37">
      <w:pPr>
        <w:pStyle w:val="EndNoteBibliography"/>
        <w:spacing w:after="0"/>
        <w:ind w:left="720" w:hanging="720"/>
      </w:pPr>
      <w:r w:rsidRPr="00133F37">
        <w:lastRenderedPageBreak/>
        <w:t xml:space="preserve">Ghassemi, A., &amp; Diek, A. (2002). Porothermoelasticity for swelling shales. </w:t>
      </w:r>
      <w:r w:rsidRPr="00133F37">
        <w:rPr>
          <w:i/>
        </w:rPr>
        <w:t>Journal of Petroleum Science and Engineering, 34</w:t>
      </w:r>
      <w:r w:rsidRPr="00133F37">
        <w:t xml:space="preserve">(1-4), 123-135. </w:t>
      </w:r>
    </w:p>
    <w:p w14:paraId="0AD0E8B5" w14:textId="77777777" w:rsidR="00133F37" w:rsidRPr="00133F37" w:rsidRDefault="00133F37" w:rsidP="00133F37">
      <w:pPr>
        <w:pStyle w:val="EndNoteBibliography"/>
        <w:spacing w:after="0"/>
        <w:ind w:left="720" w:hanging="720"/>
      </w:pPr>
      <w:r w:rsidRPr="00133F37">
        <w:t xml:space="preserve">Ghassemi, A., Tao, Q., &amp; Diek, A. (2009). Influence of coupled chemo-poro-thermoelastic processes on pore pressure and stress distributions around a wellbore in swelling shale. </w:t>
      </w:r>
      <w:r w:rsidRPr="00133F37">
        <w:rPr>
          <w:i/>
        </w:rPr>
        <w:t>Journal of Petroleum Science and Engineering, 67</w:t>
      </w:r>
      <w:r w:rsidRPr="00133F37">
        <w:t xml:space="preserve">(1-2), 57-64. </w:t>
      </w:r>
    </w:p>
    <w:p w14:paraId="68093D21" w14:textId="77777777" w:rsidR="00133F37" w:rsidRPr="00133F37" w:rsidRDefault="00133F37" w:rsidP="00133F37">
      <w:pPr>
        <w:pStyle w:val="EndNoteBibliography"/>
        <w:spacing w:after="0"/>
        <w:ind w:left="720" w:hanging="720"/>
      </w:pPr>
      <w:r w:rsidRPr="00133F37">
        <w:t xml:space="preserve">Gomar, M., Goodarznia, I., &amp; Shadizadeh, S. R. (2014). Transient thermo-poroelastic finite element analysis of borehole breakouts. </w:t>
      </w:r>
      <w:r w:rsidRPr="00133F37">
        <w:rPr>
          <w:i/>
        </w:rPr>
        <w:t>International Journal of Rock Mechanics and Mining Sciences, 71</w:t>
      </w:r>
      <w:r w:rsidRPr="00133F37">
        <w:t xml:space="preserve">, 418-428. </w:t>
      </w:r>
    </w:p>
    <w:p w14:paraId="66345DE5" w14:textId="77777777" w:rsidR="00133F37" w:rsidRPr="00133F37" w:rsidRDefault="00133F37" w:rsidP="00133F37">
      <w:pPr>
        <w:pStyle w:val="EndNoteBibliography"/>
        <w:spacing w:after="0"/>
        <w:ind w:left="720" w:hanging="720"/>
      </w:pPr>
      <w:r w:rsidRPr="00133F37">
        <w:t xml:space="preserve">Gonçalvès, J., &amp; Trémosa, J. (2010). Estimating thermo-osmotic coefficients in clay-rocks: I. Theoretical insights. </w:t>
      </w:r>
      <w:r w:rsidRPr="00133F37">
        <w:rPr>
          <w:i/>
        </w:rPr>
        <w:t>Journal of colloid and interface science, 342</w:t>
      </w:r>
      <w:r w:rsidRPr="00133F37">
        <w:t xml:space="preserve">(1), 166-174. </w:t>
      </w:r>
    </w:p>
    <w:p w14:paraId="49DC6019" w14:textId="77777777" w:rsidR="00133F37" w:rsidRPr="00133F37" w:rsidRDefault="00133F37" w:rsidP="00133F37">
      <w:pPr>
        <w:pStyle w:val="EndNoteBibliography"/>
        <w:spacing w:after="0"/>
        <w:ind w:left="720" w:hanging="720"/>
      </w:pPr>
      <w:r w:rsidRPr="00133F37">
        <w:t xml:space="preserve">Goto, S., &amp; Roy, D. M. (1981). The effect of w/c ratio and curing temperature on the permeability of hardened cement paste. </w:t>
      </w:r>
      <w:r w:rsidRPr="00133F37">
        <w:rPr>
          <w:i/>
        </w:rPr>
        <w:t>Cement and concrete research, 11</w:t>
      </w:r>
      <w:r w:rsidRPr="00133F37">
        <w:t xml:space="preserve">(4), 575-579. </w:t>
      </w:r>
    </w:p>
    <w:p w14:paraId="58068C05" w14:textId="42FF6ABE" w:rsidR="00133F37" w:rsidRPr="00133F37" w:rsidRDefault="00133F37" w:rsidP="00133F37">
      <w:pPr>
        <w:pStyle w:val="EndNoteBibliography"/>
        <w:spacing w:after="0"/>
        <w:ind w:left="720" w:hanging="720"/>
      </w:pPr>
      <w:r w:rsidRPr="00133F37">
        <w:t xml:space="preserve">Gruber, S., &amp; Plank, J. (2021). Challenges in Cementing Deep Offshore Wells. </w:t>
      </w:r>
      <w:r w:rsidRPr="00133F37">
        <w:rPr>
          <w:i/>
        </w:rPr>
        <w:t>Vietnam Symposium on Advances in Offshore Engineering</w:t>
      </w:r>
      <w:r w:rsidRPr="00133F37">
        <w:t>, 459-466. doi:</w:t>
      </w:r>
      <w:hyperlink r:id="rId371" w:history="1">
        <w:r w:rsidRPr="00133F37">
          <w:rPr>
            <w:rStyle w:val="Hyperlink"/>
          </w:rPr>
          <w:t>https://doi.org/10.1007/978-981-16-7735-9_5</w:t>
        </w:r>
      </w:hyperlink>
    </w:p>
    <w:p w14:paraId="72895D46" w14:textId="77777777" w:rsidR="00133F37" w:rsidRPr="00133F37" w:rsidRDefault="00133F37" w:rsidP="00133F37">
      <w:pPr>
        <w:pStyle w:val="EndNoteBibliography"/>
        <w:spacing w:after="0"/>
        <w:ind w:left="720" w:hanging="720"/>
      </w:pPr>
      <w:r w:rsidRPr="00133F37">
        <w:t xml:space="preserve">Hargis, C. W., Chen, I. A., Devenney, M., Fernandez, M. J., Gilliam, R. J., &amp; Thatcher, R. P. (2021). Calcium Carbonate Cement: A Carbon Capture, Utilization, and Storage (CCUS) Technique. </w:t>
      </w:r>
      <w:r w:rsidRPr="00133F37">
        <w:rPr>
          <w:i/>
        </w:rPr>
        <w:t>Materials, 14</w:t>
      </w:r>
      <w:r w:rsidRPr="00133F37">
        <w:t xml:space="preserve">(11), 2709. </w:t>
      </w:r>
    </w:p>
    <w:p w14:paraId="0BD40C4F" w14:textId="77777777" w:rsidR="00133F37" w:rsidRPr="00133F37" w:rsidRDefault="00133F37" w:rsidP="00133F37">
      <w:pPr>
        <w:pStyle w:val="EndNoteBibliography"/>
        <w:spacing w:after="0"/>
        <w:ind w:left="720" w:hanging="720"/>
      </w:pPr>
      <w:r w:rsidRPr="00133F37">
        <w:t xml:space="preserve">Katende, A., Lu, Y., Bunger, A., &amp; Radonjic, M. (2020). Experimental quantification of the effect of oil based drilling fluid contamination on properties of wellbore cement. </w:t>
      </w:r>
      <w:r w:rsidRPr="00133F37">
        <w:rPr>
          <w:i/>
        </w:rPr>
        <w:t>Journal of Natural Gas Science and Engineering, 79</w:t>
      </w:r>
      <w:r w:rsidRPr="00133F37">
        <w:t xml:space="preserve">, 103328. </w:t>
      </w:r>
    </w:p>
    <w:p w14:paraId="601871EF" w14:textId="77777777" w:rsidR="00133F37" w:rsidRPr="00133F37" w:rsidRDefault="00133F37" w:rsidP="00133F37">
      <w:pPr>
        <w:pStyle w:val="EndNoteBibliography"/>
        <w:spacing w:after="0"/>
        <w:ind w:left="720" w:hanging="720"/>
      </w:pPr>
      <w:r w:rsidRPr="00133F37">
        <w:t xml:space="preserve">Khalifeh, M., &amp; Saasen, A. (2020). </w:t>
      </w:r>
      <w:r w:rsidRPr="00133F37">
        <w:rPr>
          <w:i/>
        </w:rPr>
        <w:t>Introduction to permanent plug and abandonment of wells</w:t>
      </w:r>
      <w:r w:rsidRPr="00133F37">
        <w:t>: Springer Nature.</w:t>
      </w:r>
    </w:p>
    <w:p w14:paraId="0A72C59D" w14:textId="77777777" w:rsidR="00133F37" w:rsidRPr="00133F37" w:rsidRDefault="00133F37" w:rsidP="00133F37">
      <w:pPr>
        <w:pStyle w:val="EndNoteBibliography"/>
        <w:spacing w:after="0"/>
        <w:ind w:left="720" w:hanging="720"/>
      </w:pPr>
      <w:r w:rsidRPr="00133F37">
        <w:t xml:space="preserve">Khalili, N., Geiser, F., &amp; Blight, G. (2004). Effective stress in unsaturated soils: Review with new evidence. </w:t>
      </w:r>
      <w:r w:rsidRPr="00133F37">
        <w:rPr>
          <w:i/>
        </w:rPr>
        <w:t>International journal of Geomechanics, 4</w:t>
      </w:r>
      <w:r w:rsidRPr="00133F37">
        <w:t xml:space="preserve">(2), 115-126. </w:t>
      </w:r>
    </w:p>
    <w:p w14:paraId="5024EC03" w14:textId="77777777" w:rsidR="00133F37" w:rsidRPr="00133F37" w:rsidRDefault="00133F37" w:rsidP="00133F37">
      <w:pPr>
        <w:pStyle w:val="EndNoteBibliography"/>
        <w:spacing w:after="0"/>
        <w:ind w:left="720" w:hanging="720"/>
      </w:pPr>
      <w:r w:rsidRPr="00133F37">
        <w:t xml:space="preserve">Kiran, R., Teodoriu, C., Dadmohammadi, Y., Nygaard, R., Wood, D., Mokhtari, M., &amp; Salehi, S. (2017). Identification and evaluation of well integrity and causes of failure of well integrity barriers (A review). </w:t>
      </w:r>
      <w:r w:rsidRPr="00133F37">
        <w:rPr>
          <w:i/>
        </w:rPr>
        <w:t>Journal of Natural Gas Science and Engineering, 45</w:t>
      </w:r>
      <w:r w:rsidRPr="00133F37">
        <w:t xml:space="preserve">, 511-526. </w:t>
      </w:r>
    </w:p>
    <w:p w14:paraId="72C72F8C" w14:textId="77777777" w:rsidR="00133F37" w:rsidRPr="00133F37" w:rsidRDefault="00133F37" w:rsidP="00133F37">
      <w:pPr>
        <w:pStyle w:val="EndNoteBibliography"/>
        <w:spacing w:after="0"/>
        <w:ind w:left="720" w:hanging="720"/>
      </w:pPr>
      <w:r w:rsidRPr="00133F37">
        <w:t xml:space="preserve">Koťátková, J., Zatloukal, J., Reiterman, P., &amp; Kolář, K. (2017). Concrete and cement composites used for radioactive waste deposition. </w:t>
      </w:r>
      <w:r w:rsidRPr="00133F37">
        <w:rPr>
          <w:i/>
        </w:rPr>
        <w:t>Journal of environmental radioactivity, 178</w:t>
      </w:r>
      <w:r w:rsidRPr="00133F37">
        <w:t xml:space="preserve">, 147-155. </w:t>
      </w:r>
    </w:p>
    <w:p w14:paraId="7085633E" w14:textId="77777777" w:rsidR="00133F37" w:rsidRPr="00133F37" w:rsidRDefault="00133F37" w:rsidP="00133F37">
      <w:pPr>
        <w:pStyle w:val="EndNoteBibliography"/>
        <w:spacing w:after="0"/>
        <w:ind w:left="720" w:hanging="720"/>
      </w:pPr>
      <w:r w:rsidRPr="00133F37">
        <w:t xml:space="preserve">Krakowiak, K. J., Thomas, J. J., James, S., Abuhaikal, M., &amp; Ulm, F.-J. (2018). Development of silica-enriched cement-based materials with improved aging resistance for application in high-temperature environments. </w:t>
      </w:r>
      <w:r w:rsidRPr="00133F37">
        <w:rPr>
          <w:i/>
        </w:rPr>
        <w:t>Cement and concrete research, 105</w:t>
      </w:r>
      <w:r w:rsidRPr="00133F37">
        <w:t xml:space="preserve">, 91-110. </w:t>
      </w:r>
    </w:p>
    <w:p w14:paraId="6CAE40C0" w14:textId="77777777" w:rsidR="00133F37" w:rsidRPr="00133F37" w:rsidRDefault="00133F37" w:rsidP="00133F37">
      <w:pPr>
        <w:pStyle w:val="EndNoteBibliography"/>
        <w:spacing w:after="0"/>
        <w:ind w:left="720" w:hanging="720"/>
      </w:pPr>
      <w:r w:rsidRPr="00133F37">
        <w:t xml:space="preserve">Kurashige, M. (1989). A thermoelastic theory of fluid-filled porous materials. </w:t>
      </w:r>
      <w:r w:rsidRPr="00133F37">
        <w:rPr>
          <w:i/>
        </w:rPr>
        <w:t>International Journal of Solids and Structures, 25</w:t>
      </w:r>
      <w:r w:rsidRPr="00133F37">
        <w:t xml:space="preserve">(9), 1039-1052. </w:t>
      </w:r>
    </w:p>
    <w:p w14:paraId="5B9C2FED" w14:textId="77777777" w:rsidR="00133F37" w:rsidRPr="00133F37" w:rsidRDefault="00133F37" w:rsidP="00133F37">
      <w:pPr>
        <w:pStyle w:val="EndNoteBibliography"/>
        <w:spacing w:after="0"/>
        <w:ind w:left="720" w:hanging="720"/>
      </w:pPr>
      <w:r w:rsidRPr="00133F37">
        <w:t xml:space="preserve">Massion, C., Radonjic, M., Lu, Y., Bunger, A., &amp; Crandall, D. (2021). </w:t>
      </w:r>
      <w:r w:rsidRPr="00133F37">
        <w:rPr>
          <w:i/>
        </w:rPr>
        <w:t>Impact of Graphene and the Testing Conditions on the Wellbore Cement Mechanical and Microstructural Properties.</w:t>
      </w:r>
      <w:r w:rsidRPr="00133F37">
        <w:t xml:space="preserve"> Paper presented at the 55th US Rock Mechanics/Geomechanics Symposium, Paper number: ARMA 21–2089  20-23, June, 2021, Houston, Texas.</w:t>
      </w:r>
    </w:p>
    <w:p w14:paraId="1FDA798B" w14:textId="77777777" w:rsidR="00133F37" w:rsidRPr="00133F37" w:rsidRDefault="00133F37" w:rsidP="00133F37">
      <w:pPr>
        <w:pStyle w:val="EndNoteBibliography"/>
        <w:spacing w:after="0"/>
        <w:ind w:left="720" w:hanging="720"/>
      </w:pPr>
      <w:r w:rsidRPr="00133F37">
        <w:t xml:space="preserve">Massion, C., Vissa, V. S., Lu, Y., Crandall, D., Bunger, A., &amp; Radonjic, M. (2022). Geomimicry-Inspired Micro-Nano Concrete as Subsurface Hydraulic Barrier Materials: Learning from Shale Rocks as Best Geological Seals. In </w:t>
      </w:r>
      <w:r w:rsidRPr="00133F37">
        <w:rPr>
          <w:i/>
        </w:rPr>
        <w:t>REWAS 2022: Energy Technologies and CO2 Management (Volume II)</w:t>
      </w:r>
      <w:r w:rsidRPr="00133F37">
        <w:t xml:space="preserve"> (pp. 129-138): Springer.</w:t>
      </w:r>
    </w:p>
    <w:p w14:paraId="5E6C8F51" w14:textId="77777777" w:rsidR="00133F37" w:rsidRPr="00133F37" w:rsidRDefault="00133F37" w:rsidP="00133F37">
      <w:pPr>
        <w:pStyle w:val="EndNoteBibliography"/>
        <w:spacing w:after="0"/>
        <w:ind w:left="720" w:hanging="720"/>
      </w:pPr>
      <w:r w:rsidRPr="00133F37">
        <w:t xml:space="preserve">Meng, M., Frash, L. P., Carey, J. W., Li, W., Welch, N. J., &amp; Zhang, W. (2021). Cement stress and microstructure evolution during curing in semi-rigid high-pressure environments. </w:t>
      </w:r>
      <w:r w:rsidRPr="00133F37">
        <w:rPr>
          <w:i/>
        </w:rPr>
        <w:t>Cement and concrete research, 149</w:t>
      </w:r>
      <w:r w:rsidRPr="00133F37">
        <w:t xml:space="preserve">, 106555. </w:t>
      </w:r>
    </w:p>
    <w:p w14:paraId="25F4EAEF" w14:textId="77777777" w:rsidR="00133F37" w:rsidRPr="00133F37" w:rsidRDefault="00133F37" w:rsidP="00133F37">
      <w:pPr>
        <w:pStyle w:val="EndNoteBibliography"/>
        <w:spacing w:after="0"/>
        <w:ind w:left="720" w:hanging="720"/>
      </w:pPr>
      <w:r w:rsidRPr="00133F37">
        <w:t xml:space="preserve">Olson, J., Eustes, A., Fleckenstein, W., Eker, E., Baker, R., &amp; Augustine, C. (2015). Completion Design Considerations for a Horizontal Enhanced Geothermal System. </w:t>
      </w:r>
      <w:r w:rsidRPr="00133F37">
        <w:rPr>
          <w:i/>
        </w:rPr>
        <w:t>GRC Transactions, 39</w:t>
      </w:r>
      <w:r w:rsidRPr="00133F37">
        <w:t xml:space="preserve">, 335-344. </w:t>
      </w:r>
    </w:p>
    <w:p w14:paraId="334669C2" w14:textId="77777777" w:rsidR="00133F37" w:rsidRPr="00133F37" w:rsidRDefault="00133F37" w:rsidP="00133F37">
      <w:pPr>
        <w:pStyle w:val="EndNoteBibliography"/>
        <w:spacing w:after="0"/>
        <w:ind w:left="720" w:hanging="720"/>
      </w:pPr>
      <w:r w:rsidRPr="00133F37">
        <w:t xml:space="preserve">Picandet, V., Rangeard, D., Perrot, A., &amp; Lecompte, T. (2011). Permeability measurement of fresh cement paste. </w:t>
      </w:r>
      <w:r w:rsidRPr="00133F37">
        <w:rPr>
          <w:i/>
        </w:rPr>
        <w:t>Cement and concrete research, 41</w:t>
      </w:r>
      <w:r w:rsidRPr="00133F37">
        <w:t xml:space="preserve">(3), 330-338. </w:t>
      </w:r>
    </w:p>
    <w:p w14:paraId="6EBFE487" w14:textId="77777777" w:rsidR="00133F37" w:rsidRPr="00133F37" w:rsidRDefault="00133F37" w:rsidP="00133F37">
      <w:pPr>
        <w:pStyle w:val="EndNoteBibliography"/>
        <w:spacing w:after="0"/>
        <w:ind w:left="720" w:hanging="720"/>
      </w:pPr>
      <w:r w:rsidRPr="00133F37">
        <w:lastRenderedPageBreak/>
        <w:t xml:space="preserve">Qin, J., Pang, X., Cheng, G., Bu, Y., &amp; Liu, H. (2021). Influences of different admixtures on the properties of oil well cement systems at HPHT conditions. </w:t>
      </w:r>
      <w:r w:rsidRPr="00133F37">
        <w:rPr>
          <w:i/>
        </w:rPr>
        <w:t>Cement and Concrete Composites, 123</w:t>
      </w:r>
      <w:r w:rsidRPr="00133F37">
        <w:t xml:space="preserve">, 104202. </w:t>
      </w:r>
    </w:p>
    <w:p w14:paraId="3C356D9A" w14:textId="77777777" w:rsidR="00133F37" w:rsidRPr="00133F37" w:rsidRDefault="00133F37" w:rsidP="00133F37">
      <w:pPr>
        <w:pStyle w:val="EndNoteBibliography"/>
        <w:spacing w:after="0"/>
        <w:ind w:left="720" w:hanging="720"/>
      </w:pPr>
      <w:r w:rsidRPr="00133F37">
        <w:t xml:space="preserve">Roshan, H., Andersen, M., &amp; Acworth, R. (2015). Effect of solid–fluid thermal expansion on thermo-osmotic tests: an experimental and analytical study. </w:t>
      </w:r>
      <w:r w:rsidRPr="00133F37">
        <w:rPr>
          <w:i/>
        </w:rPr>
        <w:t>Journal of Petroleum Science and Engineering, 126</w:t>
      </w:r>
      <w:r w:rsidRPr="00133F37">
        <w:t xml:space="preserve">, 222-230. </w:t>
      </w:r>
    </w:p>
    <w:p w14:paraId="334C6AF7" w14:textId="77777777" w:rsidR="00133F37" w:rsidRPr="00133F37" w:rsidRDefault="00133F37" w:rsidP="00133F37">
      <w:pPr>
        <w:pStyle w:val="EndNoteBibliography"/>
        <w:spacing w:after="0"/>
        <w:ind w:left="720" w:hanging="720"/>
      </w:pPr>
      <w:r w:rsidRPr="00133F37">
        <w:t xml:space="preserve">Samarakoon, M., Ranjith, P., &amp; Wanniarachchi, W. (2022). Properties of well cement following carbonated brine exposure under HTHP conditions: A comparative study of alkali-activated and class G cements. </w:t>
      </w:r>
      <w:r w:rsidRPr="00133F37">
        <w:rPr>
          <w:i/>
        </w:rPr>
        <w:t>Cement and Concrete Composites, 126</w:t>
      </w:r>
      <w:r w:rsidRPr="00133F37">
        <w:t xml:space="preserve">, 104342. </w:t>
      </w:r>
    </w:p>
    <w:p w14:paraId="43870DDE" w14:textId="77777777" w:rsidR="00133F37" w:rsidRPr="00133F37" w:rsidRDefault="00133F37" w:rsidP="00133F37">
      <w:pPr>
        <w:pStyle w:val="EndNoteBibliography"/>
        <w:spacing w:after="0"/>
        <w:ind w:left="720" w:hanging="720"/>
      </w:pPr>
      <w:r w:rsidRPr="00133F37">
        <w:t xml:space="preserve">Sarout, J., &amp; Detournay, E. (2011). Chemoporoelastic analysis and experimental validation of the pore pressure transmission test for reactive shales. </w:t>
      </w:r>
      <w:r w:rsidRPr="00133F37">
        <w:rPr>
          <w:i/>
        </w:rPr>
        <w:t>International Journal of Rock Mechanics and Mining Sciences, 48</w:t>
      </w:r>
      <w:r w:rsidRPr="00133F37">
        <w:t xml:space="preserve">(5), 759-772. </w:t>
      </w:r>
    </w:p>
    <w:p w14:paraId="42A8890B" w14:textId="77777777" w:rsidR="00133F37" w:rsidRPr="00133F37" w:rsidRDefault="00133F37" w:rsidP="00133F37">
      <w:pPr>
        <w:pStyle w:val="EndNoteBibliography"/>
        <w:spacing w:after="0"/>
        <w:ind w:left="720" w:hanging="720"/>
      </w:pPr>
      <w:r w:rsidRPr="00133F37">
        <w:t xml:space="preserve">Scholz, M., &amp; Grabowiecki, P. (2007). Review of permeable pavement systems. </w:t>
      </w:r>
      <w:r w:rsidRPr="00133F37">
        <w:rPr>
          <w:i/>
        </w:rPr>
        <w:t>Building and environment, 42</w:t>
      </w:r>
      <w:r w:rsidRPr="00133F37">
        <w:t xml:space="preserve">(11), 3830-3836. </w:t>
      </w:r>
    </w:p>
    <w:p w14:paraId="63BC6F4E" w14:textId="77777777" w:rsidR="00133F37" w:rsidRPr="00133F37" w:rsidRDefault="00133F37" w:rsidP="00133F37">
      <w:pPr>
        <w:pStyle w:val="EndNoteBibliography"/>
        <w:spacing w:after="0"/>
        <w:ind w:left="720" w:hanging="720"/>
      </w:pPr>
      <w:r w:rsidRPr="00133F37">
        <w:t xml:space="preserve">Shapiro, A. (2003). Monte Carlo sampling methods. </w:t>
      </w:r>
      <w:r w:rsidRPr="00133F37">
        <w:rPr>
          <w:i/>
        </w:rPr>
        <w:t>Handbooks in operations research and management science, 10</w:t>
      </w:r>
      <w:r w:rsidRPr="00133F37">
        <w:t xml:space="preserve">, 353-425. </w:t>
      </w:r>
    </w:p>
    <w:p w14:paraId="5995C885" w14:textId="77777777" w:rsidR="00133F37" w:rsidRPr="00133F37" w:rsidRDefault="00133F37" w:rsidP="00133F37">
      <w:pPr>
        <w:pStyle w:val="EndNoteBibliography"/>
        <w:spacing w:after="0"/>
        <w:ind w:left="720" w:hanging="720"/>
      </w:pPr>
      <w:r w:rsidRPr="00133F37">
        <w:t xml:space="preserve">Skempton, A. (1984). Effective stress in soils, concrete and rocks. </w:t>
      </w:r>
      <w:r w:rsidRPr="00133F37">
        <w:rPr>
          <w:i/>
        </w:rPr>
        <w:t>Selected papers on soil mechanics, 1032</w:t>
      </w:r>
      <w:r w:rsidRPr="00133F37">
        <w:t xml:space="preserve">(3), 4-16. </w:t>
      </w:r>
    </w:p>
    <w:p w14:paraId="11A776D0" w14:textId="77777777" w:rsidR="00133F37" w:rsidRPr="00133F37" w:rsidRDefault="00133F37" w:rsidP="00133F37">
      <w:pPr>
        <w:pStyle w:val="EndNoteBibliography"/>
        <w:spacing w:after="0"/>
        <w:ind w:left="720" w:hanging="720"/>
      </w:pPr>
      <w:r w:rsidRPr="00133F37">
        <w:t xml:space="preserve">Smith, D. W., &amp; Booker, J. R. (1993). Green's functions for a fully coupled thermoporoelastic material. </w:t>
      </w:r>
      <w:r w:rsidRPr="00133F37">
        <w:rPr>
          <w:i/>
        </w:rPr>
        <w:t>International Journal for Numerical and Analytical Methods in Geomechanics, 17</w:t>
      </w:r>
      <w:r w:rsidRPr="00133F37">
        <w:t xml:space="preserve">(3), 139-163. </w:t>
      </w:r>
    </w:p>
    <w:p w14:paraId="06FF6B4F" w14:textId="77777777" w:rsidR="00133F37" w:rsidRPr="00133F37" w:rsidRDefault="00133F37" w:rsidP="00133F37">
      <w:pPr>
        <w:pStyle w:val="EndNoteBibliography"/>
        <w:spacing w:after="0"/>
        <w:ind w:left="720" w:hanging="720"/>
      </w:pPr>
      <w:r w:rsidRPr="00133F37">
        <w:t xml:space="preserve">Snee, J.-E. L., &amp; Zoback, M. D. (2018). State of stress in the Permian Basin, Texas and New Mexico: Implications for induced seismicity. </w:t>
      </w:r>
      <w:r w:rsidRPr="00133F37">
        <w:rPr>
          <w:i/>
        </w:rPr>
        <w:t>The Leading Edge, 37</w:t>
      </w:r>
      <w:r w:rsidRPr="00133F37">
        <w:t xml:space="preserve">(2), 127-134. </w:t>
      </w:r>
    </w:p>
    <w:p w14:paraId="53B440AA" w14:textId="77777777" w:rsidR="00133F37" w:rsidRPr="00133F37" w:rsidRDefault="00133F37" w:rsidP="00133F37">
      <w:pPr>
        <w:pStyle w:val="EndNoteBibliography"/>
        <w:spacing w:after="0"/>
        <w:ind w:left="720" w:hanging="720"/>
      </w:pPr>
      <w:r w:rsidRPr="00133F37">
        <w:t xml:space="preserve">Song, Z., Liang, F., Lin, C., &amp; Xiang, Y. (2019). Interaction of pore pressures in double-porosity medium: Fluid injection in borehole. </w:t>
      </w:r>
      <w:r w:rsidRPr="00133F37">
        <w:rPr>
          <w:i/>
        </w:rPr>
        <w:t>Computers and Geotechnics, 107</w:t>
      </w:r>
      <w:r w:rsidRPr="00133F37">
        <w:t xml:space="preserve">, 142-149. </w:t>
      </w:r>
    </w:p>
    <w:p w14:paraId="1A9F8A33" w14:textId="77777777" w:rsidR="00133F37" w:rsidRPr="00133F37" w:rsidRDefault="00133F37" w:rsidP="00133F37">
      <w:pPr>
        <w:pStyle w:val="EndNoteBibliography"/>
        <w:spacing w:after="0"/>
        <w:ind w:left="720" w:hanging="720"/>
      </w:pPr>
      <w:r w:rsidRPr="00133F37">
        <w:t xml:space="preserve">Stehfest, H. (1970). Algorithm 368: Numerical inversion of Laplace transforms [D5]. </w:t>
      </w:r>
      <w:r w:rsidRPr="00133F37">
        <w:rPr>
          <w:i/>
        </w:rPr>
        <w:t>Communications of the ACM, 13</w:t>
      </w:r>
      <w:r w:rsidRPr="00133F37">
        <w:t xml:space="preserve">(1), 47-49. </w:t>
      </w:r>
    </w:p>
    <w:p w14:paraId="1ED11114" w14:textId="77777777" w:rsidR="00133F37" w:rsidRPr="00133F37" w:rsidRDefault="00133F37" w:rsidP="00133F37">
      <w:pPr>
        <w:pStyle w:val="EndNoteBibliography"/>
        <w:spacing w:after="0"/>
        <w:ind w:left="720" w:hanging="720"/>
      </w:pPr>
      <w:r w:rsidRPr="00133F37">
        <w:t xml:space="preserve">Tao, Q., &amp; Ghassemi, A. (2010). Poro-thermoelastic borehole stress analysis for determination of the in situ stress and rock strength. </w:t>
      </w:r>
      <w:r w:rsidRPr="00133F37">
        <w:rPr>
          <w:i/>
        </w:rPr>
        <w:t>Geothermics, 39</w:t>
      </w:r>
      <w:r w:rsidRPr="00133F37">
        <w:t xml:space="preserve">(3), 250-259. </w:t>
      </w:r>
    </w:p>
    <w:p w14:paraId="0C8C18A0" w14:textId="77777777" w:rsidR="00133F37" w:rsidRPr="00133F37" w:rsidRDefault="00133F37" w:rsidP="00133F37">
      <w:pPr>
        <w:pStyle w:val="EndNoteBibliography"/>
        <w:spacing w:after="0"/>
        <w:ind w:left="720" w:hanging="720"/>
      </w:pPr>
      <w:r w:rsidRPr="00133F37">
        <w:t xml:space="preserve">Trémosa, J., Gonçalvès, J., Matray, J., &amp; Violette, S. (2010). Estimating thermo-osmotic coefficients in clay-rocks: II. In situ experimental approach. </w:t>
      </w:r>
      <w:r w:rsidRPr="00133F37">
        <w:rPr>
          <w:i/>
        </w:rPr>
        <w:t>Journal of colloid and interface science, 342</w:t>
      </w:r>
      <w:r w:rsidRPr="00133F37">
        <w:t xml:space="preserve">(1), 175-184. </w:t>
      </w:r>
    </w:p>
    <w:p w14:paraId="38FA5BD1" w14:textId="77777777" w:rsidR="00133F37" w:rsidRPr="00133F37" w:rsidRDefault="00133F37" w:rsidP="00133F37">
      <w:pPr>
        <w:pStyle w:val="EndNoteBibliography"/>
        <w:spacing w:after="0"/>
        <w:ind w:left="720" w:hanging="720"/>
      </w:pPr>
      <w:r w:rsidRPr="00133F37">
        <w:t xml:space="preserve">Valov, A., Golovin, S., Shcherbakov, V., &amp; Kuznetsov, D. (2022). Thermoporoelastic model for the cement sheath failure in a cased and cemented wellbore. </w:t>
      </w:r>
      <w:r w:rsidRPr="00133F37">
        <w:rPr>
          <w:i/>
        </w:rPr>
        <w:t>Journal of Petroleum Science and Engineering, 210</w:t>
      </w:r>
      <w:r w:rsidRPr="00133F37">
        <w:t xml:space="preserve">, 109916. </w:t>
      </w:r>
    </w:p>
    <w:p w14:paraId="4F3FE3C0" w14:textId="77777777" w:rsidR="00133F37" w:rsidRPr="00133F37" w:rsidRDefault="00133F37" w:rsidP="00133F37">
      <w:pPr>
        <w:pStyle w:val="EndNoteBibliography"/>
        <w:spacing w:after="0"/>
        <w:ind w:left="720" w:hanging="720"/>
      </w:pPr>
      <w:r w:rsidRPr="00133F37">
        <w:t xml:space="preserve">Vrålstad, T., Saasen, A., Fjær, E., Øia, T., Ytrehus, J. D., &amp; Khalifeh, M. (2019). Plug &amp; abandonment of offshore wells: Ensuring long-term well integrity and cost-efficiency. </w:t>
      </w:r>
      <w:r w:rsidRPr="00133F37">
        <w:rPr>
          <w:i/>
        </w:rPr>
        <w:t>Journal of Petroleum Science and Engineering, 173</w:t>
      </w:r>
      <w:r w:rsidRPr="00133F37">
        <w:t xml:space="preserve">, 478-491. </w:t>
      </w:r>
    </w:p>
    <w:p w14:paraId="67463468" w14:textId="77777777" w:rsidR="00133F37" w:rsidRPr="00133F37" w:rsidRDefault="00133F37" w:rsidP="00133F37">
      <w:pPr>
        <w:pStyle w:val="EndNoteBibliography"/>
        <w:spacing w:after="0"/>
        <w:ind w:left="720" w:hanging="720"/>
      </w:pPr>
      <w:r w:rsidRPr="00133F37">
        <w:t xml:space="preserve">Wang, H. F. (2017). </w:t>
      </w:r>
      <w:r w:rsidRPr="00133F37">
        <w:rPr>
          <w:i/>
        </w:rPr>
        <w:t>Theory of linear poroelasticity with applications to geomechanics and hydrogeology</w:t>
      </w:r>
      <w:r w:rsidRPr="00133F37">
        <w:t>: Princeton University Press.</w:t>
      </w:r>
    </w:p>
    <w:p w14:paraId="3EE543E8" w14:textId="77777777" w:rsidR="00133F37" w:rsidRPr="00133F37" w:rsidRDefault="00133F37" w:rsidP="00133F37">
      <w:pPr>
        <w:pStyle w:val="EndNoteBibliography"/>
        <w:spacing w:after="0"/>
        <w:ind w:left="720" w:hanging="720"/>
      </w:pPr>
      <w:r w:rsidRPr="00133F37">
        <w:t xml:space="preserve">Wang, Y., &amp; Dusseault, M. B. (2003). A coupled conductive–convective thermo-poroelastic solution and implications for wellbore stability. </w:t>
      </w:r>
      <w:r w:rsidRPr="00133F37">
        <w:rPr>
          <w:i/>
        </w:rPr>
        <w:t>Journal of Petroleum Science and Engineering, 38</w:t>
      </w:r>
      <w:r w:rsidRPr="00133F37">
        <w:t xml:space="preserve">(3-4), 187-198. </w:t>
      </w:r>
    </w:p>
    <w:p w14:paraId="2CDD685C" w14:textId="6D8B3D28" w:rsidR="00133F37" w:rsidRPr="00133F37" w:rsidRDefault="00133F37" w:rsidP="00133F37">
      <w:pPr>
        <w:pStyle w:val="EndNoteBibliography"/>
        <w:spacing w:after="0"/>
        <w:ind w:left="720" w:hanging="720"/>
      </w:pPr>
      <w:r w:rsidRPr="00133F37">
        <w:t xml:space="preserve">Weisstein, E. W. (2002). Eigen decomposition. </w:t>
      </w:r>
      <w:hyperlink r:id="rId372" w:history="1">
        <w:r w:rsidRPr="00133F37">
          <w:rPr>
            <w:rStyle w:val="Hyperlink"/>
            <w:i/>
          </w:rPr>
          <w:t>https://mathworld</w:t>
        </w:r>
      </w:hyperlink>
      <w:r w:rsidRPr="00133F37">
        <w:rPr>
          <w:i/>
        </w:rPr>
        <w:t>. wolfram. com/</w:t>
      </w:r>
      <w:r w:rsidRPr="00133F37">
        <w:t xml:space="preserve">. </w:t>
      </w:r>
    </w:p>
    <w:p w14:paraId="2B06C5CA" w14:textId="77777777" w:rsidR="00133F37" w:rsidRPr="00133F37" w:rsidRDefault="00133F37" w:rsidP="00133F37">
      <w:pPr>
        <w:pStyle w:val="EndNoteBibliography"/>
        <w:spacing w:after="0"/>
        <w:ind w:left="720" w:hanging="720"/>
      </w:pPr>
      <w:r w:rsidRPr="00133F37">
        <w:t xml:space="preserve">Xu, S., &amp; Zoback, M. D. (2015). </w:t>
      </w:r>
      <w:r w:rsidRPr="00133F37">
        <w:rPr>
          <w:i/>
        </w:rPr>
        <w:t>Analysis of stress variations with depth in the Permian Basin Spraberry/Dean/Wolfcamp Shale.</w:t>
      </w:r>
      <w:r w:rsidRPr="00133F37">
        <w:t xml:space="preserve"> Paper presented at the 49th US Rock Mechanics/Geomechanics Symposium, Paper number: ARMA-2015-189, June 28, 2015, San Francisco, California.</w:t>
      </w:r>
    </w:p>
    <w:p w14:paraId="227A53A0" w14:textId="77777777" w:rsidR="00133F37" w:rsidRPr="00133F37" w:rsidRDefault="00133F37" w:rsidP="00133F37">
      <w:pPr>
        <w:pStyle w:val="EndNoteBibliography"/>
        <w:spacing w:after="0"/>
        <w:ind w:left="720" w:hanging="720"/>
      </w:pPr>
      <w:r w:rsidRPr="00133F37">
        <w:t xml:space="preserve">Zhou, X., &amp; Ghassemi, A. (2009). Finite element analysis of coupled chemo-poro-thermo-mechanical effects around a wellbore in swelling shale. </w:t>
      </w:r>
      <w:r w:rsidRPr="00133F37">
        <w:rPr>
          <w:i/>
        </w:rPr>
        <w:t>International Journal of Rock Mechanics and Mining Sciences, 46</w:t>
      </w:r>
      <w:r w:rsidRPr="00133F37">
        <w:t xml:space="preserve">(4), 769-778. </w:t>
      </w:r>
    </w:p>
    <w:p w14:paraId="4479FF92" w14:textId="77777777" w:rsidR="00133F37" w:rsidRPr="00133F37" w:rsidRDefault="00133F37" w:rsidP="00133F37">
      <w:pPr>
        <w:pStyle w:val="EndNoteBibliography"/>
        <w:ind w:left="720" w:hanging="720"/>
      </w:pPr>
      <w:r w:rsidRPr="00133F37">
        <w:lastRenderedPageBreak/>
        <w:t xml:space="preserve">Zoback, M., Barton, C., Brudy, M., Castillo, D., Finkbeiner, T., Grollimund, B., . . . Wiprut, D. (2003). Determination of stress orientation and magnitude in deep wells. </w:t>
      </w:r>
      <w:r w:rsidRPr="00133F37">
        <w:rPr>
          <w:i/>
        </w:rPr>
        <w:t>International Journal of Rock Mechanics and Mining Sciences, 40</w:t>
      </w:r>
      <w:r w:rsidRPr="00133F37">
        <w:t xml:space="preserve">(7-8), 1049-1076. </w:t>
      </w:r>
    </w:p>
    <w:p w14:paraId="79BC190C" w14:textId="377CA95C"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 Yunxing" w:date="2022-08-17T11:36:00Z" w:initials="LY">
    <w:p w14:paraId="148876ED" w14:textId="589C9C39" w:rsidR="00634588" w:rsidRDefault="00634588">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2" w:author="Bunger, Andrew P" w:date="2022-08-19T09:22:00Z" w:initials="BAP">
    <w:p w14:paraId="69AB880E" w14:textId="77777777" w:rsidR="001A53EE" w:rsidRDefault="001A53EE" w:rsidP="00F625DE">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3" w:author="Lu, Yunxing" w:date="2022-08-17T11:47:00Z" w:initials="LY">
    <w:p w14:paraId="43B99E29" w14:textId="17870F4F" w:rsidR="00634588" w:rsidRDefault="00634588">
      <w:pPr>
        <w:pStyle w:val="CommentText"/>
      </w:pPr>
      <w:r>
        <w:rPr>
          <w:rStyle w:val="CommentReference"/>
        </w:rPr>
        <w:annotationRef/>
      </w:r>
      <w:r>
        <w:t>Added TPE here since it is used in line 46.</w:t>
      </w:r>
    </w:p>
  </w:comment>
  <w:comment w:id="4" w:author="Bunger, Andrew P" w:date="2022-08-19T09:23:00Z" w:initials="BAP">
    <w:p w14:paraId="3E87D9E8" w14:textId="77777777" w:rsidR="001A53EE" w:rsidRDefault="001A53EE" w:rsidP="00D836FD">
      <w:pPr>
        <w:pStyle w:val="CommentText"/>
      </w:pPr>
      <w:r>
        <w:rPr>
          <w:rStyle w:val="CommentReference"/>
        </w:rPr>
        <w:annotationRef/>
      </w:r>
      <w:r>
        <w:t>agree</w:t>
      </w:r>
    </w:p>
  </w:comment>
  <w:comment w:id="6" w:author="Lu, Yunxing" w:date="2022-08-17T15:38:00Z" w:initials="LY">
    <w:p w14:paraId="223EAACF" w14:textId="1E6CB2AF" w:rsidR="00634588" w:rsidRDefault="00634588">
      <w:pPr>
        <w:pStyle w:val="CommentText"/>
      </w:pPr>
      <w:r>
        <w:rPr>
          <w:rStyle w:val="CommentReference"/>
        </w:rPr>
        <w:annotationRef/>
      </w:r>
      <w:r>
        <w:t>Is this needed to be separated? Like “Thermo-poro-elastic; Thermal Osmosis and thermal Filtration effects”</w:t>
      </w:r>
    </w:p>
  </w:comment>
  <w:comment w:id="7" w:author="Bunger, Andrew P" w:date="2022-08-19T09:23:00Z" w:initials="BAP">
    <w:p w14:paraId="332FB1E1" w14:textId="77777777" w:rsidR="001A53EE" w:rsidRDefault="001A53EE" w:rsidP="00E02AAF">
      <w:pPr>
        <w:pStyle w:val="CommentText"/>
      </w:pPr>
      <w:r>
        <w:rPr>
          <w:rStyle w:val="CommentReference"/>
        </w:rPr>
        <w:annotationRef/>
      </w:r>
      <w:r>
        <w:t>Probably better to use shorter keywords by separating.</w:t>
      </w:r>
    </w:p>
  </w:comment>
  <w:comment w:id="10" w:author="Bunger, Andrew P" w:date="2022-08-17T09:51:00Z" w:initials="BAP">
    <w:p w14:paraId="482CF2DB" w14:textId="5282876A" w:rsidR="00634588" w:rsidRDefault="00634588"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11" w:author="Lu, Yunxing" w:date="2022-08-17T11:50:00Z" w:initials="LY">
    <w:p w14:paraId="4402B8F1" w14:textId="078C1B6F" w:rsidR="00634588" w:rsidRDefault="00634588">
      <w:pPr>
        <w:pStyle w:val="CommentText"/>
      </w:pPr>
      <w:r>
        <w:rPr>
          <w:rStyle w:val="CommentReference"/>
        </w:rPr>
        <w:annotationRef/>
      </w:r>
      <w:r>
        <w:t>Agree.</w:t>
      </w:r>
    </w:p>
  </w:comment>
  <w:comment w:id="12" w:author="Bunger, Andrew P" w:date="2022-08-17T09:55:00Z" w:initials="BAP">
    <w:p w14:paraId="62E8C3BE" w14:textId="77777777" w:rsidR="00634588" w:rsidRDefault="00634588" w:rsidP="00B12C02">
      <w:pPr>
        <w:pStyle w:val="CommentText"/>
      </w:pPr>
      <w:r>
        <w:rPr>
          <w:rStyle w:val="CommentReference"/>
        </w:rPr>
        <w:annotationRef/>
      </w:r>
      <w:r>
        <w:t>Are you sure this is the first? Is that what is referenced in Wang's book?</w:t>
      </w:r>
    </w:p>
  </w:comment>
  <w:comment w:id="13" w:author="Lu, Yunxing" w:date="2022-08-17T17:12:00Z" w:initials="LY">
    <w:p w14:paraId="12940F72" w14:textId="14895A91" w:rsidR="00634588" w:rsidRDefault="00634588">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14" w:author="Bunger, Andrew P" w:date="2022-08-19T09:24:00Z" w:initials="BAP">
    <w:p w14:paraId="7B162F73" w14:textId="77777777" w:rsidR="001A53EE" w:rsidRDefault="001A53EE" w:rsidP="00290968">
      <w:pPr>
        <w:pStyle w:val="CommentText"/>
      </w:pPr>
      <w:r>
        <w:rPr>
          <w:rStyle w:val="CommentReference"/>
        </w:rPr>
        <w:annotationRef/>
      </w:r>
      <w:r>
        <w:t>OK - but here it still reads that his 1977 paper was first to put thermal part into poroelastic framework. Is this correct?</w:t>
      </w:r>
    </w:p>
  </w:comment>
  <w:comment w:id="16" w:author="Bunger, Andrew P" w:date="2022-08-17T10:34:00Z" w:initials="BAP">
    <w:p w14:paraId="325EE1F5" w14:textId="6F1135C2" w:rsidR="00634588" w:rsidRDefault="00634588">
      <w:pPr>
        <w:pStyle w:val="CommentText"/>
      </w:pPr>
      <w:r>
        <w:rPr>
          <w:rStyle w:val="CommentReference"/>
        </w:rPr>
        <w:annotationRef/>
      </w:r>
      <w:r>
        <w:t>I suggest to restructure this section. I understand that (3) is just a contraction of (4). I don't think you directly use it. I think instead you use 1, 2, 4-8. Start by presenting these. Also I'm not sure it is right to call (8) a "mass balance" equation. It is a conservation law, but not of mass.</w:t>
      </w:r>
    </w:p>
    <w:p w14:paraId="7D0F3B1C" w14:textId="77777777" w:rsidR="00634588" w:rsidRDefault="00634588">
      <w:pPr>
        <w:pStyle w:val="CommentText"/>
      </w:pPr>
    </w:p>
    <w:p w14:paraId="4C5B8979" w14:textId="77777777" w:rsidR="00634588" w:rsidRDefault="00634588">
      <w:pPr>
        <w:pStyle w:val="CommentText"/>
      </w:pPr>
      <w:r>
        <w:t>You can then bring (3) in at the end if it is useful as a way to introduce the parameters that arise when you contract (4). But you need to show how all parameters in (3) come from combinations of parameters in (4).</w:t>
      </w:r>
    </w:p>
    <w:p w14:paraId="6EB5BACD" w14:textId="77777777" w:rsidR="00634588" w:rsidRDefault="00634588">
      <w:pPr>
        <w:pStyle w:val="CommentText"/>
      </w:pPr>
    </w:p>
    <w:p w14:paraId="4CCC2E20" w14:textId="77777777" w:rsidR="00634588" w:rsidRDefault="00634588">
      <w:pPr>
        <w:pStyle w:val="CommentText"/>
      </w:pPr>
      <w:r>
        <w:t>I would therefore suggest to rename this section to "Governing Equations" and focus on presenting the basic governing equations, defining the parameters.</w:t>
      </w:r>
    </w:p>
    <w:p w14:paraId="501271F1" w14:textId="77777777" w:rsidR="00634588" w:rsidRDefault="00634588">
      <w:pPr>
        <w:pStyle w:val="CommentText"/>
      </w:pPr>
    </w:p>
    <w:p w14:paraId="4832A65B" w14:textId="77777777" w:rsidR="00634588" w:rsidRDefault="00634588" w:rsidP="00B12C02">
      <w:pPr>
        <w:pStyle w:val="CommentText"/>
      </w:pPr>
      <w:r>
        <w:t>You also need to talk briefly about the underlying assumptions of each.</w:t>
      </w:r>
    </w:p>
  </w:comment>
  <w:comment w:id="17" w:author="Lu, Yunxing" w:date="2022-08-17T15:40:00Z" w:initials="LY">
    <w:p w14:paraId="1EDA9080" w14:textId="14FA4DFB" w:rsidR="00634588" w:rsidRDefault="00634588">
      <w:pPr>
        <w:pStyle w:val="CommentText"/>
      </w:pPr>
      <w:r>
        <w:rPr>
          <w:rStyle w:val="CommentReference"/>
        </w:rPr>
        <w:annotationRef/>
      </w:r>
      <w:r>
        <w:t>Restructured. Please check.</w:t>
      </w:r>
    </w:p>
  </w:comment>
  <w:comment w:id="26" w:author="Bunger, Andrew P" w:date="2022-08-19T09:28:00Z" w:initials="BAP">
    <w:p w14:paraId="4DA3BA21" w14:textId="77777777" w:rsidR="00A006D8" w:rsidRDefault="00A006D8" w:rsidP="00E5271A">
      <w:pPr>
        <w:pStyle w:val="CommentText"/>
      </w:pPr>
      <w:r>
        <w:rPr>
          <w:rStyle w:val="CommentReference"/>
        </w:rPr>
        <w:annotationRef/>
      </w:r>
      <w:r>
        <w:t>Need to also define \delta_{ij} and \epsilon, and should note that you are using indicial notation with implied summation on repeated indices.</w:t>
      </w:r>
    </w:p>
  </w:comment>
  <w:comment w:id="103" w:author="Bunger, Andrew P" w:date="2022-08-19T09:53:00Z" w:initials="BAP">
    <w:p w14:paraId="0DBF47D6" w14:textId="77777777" w:rsidR="00DF4996" w:rsidRDefault="00DF4996" w:rsidP="00336A5D">
      <w:pPr>
        <w:pStyle w:val="CommentText"/>
      </w:pPr>
      <w:r>
        <w:rPr>
          <w:rStyle w:val="CommentReference"/>
        </w:rPr>
        <w:annotationRef/>
      </w:r>
      <w:r>
        <w:t>I like the rearranged section, but I see now that Eq 10 should come right after Eq 3. Then you can define some of the quantities in Eq 3 right there and use them in Eq 10. You could also move the blue-highlighted discussion to that point. Then you switch gears and get into the rest of the model, concluding the section with the yellow highlighted sentence.</w:t>
      </w:r>
    </w:p>
  </w:comment>
  <w:comment w:id="157" w:author="Bunger, Andrew P" w:date="2022-08-19T09:56:00Z" w:initials="BAP">
    <w:p w14:paraId="29DC7A59" w14:textId="77777777" w:rsidR="00DF4996" w:rsidRDefault="00DF4996">
      <w:pPr>
        <w:pStyle w:val="CommentText"/>
      </w:pPr>
      <w:r>
        <w:rPr>
          <w:rStyle w:val="CommentReference"/>
        </w:rPr>
        <w:annotationRef/>
      </w:r>
      <w:r>
        <w:t>Suggest to title this section more generally - it is a solution for a particular geometry under certain constraint. Maybe PTEOF Solution for Constrained Cylinder.</w:t>
      </w:r>
    </w:p>
    <w:p w14:paraId="0A4E8240" w14:textId="77777777" w:rsidR="00DF4996" w:rsidRDefault="00DF4996">
      <w:pPr>
        <w:pStyle w:val="CommentText"/>
      </w:pPr>
    </w:p>
    <w:p w14:paraId="00E78388" w14:textId="77777777" w:rsidR="00DF4996" w:rsidRDefault="00DF4996">
      <w:pPr>
        <w:pStyle w:val="CommentText"/>
      </w:pPr>
      <w:r>
        <w:t>Then at the start of section 3.1 you can state that this geometry is inspired by P&amp;A.</w:t>
      </w:r>
    </w:p>
    <w:p w14:paraId="4CADA750" w14:textId="77777777" w:rsidR="00DF4996" w:rsidRDefault="00DF4996">
      <w:pPr>
        <w:pStyle w:val="CommentText"/>
      </w:pPr>
    </w:p>
    <w:p w14:paraId="4C21E779" w14:textId="77777777" w:rsidR="00DF4996" w:rsidRDefault="00DF4996" w:rsidP="001003F2">
      <w:pPr>
        <w:pStyle w:val="CommentText"/>
      </w:pPr>
      <w:r>
        <w:t>Then I think you need a figure (either way, a figure is needed here to show geometry and BCs). You can start with generic illustration of geometry and boundary conditions. Then you can give a cartoon illustration of how it relates to P&amp;A.</w:t>
      </w:r>
    </w:p>
  </w:comment>
  <w:comment w:id="159" w:author="Bunger, Andrew P" w:date="2022-08-19T09:57:00Z" w:initials="BAP">
    <w:p w14:paraId="6FEE9CA1" w14:textId="77777777" w:rsidR="00DF4996" w:rsidRDefault="00DF4996" w:rsidP="001017F4">
      <w:pPr>
        <w:pStyle w:val="CommentText"/>
      </w:pPr>
      <w:r>
        <w:rPr>
          <w:rStyle w:val="CommentReference"/>
        </w:rPr>
        <w:annotationRef/>
      </w:r>
      <w:r>
        <w:t>Be sure to italicize all symbols in text if they are italicized in the equations.</w:t>
      </w:r>
    </w:p>
  </w:comment>
  <w:comment w:id="160" w:author="Bunger, Andrew P" w:date="2022-08-17T10:36:00Z" w:initials="BAP">
    <w:p w14:paraId="38CF1CA6" w14:textId="4A53FA26" w:rsidR="00634588" w:rsidRDefault="00634588" w:rsidP="00B12C02">
      <w:pPr>
        <w:pStyle w:val="CommentText"/>
      </w:pPr>
      <w:r>
        <w:rPr>
          <w:rStyle w:val="CommentReference"/>
        </w:rPr>
        <w:annotationRef/>
      </w:r>
      <w:r>
        <w:t>I don't think you are doing any numerical analysis. Should rename this section to reflect its contents.</w:t>
      </w:r>
    </w:p>
  </w:comment>
  <w:comment w:id="161" w:author="Lu, Yunxing" w:date="2022-08-17T20:47:00Z" w:initials="LY">
    <w:p w14:paraId="09561C60" w14:textId="0FA7B372" w:rsidR="00ED11D6" w:rsidRDefault="00ED11D6">
      <w:pPr>
        <w:pStyle w:val="CommentText"/>
      </w:pPr>
      <w:r>
        <w:rPr>
          <w:rStyle w:val="CommentReference"/>
        </w:rPr>
        <w:annotationRef/>
      </w:r>
      <w:r>
        <w:t>Changed to parametric analysis and discussions.</w:t>
      </w:r>
    </w:p>
  </w:comment>
  <w:comment w:id="162" w:author="Bunger, Andrew P" w:date="2022-08-19T09:58:00Z" w:initials="BAP">
    <w:p w14:paraId="408DEDBC" w14:textId="77777777" w:rsidR="002424D2" w:rsidRDefault="002424D2" w:rsidP="002F5682">
      <w:pPr>
        <w:pStyle w:val="CommentText"/>
      </w:pPr>
      <w:r>
        <w:rPr>
          <w:rStyle w:val="CommentReference"/>
        </w:rPr>
        <w:annotationRef/>
      </w:r>
      <w:r>
        <w:t>I think it is pretty limited as a parametric study. But very insightful as a presentation of model behavior. So maybe call this "Behavior of the Model"</w:t>
      </w:r>
    </w:p>
  </w:comment>
  <w:comment w:id="163" w:author="Bunger, Andrew P" w:date="2022-08-19T10:08:00Z" w:initials="BAP">
    <w:p w14:paraId="1A944CEC" w14:textId="77777777" w:rsidR="00566CF4" w:rsidRDefault="00566CF4">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566CF4" w:rsidRDefault="00566CF4">
      <w:pPr>
        <w:pStyle w:val="CommentText"/>
      </w:pPr>
    </w:p>
    <w:p w14:paraId="2C521CA8" w14:textId="77777777" w:rsidR="00566CF4" w:rsidRDefault="00566CF4">
      <w:pPr>
        <w:pStyle w:val="CommentText"/>
      </w:pPr>
      <w:r>
        <w:t>Also we are not getting a sense of how rapidly the solution is changing in time. Consider also showing evolution of pore pressure at center of the cylinder with time.</w:t>
      </w:r>
    </w:p>
    <w:p w14:paraId="65222169" w14:textId="77777777" w:rsidR="00566CF4" w:rsidRDefault="00566CF4">
      <w:pPr>
        <w:pStyle w:val="CommentText"/>
      </w:pPr>
    </w:p>
    <w:p w14:paraId="7A5DEDAE" w14:textId="77777777" w:rsidR="00566CF4" w:rsidRDefault="00566CF4" w:rsidP="001D702F">
      <w:pPr>
        <w:pStyle w:val="CommentText"/>
      </w:pPr>
      <w:r>
        <w:t>If you have subplots a and b, these should have a single caption, not having part of the caption in the middle of the figure.</w:t>
      </w:r>
    </w:p>
  </w:comment>
  <w:comment w:id="164" w:author="Bunger, Andrew P" w:date="2022-08-19T10:12:00Z" w:initials="BAP">
    <w:p w14:paraId="40992272" w14:textId="77777777" w:rsidR="00566CF4" w:rsidRDefault="00566CF4" w:rsidP="0011158A">
      <w:pPr>
        <w:pStyle w:val="CommentText"/>
      </w:pPr>
      <w:r>
        <w:rPr>
          <w:rStyle w:val="CommentReference"/>
        </w:rPr>
        <w:annotationRef/>
      </w:r>
      <w:r>
        <w:t>Having "Change" in every axis label is a bit cumbersome. Maybe in the axis label you should use the mathematical symbol that matches exactly from the equations. Then in the caption you can restate what it is. That will make it easier for the reader to go to your equations and find definitions of the quantities you are plotting and how they appear in the formulae.</w:t>
      </w:r>
    </w:p>
  </w:comment>
  <w:comment w:id="165" w:author="Bunger, Andrew P" w:date="2022-08-19T10:03:00Z" w:initials="BAP">
    <w:p w14:paraId="6581E8B2" w14:textId="2F194CFC" w:rsidR="00560E69" w:rsidRDefault="00560E69" w:rsidP="004C531B">
      <w:pPr>
        <w:pStyle w:val="CommentText"/>
      </w:pPr>
      <w:r>
        <w:rPr>
          <w:rStyle w:val="CommentReference"/>
        </w:rPr>
        <w:annotationRef/>
      </w:r>
      <w:r>
        <w:t>There is confusion in this section because you talk about "effective stress", "total effective stress" (which is odd terminology because usually "total stress" is the effective stress plus pore pressure), and then, by way of the axis title in the figure, the "Change in effective stress". There should be an equation that clearly shows what you are taking as effective stress and then keep terminology consistent.</w:t>
      </w:r>
    </w:p>
  </w:comment>
  <w:comment w:id="166" w:author="Bunger, Andrew P" w:date="2022-08-19T10:10:00Z" w:initials="BAP">
    <w:p w14:paraId="2F2E0528" w14:textId="77777777" w:rsidR="00566CF4" w:rsidRDefault="00566CF4">
      <w:pPr>
        <w:pStyle w:val="CommentText"/>
      </w:pPr>
      <w:r>
        <w:rPr>
          <w:rStyle w:val="CommentReference"/>
        </w:rPr>
        <w:annotationRef/>
      </w:r>
      <w:r>
        <w:t>Suggest to make this its own section. Then you don't have to have 4.4.1 and 4.4.2 etc. Keeps the structure more consistent from one section to the next.</w:t>
      </w:r>
    </w:p>
    <w:p w14:paraId="1388A002" w14:textId="77777777" w:rsidR="00566CF4" w:rsidRDefault="00566CF4">
      <w:pPr>
        <w:pStyle w:val="CommentText"/>
      </w:pPr>
    </w:p>
    <w:p w14:paraId="0ADB4402" w14:textId="77777777" w:rsidR="00566CF4" w:rsidRDefault="00566CF4" w:rsidP="00C60FB0">
      <w:pPr>
        <w:pStyle w:val="CommentText"/>
      </w:pPr>
      <w:r>
        <w:t>The title of the section should be more descriptive of the overall point. Yes you are doing a parametric study, but that's not really the point in itself. You are actually seeking to identify dimensionless groups that govern behavior. I suggest to title the section accordingly and you can start it with a brief discussion of the motivation, including that physical systems depend on dimensionless groups.</w:t>
      </w:r>
    </w:p>
  </w:comment>
  <w:comment w:id="167" w:author="Bunger, Andrew P" w:date="2022-08-19T10:16:00Z" w:initials="BAP">
    <w:p w14:paraId="3BD7332F" w14:textId="77777777" w:rsidR="00576BCD" w:rsidRDefault="00576BCD" w:rsidP="006661BB">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172" w:author="Bunger, Andrew P" w:date="2022-08-19T10:14:00Z" w:initials="BAP">
    <w:p w14:paraId="6C6F5F49" w14:textId="67ECFA80" w:rsidR="00576BCD" w:rsidRDefault="00576BCD" w:rsidP="00AF6563">
      <w:pPr>
        <w:pStyle w:val="CommentText"/>
      </w:pPr>
      <w:r>
        <w:rPr>
          <w:rStyle w:val="CommentReference"/>
        </w:rPr>
        <w:annotationRef/>
      </w:r>
      <w:r>
        <w:t>Missing equation number</w:t>
      </w:r>
    </w:p>
  </w:comment>
  <w:comment w:id="173" w:author="Bunger, Andrew P" w:date="2022-08-19T10:14:00Z" w:initials="BAP">
    <w:p w14:paraId="14231261" w14:textId="77777777" w:rsidR="00576BCD" w:rsidRDefault="00576BCD" w:rsidP="006A6DBE">
      <w:pPr>
        <w:pStyle w:val="CommentText"/>
      </w:pPr>
      <w:r>
        <w:rPr>
          <w:rStyle w:val="CommentReference"/>
        </w:rPr>
        <w:annotationRef/>
      </w:r>
      <w:r>
        <w:t>Restate symbols.</w:t>
      </w:r>
    </w:p>
  </w:comment>
  <w:comment w:id="178" w:author="Bunger, Andrew P" w:date="2022-08-19T10:13:00Z" w:initials="BAP">
    <w:p w14:paraId="64DEDE6C" w14:textId="0CE5BA61" w:rsidR="00566CF4" w:rsidRDefault="00566CF4" w:rsidP="00D861CE">
      <w:pPr>
        <w:pStyle w:val="CommentText"/>
      </w:pPr>
      <w:r>
        <w:rPr>
          <w:rStyle w:val="CommentReference"/>
        </w:rPr>
        <w:annotationRef/>
      </w:r>
      <w:r>
        <w:t>Axis scale needs larger font, and x label should go outside to match the y label.</w:t>
      </w:r>
    </w:p>
  </w:comment>
  <w:comment w:id="179" w:author="Bunger, Andrew P" w:date="2022-08-19T10:14:00Z" w:initials="BAP">
    <w:p w14:paraId="180645EE" w14:textId="77777777" w:rsidR="00576BCD" w:rsidRDefault="00576BCD" w:rsidP="00625169">
      <w:pPr>
        <w:pStyle w:val="CommentText"/>
      </w:pPr>
      <w:r>
        <w:rPr>
          <w:rStyle w:val="CommentReference"/>
        </w:rPr>
        <w:annotationRef/>
      </w:r>
      <w:r>
        <w:t>At the introduction you were using a large font for major headings, but then it kind of falls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8876ED" w15:done="0"/>
  <w15:commentEx w15:paraId="69AB880E" w15:paraIdParent="148876ED" w15:done="0"/>
  <w15:commentEx w15:paraId="43B99E29" w15:done="0"/>
  <w15:commentEx w15:paraId="3E87D9E8" w15:paraIdParent="43B99E29" w15:done="0"/>
  <w15:commentEx w15:paraId="223EAACF" w15:done="0"/>
  <w15:commentEx w15:paraId="332FB1E1" w15:paraIdParent="223EAACF"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4832A65B" w15:done="0"/>
  <w15:commentEx w15:paraId="1EDA9080" w15:paraIdParent="4832A65B" w15:done="0"/>
  <w15:commentEx w15:paraId="4DA3BA21" w15:done="0"/>
  <w15:commentEx w15:paraId="0DBF47D6" w15:done="0"/>
  <w15:commentEx w15:paraId="4C21E779" w15:done="0"/>
  <w15:commentEx w15:paraId="6FEE9CA1" w15:done="0"/>
  <w15:commentEx w15:paraId="38CF1CA6" w15:done="0"/>
  <w15:commentEx w15:paraId="09561C60" w15:paraIdParent="38CF1CA6" w15:done="0"/>
  <w15:commentEx w15:paraId="408DEDBC" w15:paraIdParent="38CF1CA6" w15:done="0"/>
  <w15:commentEx w15:paraId="7A5DEDAE" w15:done="0"/>
  <w15:commentEx w15:paraId="40992272" w15:done="0"/>
  <w15:commentEx w15:paraId="6581E8B2" w15:done="0"/>
  <w15:commentEx w15:paraId="0ADB4402" w15:done="0"/>
  <w15:commentEx w15:paraId="3BD7332F" w15:done="0"/>
  <w15:commentEx w15:paraId="6C6F5F49" w15:done="0"/>
  <w15:commentEx w15:paraId="14231261" w15:done="0"/>
  <w15:commentEx w15:paraId="64DEDE6C" w15:done="0"/>
  <w15:commentEx w15:paraId="180645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A9D4FB" w16cex:dateUtc="2022-08-19T13:23:00Z"/>
  <w16cex:commentExtensible w16cex:durableId="26A9D51C" w16cex:dateUtc="2022-08-19T13:23:00Z"/>
  <w16cex:commentExtensible w16cex:durableId="26A738A2" w16cex:dateUtc="2022-08-17T13:51:00Z"/>
  <w16cex:commentExtensible w16cex:durableId="26A739AC" w16cex:dateUtc="2022-08-17T13:55:00Z"/>
  <w16cex:commentExtensible w16cex:durableId="26A9D56A" w16cex:dateUtc="2022-08-19T13:24:00Z"/>
  <w16cex:commentExtensible w16cex:durableId="26A742A8" w16cex:dateUtc="2022-08-17T14:34:00Z"/>
  <w16cex:commentExtensible w16cex:durableId="26A9D641" w16cex:dateUtc="2022-08-19T13:28:00Z"/>
  <w16cex:commentExtensible w16cex:durableId="26A9DC32" w16cex:dateUtc="2022-08-19T13:53:00Z"/>
  <w16cex:commentExtensible w16cex:durableId="26A9DCCB" w16cex:dateUtc="2022-08-19T13:56:00Z"/>
  <w16cex:commentExtensible w16cex:durableId="26A9DCF1" w16cex:dateUtc="2022-08-19T13:57:00Z"/>
  <w16cex:commentExtensible w16cex:durableId="26A74345" w16cex:dateUtc="2022-08-17T14:36:00Z"/>
  <w16cex:commentExtensible w16cex:durableId="26A9DD57" w16cex:dateUtc="2022-08-19T13:58:00Z"/>
  <w16cex:commentExtensible w16cex:durableId="26A9DF86" w16cex:dateUtc="2022-08-19T14:08:00Z"/>
  <w16cex:commentExtensible w16cex:durableId="26A9E07E" w16cex:dateUtc="2022-08-19T14:12:00Z"/>
  <w16cex:commentExtensible w16cex:durableId="26A9DE60" w16cex:dateUtc="2022-08-19T14:03:00Z"/>
  <w16cex:commentExtensible w16cex:durableId="26A9E021" w16cex:dateUtc="2022-08-19T14:10:00Z"/>
  <w16cex:commentExtensible w16cex:durableId="26A9E195" w16cex:dateUtc="2022-08-19T14:16:00Z"/>
  <w16cex:commentExtensible w16cex:durableId="26A9E102" w16cex:dateUtc="2022-08-19T14:14:00Z"/>
  <w16cex:commentExtensible w16cex:durableId="26A9E10D" w16cex:dateUtc="2022-08-19T14:14:00Z"/>
  <w16cex:commentExtensible w16cex:durableId="26A9E0B5" w16cex:dateUtc="2022-08-19T14:13:00Z"/>
  <w16cex:commentExtensible w16cex:durableId="26A9E0EF" w16cex:dateUtc="2022-08-19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43B99E29" w16cid:durableId="26A9D478"/>
  <w16cid:commentId w16cid:paraId="3E87D9E8" w16cid:durableId="26A9D4FB"/>
  <w16cid:commentId w16cid:paraId="223EAACF" w16cid:durableId="26A9D479"/>
  <w16cid:commentId w16cid:paraId="332FB1E1" w16cid:durableId="26A9D51C"/>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4832A65B" w16cid:durableId="26A742A8"/>
  <w16cid:commentId w16cid:paraId="1EDA9080" w16cid:durableId="26A9D47F"/>
  <w16cid:commentId w16cid:paraId="4DA3BA21" w16cid:durableId="26A9D641"/>
  <w16cid:commentId w16cid:paraId="0DBF47D6" w16cid:durableId="26A9DC32"/>
  <w16cid:commentId w16cid:paraId="4C21E779" w16cid:durableId="26A9DCCB"/>
  <w16cid:commentId w16cid:paraId="6FEE9CA1" w16cid:durableId="26A9DCF1"/>
  <w16cid:commentId w16cid:paraId="38CF1CA6" w16cid:durableId="26A74345"/>
  <w16cid:commentId w16cid:paraId="09561C60" w16cid:durableId="26A9D481"/>
  <w16cid:commentId w16cid:paraId="408DEDBC" w16cid:durableId="26A9DD57"/>
  <w16cid:commentId w16cid:paraId="7A5DEDAE" w16cid:durableId="26A9DF86"/>
  <w16cid:commentId w16cid:paraId="40992272" w16cid:durableId="26A9E07E"/>
  <w16cid:commentId w16cid:paraId="6581E8B2" w16cid:durableId="26A9DE60"/>
  <w16cid:commentId w16cid:paraId="0ADB4402" w16cid:durableId="26A9E021"/>
  <w16cid:commentId w16cid:paraId="3BD7332F" w16cid:durableId="26A9E195"/>
  <w16cid:commentId w16cid:paraId="6C6F5F49" w16cid:durableId="26A9E102"/>
  <w16cid:commentId w16cid:paraId="14231261" w16cid:durableId="26A9E10D"/>
  <w16cid:commentId w16cid:paraId="64DEDE6C" w16cid:durableId="26A9E0B5"/>
  <w16cid:commentId w16cid:paraId="180645EE" w16cid:durableId="26A9E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351D" w14:textId="77777777" w:rsidR="00E3165F" w:rsidRDefault="00E3165F" w:rsidP="00C14B17">
      <w:pPr>
        <w:spacing w:after="0" w:line="240" w:lineRule="auto"/>
      </w:pPr>
      <w:r>
        <w:separator/>
      </w:r>
    </w:p>
  </w:endnote>
  <w:endnote w:type="continuationSeparator" w:id="0">
    <w:p w14:paraId="465ED833" w14:textId="77777777" w:rsidR="00E3165F" w:rsidRDefault="00E3165F"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EA99D" w14:textId="77777777" w:rsidR="00E3165F" w:rsidRDefault="00E3165F" w:rsidP="00C14B17">
      <w:pPr>
        <w:spacing w:after="0" w:line="240" w:lineRule="auto"/>
      </w:pPr>
      <w:r>
        <w:separator/>
      </w:r>
    </w:p>
  </w:footnote>
  <w:footnote w:type="continuationSeparator" w:id="0">
    <w:p w14:paraId="776F5BF0" w14:textId="77777777" w:rsidR="00E3165F" w:rsidRDefault="00E3165F"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8369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zNDYwtzQysjAyNrdQ0lEKTi0uzszPAykwMakFAE+XhUE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item&gt;212&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0E7C"/>
    <w:rsid w:val="000624B4"/>
    <w:rsid w:val="00063DE0"/>
    <w:rsid w:val="00066FBC"/>
    <w:rsid w:val="000714C8"/>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7799"/>
    <w:rsid w:val="000E41C7"/>
    <w:rsid w:val="000E42FB"/>
    <w:rsid w:val="000E4DB8"/>
    <w:rsid w:val="000E67A2"/>
    <w:rsid w:val="000E70D7"/>
    <w:rsid w:val="000F0502"/>
    <w:rsid w:val="001015F2"/>
    <w:rsid w:val="00103C90"/>
    <w:rsid w:val="00106112"/>
    <w:rsid w:val="0011331F"/>
    <w:rsid w:val="001153BA"/>
    <w:rsid w:val="00124870"/>
    <w:rsid w:val="00130335"/>
    <w:rsid w:val="00133F37"/>
    <w:rsid w:val="00137205"/>
    <w:rsid w:val="00137220"/>
    <w:rsid w:val="0013783D"/>
    <w:rsid w:val="0013791D"/>
    <w:rsid w:val="001403EB"/>
    <w:rsid w:val="001405D8"/>
    <w:rsid w:val="0014262A"/>
    <w:rsid w:val="0014688A"/>
    <w:rsid w:val="00147199"/>
    <w:rsid w:val="00152817"/>
    <w:rsid w:val="0015351E"/>
    <w:rsid w:val="00163297"/>
    <w:rsid w:val="00164776"/>
    <w:rsid w:val="00166F53"/>
    <w:rsid w:val="0017609D"/>
    <w:rsid w:val="0018145D"/>
    <w:rsid w:val="00191965"/>
    <w:rsid w:val="00195D4D"/>
    <w:rsid w:val="001A2310"/>
    <w:rsid w:val="001A23F1"/>
    <w:rsid w:val="001A53EE"/>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4593"/>
    <w:rsid w:val="001F26AD"/>
    <w:rsid w:val="001F2942"/>
    <w:rsid w:val="001F6E5E"/>
    <w:rsid w:val="002041EA"/>
    <w:rsid w:val="00210318"/>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2DFE"/>
    <w:rsid w:val="002A31AD"/>
    <w:rsid w:val="002A31AE"/>
    <w:rsid w:val="002A3A7D"/>
    <w:rsid w:val="002C0752"/>
    <w:rsid w:val="002C3055"/>
    <w:rsid w:val="002C4A49"/>
    <w:rsid w:val="002C6BDE"/>
    <w:rsid w:val="002D0CE1"/>
    <w:rsid w:val="002D17FC"/>
    <w:rsid w:val="002D39E9"/>
    <w:rsid w:val="002D66D7"/>
    <w:rsid w:val="002E3F91"/>
    <w:rsid w:val="002E63DC"/>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56A6A"/>
    <w:rsid w:val="00363744"/>
    <w:rsid w:val="00364C76"/>
    <w:rsid w:val="003672FA"/>
    <w:rsid w:val="003704A2"/>
    <w:rsid w:val="00370BCC"/>
    <w:rsid w:val="00370EBA"/>
    <w:rsid w:val="00371241"/>
    <w:rsid w:val="003721F2"/>
    <w:rsid w:val="00372656"/>
    <w:rsid w:val="00375A78"/>
    <w:rsid w:val="00377142"/>
    <w:rsid w:val="00381225"/>
    <w:rsid w:val="00382787"/>
    <w:rsid w:val="003827D3"/>
    <w:rsid w:val="00386070"/>
    <w:rsid w:val="003929F6"/>
    <w:rsid w:val="0039491A"/>
    <w:rsid w:val="003A23C4"/>
    <w:rsid w:val="003A2BD7"/>
    <w:rsid w:val="003A34DA"/>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F0F01"/>
    <w:rsid w:val="004F1EE8"/>
    <w:rsid w:val="004F4081"/>
    <w:rsid w:val="00517A32"/>
    <w:rsid w:val="00521EDB"/>
    <w:rsid w:val="00523B02"/>
    <w:rsid w:val="005250F8"/>
    <w:rsid w:val="00530F2F"/>
    <w:rsid w:val="0053409E"/>
    <w:rsid w:val="00543386"/>
    <w:rsid w:val="00544D62"/>
    <w:rsid w:val="0054530C"/>
    <w:rsid w:val="005454B9"/>
    <w:rsid w:val="0055064C"/>
    <w:rsid w:val="00551C7F"/>
    <w:rsid w:val="00557128"/>
    <w:rsid w:val="00560E69"/>
    <w:rsid w:val="00561D1D"/>
    <w:rsid w:val="00565C34"/>
    <w:rsid w:val="00566CF4"/>
    <w:rsid w:val="00570257"/>
    <w:rsid w:val="0057091C"/>
    <w:rsid w:val="00576BCD"/>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56CB"/>
    <w:rsid w:val="005D7A9F"/>
    <w:rsid w:val="005E23D5"/>
    <w:rsid w:val="005E30B3"/>
    <w:rsid w:val="005E30CA"/>
    <w:rsid w:val="005E4D94"/>
    <w:rsid w:val="005E54F0"/>
    <w:rsid w:val="005E5BEE"/>
    <w:rsid w:val="005F0132"/>
    <w:rsid w:val="005F0513"/>
    <w:rsid w:val="005F0C67"/>
    <w:rsid w:val="005F3293"/>
    <w:rsid w:val="00600D8D"/>
    <w:rsid w:val="006060B4"/>
    <w:rsid w:val="006104A3"/>
    <w:rsid w:val="006119BB"/>
    <w:rsid w:val="00614414"/>
    <w:rsid w:val="00614FCB"/>
    <w:rsid w:val="00617D64"/>
    <w:rsid w:val="00634588"/>
    <w:rsid w:val="0063470F"/>
    <w:rsid w:val="00635003"/>
    <w:rsid w:val="00635057"/>
    <w:rsid w:val="0063518E"/>
    <w:rsid w:val="00637044"/>
    <w:rsid w:val="00640A4B"/>
    <w:rsid w:val="00641057"/>
    <w:rsid w:val="00646F4F"/>
    <w:rsid w:val="0065039B"/>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67C42"/>
    <w:rsid w:val="007720AC"/>
    <w:rsid w:val="00780CED"/>
    <w:rsid w:val="007853A9"/>
    <w:rsid w:val="007872C8"/>
    <w:rsid w:val="007879EE"/>
    <w:rsid w:val="00787F00"/>
    <w:rsid w:val="0079059F"/>
    <w:rsid w:val="00793A30"/>
    <w:rsid w:val="007A40EA"/>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0168"/>
    <w:rsid w:val="008009C9"/>
    <w:rsid w:val="008035FA"/>
    <w:rsid w:val="00804302"/>
    <w:rsid w:val="0080650E"/>
    <w:rsid w:val="00806BE0"/>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758B4"/>
    <w:rsid w:val="00980133"/>
    <w:rsid w:val="0098081B"/>
    <w:rsid w:val="00984BC5"/>
    <w:rsid w:val="00986CEC"/>
    <w:rsid w:val="0099110A"/>
    <w:rsid w:val="0099456F"/>
    <w:rsid w:val="009A1D81"/>
    <w:rsid w:val="009A43C1"/>
    <w:rsid w:val="009A55BD"/>
    <w:rsid w:val="009B0AF1"/>
    <w:rsid w:val="009B2355"/>
    <w:rsid w:val="009B399A"/>
    <w:rsid w:val="009B3F0B"/>
    <w:rsid w:val="009B462A"/>
    <w:rsid w:val="009B68E8"/>
    <w:rsid w:val="009C03A6"/>
    <w:rsid w:val="009D204D"/>
    <w:rsid w:val="009D3842"/>
    <w:rsid w:val="009D56AE"/>
    <w:rsid w:val="009D6ED5"/>
    <w:rsid w:val="009D7FA4"/>
    <w:rsid w:val="009E495D"/>
    <w:rsid w:val="009E49C8"/>
    <w:rsid w:val="009F4D3C"/>
    <w:rsid w:val="00A006D8"/>
    <w:rsid w:val="00A02BD8"/>
    <w:rsid w:val="00A04C13"/>
    <w:rsid w:val="00A075A9"/>
    <w:rsid w:val="00A13CC9"/>
    <w:rsid w:val="00A17A09"/>
    <w:rsid w:val="00A23BF6"/>
    <w:rsid w:val="00A24336"/>
    <w:rsid w:val="00A26F68"/>
    <w:rsid w:val="00A35382"/>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30D3"/>
    <w:rsid w:val="00A843EF"/>
    <w:rsid w:val="00A85FCD"/>
    <w:rsid w:val="00A8731B"/>
    <w:rsid w:val="00A87945"/>
    <w:rsid w:val="00A93058"/>
    <w:rsid w:val="00A95FAA"/>
    <w:rsid w:val="00AA505A"/>
    <w:rsid w:val="00AA5F64"/>
    <w:rsid w:val="00AB7DCB"/>
    <w:rsid w:val="00AC50EA"/>
    <w:rsid w:val="00AC5436"/>
    <w:rsid w:val="00AC7376"/>
    <w:rsid w:val="00AD2667"/>
    <w:rsid w:val="00AD34D8"/>
    <w:rsid w:val="00AD7C39"/>
    <w:rsid w:val="00AE5928"/>
    <w:rsid w:val="00AF24B0"/>
    <w:rsid w:val="00B07C95"/>
    <w:rsid w:val="00B1002C"/>
    <w:rsid w:val="00B103D3"/>
    <w:rsid w:val="00B12C02"/>
    <w:rsid w:val="00B15EEE"/>
    <w:rsid w:val="00B21237"/>
    <w:rsid w:val="00B23DB0"/>
    <w:rsid w:val="00B27921"/>
    <w:rsid w:val="00B315DD"/>
    <w:rsid w:val="00B32E29"/>
    <w:rsid w:val="00B33281"/>
    <w:rsid w:val="00B35C57"/>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2E2B"/>
    <w:rsid w:val="00C73EF8"/>
    <w:rsid w:val="00C74396"/>
    <w:rsid w:val="00C74AC4"/>
    <w:rsid w:val="00C813AA"/>
    <w:rsid w:val="00C84F96"/>
    <w:rsid w:val="00C878E1"/>
    <w:rsid w:val="00C9030D"/>
    <w:rsid w:val="00CA2BDE"/>
    <w:rsid w:val="00CA42FC"/>
    <w:rsid w:val="00CA5620"/>
    <w:rsid w:val="00CA671D"/>
    <w:rsid w:val="00CB6611"/>
    <w:rsid w:val="00CB7259"/>
    <w:rsid w:val="00CB7F3A"/>
    <w:rsid w:val="00CC3D8B"/>
    <w:rsid w:val="00CC5ECC"/>
    <w:rsid w:val="00CC634C"/>
    <w:rsid w:val="00CC7DA2"/>
    <w:rsid w:val="00CD6CD3"/>
    <w:rsid w:val="00CD7695"/>
    <w:rsid w:val="00CE01EF"/>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165F"/>
    <w:rsid w:val="00E33DCF"/>
    <w:rsid w:val="00E342BC"/>
    <w:rsid w:val="00E34C45"/>
    <w:rsid w:val="00E37C68"/>
    <w:rsid w:val="00E431DA"/>
    <w:rsid w:val="00E4454B"/>
    <w:rsid w:val="00E448C5"/>
    <w:rsid w:val="00E45582"/>
    <w:rsid w:val="00E50907"/>
    <w:rsid w:val="00E52E1B"/>
    <w:rsid w:val="00E62346"/>
    <w:rsid w:val="00E6276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A0F01"/>
    <w:rsid w:val="00EA2705"/>
    <w:rsid w:val="00EA4A69"/>
    <w:rsid w:val="00EA4D59"/>
    <w:rsid w:val="00EB0EEB"/>
    <w:rsid w:val="00EB246A"/>
    <w:rsid w:val="00EB2F2D"/>
    <w:rsid w:val="00EC1927"/>
    <w:rsid w:val="00EC67BB"/>
    <w:rsid w:val="00EC72B6"/>
    <w:rsid w:val="00ED0259"/>
    <w:rsid w:val="00ED11D6"/>
    <w:rsid w:val="00EE0814"/>
    <w:rsid w:val="00EE0B9A"/>
    <w:rsid w:val="00EE3ED1"/>
    <w:rsid w:val="00EE3F27"/>
    <w:rsid w:val="00EE5024"/>
    <w:rsid w:val="00EE76A1"/>
    <w:rsid w:val="00EF2B69"/>
    <w:rsid w:val="00EF43C1"/>
    <w:rsid w:val="00EF50F8"/>
    <w:rsid w:val="00EF7E2B"/>
    <w:rsid w:val="00F03FB4"/>
    <w:rsid w:val="00F07CF1"/>
    <w:rsid w:val="00F100D5"/>
    <w:rsid w:val="00F2461C"/>
    <w:rsid w:val="00F24D91"/>
    <w:rsid w:val="00F31CC3"/>
    <w:rsid w:val="00F40F3E"/>
    <w:rsid w:val="00F415BA"/>
    <w:rsid w:val="00F41882"/>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B266F"/>
    <w:rsid w:val="00FC0170"/>
    <w:rsid w:val="00FC5959"/>
    <w:rsid w:val="00FC6272"/>
    <w:rsid w:val="00FD1068"/>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31B"/>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40.wmf"/><Relationship Id="rId21" Type="http://schemas.openxmlformats.org/officeDocument/2006/relationships/oleObject" Target="embeddings/oleObject5.bin"/><Relationship Id="rId63" Type="http://schemas.openxmlformats.org/officeDocument/2006/relationships/image" Target="media/image26.wmf"/><Relationship Id="rId159" Type="http://schemas.openxmlformats.org/officeDocument/2006/relationships/oleObject" Target="embeddings/oleObject76.bin"/><Relationship Id="rId324" Type="http://schemas.openxmlformats.org/officeDocument/2006/relationships/image" Target="media/image152.wmf"/><Relationship Id="rId366" Type="http://schemas.openxmlformats.org/officeDocument/2006/relationships/image" Target="media/image169.wmf"/><Relationship Id="rId170" Type="http://schemas.openxmlformats.org/officeDocument/2006/relationships/image" Target="media/image78.wmf"/><Relationship Id="rId226" Type="http://schemas.openxmlformats.org/officeDocument/2006/relationships/oleObject" Target="embeddings/oleObject110.bin"/><Relationship Id="rId268" Type="http://schemas.openxmlformats.org/officeDocument/2006/relationships/oleObject" Target="embeddings/oleObject128.bin"/><Relationship Id="rId32" Type="http://schemas.openxmlformats.org/officeDocument/2006/relationships/image" Target="media/image11.wmf"/><Relationship Id="rId74" Type="http://schemas.openxmlformats.org/officeDocument/2006/relationships/oleObject" Target="embeddings/oleObject32.bin"/><Relationship Id="rId128" Type="http://schemas.openxmlformats.org/officeDocument/2006/relationships/oleObject" Target="embeddings/oleObject60.bin"/><Relationship Id="rId335" Type="http://schemas.openxmlformats.org/officeDocument/2006/relationships/oleObject" Target="embeddings/oleObject167.bin"/><Relationship Id="rId5" Type="http://schemas.openxmlformats.org/officeDocument/2006/relationships/webSettings" Target="webSettings.xml"/><Relationship Id="rId181" Type="http://schemas.openxmlformats.org/officeDocument/2006/relationships/image" Target="media/image83.wmf"/><Relationship Id="rId237" Type="http://schemas.openxmlformats.org/officeDocument/2006/relationships/oleObject" Target="embeddings/oleObject116.bin"/><Relationship Id="rId279" Type="http://schemas.openxmlformats.org/officeDocument/2006/relationships/image" Target="media/image135.wmf"/><Relationship Id="rId43" Type="http://schemas.openxmlformats.org/officeDocument/2006/relationships/oleObject" Target="embeddings/oleObject16.bin"/><Relationship Id="rId139" Type="http://schemas.openxmlformats.org/officeDocument/2006/relationships/oleObject" Target="embeddings/oleObject66.bin"/><Relationship Id="rId290" Type="http://schemas.openxmlformats.org/officeDocument/2006/relationships/oleObject" Target="embeddings/oleObject141.bin"/><Relationship Id="rId304" Type="http://schemas.openxmlformats.org/officeDocument/2006/relationships/image" Target="media/image142.png"/><Relationship Id="rId346" Type="http://schemas.openxmlformats.org/officeDocument/2006/relationships/image" Target="media/image163.emf"/><Relationship Id="rId85" Type="http://schemas.openxmlformats.org/officeDocument/2006/relationships/image" Target="media/image37.wmf"/><Relationship Id="rId150" Type="http://schemas.openxmlformats.org/officeDocument/2006/relationships/image" Target="media/image68.wmf"/><Relationship Id="rId192" Type="http://schemas.openxmlformats.org/officeDocument/2006/relationships/oleObject" Target="embeddings/oleObject93.bin"/><Relationship Id="rId206" Type="http://schemas.openxmlformats.org/officeDocument/2006/relationships/oleObject" Target="embeddings/oleObject100.bin"/><Relationship Id="rId248" Type="http://schemas.openxmlformats.org/officeDocument/2006/relationships/image" Target="media/image118.wmf"/><Relationship Id="rId12" Type="http://schemas.openxmlformats.org/officeDocument/2006/relationships/image" Target="media/image1.wmf"/><Relationship Id="rId108" Type="http://schemas.openxmlformats.org/officeDocument/2006/relationships/oleObject" Target="embeddings/oleObject49.bin"/><Relationship Id="rId315" Type="http://schemas.openxmlformats.org/officeDocument/2006/relationships/oleObject" Target="embeddings/oleObject157.bin"/><Relationship Id="rId357" Type="http://schemas.openxmlformats.org/officeDocument/2006/relationships/image" Target="media/image165.wmf"/><Relationship Id="rId54" Type="http://schemas.openxmlformats.org/officeDocument/2006/relationships/image" Target="media/image22.wmf"/><Relationship Id="rId96" Type="http://schemas.openxmlformats.org/officeDocument/2006/relationships/oleObject" Target="embeddings/oleObject43.bin"/><Relationship Id="rId161" Type="http://schemas.openxmlformats.org/officeDocument/2006/relationships/oleObject" Target="embeddings/oleObject77.bin"/><Relationship Id="rId217" Type="http://schemas.openxmlformats.org/officeDocument/2006/relationships/image" Target="media/image101.wmf"/><Relationship Id="rId259" Type="http://schemas.openxmlformats.org/officeDocument/2006/relationships/image" Target="media/image124.wmf"/><Relationship Id="rId23" Type="http://schemas.openxmlformats.org/officeDocument/2006/relationships/oleObject" Target="embeddings/oleObject6.bin"/><Relationship Id="rId119" Type="http://schemas.openxmlformats.org/officeDocument/2006/relationships/image" Target="media/image53.wmf"/><Relationship Id="rId270" Type="http://schemas.openxmlformats.org/officeDocument/2006/relationships/oleObject" Target="embeddings/oleObject129.bin"/><Relationship Id="rId326" Type="http://schemas.openxmlformats.org/officeDocument/2006/relationships/image" Target="media/image153.wmf"/><Relationship Id="rId65" Type="http://schemas.openxmlformats.org/officeDocument/2006/relationships/image" Target="media/image27.wmf"/><Relationship Id="rId130" Type="http://schemas.openxmlformats.org/officeDocument/2006/relationships/image" Target="media/image58.wmf"/><Relationship Id="rId368" Type="http://schemas.openxmlformats.org/officeDocument/2006/relationships/image" Target="media/image170.wmf"/><Relationship Id="rId172" Type="http://schemas.openxmlformats.org/officeDocument/2006/relationships/image" Target="media/image79.wmf"/><Relationship Id="rId228" Type="http://schemas.openxmlformats.org/officeDocument/2006/relationships/oleObject" Target="embeddings/oleObject111.bin"/><Relationship Id="rId281" Type="http://schemas.openxmlformats.org/officeDocument/2006/relationships/image" Target="media/image136.wmf"/><Relationship Id="rId337" Type="http://schemas.openxmlformats.org/officeDocument/2006/relationships/oleObject" Target="embeddings/oleObject168.bin"/><Relationship Id="rId34" Type="http://schemas.openxmlformats.org/officeDocument/2006/relationships/image" Target="media/image12.wmf"/><Relationship Id="rId76" Type="http://schemas.openxmlformats.org/officeDocument/2006/relationships/oleObject" Target="embeddings/oleObject33.bin"/><Relationship Id="rId141" Type="http://schemas.openxmlformats.org/officeDocument/2006/relationships/oleObject" Target="embeddings/oleObject67.bin"/><Relationship Id="rId7" Type="http://schemas.openxmlformats.org/officeDocument/2006/relationships/endnotes" Target="endnotes.xml"/><Relationship Id="rId183" Type="http://schemas.openxmlformats.org/officeDocument/2006/relationships/image" Target="media/image84.wmf"/><Relationship Id="rId239" Type="http://schemas.openxmlformats.org/officeDocument/2006/relationships/oleObject" Target="embeddings/oleObject117.bin"/><Relationship Id="rId250" Type="http://schemas.openxmlformats.org/officeDocument/2006/relationships/oleObject" Target="embeddings/oleObject121.bin"/><Relationship Id="rId292" Type="http://schemas.openxmlformats.org/officeDocument/2006/relationships/oleObject" Target="embeddings/oleObject142.bin"/><Relationship Id="rId306" Type="http://schemas.openxmlformats.org/officeDocument/2006/relationships/image" Target="media/image143.wmf"/><Relationship Id="rId45" Type="http://schemas.openxmlformats.org/officeDocument/2006/relationships/oleObject" Target="embeddings/oleObject17.bin"/><Relationship Id="rId87" Type="http://schemas.openxmlformats.org/officeDocument/2006/relationships/image" Target="media/image38.wmf"/><Relationship Id="rId110" Type="http://schemas.openxmlformats.org/officeDocument/2006/relationships/oleObject" Target="embeddings/oleObject50.bin"/><Relationship Id="rId348" Type="http://schemas.openxmlformats.org/officeDocument/2006/relationships/image" Target="media/image164.emf"/><Relationship Id="rId152" Type="http://schemas.openxmlformats.org/officeDocument/2006/relationships/image" Target="media/image69.wmf"/><Relationship Id="rId194" Type="http://schemas.openxmlformats.org/officeDocument/2006/relationships/oleObject" Target="embeddings/oleObject94.bin"/><Relationship Id="rId208" Type="http://schemas.openxmlformats.org/officeDocument/2006/relationships/oleObject" Target="embeddings/oleObject101.bin"/><Relationship Id="rId261" Type="http://schemas.openxmlformats.org/officeDocument/2006/relationships/image" Target="media/image125.emf"/><Relationship Id="rId14" Type="http://schemas.openxmlformats.org/officeDocument/2006/relationships/image" Target="media/image2.wmf"/><Relationship Id="rId56" Type="http://schemas.openxmlformats.org/officeDocument/2006/relationships/oleObject" Target="embeddings/oleObject23.bin"/><Relationship Id="rId317" Type="http://schemas.openxmlformats.org/officeDocument/2006/relationships/oleObject" Target="embeddings/oleObject158.bin"/><Relationship Id="rId359" Type="http://schemas.openxmlformats.org/officeDocument/2006/relationships/image" Target="media/image166.wmf"/><Relationship Id="rId98" Type="http://schemas.openxmlformats.org/officeDocument/2006/relationships/oleObject" Target="embeddings/oleObject44.bin"/><Relationship Id="rId121" Type="http://schemas.openxmlformats.org/officeDocument/2006/relationships/image" Target="media/image54.wmf"/><Relationship Id="rId163" Type="http://schemas.openxmlformats.org/officeDocument/2006/relationships/oleObject" Target="embeddings/oleObject78.bin"/><Relationship Id="rId219" Type="http://schemas.openxmlformats.org/officeDocument/2006/relationships/image" Target="media/image102.wmf"/><Relationship Id="rId370" Type="http://schemas.openxmlformats.org/officeDocument/2006/relationships/image" Target="media/image171.png"/><Relationship Id="rId230" Type="http://schemas.openxmlformats.org/officeDocument/2006/relationships/oleObject" Target="embeddings/oleObject112.bin"/><Relationship Id="rId25" Type="http://schemas.openxmlformats.org/officeDocument/2006/relationships/oleObject" Target="embeddings/oleObject7.bin"/><Relationship Id="rId67" Type="http://schemas.openxmlformats.org/officeDocument/2006/relationships/image" Target="media/image28.wmf"/><Relationship Id="rId272" Type="http://schemas.openxmlformats.org/officeDocument/2006/relationships/oleObject" Target="embeddings/oleObject130.bin"/><Relationship Id="rId328" Type="http://schemas.openxmlformats.org/officeDocument/2006/relationships/image" Target="media/image154.wmf"/><Relationship Id="rId132" Type="http://schemas.openxmlformats.org/officeDocument/2006/relationships/image" Target="media/image59.wmf"/><Relationship Id="rId174" Type="http://schemas.openxmlformats.org/officeDocument/2006/relationships/image" Target="media/image80.wmf"/><Relationship Id="rId241" Type="http://schemas.openxmlformats.org/officeDocument/2006/relationships/oleObject" Target="embeddings/oleObject118.bin"/><Relationship Id="rId36" Type="http://schemas.openxmlformats.org/officeDocument/2006/relationships/image" Target="media/image13.wmf"/><Relationship Id="rId283" Type="http://schemas.openxmlformats.org/officeDocument/2006/relationships/oleObject" Target="embeddings/oleObject136.bin"/><Relationship Id="rId339" Type="http://schemas.openxmlformats.org/officeDocument/2006/relationships/oleObject" Target="embeddings/oleObject169.bin"/><Relationship Id="rId78" Type="http://schemas.openxmlformats.org/officeDocument/2006/relationships/oleObject" Target="embeddings/oleObject3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5.wmf"/><Relationship Id="rId185" Type="http://schemas.openxmlformats.org/officeDocument/2006/relationships/image" Target="media/image85.wmf"/><Relationship Id="rId350" Type="http://schemas.openxmlformats.org/officeDocument/2006/relationships/oleObject" Target="embeddings/oleObject175.bin"/><Relationship Id="rId371" Type="http://schemas.openxmlformats.org/officeDocument/2006/relationships/hyperlink" Target="https://doi.org/10.1007/978-981-16-7735-9_5" TargetMode="External"/><Relationship Id="rId9" Type="http://schemas.microsoft.com/office/2011/relationships/commentsExtended" Target="commentsExtended.xml"/><Relationship Id="rId210" Type="http://schemas.openxmlformats.org/officeDocument/2006/relationships/oleObject" Target="embeddings/oleObject102.bin"/><Relationship Id="rId26" Type="http://schemas.openxmlformats.org/officeDocument/2006/relationships/image" Target="media/image8.wmf"/><Relationship Id="rId231" Type="http://schemas.openxmlformats.org/officeDocument/2006/relationships/image" Target="media/image108.wmf"/><Relationship Id="rId252" Type="http://schemas.openxmlformats.org/officeDocument/2006/relationships/oleObject" Target="embeddings/oleObject122.bin"/><Relationship Id="rId273" Type="http://schemas.openxmlformats.org/officeDocument/2006/relationships/image" Target="media/image132.emf"/><Relationship Id="rId294" Type="http://schemas.openxmlformats.org/officeDocument/2006/relationships/oleObject" Target="embeddings/oleObject144.bin"/><Relationship Id="rId308" Type="http://schemas.openxmlformats.org/officeDocument/2006/relationships/image" Target="media/image144.wmf"/><Relationship Id="rId329" Type="http://schemas.openxmlformats.org/officeDocument/2006/relationships/oleObject" Target="embeddings/oleObject164.bin"/><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image" Target="media/image39.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0.wmf"/><Relationship Id="rId175" Type="http://schemas.openxmlformats.org/officeDocument/2006/relationships/oleObject" Target="embeddings/oleObject84.bin"/><Relationship Id="rId340" Type="http://schemas.openxmlformats.org/officeDocument/2006/relationships/image" Target="media/image160.wmf"/><Relationship Id="rId361" Type="http://schemas.openxmlformats.org/officeDocument/2006/relationships/image" Target="media/image167.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3.wmf"/><Relationship Id="rId221" Type="http://schemas.openxmlformats.org/officeDocument/2006/relationships/image" Target="media/image103.wmf"/><Relationship Id="rId242" Type="http://schemas.openxmlformats.org/officeDocument/2006/relationships/image" Target="media/image113.emf"/><Relationship Id="rId263" Type="http://schemas.openxmlformats.org/officeDocument/2006/relationships/image" Target="media/image127.emf"/><Relationship Id="rId284" Type="http://schemas.openxmlformats.org/officeDocument/2006/relationships/oleObject" Target="embeddings/oleObject137.bin"/><Relationship Id="rId319" Type="http://schemas.openxmlformats.org/officeDocument/2006/relationships/oleObject" Target="embeddings/oleObject159.bin"/><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image" Target="media/image34.wmf"/><Relationship Id="rId102" Type="http://schemas.openxmlformats.org/officeDocument/2006/relationships/oleObject" Target="embeddings/oleObject46.bin"/><Relationship Id="rId123" Type="http://schemas.openxmlformats.org/officeDocument/2006/relationships/image" Target="media/image55.wmf"/><Relationship Id="rId144" Type="http://schemas.openxmlformats.org/officeDocument/2006/relationships/image" Target="media/image65.wmf"/><Relationship Id="rId330" Type="http://schemas.openxmlformats.org/officeDocument/2006/relationships/image" Target="media/image155.wmf"/><Relationship Id="rId90" Type="http://schemas.openxmlformats.org/officeDocument/2006/relationships/oleObject" Target="embeddings/oleObject40.bin"/><Relationship Id="rId165" Type="http://schemas.openxmlformats.org/officeDocument/2006/relationships/oleObject" Target="embeddings/oleObject79.bin"/><Relationship Id="rId186" Type="http://schemas.openxmlformats.org/officeDocument/2006/relationships/oleObject" Target="embeddings/oleObject90.bin"/><Relationship Id="rId351" Type="http://schemas.openxmlformats.org/officeDocument/2006/relationships/oleObject" Target="embeddings/oleObject176.bin"/><Relationship Id="rId372" Type="http://schemas.openxmlformats.org/officeDocument/2006/relationships/hyperlink" Target="https://mathworld" TargetMode="External"/><Relationship Id="rId211" Type="http://schemas.openxmlformats.org/officeDocument/2006/relationships/image" Target="media/image98.wmf"/><Relationship Id="rId232" Type="http://schemas.openxmlformats.org/officeDocument/2006/relationships/oleObject" Target="embeddings/oleObject113.bin"/><Relationship Id="rId253" Type="http://schemas.openxmlformats.org/officeDocument/2006/relationships/image" Target="media/image120.wmf"/><Relationship Id="rId274" Type="http://schemas.openxmlformats.org/officeDocument/2006/relationships/oleObject" Target="embeddings/oleObject131.bin"/><Relationship Id="rId295" Type="http://schemas.openxmlformats.org/officeDocument/2006/relationships/oleObject" Target="embeddings/oleObject145.bin"/><Relationship Id="rId309" Type="http://schemas.openxmlformats.org/officeDocument/2006/relationships/oleObject" Target="embeddings/oleObject154.bin"/><Relationship Id="rId27" Type="http://schemas.openxmlformats.org/officeDocument/2006/relationships/oleObject" Target="embeddings/oleObject8.bin"/><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image" Target="media/image50.wmf"/><Relationship Id="rId134" Type="http://schemas.openxmlformats.org/officeDocument/2006/relationships/image" Target="media/image60.wmf"/><Relationship Id="rId320" Type="http://schemas.openxmlformats.org/officeDocument/2006/relationships/image" Target="media/image150.wmf"/><Relationship Id="rId80" Type="http://schemas.openxmlformats.org/officeDocument/2006/relationships/oleObject" Target="embeddings/oleObject35.bin"/><Relationship Id="rId155" Type="http://schemas.openxmlformats.org/officeDocument/2006/relationships/oleObject" Target="embeddings/oleObject74.bin"/><Relationship Id="rId176" Type="http://schemas.openxmlformats.org/officeDocument/2006/relationships/image" Target="media/image81.wmf"/><Relationship Id="rId197" Type="http://schemas.openxmlformats.org/officeDocument/2006/relationships/image" Target="media/image91.wmf"/><Relationship Id="rId341" Type="http://schemas.openxmlformats.org/officeDocument/2006/relationships/oleObject" Target="embeddings/oleObject170.bin"/><Relationship Id="rId362" Type="http://schemas.openxmlformats.org/officeDocument/2006/relationships/oleObject" Target="embeddings/oleObject184.bin"/><Relationship Id="rId201" Type="http://schemas.openxmlformats.org/officeDocument/2006/relationships/image" Target="media/image93.wmf"/><Relationship Id="rId222" Type="http://schemas.openxmlformats.org/officeDocument/2006/relationships/oleObject" Target="embeddings/oleObject108.bin"/><Relationship Id="rId243" Type="http://schemas.openxmlformats.org/officeDocument/2006/relationships/image" Target="media/image114.emf"/><Relationship Id="rId264" Type="http://schemas.openxmlformats.org/officeDocument/2006/relationships/oleObject" Target="embeddings/oleObject126.bin"/><Relationship Id="rId285" Type="http://schemas.openxmlformats.org/officeDocument/2006/relationships/oleObject" Target="embeddings/oleObject138.bin"/><Relationship Id="rId17" Type="http://schemas.openxmlformats.org/officeDocument/2006/relationships/oleObject" Target="embeddings/oleObject3.bin"/><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6.wmf"/><Relationship Id="rId124" Type="http://schemas.openxmlformats.org/officeDocument/2006/relationships/oleObject" Target="embeddings/oleObject58.bin"/><Relationship Id="rId310" Type="http://schemas.openxmlformats.org/officeDocument/2006/relationships/image" Target="media/image145.wmf"/><Relationship Id="rId70" Type="http://schemas.openxmlformats.org/officeDocument/2006/relationships/oleObject" Target="embeddings/oleObject30.bin"/><Relationship Id="rId91" Type="http://schemas.openxmlformats.org/officeDocument/2006/relationships/image" Target="media/image40.wmf"/><Relationship Id="rId145" Type="http://schemas.openxmlformats.org/officeDocument/2006/relationships/oleObject" Target="embeddings/oleObject69.bin"/><Relationship Id="rId166" Type="http://schemas.openxmlformats.org/officeDocument/2006/relationships/image" Target="media/image76.wmf"/><Relationship Id="rId187" Type="http://schemas.openxmlformats.org/officeDocument/2006/relationships/image" Target="media/image86.wmf"/><Relationship Id="rId331" Type="http://schemas.openxmlformats.org/officeDocument/2006/relationships/oleObject" Target="embeddings/oleObject165.bin"/><Relationship Id="rId352" Type="http://schemas.openxmlformats.org/officeDocument/2006/relationships/oleObject" Target="embeddings/oleObject177.bin"/><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4.bin"/><Relationship Id="rId254" Type="http://schemas.openxmlformats.org/officeDocument/2006/relationships/oleObject" Target="embeddings/oleObject123.bin"/><Relationship Id="rId28" Type="http://schemas.openxmlformats.org/officeDocument/2006/relationships/image" Target="media/image9.wmf"/><Relationship Id="rId49" Type="http://schemas.openxmlformats.org/officeDocument/2006/relationships/oleObject" Target="embeddings/oleObject19.bin"/><Relationship Id="rId114" Type="http://schemas.openxmlformats.org/officeDocument/2006/relationships/oleObject" Target="embeddings/oleObject53.bin"/><Relationship Id="rId275" Type="http://schemas.openxmlformats.org/officeDocument/2006/relationships/image" Target="media/image133.wmf"/><Relationship Id="rId296" Type="http://schemas.openxmlformats.org/officeDocument/2006/relationships/oleObject" Target="embeddings/oleObject146.bin"/><Relationship Id="rId300" Type="http://schemas.openxmlformats.org/officeDocument/2006/relationships/oleObject" Target="embeddings/oleObject149.bin"/><Relationship Id="rId60" Type="http://schemas.openxmlformats.org/officeDocument/2006/relationships/oleObject" Target="embeddings/oleObject25.bin"/><Relationship Id="rId81" Type="http://schemas.openxmlformats.org/officeDocument/2006/relationships/image" Target="media/image35.wmf"/><Relationship Id="rId135" Type="http://schemas.openxmlformats.org/officeDocument/2006/relationships/oleObject" Target="embeddings/oleObject64.bin"/><Relationship Id="rId156" Type="http://schemas.openxmlformats.org/officeDocument/2006/relationships/image" Target="media/image71.wmf"/><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oleObject" Target="embeddings/oleObject160.bin"/><Relationship Id="rId342" Type="http://schemas.openxmlformats.org/officeDocument/2006/relationships/image" Target="media/image161.wmf"/><Relationship Id="rId363" Type="http://schemas.openxmlformats.org/officeDocument/2006/relationships/oleObject" Target="embeddings/oleObject185.bin"/><Relationship Id="rId202" Type="http://schemas.openxmlformats.org/officeDocument/2006/relationships/oleObject" Target="embeddings/oleObject98.bin"/><Relationship Id="rId223" Type="http://schemas.openxmlformats.org/officeDocument/2006/relationships/image" Target="media/image104.wmf"/><Relationship Id="rId244" Type="http://schemas.openxmlformats.org/officeDocument/2006/relationships/image" Target="media/image115.emf"/><Relationship Id="rId18" Type="http://schemas.openxmlformats.org/officeDocument/2006/relationships/image" Target="media/image4.wmf"/><Relationship Id="rId39" Type="http://schemas.openxmlformats.org/officeDocument/2006/relationships/oleObject" Target="embeddings/oleObject14.bin"/><Relationship Id="rId265" Type="http://schemas.openxmlformats.org/officeDocument/2006/relationships/image" Target="media/image128.emf"/><Relationship Id="rId286" Type="http://schemas.openxmlformats.org/officeDocument/2006/relationships/oleObject" Target="embeddings/oleObject139.bin"/><Relationship Id="rId50" Type="http://schemas.openxmlformats.org/officeDocument/2006/relationships/image" Target="media/image20.wmf"/><Relationship Id="rId104" Type="http://schemas.openxmlformats.org/officeDocument/2006/relationships/oleObject" Target="embeddings/oleObject47.bin"/><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oleObject" Target="embeddings/oleObject80.bin"/><Relationship Id="rId188" Type="http://schemas.openxmlformats.org/officeDocument/2006/relationships/oleObject" Target="embeddings/oleObject91.bin"/><Relationship Id="rId311" Type="http://schemas.openxmlformats.org/officeDocument/2006/relationships/oleObject" Target="embeddings/oleObject155.bin"/><Relationship Id="rId332" Type="http://schemas.openxmlformats.org/officeDocument/2006/relationships/image" Target="media/image156.wmf"/><Relationship Id="rId353" Type="http://schemas.openxmlformats.org/officeDocument/2006/relationships/oleObject" Target="embeddings/oleObject178.bin"/><Relationship Id="rId374" Type="http://schemas.microsoft.com/office/2011/relationships/people" Target="people.xml"/><Relationship Id="rId71" Type="http://schemas.openxmlformats.org/officeDocument/2006/relationships/image" Target="media/image30.wmf"/><Relationship Id="rId92" Type="http://schemas.openxmlformats.org/officeDocument/2006/relationships/oleObject" Target="embeddings/oleObject41.bin"/><Relationship Id="rId213" Type="http://schemas.openxmlformats.org/officeDocument/2006/relationships/image" Target="media/image99.wmf"/><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21.wmf"/><Relationship Id="rId276" Type="http://schemas.openxmlformats.org/officeDocument/2006/relationships/oleObject" Target="embeddings/oleObject132.bin"/><Relationship Id="rId297" Type="http://schemas.openxmlformats.org/officeDocument/2006/relationships/oleObject" Target="embeddings/oleObject147.bin"/><Relationship Id="rId40" Type="http://schemas.openxmlformats.org/officeDocument/2006/relationships/image" Target="media/image15.wmf"/><Relationship Id="rId115" Type="http://schemas.openxmlformats.org/officeDocument/2006/relationships/image" Target="media/image51.wmf"/><Relationship Id="rId136" Type="http://schemas.openxmlformats.org/officeDocument/2006/relationships/image" Target="media/image61.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image" Target="media/image141.png"/><Relationship Id="rId322" Type="http://schemas.openxmlformats.org/officeDocument/2006/relationships/image" Target="media/image151.wmf"/><Relationship Id="rId343" Type="http://schemas.openxmlformats.org/officeDocument/2006/relationships/oleObject" Target="embeddings/oleObject171.bin"/><Relationship Id="rId364" Type="http://schemas.openxmlformats.org/officeDocument/2006/relationships/image" Target="media/image168.wmf"/><Relationship Id="rId61" Type="http://schemas.openxmlformats.org/officeDocument/2006/relationships/image" Target="media/image25.wmf"/><Relationship Id="rId82" Type="http://schemas.openxmlformats.org/officeDocument/2006/relationships/oleObject" Target="embeddings/oleObject36.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4.bin"/><Relationship Id="rId224" Type="http://schemas.openxmlformats.org/officeDocument/2006/relationships/oleObject" Target="embeddings/oleObject109.bin"/><Relationship Id="rId245" Type="http://schemas.openxmlformats.org/officeDocument/2006/relationships/image" Target="media/image116.png"/><Relationship Id="rId266" Type="http://schemas.openxmlformats.org/officeDocument/2006/relationships/oleObject" Target="embeddings/oleObject127.bin"/><Relationship Id="rId287" Type="http://schemas.openxmlformats.org/officeDocument/2006/relationships/image" Target="media/image137.wmf"/><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77.wmf"/><Relationship Id="rId312" Type="http://schemas.openxmlformats.org/officeDocument/2006/relationships/image" Target="media/image146.wmf"/><Relationship Id="rId333" Type="http://schemas.openxmlformats.org/officeDocument/2006/relationships/oleObject" Target="embeddings/oleObject166.bin"/><Relationship Id="rId354" Type="http://schemas.openxmlformats.org/officeDocument/2006/relationships/oleObject" Target="embeddings/oleObject179.bin"/><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1.wmf"/><Relationship Id="rId189" Type="http://schemas.openxmlformats.org/officeDocument/2006/relationships/image" Target="media/image87.wmf"/><Relationship Id="rId375"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openxmlformats.org/officeDocument/2006/relationships/oleObject" Target="embeddings/oleObject124.bin"/><Relationship Id="rId277" Type="http://schemas.openxmlformats.org/officeDocument/2006/relationships/image" Target="media/image134.wmf"/><Relationship Id="rId298" Type="http://schemas.openxmlformats.org/officeDocument/2006/relationships/oleObject" Target="embeddings/oleObject148.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2.wmf"/><Relationship Id="rId302" Type="http://schemas.openxmlformats.org/officeDocument/2006/relationships/oleObject" Target="embeddings/oleObject150.bin"/><Relationship Id="rId323" Type="http://schemas.openxmlformats.org/officeDocument/2006/relationships/oleObject" Target="embeddings/oleObject161.bin"/><Relationship Id="rId344" Type="http://schemas.openxmlformats.org/officeDocument/2006/relationships/image" Target="media/image162.wmf"/><Relationship Id="rId20" Type="http://schemas.openxmlformats.org/officeDocument/2006/relationships/image" Target="media/image5.wmf"/><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image" Target="media/image36.wmf"/><Relationship Id="rId179" Type="http://schemas.openxmlformats.org/officeDocument/2006/relationships/image" Target="media/image82.wmf"/><Relationship Id="rId365" Type="http://schemas.openxmlformats.org/officeDocument/2006/relationships/oleObject" Target="embeddings/oleObject186.bin"/><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05.wmf"/><Relationship Id="rId246" Type="http://schemas.openxmlformats.org/officeDocument/2006/relationships/image" Target="media/image117.wmf"/><Relationship Id="rId267" Type="http://schemas.openxmlformats.org/officeDocument/2006/relationships/image" Target="media/image129.emf"/><Relationship Id="rId288" Type="http://schemas.openxmlformats.org/officeDocument/2006/relationships/oleObject" Target="embeddings/oleObject140.bin"/><Relationship Id="rId106" Type="http://schemas.openxmlformats.org/officeDocument/2006/relationships/oleObject" Target="embeddings/oleObject48.bin"/><Relationship Id="rId127" Type="http://schemas.openxmlformats.org/officeDocument/2006/relationships/image" Target="media/image57.wmf"/><Relationship Id="rId313" Type="http://schemas.openxmlformats.org/officeDocument/2006/relationships/oleObject" Target="embeddings/oleObject156.bin"/><Relationship Id="rId10" Type="http://schemas.microsoft.com/office/2016/09/relationships/commentsIds" Target="commentsIds.xml"/><Relationship Id="rId31" Type="http://schemas.openxmlformats.org/officeDocument/2006/relationships/oleObject" Target="embeddings/oleObject10.bin"/><Relationship Id="rId52" Type="http://schemas.openxmlformats.org/officeDocument/2006/relationships/image" Target="media/image21.wmf"/><Relationship Id="rId73" Type="http://schemas.openxmlformats.org/officeDocument/2006/relationships/image" Target="media/image31.wmf"/><Relationship Id="rId94" Type="http://schemas.openxmlformats.org/officeDocument/2006/relationships/oleObject" Target="embeddings/oleObject42.bin"/><Relationship Id="rId148" Type="http://schemas.openxmlformats.org/officeDocument/2006/relationships/image" Target="media/image67.wmf"/><Relationship Id="rId169" Type="http://schemas.openxmlformats.org/officeDocument/2006/relationships/oleObject" Target="embeddings/oleObject81.bin"/><Relationship Id="rId334" Type="http://schemas.openxmlformats.org/officeDocument/2006/relationships/image" Target="media/image157.wmf"/><Relationship Id="rId355" Type="http://schemas.openxmlformats.org/officeDocument/2006/relationships/oleObject" Target="embeddings/oleObject180.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0.wmf"/><Relationship Id="rId236" Type="http://schemas.openxmlformats.org/officeDocument/2006/relationships/image" Target="media/image110.wmf"/><Relationship Id="rId257" Type="http://schemas.openxmlformats.org/officeDocument/2006/relationships/image" Target="media/image122.png"/><Relationship Id="rId278" Type="http://schemas.openxmlformats.org/officeDocument/2006/relationships/oleObject" Target="embeddings/oleObject133.bin"/><Relationship Id="rId303" Type="http://schemas.openxmlformats.org/officeDocument/2006/relationships/oleObject" Target="embeddings/oleObject151.bin"/><Relationship Id="rId42" Type="http://schemas.openxmlformats.org/officeDocument/2006/relationships/image" Target="media/image16.wmf"/><Relationship Id="rId84" Type="http://schemas.openxmlformats.org/officeDocument/2006/relationships/oleObject" Target="embeddings/oleObject37.bin"/><Relationship Id="rId138" Type="http://schemas.openxmlformats.org/officeDocument/2006/relationships/image" Target="media/image62.wmf"/><Relationship Id="rId345" Type="http://schemas.openxmlformats.org/officeDocument/2006/relationships/oleObject" Target="embeddings/oleObject172.bin"/><Relationship Id="rId191" Type="http://schemas.openxmlformats.org/officeDocument/2006/relationships/image" Target="media/image88.wmf"/><Relationship Id="rId205" Type="http://schemas.openxmlformats.org/officeDocument/2006/relationships/image" Target="media/image95.wmf"/><Relationship Id="rId247" Type="http://schemas.openxmlformats.org/officeDocument/2006/relationships/oleObject" Target="embeddings/oleObject119.bin"/><Relationship Id="rId107" Type="http://schemas.openxmlformats.org/officeDocument/2006/relationships/image" Target="media/image48.wmf"/><Relationship Id="rId289" Type="http://schemas.openxmlformats.org/officeDocument/2006/relationships/image" Target="media/image138.wmf"/><Relationship Id="rId11" Type="http://schemas.microsoft.com/office/2018/08/relationships/commentsExtensible" Target="commentsExtensible.xml"/><Relationship Id="rId53" Type="http://schemas.openxmlformats.org/officeDocument/2006/relationships/oleObject" Target="embeddings/oleObject21.bin"/><Relationship Id="rId149" Type="http://schemas.openxmlformats.org/officeDocument/2006/relationships/oleObject" Target="embeddings/oleObject71.bin"/><Relationship Id="rId314" Type="http://schemas.openxmlformats.org/officeDocument/2006/relationships/image" Target="media/image147.wmf"/><Relationship Id="rId356" Type="http://schemas.openxmlformats.org/officeDocument/2006/relationships/oleObject" Target="embeddings/oleObject181.bin"/><Relationship Id="rId95" Type="http://schemas.openxmlformats.org/officeDocument/2006/relationships/image" Target="media/image42.wmf"/><Relationship Id="rId160" Type="http://schemas.openxmlformats.org/officeDocument/2006/relationships/image" Target="media/image73.wmf"/><Relationship Id="rId216" Type="http://schemas.openxmlformats.org/officeDocument/2006/relationships/oleObject" Target="embeddings/oleObject105.bin"/><Relationship Id="rId258" Type="http://schemas.openxmlformats.org/officeDocument/2006/relationships/image" Target="media/image123.png"/><Relationship Id="rId22" Type="http://schemas.openxmlformats.org/officeDocument/2006/relationships/image" Target="media/image6.wmf"/><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oleObject" Target="embeddings/oleObject162.bin"/><Relationship Id="rId367" Type="http://schemas.openxmlformats.org/officeDocument/2006/relationships/oleObject" Target="embeddings/oleObject187.bin"/><Relationship Id="rId171" Type="http://schemas.openxmlformats.org/officeDocument/2006/relationships/oleObject" Target="embeddings/oleObject82.bin"/><Relationship Id="rId227" Type="http://schemas.openxmlformats.org/officeDocument/2006/relationships/image" Target="media/image106.wmf"/><Relationship Id="rId269" Type="http://schemas.openxmlformats.org/officeDocument/2006/relationships/image" Target="media/image130.wmf"/><Relationship Id="rId33" Type="http://schemas.openxmlformats.org/officeDocument/2006/relationships/oleObject" Target="embeddings/oleObject11.bin"/><Relationship Id="rId129" Type="http://schemas.openxmlformats.org/officeDocument/2006/relationships/oleObject" Target="embeddings/oleObject61.bin"/><Relationship Id="rId280" Type="http://schemas.openxmlformats.org/officeDocument/2006/relationships/oleObject" Target="embeddings/oleObject134.bin"/><Relationship Id="rId336" Type="http://schemas.openxmlformats.org/officeDocument/2006/relationships/image" Target="media/image158.wmf"/><Relationship Id="rId75" Type="http://schemas.openxmlformats.org/officeDocument/2006/relationships/image" Target="media/image32.wmf"/><Relationship Id="rId140" Type="http://schemas.openxmlformats.org/officeDocument/2006/relationships/image" Target="media/image63.wmf"/><Relationship Id="rId182" Type="http://schemas.openxmlformats.org/officeDocument/2006/relationships/oleObject" Target="embeddings/oleObject88.bin"/><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9.wmf"/><Relationship Id="rId305" Type="http://schemas.openxmlformats.org/officeDocument/2006/relationships/oleObject" Target="embeddings/oleObject152.bin"/><Relationship Id="rId347" Type="http://schemas.openxmlformats.org/officeDocument/2006/relationships/oleObject" Target="embeddings/oleObject173.bin"/><Relationship Id="rId44" Type="http://schemas.openxmlformats.org/officeDocument/2006/relationships/image" Target="media/image17.wmf"/><Relationship Id="rId86" Type="http://schemas.openxmlformats.org/officeDocument/2006/relationships/oleObject" Target="embeddings/oleObject38.bin"/><Relationship Id="rId151" Type="http://schemas.openxmlformats.org/officeDocument/2006/relationships/oleObject" Target="embeddings/oleObject72.bin"/><Relationship Id="rId193" Type="http://schemas.openxmlformats.org/officeDocument/2006/relationships/image" Target="media/image89.wmf"/><Relationship Id="rId207" Type="http://schemas.openxmlformats.org/officeDocument/2006/relationships/image" Target="media/image96.wmf"/><Relationship Id="rId249" Type="http://schemas.openxmlformats.org/officeDocument/2006/relationships/oleObject" Target="embeddings/oleObject120.bin"/><Relationship Id="rId13" Type="http://schemas.openxmlformats.org/officeDocument/2006/relationships/oleObject" Target="embeddings/oleObject1.bin"/><Relationship Id="rId109" Type="http://schemas.openxmlformats.org/officeDocument/2006/relationships/image" Target="media/image49.wmf"/><Relationship Id="rId260" Type="http://schemas.openxmlformats.org/officeDocument/2006/relationships/oleObject" Target="embeddings/oleObject125.bin"/><Relationship Id="rId316" Type="http://schemas.openxmlformats.org/officeDocument/2006/relationships/image" Target="media/image148.wmf"/><Relationship Id="rId55" Type="http://schemas.openxmlformats.org/officeDocument/2006/relationships/oleObject" Target="embeddings/oleObject22.bin"/><Relationship Id="rId97" Type="http://schemas.openxmlformats.org/officeDocument/2006/relationships/image" Target="media/image43.wmf"/><Relationship Id="rId120" Type="http://schemas.openxmlformats.org/officeDocument/2006/relationships/oleObject" Target="embeddings/oleObject56.bin"/><Relationship Id="rId358" Type="http://schemas.openxmlformats.org/officeDocument/2006/relationships/oleObject" Target="embeddings/oleObject182.bin"/><Relationship Id="rId162" Type="http://schemas.openxmlformats.org/officeDocument/2006/relationships/image" Target="media/image74.wmf"/><Relationship Id="rId218" Type="http://schemas.openxmlformats.org/officeDocument/2006/relationships/oleObject" Target="embeddings/oleObject106.bin"/><Relationship Id="rId271" Type="http://schemas.openxmlformats.org/officeDocument/2006/relationships/image" Target="media/image131.emf"/><Relationship Id="rId24" Type="http://schemas.openxmlformats.org/officeDocument/2006/relationships/image" Target="media/image7.wmf"/><Relationship Id="rId66" Type="http://schemas.openxmlformats.org/officeDocument/2006/relationships/oleObject" Target="embeddings/oleObject28.bin"/><Relationship Id="rId131" Type="http://schemas.openxmlformats.org/officeDocument/2006/relationships/oleObject" Target="embeddings/oleObject62.bin"/><Relationship Id="rId327" Type="http://schemas.openxmlformats.org/officeDocument/2006/relationships/oleObject" Target="embeddings/oleObject163.bin"/><Relationship Id="rId369" Type="http://schemas.openxmlformats.org/officeDocument/2006/relationships/oleObject" Target="embeddings/oleObject188.bin"/><Relationship Id="rId173" Type="http://schemas.openxmlformats.org/officeDocument/2006/relationships/oleObject" Target="embeddings/oleObject83.bin"/><Relationship Id="rId229" Type="http://schemas.openxmlformats.org/officeDocument/2006/relationships/image" Target="media/image107.wmf"/><Relationship Id="rId240" Type="http://schemas.openxmlformats.org/officeDocument/2006/relationships/image" Target="media/image112.wmf"/><Relationship Id="rId35" Type="http://schemas.openxmlformats.org/officeDocument/2006/relationships/oleObject" Target="embeddings/oleObject12.bin"/><Relationship Id="rId77" Type="http://schemas.openxmlformats.org/officeDocument/2006/relationships/image" Target="media/image33.wmf"/><Relationship Id="rId100" Type="http://schemas.openxmlformats.org/officeDocument/2006/relationships/oleObject" Target="embeddings/oleObject45.bin"/><Relationship Id="rId282" Type="http://schemas.openxmlformats.org/officeDocument/2006/relationships/oleObject" Target="embeddings/oleObject135.bin"/><Relationship Id="rId338" Type="http://schemas.openxmlformats.org/officeDocument/2006/relationships/image" Target="media/image159.wmf"/><Relationship Id="rId8" Type="http://schemas.openxmlformats.org/officeDocument/2006/relationships/comments" Target="comments.xml"/><Relationship Id="rId142" Type="http://schemas.openxmlformats.org/officeDocument/2006/relationships/image" Target="media/image64.wmf"/><Relationship Id="rId184" Type="http://schemas.openxmlformats.org/officeDocument/2006/relationships/oleObject" Target="embeddings/oleObject89.bin"/><Relationship Id="rId251" Type="http://schemas.openxmlformats.org/officeDocument/2006/relationships/image" Target="media/image119.wmf"/><Relationship Id="rId46" Type="http://schemas.openxmlformats.org/officeDocument/2006/relationships/image" Target="media/image18.wmf"/><Relationship Id="rId293" Type="http://schemas.openxmlformats.org/officeDocument/2006/relationships/oleObject" Target="embeddings/oleObject143.bin"/><Relationship Id="rId307" Type="http://schemas.openxmlformats.org/officeDocument/2006/relationships/oleObject" Target="embeddings/oleObject153.bin"/><Relationship Id="rId349" Type="http://schemas.openxmlformats.org/officeDocument/2006/relationships/oleObject" Target="embeddings/oleObject174.bin"/><Relationship Id="rId88" Type="http://schemas.openxmlformats.org/officeDocument/2006/relationships/oleObject" Target="embeddings/oleObject39.bin"/><Relationship Id="rId111" Type="http://schemas.openxmlformats.org/officeDocument/2006/relationships/oleObject" Target="embeddings/oleObject51.bin"/><Relationship Id="rId153" Type="http://schemas.openxmlformats.org/officeDocument/2006/relationships/oleObject" Target="embeddings/oleObject73.bin"/><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oleObject" Target="embeddings/oleObject183.bin"/><Relationship Id="rId220" Type="http://schemas.openxmlformats.org/officeDocument/2006/relationships/oleObject" Target="embeddings/oleObject107.bin"/><Relationship Id="rId15" Type="http://schemas.openxmlformats.org/officeDocument/2006/relationships/oleObject" Target="embeddings/oleObject2.bin"/><Relationship Id="rId57" Type="http://schemas.openxmlformats.org/officeDocument/2006/relationships/image" Target="media/image23.wmf"/><Relationship Id="rId262" Type="http://schemas.openxmlformats.org/officeDocument/2006/relationships/image" Target="media/image126.png"/><Relationship Id="rId318" Type="http://schemas.openxmlformats.org/officeDocument/2006/relationships/image" Target="media/image1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4509E-E3E3-44E2-AF9A-B2944F752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13147</Words>
  <Characters>74944</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Bunger, Andrew P</cp:lastModifiedBy>
  <cp:revision>8</cp:revision>
  <dcterms:created xsi:type="dcterms:W3CDTF">2022-08-19T13:21:00Z</dcterms:created>
  <dcterms:modified xsi:type="dcterms:W3CDTF">2022-08-19T14:16:00Z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