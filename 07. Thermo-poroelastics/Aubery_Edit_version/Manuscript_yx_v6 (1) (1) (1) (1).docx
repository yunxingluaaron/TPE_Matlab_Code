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3D14A57"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w:t>
      </w:r>
      <w:ins w:id="1" w:author="Green, Aubrey" w:date="2022-08-18T08:39:00Z">
        <w:r w:rsidR="00F945E9">
          <w:rPr>
            <w:rFonts w:ascii="Times New Roman" w:hAnsi="Times New Roman"/>
          </w:rPr>
          <w:t xml:space="preserve"> </w:t>
        </w:r>
      </w:ins>
      <w:del w:id="2" w:author="Green, Aubrey" w:date="2022-08-18T08:39:00Z">
        <w:r w:rsidDel="00F945E9">
          <w:rPr>
            <w:rFonts w:ascii="Times New Roman" w:hAnsi="Times New Roman"/>
          </w:rPr>
          <w:delText>-</w:delText>
        </w:r>
      </w:del>
      <w:r>
        <w:rPr>
          <w:rFonts w:ascii="Times New Roman" w:hAnsi="Times New Roman"/>
        </w:rPr>
        <w:t>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w:t>
      </w:r>
      <w:ins w:id="3" w:author="Green, Aubrey" w:date="2022-08-18T08:30:00Z">
        <w:r w:rsidR="00F30171">
          <w:rPr>
            <w:rFonts w:ascii="Times New Roman" w:hAnsi="Times New Roman"/>
          </w:rPr>
          <w:t>,</w:t>
        </w:r>
      </w:ins>
      <w:r>
        <w:rPr>
          <w:rFonts w:ascii="Times New Roman" w:hAnsi="Times New Roman"/>
        </w:rPr>
        <w:t xml:space="preserv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w:t>
      </w:r>
      <w:ins w:id="4" w:author="Green, Aubrey" w:date="2022-08-18T08:39:00Z">
        <w:r w:rsidR="00F945E9">
          <w:rPr>
            <w:rFonts w:ascii="Times New Roman" w:hAnsi="Times New Roman"/>
          </w:rPr>
          <w:t>in</w:t>
        </w:r>
      </w:ins>
      <w:r>
        <w:rPr>
          <w:rFonts w:ascii="Times New Roman" w:hAnsi="Times New Roman"/>
        </w:rPr>
        <w:t>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del w:id="5" w:author="Green, Aubrey" w:date="2022-08-18T08:40:00Z">
        <w:r w:rsidDel="00F945E9">
          <w:rPr>
            <w:rFonts w:ascii="Times New Roman" w:hAnsi="Times New Roman" w:hint="eastAsia"/>
          </w:rPr>
          <w:delText xml:space="preserve"> </w:delText>
        </w:r>
        <w:r w:rsidDel="00F945E9">
          <w:rPr>
            <w:rFonts w:ascii="Times New Roman" w:hAnsi="Times New Roman"/>
          </w:rPr>
          <w:delText>cement</w:delText>
        </w:r>
      </w:del>
      <w:r>
        <w:rPr>
          <w:rFonts w:ascii="Times New Roman" w:hAnsi="Times New Roman"/>
        </w:rPr>
        <w:t xml:space="preserve"> failure that may occur in different types</w:t>
      </w:r>
      <w:ins w:id="6" w:author="Green, Aubrey" w:date="2022-08-18T08:40:00Z">
        <w:r w:rsidR="00F945E9">
          <w:rPr>
            <w:rFonts w:ascii="Times New Roman" w:hAnsi="Times New Roman"/>
          </w:rPr>
          <w:t xml:space="preserve"> of cement</w:t>
        </w:r>
      </w:ins>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 xml:space="preserve">the HTHP cementing </w:t>
      </w:r>
      <w:commentRangeStart w:id="7"/>
      <w:r w:rsidR="00964D3F">
        <w:rPr>
          <w:rFonts w:ascii="Times New Roman" w:hAnsi="Times New Roman"/>
        </w:rPr>
        <w:t>are found out</w:t>
      </w:r>
      <w:commentRangeEnd w:id="7"/>
      <w:r w:rsidR="001F3EBE">
        <w:rPr>
          <w:rStyle w:val="CommentReference"/>
        </w:rPr>
        <w:commentReference w:id="7"/>
      </w:r>
      <w:r w:rsidR="00964D3F">
        <w:rPr>
          <w:rFonts w:ascii="Times New Roman" w:hAnsi="Times New Roman"/>
        </w:rPr>
        <w:t>.</w:t>
      </w:r>
      <w:r>
        <w:rPr>
          <w:rFonts w:ascii="Times New Roman" w:hAnsi="Times New Roman"/>
        </w:rPr>
        <w:t xml:space="preserve"> Based on these results, two new concepts of</w:t>
      </w:r>
      <w:r w:rsidR="00964D3F">
        <w:rPr>
          <w:rFonts w:ascii="Times New Roman" w:hAnsi="Times New Roman"/>
        </w:rPr>
        <w:t xml:space="preserve"> permeability</w:t>
      </w:r>
      <w:ins w:id="8" w:author="Green, Aubrey" w:date="2022-08-18T08:43:00Z">
        <w:r w:rsidR="001F3EBE">
          <w:rPr>
            <w:rFonts w:ascii="Times New Roman" w:hAnsi="Times New Roman"/>
          </w:rPr>
          <w:t>,</w:t>
        </w:r>
      </w:ins>
      <w:r>
        <w:rPr>
          <w:rFonts w:ascii="Times New Roman" w:hAnsi="Times New Roman"/>
        </w:rPr>
        <w:t xml:space="preserve"> forgiveness cement and phase-change cement</w:t>
      </w:r>
      <w:ins w:id="9" w:author="Green, Aubrey" w:date="2022-08-18T08:43:00Z">
        <w:r w:rsidR="001F3EBE">
          <w:rPr>
            <w:rFonts w:ascii="Times New Roman" w:hAnsi="Times New Roman"/>
          </w:rPr>
          <w:t>,</w:t>
        </w:r>
      </w:ins>
      <w:r>
        <w:rPr>
          <w:rFonts w:ascii="Times New Roman" w:hAnsi="Times New Roman"/>
        </w:rPr>
        <w:t xml:space="preserve"> are proposed here for the future </w:t>
      </w:r>
      <w:ins w:id="10" w:author="Green, Aubrey" w:date="2022-08-18T08:43:00Z">
        <w:r w:rsidR="001F3EBE">
          <w:rPr>
            <w:rFonts w:ascii="Times New Roman" w:hAnsi="Times New Roman"/>
          </w:rPr>
          <w:t xml:space="preserve">of </w:t>
        </w:r>
      </w:ins>
      <w:r>
        <w:rPr>
          <w:rFonts w:ascii="Times New Roman" w:hAnsi="Times New Roman"/>
        </w:rPr>
        <w:t>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w:t>
      </w:r>
      <w:ins w:id="11" w:author="Green, Aubrey" w:date="2022-08-18T08:46:00Z">
        <w:r w:rsidR="00E02D78">
          <w:rPr>
            <w:rFonts w:ascii="Times New Roman" w:hAnsi="Times New Roman"/>
          </w:rPr>
          <w:t>n</w:t>
        </w:r>
      </w:ins>
      <w:del w:id="12" w:author="Green, Aubrey" w:date="2022-08-18T08:46:00Z">
        <w:r w:rsidDel="00E02D78">
          <w:rPr>
            <w:rFonts w:ascii="Times New Roman" w:hAnsi="Times New Roman"/>
          </w:rPr>
          <w:delText>ing</w:delText>
        </w:r>
      </w:del>
      <w:r>
        <w:rPr>
          <w:rFonts w:ascii="Times New Roman" w:hAnsi="Times New Roman"/>
        </w:rPr>
        <w:t xml:space="preserve">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8pt;mso-width-percent:0;mso-height-percent:0;mso-width-percent:0;mso-height-percent:0" o:ole="">
            <v:imagedata r:id="rId10" o:title=""/>
          </v:shape>
          <o:OLEObject Type="Embed" ProgID="Equation.DSMT4" ShapeID="_x0000_i1025" DrawAspect="Content" ObjectID="_1722775367" r:id="rId11"/>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8pt;height:18pt;mso-width-percent:0;mso-height-percent:0;mso-width-percent:0;mso-height-percent:0" o:ole="">
            <v:imagedata r:id="rId12" o:title=""/>
          </v:shape>
          <o:OLEObject Type="Embed" ProgID="Equation.DSMT4" ShapeID="_x0000_i1026" DrawAspect="Content" ObjectID="_1722775368" r:id="rId13"/>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w:t>
      </w:r>
      <w:del w:id="13" w:author="Green, Aubrey" w:date="2022-08-18T08:52:00Z">
        <w:r w:rsidDel="0025166E">
          <w:rPr>
            <w:rFonts w:ascii="Times New Roman" w:hAnsi="Times New Roman"/>
          </w:rPr>
          <w:delText xml:space="preserve"> are</w:delText>
        </w:r>
      </w:del>
      <w:r>
        <w:rPr>
          <w:rFonts w:ascii="Times New Roman" w:hAnsi="Times New Roman"/>
        </w:rPr>
        <w:t xml:space="preserve"> challeng</w:t>
      </w:r>
      <w:ins w:id="14" w:author="Green, Aubrey" w:date="2022-08-18T08:52:00Z">
        <w:r w:rsidR="0025166E">
          <w:rPr>
            <w:rFonts w:ascii="Times New Roman" w:hAnsi="Times New Roman"/>
          </w:rPr>
          <w:t>e</w:t>
        </w:r>
      </w:ins>
      <w:del w:id="15" w:author="Green, Aubrey" w:date="2022-08-18T08:52:00Z">
        <w:r w:rsidDel="0025166E">
          <w:rPr>
            <w:rFonts w:ascii="Times New Roman" w:hAnsi="Times New Roman"/>
          </w:rPr>
          <w:delText>ing</w:delText>
        </w:r>
      </w:del>
      <w:r>
        <w:rPr>
          <w:rFonts w:ascii="Times New Roman" w:hAnsi="Times New Roman"/>
        </w:rPr>
        <w:t xml:space="preserve"> the prevailing HTHP cementing principles and provid</w:t>
      </w:r>
      <w:ins w:id="16" w:author="Green, Aubrey" w:date="2022-08-18T08:53:00Z">
        <w:r w:rsidR="0025166E">
          <w:rPr>
            <w:rFonts w:ascii="Times New Roman" w:hAnsi="Times New Roman"/>
          </w:rPr>
          <w:t>e</w:t>
        </w:r>
      </w:ins>
      <w:del w:id="17" w:author="Green, Aubrey" w:date="2022-08-18T08:53:00Z">
        <w:r w:rsidDel="0025166E">
          <w:rPr>
            <w:rFonts w:ascii="Times New Roman" w:hAnsi="Times New Roman"/>
          </w:rPr>
          <w:delText>ing</w:delText>
        </w:r>
      </w:del>
      <w:r>
        <w:rPr>
          <w:rFonts w:ascii="Times New Roman" w:hAnsi="Times New Roman"/>
        </w:rPr>
        <w:t xml:space="preserve"> a new perspective of design and guidance</w:t>
      </w:r>
      <w:ins w:id="18" w:author="Green, Aubrey" w:date="2022-08-18T08:53:00Z">
        <w:r w:rsidR="0025166E">
          <w:rPr>
            <w:rFonts w:ascii="Times New Roman" w:hAnsi="Times New Roman"/>
          </w:rPr>
          <w:t>,</w:t>
        </w:r>
      </w:ins>
      <w:r>
        <w:rPr>
          <w:rFonts w:ascii="Times New Roman" w:hAnsi="Times New Roman"/>
        </w:rPr>
        <w:t xml:space="preserv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33D00D19"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 xml:space="preserve">important as </w:t>
      </w:r>
      <w:ins w:id="19" w:author="Green, Aubrey" w:date="2022-08-18T08:54:00Z">
        <w:r w:rsidR="00884924">
          <w:rPr>
            <w:rFonts w:ascii="Times New Roman" w:hAnsi="Times New Roman"/>
          </w:rPr>
          <w:t>they are</w:t>
        </w:r>
      </w:ins>
      <w:del w:id="20" w:author="Green, Aubrey" w:date="2022-08-18T08:54:00Z">
        <w:r w:rsidR="00693B12" w:rsidRPr="00F972C0" w:rsidDel="00884924">
          <w:rPr>
            <w:rFonts w:ascii="Times New Roman" w:hAnsi="Times New Roman"/>
          </w:rPr>
          <w:delText>it is</w:delText>
        </w:r>
      </w:del>
      <w:r w:rsidR="00693B12" w:rsidRPr="00F972C0">
        <w:rPr>
          <w:rFonts w:ascii="Times New Roman" w:hAnsi="Times New Roman"/>
        </w:rPr>
        <w:t xml:space="preserve">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w:t>
      </w:r>
      <w:ins w:id="21" w:author="Green, Aubrey" w:date="2022-08-18T08:55:00Z">
        <w:r w:rsidR="00884924">
          <w:rPr>
            <w:rFonts w:ascii="Times New Roman" w:hAnsi="Times New Roman"/>
          </w:rPr>
          <w:t>,</w:t>
        </w:r>
      </w:ins>
      <w:r w:rsidR="00964D3F">
        <w:rPr>
          <w:rFonts w:ascii="Times New Roman" w:hAnsi="Times New Roman"/>
        </w:rPr>
        <w:t xml:space="preserve">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w:t>
      </w:r>
      <w:ins w:id="22" w:author="Green, Aubrey" w:date="2022-08-18T08:55:00Z">
        <w:r w:rsidR="00884924">
          <w:rPr>
            <w:rFonts w:ascii="Times New Roman" w:hAnsi="Times New Roman"/>
          </w:rPr>
          <w:t>s</w:t>
        </w:r>
      </w:ins>
      <w:r>
        <w:rPr>
          <w:rFonts w:ascii="Times New Roman" w:hAnsi="Times New Roman"/>
        </w:rPr>
        <w:t xml:space="preserv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del w:id="23" w:author="Green, Aubrey" w:date="2022-08-18T08:56:00Z">
        <w:r w:rsidR="00693B12" w:rsidRPr="00F972C0" w:rsidDel="00271EC8">
          <w:rPr>
            <w:rFonts w:ascii="Times New Roman" w:hAnsi="Times New Roman"/>
          </w:rPr>
          <w:delText xml:space="preserve"> the</w:delText>
        </w:r>
      </w:del>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del w:id="24" w:author="Green, Aubrey" w:date="2022-08-18T08:58:00Z">
        <w:r w:rsidR="00BF644B" w:rsidDel="00271EC8">
          <w:rPr>
            <w:rFonts w:ascii="Times New Roman" w:hAnsi="Times New Roman"/>
          </w:rPr>
          <w:delText xml:space="preserve"> been</w:delText>
        </w:r>
      </w:del>
      <w:r w:rsidR="00693B12" w:rsidRPr="00F972C0">
        <w:rPr>
          <w:rFonts w:ascii="Times New Roman" w:hAnsi="Times New Roman"/>
        </w:rPr>
        <w:t xml:space="preserve"> focus</w:t>
      </w:r>
      <w:ins w:id="25" w:author="Green, Aubrey" w:date="2022-08-18T08:58:00Z">
        <w:r w:rsidR="00271EC8">
          <w:rPr>
            <w:rFonts w:ascii="Times New Roman" w:hAnsi="Times New Roman"/>
          </w:rPr>
          <w:t>ed</w:t>
        </w:r>
      </w:ins>
      <w:del w:id="26" w:author="Green, Aubrey" w:date="2022-08-18T08:58:00Z">
        <w:r w:rsidR="00693B12" w:rsidRPr="00F972C0" w:rsidDel="00271EC8">
          <w:rPr>
            <w:rFonts w:ascii="Times New Roman" w:hAnsi="Times New Roman"/>
          </w:rPr>
          <w:delText>ing</w:delText>
        </w:r>
      </w:del>
      <w:r w:rsidR="00693B12" w:rsidRPr="00F972C0">
        <w:rPr>
          <w:rFonts w:ascii="Times New Roman" w:hAnsi="Times New Roman"/>
        </w:rPr>
        <w:t xml:space="preserve"> on reinforcing the cement by adding various additives, </w:t>
      </w:r>
      <w:r w:rsidR="0075189A" w:rsidRPr="0075189A">
        <w:rPr>
          <w:rFonts w:ascii="Times New Roman" w:hAnsi="Times New Roman"/>
        </w:rPr>
        <w:t>which aim</w:t>
      </w:r>
      <w:del w:id="27" w:author="Green, Aubrey" w:date="2022-08-18T08:59:00Z">
        <w:r w:rsidR="0075189A" w:rsidRPr="0075189A" w:rsidDel="00271EC8">
          <w:rPr>
            <w:rFonts w:ascii="Times New Roman" w:hAnsi="Times New Roman"/>
          </w:rPr>
          <w:delText>s</w:delText>
        </w:r>
      </w:del>
      <w:r w:rsidR="0075189A" w:rsidRPr="0075189A">
        <w:rPr>
          <w:rFonts w:ascii="Times New Roman" w:hAnsi="Times New Roman"/>
        </w:rPr>
        <w:t xml:space="preserve">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76DE46E"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w:t>
      </w:r>
      <w:ins w:id="28" w:author="Green, Aubrey" w:date="2022-08-18T09:00:00Z">
        <w:r w:rsidR="00FD20C5">
          <w:rPr>
            <w:rFonts w:ascii="Times New Roman" w:hAnsi="Times New Roman"/>
          </w:rPr>
          <w:t xml:space="preserve">better </w:t>
        </w:r>
      </w:ins>
      <w:r>
        <w:rPr>
          <w:rFonts w:ascii="Times New Roman" w:hAnsi="Times New Roman"/>
        </w:rPr>
        <w:t xml:space="preserve">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ractur</w:t>
      </w:r>
      <w:ins w:id="29" w:author="Green, Aubrey" w:date="2022-08-18T09:05:00Z">
        <w:r w:rsidR="00C415BE">
          <w:rPr>
            <w:rFonts w:ascii="Times New Roman" w:hAnsi="Times New Roman"/>
          </w:rPr>
          <w:t>e</w:t>
        </w:r>
      </w:ins>
      <w:del w:id="30" w:author="Green, Aubrey" w:date="2022-08-18T09:05:00Z">
        <w:r w:rsidR="0075189A" w:rsidDel="00C415BE">
          <w:rPr>
            <w:rFonts w:ascii="Times New Roman" w:hAnsi="Times New Roman"/>
          </w:rPr>
          <w:delText>ing</w:delText>
        </w:r>
      </w:del>
      <w:r w:rsidR="0075189A">
        <w:rPr>
          <w:rFonts w:ascii="Times New Roman" w:hAnsi="Times New Roman"/>
        </w:rPr>
        <w:t xml:space="preserve">,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w:t>
      </w:r>
      <w:ins w:id="31" w:author="Green, Aubrey" w:date="2022-08-18T09:06:00Z">
        <w:r w:rsidR="00777583">
          <w:rPr>
            <w:rFonts w:ascii="Times New Roman" w:hAnsi="Times New Roman"/>
          </w:rPr>
          <w:t xml:space="preserve">the </w:t>
        </w:r>
      </w:ins>
      <w:r w:rsidR="00693B12" w:rsidRPr="00F972C0">
        <w:rPr>
          <w:rFonts w:ascii="Times New Roman" w:hAnsi="Times New Roman"/>
        </w:rPr>
        <w:t xml:space="preserve">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w:t>
      </w:r>
      <w:r w:rsidR="00693B12" w:rsidRPr="00F972C0">
        <w:rPr>
          <w:rFonts w:ascii="Times New Roman" w:hAnsi="Times New Roman"/>
        </w:rPr>
        <w:lastRenderedPageBreak/>
        <w:t xml:space="preserve">rarely been properly considered and fully investigated under the HTHP conditions, which could result in jeopardizing the cementing integrity and lead to many serious consequences. </w:t>
      </w:r>
      <w:r w:rsidR="00CC3D8B">
        <w:rPr>
          <w:rFonts w:ascii="Times New Roman" w:hAnsi="Times New Roman"/>
        </w:rPr>
        <w:t>More importantly, th</w:t>
      </w:r>
      <w:ins w:id="32" w:author="Green, Aubrey" w:date="2022-08-18T09:14:00Z">
        <w:r w:rsidR="00000A1D">
          <w:rPr>
            <w:rFonts w:ascii="Times New Roman" w:hAnsi="Times New Roman"/>
          </w:rPr>
          <w:t>ese</w:t>
        </w:r>
      </w:ins>
      <w:del w:id="33" w:author="Green, Aubrey" w:date="2022-08-18T09:14:00Z">
        <w:r w:rsidR="00CC3D8B" w:rsidDel="00000A1D">
          <w:rPr>
            <w:rFonts w:ascii="Times New Roman" w:hAnsi="Times New Roman"/>
          </w:rPr>
          <w:delText>is</w:delText>
        </w:r>
      </w:del>
      <w:r w:rsidR="00CC3D8B">
        <w:rPr>
          <w:rFonts w:ascii="Times New Roman" w:hAnsi="Times New Roman"/>
        </w:rPr>
        <w:t xml:space="preserve"> </w:t>
      </w:r>
      <w:r w:rsidR="005F0C67">
        <w:rPr>
          <w:rFonts w:ascii="Times New Roman" w:hAnsi="Times New Roman"/>
        </w:rPr>
        <w:t xml:space="preserve">THM coupling related issues </w:t>
      </w:r>
      <w:r w:rsidR="0075189A">
        <w:rPr>
          <w:rFonts w:ascii="Times New Roman" w:hAnsi="Times New Roman"/>
        </w:rPr>
        <w:t>can</w:t>
      </w:r>
      <w:del w:id="34" w:author="Green, Aubrey" w:date="2022-08-18T09:14:00Z">
        <w:r w:rsidR="005F0C67" w:rsidDel="00000A1D">
          <w:rPr>
            <w:rFonts w:ascii="Times New Roman" w:hAnsi="Times New Roman"/>
          </w:rPr>
          <w:delText xml:space="preserve"> </w:delText>
        </w:r>
      </w:del>
      <w:r w:rsidR="005F0C67">
        <w:rPr>
          <w:rFonts w:ascii="Times New Roman" w:hAnsi="Times New Roman"/>
        </w:rPr>
        <w:t xml:space="preserve">not be addressed by any of the current available additives, because none of them can change the intrinsic nature, i.e. the porous structure, of the cement.    </w:t>
      </w:r>
    </w:p>
    <w:p w14:paraId="1BDCA2A4" w14:textId="037723FC"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it is called the linear porothermoelastic model, which is especially prevailing for</w:t>
      </w:r>
      <w:del w:id="35" w:author="Green, Aubrey" w:date="2022-08-18T09:18:00Z">
        <w:r w:rsidR="0075189A" w:rsidRPr="0075189A" w:rsidDel="00000A1D">
          <w:rPr>
            <w:rFonts w:ascii="Times New Roman" w:hAnsi="Times New Roman"/>
          </w:rPr>
          <w:delText xml:space="preserve"> the</w:delText>
        </w:r>
      </w:del>
      <w:r w:rsidR="0075189A" w:rsidRPr="0075189A">
        <w:rPr>
          <w:rFonts w:ascii="Times New Roman" w:hAnsi="Times New Roman"/>
        </w:rPr>
        <w:t xml:space="preserv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w:t>
      </w:r>
      <w:del w:id="36" w:author="Green, Aubrey" w:date="2022-08-18T09:20:00Z">
        <w:r w:rsidR="00693B12" w:rsidRPr="00F972C0" w:rsidDel="00000A1D">
          <w:rPr>
            <w:rFonts w:ascii="Times New Roman" w:hAnsi="Times New Roman"/>
          </w:rPr>
          <w:delText xml:space="preserve">are </w:delText>
        </w:r>
      </w:del>
      <w:r w:rsidR="00693B12" w:rsidRPr="00F972C0">
        <w:rPr>
          <w:rFonts w:ascii="Times New Roman" w:hAnsi="Times New Roman"/>
        </w:rPr>
        <w:t>assum</w:t>
      </w:r>
      <w:ins w:id="37" w:author="Green, Aubrey" w:date="2022-08-18T09:20:00Z">
        <w:r w:rsidR="00000A1D">
          <w:rPr>
            <w:rFonts w:ascii="Times New Roman" w:hAnsi="Times New Roman"/>
          </w:rPr>
          <w:t>e</w:t>
        </w:r>
      </w:ins>
      <w:del w:id="38" w:author="Green, Aubrey" w:date="2022-08-18T09:20:00Z">
        <w:r w:rsidR="00693B12" w:rsidRPr="00F972C0" w:rsidDel="00000A1D">
          <w:rPr>
            <w:rFonts w:ascii="Times New Roman" w:hAnsi="Times New Roman"/>
          </w:rPr>
          <w:delText>ing</w:delText>
        </w:r>
      </w:del>
      <w:r w:rsidR="00693B12" w:rsidRPr="00F972C0">
        <w:rPr>
          <w:rFonts w:ascii="Times New Roman" w:hAnsi="Times New Roman"/>
        </w:rPr>
        <w:t xml:space="preserve">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25pt;height:17.25pt;mso-width-percent:0;mso-height-percent:0;mso-width-percent:0;mso-height-percent:0" o:ole="">
            <v:imagedata r:id="rId14" o:title=""/>
          </v:shape>
          <o:OLEObject Type="Embed" ProgID="Equation.DSMT4" ShapeID="_x0000_i1027" DrawAspect="Content" ObjectID="_1722775369"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25pt;height:17.25pt;mso-width-percent:0;mso-height-percent:0;mso-width-percent:0;mso-height-percent:0" o:ole="">
            <v:imagedata r:id="rId16" o:title=""/>
          </v:shape>
          <o:OLEObject Type="Embed" ProgID="Equation.DSMT4" ShapeID="_x0000_i1028" DrawAspect="Content" ObjectID="_1722775370"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25pt;height:22.5pt;mso-width-percent:0;mso-height-percent:0;mso-width-percent:0;mso-height-percent:0" o:ole="">
            <v:imagedata r:id="rId18" o:title=""/>
          </v:shape>
          <o:OLEObject Type="Embed" ProgID="Equation.DSMT4" ShapeID="_x0000_i1029" DrawAspect="Content" ObjectID="_1722775371"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25pt;height:19.5pt;mso-width-percent:0;mso-height-percent:0;mso-width-percent:0;mso-height-percent:0" o:ole="">
            <v:imagedata r:id="rId20" o:title=""/>
          </v:shape>
          <o:OLEObject Type="Embed" ProgID="Equation.DSMT4" ShapeID="_x0000_i1030" DrawAspect="Content" ObjectID="_1722775372"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DF84BD9" w:rsidR="00693B12" w:rsidRPr="00F972C0" w:rsidRDefault="00406356" w:rsidP="00F972C0">
      <w:pPr>
        <w:spacing w:line="360" w:lineRule="auto"/>
        <w:jc w:val="both"/>
        <w:rPr>
          <w:rFonts w:ascii="Times New Roman" w:hAnsi="Times New Roman"/>
        </w:rPr>
      </w:pPr>
      <w:r>
        <w:rPr>
          <w:rFonts w:ascii="Times New Roman" w:hAnsi="Times New Roman"/>
        </w:rPr>
        <w:t>Note</w:t>
      </w:r>
      <w:del w:id="39" w:author="Green, Aubrey" w:date="2022-08-18T12:53:00Z">
        <w:r w:rsidDel="00233EBE">
          <w:rPr>
            <w:rFonts w:ascii="Times New Roman" w:hAnsi="Times New Roman"/>
          </w:rPr>
          <w:delText>d</w:delText>
        </w:r>
      </w:del>
      <w:r>
        <w:rPr>
          <w:rFonts w:ascii="Times New Roman" w:hAnsi="Times New Roman"/>
        </w:rPr>
        <w:t xml:space="preserve"> that the mechano-caloric coefficient is also known </w:t>
      </w:r>
      <w:ins w:id="40" w:author="Green, Aubrey" w:date="2022-08-18T12:16:00Z">
        <w:r w:rsidR="00D36154">
          <w:rPr>
            <w:rFonts w:ascii="Times New Roman" w:hAnsi="Times New Roman"/>
          </w:rPr>
          <w:t xml:space="preserve">as the </w:t>
        </w:r>
      </w:ins>
      <w:r>
        <w:rPr>
          <w:rFonts w:ascii="Times New Roman" w:hAnsi="Times New Roman"/>
        </w:rPr>
        <w:t xml:space="preserve">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w:t>
      </w:r>
      <w:del w:id="41" w:author="Green, Aubrey" w:date="2022-08-18T12:55:00Z">
        <w:r w:rsidR="00693B12" w:rsidRPr="00F972C0" w:rsidDel="00233EBE">
          <w:rPr>
            <w:rFonts w:ascii="Times New Roman" w:hAnsi="Times New Roman"/>
          </w:rPr>
          <w:delText xml:space="preserve"> the</w:delText>
        </w:r>
      </w:del>
      <w:r w:rsidR="00693B12" w:rsidRPr="00F972C0">
        <w:rPr>
          <w:rFonts w:ascii="Times New Roman" w:hAnsi="Times New Roman"/>
        </w:rPr>
        <w:t xml:space="preserve"> HTHP conditions, both the thermos-osmosis and mechano-caloric effects should be taken into conside</w:t>
      </w:r>
      <w:r w:rsidR="002C3055">
        <w:rPr>
          <w:rFonts w:ascii="Times New Roman" w:hAnsi="Times New Roman"/>
        </w:rPr>
        <w:t>ration</w:t>
      </w:r>
      <w:ins w:id="42" w:author="Green, Aubrey" w:date="2022-08-18T12:56:00Z">
        <w:r w:rsidR="00233EBE">
          <w:rPr>
            <w:rFonts w:ascii="Times New Roman" w:hAnsi="Times New Roman"/>
          </w:rPr>
          <w:t>.</w:t>
        </w:r>
      </w:ins>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commentRangeStart w:id="43"/>
      <w:r w:rsidR="002C3055">
        <w:rPr>
          <w:rFonts w:ascii="Times New Roman" w:hAnsi="Times New Roman"/>
        </w:rPr>
        <w:t xml:space="preserve"> (</w:t>
      </w:r>
      <w:r w:rsidR="0090156F" w:rsidRPr="00F972C0">
        <w:rPr>
          <w:rFonts w:ascii="Times New Roman" w:hAnsi="Times New Roman"/>
          <w:noProof/>
          <w:position w:val="-10"/>
        </w:rPr>
        <w:object w:dxaOrig="200" w:dyaOrig="320" w14:anchorId="2B0EEF25">
          <v:shape id="_x0000_i1031" type="#_x0000_t75" alt="" style="width:10.5pt;height:14.25pt;mso-width-percent:0;mso-height-percent:0;mso-width-percent:0;mso-height-percent:0" o:ole="">
            <v:imagedata r:id="rId22" o:title=""/>
          </v:shape>
          <o:OLEObject Type="Embed" ProgID="Equation.DSMT4" ShapeID="_x0000_i1031" DrawAspect="Content" ObjectID="_1722775373" r:id="rId23"/>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2" type="#_x0000_t75" alt="" style="width:10.5pt;height:19.5pt;mso-width-percent:0;mso-height-percent:0;mso-width-percent:0;mso-height-percent:0" o:ole="">
            <v:imagedata r:id="rId24" o:title=""/>
          </v:shape>
          <o:OLEObject Type="Embed" ProgID="Equation.DSMT4" ShapeID="_x0000_i1032" DrawAspect="Content" ObjectID="_1722775374" r:id="rId25"/>
        </w:object>
      </w:r>
      <w:r w:rsidR="002C3055">
        <w:rPr>
          <w:rFonts w:ascii="Times New Roman" w:hAnsi="Times New Roman"/>
        </w:rPr>
        <w:t>is the heat flux)</w:t>
      </w:r>
      <w:commentRangeEnd w:id="43"/>
      <w:r w:rsidR="00233EBE">
        <w:rPr>
          <w:rStyle w:val="CommentReference"/>
        </w:rPr>
        <w:commentReference w:id="43"/>
      </w:r>
      <w:r w:rsidR="002C3055">
        <w:rPr>
          <w:rFonts w:ascii="Times New Roman" w:hAnsi="Times New Roman"/>
        </w:rPr>
        <w:t>.</w:t>
      </w:r>
    </w:p>
    <w:p w14:paraId="7208AFA2" w14:textId="22AB08C1"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both</w:t>
      </w:r>
      <w:del w:id="44" w:author="Green, Aubrey" w:date="2022-08-17T09:19:00Z">
        <w:r w:rsidRPr="00F972C0" w:rsidDel="004942E1">
          <w:rPr>
            <w:rFonts w:ascii="Times New Roman" w:hAnsi="Times New Roman"/>
          </w:rPr>
          <w:delText xml:space="preserve"> of</w:delText>
        </w:r>
      </w:del>
      <w:r w:rsidRPr="00F972C0">
        <w:rPr>
          <w:rFonts w:ascii="Times New Roman" w:hAnsi="Times New Roman"/>
        </w:rPr>
        <w:t xml:space="preserve">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w:t>
      </w:r>
      <w:ins w:id="45" w:author="Green, Aubrey" w:date="2022-08-17T09:22:00Z">
        <w:r w:rsidR="004942E1">
          <w:rPr>
            <w:rFonts w:ascii="Times New Roman" w:hAnsi="Times New Roman"/>
          </w:rPr>
          <w:t xml:space="preserve">behind </w:t>
        </w:r>
      </w:ins>
      <w:del w:id="46" w:author="Green, Aubrey" w:date="2022-08-17T09:22:00Z">
        <w:r w:rsidR="00693B12" w:rsidRPr="00F972C0" w:rsidDel="004942E1">
          <w:rPr>
            <w:rFonts w:ascii="Times New Roman" w:hAnsi="Times New Roman"/>
          </w:rPr>
          <w:delText xml:space="preserve">of </w:delText>
        </w:r>
      </w:del>
      <w:r w:rsidR="00693B12" w:rsidRPr="00F972C0">
        <w:rPr>
          <w:rFonts w:ascii="Times New Roman" w:hAnsi="Times New Roman"/>
        </w:rPr>
        <w:t xml:space="preserve">creating </w:t>
      </w:r>
      <w:r w:rsidR="002F2CEB" w:rsidRPr="00F972C0">
        <w:rPr>
          <w:rFonts w:ascii="Times New Roman" w:hAnsi="Times New Roman"/>
        </w:rPr>
        <w:t xml:space="preserve">the PTEOF </w:t>
      </w:r>
      <w:r w:rsidR="00693B12" w:rsidRPr="00F972C0">
        <w:rPr>
          <w:rFonts w:ascii="Times New Roman" w:hAnsi="Times New Roman"/>
        </w:rPr>
        <w:t xml:space="preserve">model </w:t>
      </w:r>
      <w:ins w:id="47" w:author="Green, Aubrey" w:date="2022-08-18T13:06:00Z">
        <w:r w:rsidR="00533B06">
          <w:rPr>
            <w:rFonts w:ascii="Times New Roman" w:hAnsi="Times New Roman"/>
          </w:rPr>
          <w:t>are</w:t>
        </w:r>
      </w:ins>
      <w:del w:id="48" w:author="Green, Aubrey" w:date="2022-08-18T13:06:00Z">
        <w:r w:rsidR="00693B12" w:rsidRPr="00F972C0" w:rsidDel="00533B06">
          <w:rPr>
            <w:rFonts w:ascii="Times New Roman" w:hAnsi="Times New Roman"/>
          </w:rPr>
          <w:delText>is</w:delText>
        </w:r>
      </w:del>
      <w:r w:rsidR="00693B12" w:rsidRPr="00F972C0">
        <w:rPr>
          <w:rFonts w:ascii="Times New Roman" w:hAnsi="Times New Roman"/>
        </w:rPr>
        <w:t xml:space="preserve"> to have a comprehensive understanding of the cement’s behavior</w:t>
      </w:r>
      <w:del w:id="49" w:author="Green, Aubrey" w:date="2022-08-17T09:23:00Z">
        <w:r w:rsidR="00693B12" w:rsidRPr="00F972C0" w:rsidDel="004942E1">
          <w:rPr>
            <w:rFonts w:ascii="Times New Roman" w:hAnsi="Times New Roman"/>
          </w:rPr>
          <w:delText>s</w:delText>
        </w:r>
      </w:del>
      <w:r w:rsidR="00693B12" w:rsidRPr="00F972C0">
        <w:rPr>
          <w:rFonts w:ascii="Times New Roman" w:hAnsi="Times New Roman"/>
        </w:rPr>
        <w:t xml:space="preserve"> under the HTHP</w:t>
      </w:r>
      <w:ins w:id="50" w:author="Green, Aubrey" w:date="2022-08-18T13:18:00Z">
        <w:r w:rsidR="00D0267D">
          <w:rPr>
            <w:rFonts w:ascii="Times New Roman" w:hAnsi="Times New Roman"/>
          </w:rPr>
          <w:t xml:space="preserve"> conditions</w:t>
        </w:r>
      </w:ins>
      <w:ins w:id="51" w:author="Green, Aubrey" w:date="2022-08-17T09:23:00Z">
        <w:r w:rsidR="004942E1">
          <w:rPr>
            <w:rFonts w:ascii="Times New Roman" w:hAnsi="Times New Roman"/>
          </w:rPr>
          <w:t>,</w:t>
        </w:r>
      </w:ins>
      <w:r w:rsidR="00693B12" w:rsidRPr="00F972C0">
        <w:rPr>
          <w:rFonts w:ascii="Times New Roman" w:hAnsi="Times New Roman"/>
        </w:rPr>
        <w:t xml:space="preserve">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w:t>
      </w:r>
      <w:ins w:id="52" w:author="Green, Aubrey" w:date="2022-08-18T13:18:00Z">
        <w:r w:rsidR="00D0267D">
          <w:rPr>
            <w:rFonts w:ascii="Times New Roman" w:hAnsi="Times New Roman"/>
          </w:rPr>
          <w:t>,</w:t>
        </w:r>
      </w:ins>
      <w:r w:rsidR="00693B12" w:rsidRPr="00F972C0">
        <w:rPr>
          <w:rFonts w:ascii="Times New Roman" w:hAnsi="Times New Roman"/>
        </w:rPr>
        <w:t xml:space="preserve">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w:t>
      </w:r>
      <w:del w:id="53" w:author="Green, Aubrey" w:date="2022-08-18T13:18:00Z">
        <w:r w:rsidR="00693B12" w:rsidRPr="00F972C0" w:rsidDel="00D0267D">
          <w:rPr>
            <w:rFonts w:ascii="Times New Roman" w:hAnsi="Times New Roman"/>
          </w:rPr>
          <w:delText xml:space="preserve"> it </w:delText>
        </w:r>
        <w:r w:rsidR="0024784D" w:rsidDel="00D0267D">
          <w:rPr>
            <w:rFonts w:ascii="Times New Roman" w:hAnsi="Times New Roman"/>
          </w:rPr>
          <w:delText>will</w:delText>
        </w:r>
      </w:del>
      <w:r w:rsidR="0024784D">
        <w:rPr>
          <w:rFonts w:ascii="Times New Roman" w:hAnsi="Times New Roman"/>
        </w:rPr>
        <w:t xml:space="preserve">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discussion o</w:t>
      </w:r>
      <w:ins w:id="54" w:author="Green, Aubrey" w:date="2022-08-17T09:33:00Z">
        <w:r w:rsidR="00AE58FD">
          <w:rPr>
            <w:rFonts w:ascii="Times New Roman" w:hAnsi="Times New Roman"/>
          </w:rPr>
          <w:t>n</w:t>
        </w:r>
      </w:ins>
      <w:del w:id="55" w:author="Green, Aubrey" w:date="2022-08-17T09:33:00Z">
        <w:r w:rsidR="00693B12" w:rsidRPr="00F972C0" w:rsidDel="00AE58FD">
          <w:rPr>
            <w:rFonts w:ascii="Times New Roman" w:hAnsi="Times New Roman"/>
          </w:rPr>
          <w:delText>f</w:delText>
        </w:r>
      </w:del>
      <w:r w:rsidR="00693B12" w:rsidRPr="00F972C0">
        <w:rPr>
          <w:rFonts w:ascii="Times New Roman" w:hAnsi="Times New Roman"/>
        </w:rPr>
        <w:t xml:space="preserve">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6E44A987"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3" type="#_x0000_t75" alt="" style="width:70.5pt;height:69pt;mso-width-percent:0;mso-height-percent:0;mso-width-percent:0;mso-height-percent:0" o:ole="">
            <v:imagedata r:id="rId26" o:title=""/>
          </v:shape>
          <o:OLEObject Type="Embed" ProgID="Equation.DSMT4" ShapeID="_x0000_i1033" DrawAspect="Content" ObjectID="_1722775375" r:id="rId27"/>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4" type="#_x0000_t75" alt="" style="width:121.5pt;height:97.5pt;mso-width-percent:0;mso-height-percent:0;mso-width-percent:0;mso-height-percent:0" o:ole="">
            <v:imagedata r:id="rId28" o:title=""/>
          </v:shape>
          <o:OLEObject Type="Embed" ProgID="Equation.DSMT4" ShapeID="_x0000_i1034" DrawAspect="Content" ObjectID="_1722775376" r:id="rId29"/>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CFD38F"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5pt;height:10.5pt;mso-width-percent:0;mso-height-percent:0;mso-width-percent:0;mso-height-percent:0" o:ole="">
            <v:imagedata r:id="rId30" o:title=""/>
          </v:shape>
          <o:OLEObject Type="Embed" ProgID="Equation.DSMT4" ShapeID="_x0000_i1035" DrawAspect="Content" ObjectID="_1722775377" r:id="rId31"/>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5pt;height:10.5pt;mso-width-percent:0;mso-height-percent:0;mso-width-percent:0;mso-height-percent:0" o:ole="">
            <v:imagedata r:id="rId32" o:title=""/>
          </v:shape>
          <o:OLEObject Type="Embed" ProgID="Equation.DSMT4" ShapeID="_x0000_i1036" DrawAspect="Content" ObjectID="_1722775378" r:id="rId33"/>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5pt;height:14.25pt;mso-width-percent:0;mso-height-percent:0;mso-width-percent:0;mso-height-percent:0" o:ole="">
            <v:imagedata r:id="rId34" o:title=""/>
          </v:shape>
          <o:OLEObject Type="Embed" ProgID="Equation.DSMT4" ShapeID="_x0000_i1037" DrawAspect="Content" ObjectID="_1722775379" r:id="rId35"/>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5pt;height:12pt;mso-width-percent:0;mso-height-percent:0;mso-width-percent:0;mso-height-percent:0" o:ole="">
            <v:imagedata r:id="rId36" o:title=""/>
          </v:shape>
          <o:OLEObject Type="Embed" ProgID="Equation.DSMT4" ShapeID="_x0000_i1038" DrawAspect="Content" ObjectID="_1722775380" r:id="rId37"/>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5pt;height:12pt;mso-width-percent:0;mso-height-percent:0;mso-width-percent:0;mso-height-percent:0" o:ole="">
            <v:imagedata r:id="rId38" o:title=""/>
          </v:shape>
          <o:OLEObject Type="Embed" ProgID="Equation.DSMT4" ShapeID="_x0000_i1039" DrawAspect="Content" ObjectID="_1722775381" r:id="rId39"/>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ins w:id="56" w:author="Green, Aubrey" w:date="2022-08-17T09:40:00Z">
        <w:r w:rsidR="00A556C5">
          <w:rPr>
            <w:rFonts w:ascii="Times New Roman" w:hAnsi="Times New Roman"/>
            <w:snapToGrid w:val="0"/>
          </w:rPr>
          <w:t>,</w:t>
        </w:r>
      </w:ins>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5pt;height:12pt;mso-width-percent:0;mso-height-percent:0;mso-width-percent:0;mso-height-percent:0" o:ole="">
            <v:imagedata r:id="rId40" o:title=""/>
          </v:shape>
          <o:OLEObject Type="Embed" ProgID="Equation.DSMT4" ShapeID="_x0000_i1040" DrawAspect="Content" ObjectID="_1722775382" r:id="rId41"/>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ins w:id="57" w:author="Green, Aubrey" w:date="2022-08-17T09:40:00Z">
        <w:r w:rsidR="00A556C5">
          <w:rPr>
            <w:rFonts w:ascii="Times New Roman" w:hAnsi="Times New Roman"/>
            <w:snapToGrid w:val="0"/>
          </w:rPr>
          <w:t>,</w:t>
        </w:r>
      </w:ins>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25pt;height:18pt;mso-width-percent:0;mso-height-percent:0;mso-width-percent:0;mso-height-percent:0" o:ole="">
            <v:imagedata r:id="rId42" o:title=""/>
          </v:shape>
          <o:OLEObject Type="Embed" ProgID="Equation.DSMT4" ShapeID="_x0000_i1041" DrawAspect="Content" ObjectID="_1722775383" r:id="rId43"/>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pt;height:12pt;mso-width-percent:0;mso-height-percent:0;mso-width-percent:0;mso-height-percent:0" o:ole="">
            <v:imagedata r:id="rId44" o:title=""/>
          </v:shape>
          <o:OLEObject Type="Embed" ProgID="Equation.DSMT4" ShapeID="_x0000_i1042" DrawAspect="Content" ObjectID="_1722775384" r:id="rId45"/>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5pt;height:10.5pt;mso-width-percent:0;mso-height-percent:0;mso-width-percent:0;mso-height-percent:0" o:ole="">
            <v:imagedata r:id="rId46" o:title=""/>
          </v:shape>
          <o:OLEObject Type="Embed" ProgID="Equation.DSMT4" ShapeID="_x0000_i1043" DrawAspect="Content" ObjectID="_1722775385" r:id="rId47"/>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5pt;height:12pt;mso-width-percent:0;mso-height-percent:0;mso-width-percent:0;mso-height-percent:0" o:ole="">
            <v:imagedata r:id="rId48" o:title=""/>
          </v:shape>
          <o:OLEObject Type="Embed" ProgID="Equation.DSMT4" ShapeID="_x0000_i1044" DrawAspect="Content" ObjectID="_1722775386" r:id="rId49"/>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pt;height:18pt;mso-width-percent:0;mso-height-percent:0;mso-width-percent:0;mso-height-percent:0" o:ole="">
            <v:imagedata r:id="rId50" o:title=""/>
          </v:shape>
          <o:OLEObject Type="Embed" ProgID="Equation.DSMT4" ShapeID="_x0000_i1045" DrawAspect="Content" ObjectID="_1722775387" r:id="rId51"/>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pt;height:18pt;mso-width-percent:0;mso-height-percent:0;mso-width-percent:0;mso-height-percent:0" o:ole="">
            <v:imagedata r:id="rId52" o:title=""/>
          </v:shape>
          <o:OLEObject Type="Embed" ProgID="Equation.DSMT4" ShapeID="_x0000_i1046" DrawAspect="Content" ObjectID="_1722775388" r:id="rId53"/>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ins w:id="58" w:author="Green, Aubrey" w:date="2022-08-17T09:41:00Z">
        <w:r w:rsidR="00A556C5">
          <w:rPr>
            <w:rFonts w:ascii="Times New Roman" w:hAnsi="Times New Roman"/>
            <w:snapToGrid w:val="0"/>
          </w:rPr>
          <w:t xml:space="preserve"> </w:t>
        </w:r>
      </w:ins>
      <w:r w:rsidR="0090156F" w:rsidRPr="0013783D">
        <w:rPr>
          <w:rFonts w:ascii="Times New Roman" w:hAnsi="Times New Roman"/>
          <w:noProof/>
          <w:position w:val="-6"/>
        </w:rPr>
        <w:object w:dxaOrig="260" w:dyaOrig="220" w14:anchorId="490DF20A">
          <v:shape id="_x0000_i1047" type="#_x0000_t75" alt="" style="width:12pt;height:10.5pt;mso-width-percent:0;mso-height-percent:0;mso-width-percent:0;mso-height-percent:0" o:ole="">
            <v:imagedata r:id="rId54" o:title=""/>
          </v:shape>
          <o:OLEObject Type="Embed" ProgID="Equation.DSMT4" ShapeID="_x0000_i1047" DrawAspect="Content" ObjectID="_1722775389" r:id="rId55"/>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w:t>
      </w:r>
      <w:ins w:id="59" w:author="Green, Aubrey" w:date="2022-08-18T13:25:00Z">
        <w:r w:rsidR="007B6946">
          <w:rPr>
            <w:rFonts w:ascii="Times New Roman" w:hAnsi="Times New Roman"/>
            <w:snapToGrid w:val="0"/>
          </w:rPr>
          <w:t xml:space="preserve">the </w:t>
        </w:r>
      </w:ins>
      <w:r w:rsidR="00F03FB4" w:rsidRPr="0013783D">
        <w:rPr>
          <w:rFonts w:ascii="Times New Roman" w:hAnsi="Times New Roman"/>
          <w:snapToGrid w:val="0"/>
        </w:rPr>
        <w:t>pore pressure gradient and thermal forces,</w:t>
      </w:r>
      <w:ins w:id="60" w:author="Green, Aubrey" w:date="2022-08-17T09:50:00Z">
        <w:r w:rsidR="007B6946">
          <w:rPr>
            <w:rFonts w:ascii="Times New Roman" w:hAnsi="Times New Roman"/>
            <w:snapToGrid w:val="0"/>
          </w:rPr>
          <w:t xml:space="preserve"> </w:t>
        </w:r>
      </w:ins>
      <w:del w:id="61" w:author="Green, Aubrey" w:date="2022-08-18T13:26:00Z">
        <w:r w:rsidR="00F03FB4" w:rsidRPr="0013783D" w:rsidDel="007B6946">
          <w:rPr>
            <w:rFonts w:ascii="Times New Roman" w:hAnsi="Times New Roman"/>
            <w:snapToGrid w:val="0"/>
          </w:rPr>
          <w:delText xml:space="preserve"> </w:delText>
        </w:r>
      </w:del>
      <w:r w:rsidR="00F03FB4" w:rsidRPr="0013783D">
        <w:rPr>
          <w:rFonts w:ascii="Times New Roman" w:hAnsi="Times New Roman"/>
          <w:snapToGrid w:val="0"/>
        </w:rPr>
        <w:t xml:space="preserve">causing the pore fluid </w:t>
      </w:r>
      <w:commentRangeStart w:id="62"/>
      <w:r w:rsidR="00F03FB4" w:rsidRPr="0013783D">
        <w:rPr>
          <w:rFonts w:ascii="Times New Roman" w:hAnsi="Times New Roman"/>
          <w:snapToGrid w:val="0"/>
        </w:rPr>
        <w:t xml:space="preserve">entering or leaving </w:t>
      </w:r>
      <w:commentRangeEnd w:id="62"/>
      <w:r w:rsidR="0084127A">
        <w:rPr>
          <w:rStyle w:val="CommentReference"/>
        </w:rPr>
        <w:commentReference w:id="62"/>
      </w:r>
      <w:r w:rsidR="00F03FB4" w:rsidRPr="0013783D">
        <w:rPr>
          <w:rFonts w:ascii="Times New Roman" w:hAnsi="Times New Roman"/>
          <w:snapToGrid w:val="0"/>
        </w:rPr>
        <w:t xml:space="preserve">the solid frame of unit volume. </w:t>
      </w:r>
      <w:r w:rsidR="00BD2BDF" w:rsidRPr="0013783D">
        <w:rPr>
          <w:rFonts w:ascii="Times New Roman" w:hAnsi="Times New Roman"/>
          <w:snapToGrid w:val="0"/>
        </w:rPr>
        <w:t>Last</w:t>
      </w:r>
      <w:ins w:id="63" w:author="Green, Aubrey" w:date="2022-08-18T13:26:00Z">
        <w:r w:rsidR="007B6946">
          <w:rPr>
            <w:rFonts w:ascii="Times New Roman" w:hAnsi="Times New Roman"/>
            <w:snapToGrid w:val="0"/>
          </w:rPr>
          <w:t>ly</w:t>
        </w:r>
      </w:ins>
      <w:r w:rsidR="00BD2BDF" w:rsidRPr="0013783D">
        <w:rPr>
          <w:rFonts w:ascii="Times New Roman" w:hAnsi="Times New Roman"/>
          <w:snapToGrid w:val="0"/>
        </w:rPr>
        <w:t xml:space="preserve">, the stress and temperature change will cause the change of </w:t>
      </w:r>
      <w:del w:id="64" w:author="Green, Aubrey" w:date="2022-08-17T09:51:00Z">
        <w:r w:rsidR="00BD2BDF" w:rsidRPr="0013783D" w:rsidDel="0084127A">
          <w:rPr>
            <w:rFonts w:ascii="Times New Roman" w:hAnsi="Times New Roman"/>
            <w:snapToGrid w:val="0"/>
          </w:rPr>
          <w:delText xml:space="preserve">the </w:delText>
        </w:r>
      </w:del>
      <w:r w:rsidR="00BD2BDF" w:rsidRPr="0013783D">
        <w:rPr>
          <w:rFonts w:ascii="Times New Roman" w:hAnsi="Times New Roman"/>
          <w:snapToGrid w:val="0"/>
        </w:rPr>
        <w:t xml:space="preserve">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therefore</w:t>
      </w:r>
      <w:del w:id="65" w:author="Green, Aubrey" w:date="2022-08-17T10:04:00Z">
        <w:r w:rsidR="0024784D" w:rsidDel="00842492">
          <w:rPr>
            <w:rFonts w:ascii="Times New Roman" w:hAnsi="Times New Roman"/>
            <w:snapToGrid w:val="0"/>
          </w:rPr>
          <w:delText xml:space="preserve"> becoming</w:delText>
        </w:r>
      </w:del>
      <w:r w:rsidR="0024784D">
        <w:rPr>
          <w:rFonts w:ascii="Times New Roman" w:hAnsi="Times New Roman"/>
          <w:snapToGrid w:val="0"/>
        </w:rPr>
        <w:t xml:space="preserve">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 xml:space="preserve">and </w:t>
      </w:r>
      <w:del w:id="66" w:author="Green, Aubrey" w:date="2022-08-17T10:05:00Z">
        <w:r w:rsidR="00BD2BDF" w:rsidRPr="0013783D" w:rsidDel="00842492">
          <w:rPr>
            <w:rFonts w:ascii="Times New Roman" w:hAnsi="Times New Roman"/>
            <w:snapToGrid w:val="0"/>
          </w:rPr>
          <w:delText xml:space="preserve">the </w:delText>
        </w:r>
      </w:del>
      <w:r w:rsidR="00BD2BDF" w:rsidRPr="0013783D">
        <w:rPr>
          <w:rFonts w:ascii="Times New Roman" w:hAnsi="Times New Roman"/>
          <w:snapToGrid w:val="0"/>
        </w:rPr>
        <w:t xml:space="preserve">change </w:t>
      </w:r>
      <w:ins w:id="67" w:author="Green, Aubrey" w:date="2022-08-17T10:05:00Z">
        <w:r w:rsidR="00842492">
          <w:rPr>
            <w:rFonts w:ascii="Times New Roman" w:hAnsi="Times New Roman"/>
            <w:snapToGrid w:val="0"/>
          </w:rPr>
          <w:t>in</w:t>
        </w:r>
      </w:ins>
      <w:del w:id="68" w:author="Green, Aubrey" w:date="2022-08-17T10:05:00Z">
        <w:r w:rsidR="00BD2BDF" w:rsidRPr="0013783D" w:rsidDel="00842492">
          <w:rPr>
            <w:rFonts w:ascii="Times New Roman" w:hAnsi="Times New Roman"/>
            <w:snapToGrid w:val="0"/>
          </w:rPr>
          <w:delText>of</w:delText>
        </w:r>
      </w:del>
      <w:r w:rsidR="00BD2BDF" w:rsidRPr="0013783D">
        <w:rPr>
          <w:rFonts w:ascii="Times New Roman" w:hAnsi="Times New Roman"/>
          <w:snapToGrid w:val="0"/>
        </w:rPr>
        <w:t xml:space="preserve">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5pt;height:19.5pt;mso-width-percent:0;mso-height-percent:0;mso-width-percent:0;mso-height-percent:0" o:ole="">
            <v:imagedata r:id="rId56" o:title=""/>
          </v:shape>
          <o:OLEObject Type="Embed" ProgID="Equation.DSMT4" ShapeID="_x0000_i1048" DrawAspect="Content" ObjectID="_1722775390" r:id="rId57"/>
        </w:object>
      </w:r>
      <w:ins w:id="69" w:author="Green, Aubrey" w:date="2022-08-18T13:36:00Z">
        <w:r w:rsidR="002E4E0E">
          <w:rPr>
            <w:rFonts w:ascii="Times New Roman" w:hAnsi="Times New Roman"/>
            <w:noProof/>
          </w:rPr>
          <w:t>,</w:t>
        </w:r>
      </w:ins>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5pt;height:19.5pt;mso-width-percent:0;mso-height-percent:0;mso-width-percent:0;mso-height-percent:0" o:ole="">
            <v:imagedata r:id="rId58" o:title=""/>
          </v:shape>
          <o:OLEObject Type="Embed" ProgID="Equation.DSMT4" ShapeID="_x0000_i1049" DrawAspect="Content" ObjectID="_1722775391" r:id="rId59"/>
        </w:object>
      </w:r>
      <w:ins w:id="70" w:author="Green, Aubrey" w:date="2022-08-18T13:36:00Z">
        <w:r w:rsidR="002E4E0E">
          <w:rPr>
            <w:rFonts w:ascii="Times New Roman" w:hAnsi="Times New Roman"/>
            <w:noProof/>
          </w:rPr>
          <w:t xml:space="preserve">, </w:t>
        </w:r>
      </w:ins>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5pt;height:19.5pt;mso-width-percent:0;mso-height-percent:0;mso-width-percent:0;mso-height-percent:0" o:ole="">
            <v:imagedata r:id="rId60" o:title=""/>
          </v:shape>
          <o:OLEObject Type="Embed" ProgID="Equation.DSMT4" ShapeID="_x0000_i1050" DrawAspect="Content" ObjectID="_1722775392" r:id="rId61"/>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w:t>
      </w:r>
      <w:del w:id="71" w:author="Green, Aubrey" w:date="2022-08-17T10:09:00Z">
        <w:r w:rsidDel="00842492">
          <w:rPr>
            <w:rFonts w:ascii="Times New Roman" w:hAnsi="Times New Roman"/>
          </w:rPr>
          <w:delText>d</w:delText>
        </w:r>
      </w:del>
      <w:r>
        <w:rPr>
          <w:rFonts w:ascii="Times New Roman" w:hAnsi="Times New Roman"/>
        </w:rPr>
        <w:t xml:space="preserve">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1" type="#_x0000_t75" alt="" style="width:159.75pt;height:32.25pt" o:ole="">
            <v:imagedata r:id="rId62" o:title=""/>
          </v:shape>
          <o:OLEObject Type="Embed" ProgID="Equation.DSMT4" ShapeID="_x0000_i1051" DrawAspect="Content" ObjectID="_1722775393" r:id="rId63"/>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2" type="#_x0000_t75" alt="" style="width:42pt;height:39.75pt;mso-width-percent:0;mso-height-percent:0;mso-width-percent:0;mso-height-percent:0" o:ole="">
            <v:imagedata r:id="rId64" o:title=""/>
          </v:shape>
          <o:OLEObject Type="Embed" ProgID="Equation.DSMT4" ShapeID="_x0000_i1052" DrawAspect="Content" ObjectID="_1722775394" r:id="rId65"/>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3" type="#_x0000_t75" alt="" style="width:96pt;height:39.75pt;mso-width-percent:0;mso-height-percent:0;mso-width-percent:0;mso-height-percent:0" o:ole="">
            <v:imagedata r:id="rId66" o:title=""/>
          </v:shape>
          <o:OLEObject Type="Embed" ProgID="Equation.DSMT4" ShapeID="_x0000_i1053" DrawAspect="Content" ObjectID="_1722775395" r:id="rId67"/>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4" type="#_x0000_t75" alt="" style="width:69pt;height:30.75pt;mso-width-percent:0;mso-height-percent:0;mso-width-percent:0;mso-height-percent:0" o:ole="">
            <v:imagedata r:id="rId68" o:title=""/>
          </v:shape>
          <o:OLEObject Type="Embed" ProgID="Equation.DSMT4" ShapeID="_x0000_i1054" DrawAspect="Content" ObjectID="_1722775396" r:id="rId69"/>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5" type="#_x0000_t75" alt="" style="width:70.5pt;height:30.75pt;mso-width-percent:0;mso-height-percent:0;mso-width-percent:0;mso-height-percent:0" o:ole="">
            <v:imagedata r:id="rId70" o:title=""/>
          </v:shape>
          <o:OLEObject Type="Embed" ProgID="Equation.DSMT4" ShapeID="_x0000_i1055" DrawAspect="Content" ObjectID="_1722775397"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6" type="#_x0000_t75" alt="" style="width:105pt;height:30.75pt;mso-width-percent:0;mso-height-percent:0;mso-width-percent:0;mso-height-percent:0" o:ole="">
            <v:imagedata r:id="rId72" o:title=""/>
          </v:shape>
          <o:OLEObject Type="Embed" ProgID="Equation.DSMT4" ShapeID="_x0000_i1056" DrawAspect="Content" ObjectID="_1722775398" r:id="rId73"/>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7" type="#_x0000_t75" alt="" style="width:118.5pt;height:30.75pt;mso-width-percent:0;mso-height-percent:0;mso-width-percent:0;mso-height-percent:0" o:ole="">
            <v:imagedata r:id="rId74" o:title=""/>
          </v:shape>
          <o:OLEObject Type="Embed" ProgID="Equation.DSMT4" ShapeID="_x0000_i1057" DrawAspect="Content" ObjectID="_1722775399"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7BAC901D"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w:t>
      </w:r>
      <w:ins w:id="72" w:author="Green, Aubrey" w:date="2022-08-17T10:15:00Z">
        <w:r w:rsidR="00BE5E2F">
          <w:rPr>
            <w:rFonts w:ascii="Times New Roman" w:hAnsi="Times New Roman"/>
            <w:snapToGrid w:val="0"/>
          </w:rPr>
          <w:t xml:space="preserve">the </w:t>
        </w:r>
      </w:ins>
      <w:r w:rsidR="00014269">
        <w:rPr>
          <w:rFonts w:ascii="Times New Roman" w:hAnsi="Times New Roman"/>
          <w:snapToGrid w:val="0"/>
        </w:rPr>
        <w:t xml:space="preserve">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w:t>
      </w:r>
      <w:ins w:id="73" w:author="Green, Aubrey" w:date="2022-08-18T13:49:00Z">
        <w:r w:rsidR="009E54ED">
          <w:rPr>
            <w:rFonts w:ascii="Times New Roman" w:hAnsi="Times New Roman"/>
          </w:rPr>
          <w:t>“</w:t>
        </w:r>
      </w:ins>
      <w:r>
        <w:rPr>
          <w:rFonts w:ascii="Times New Roman" w:hAnsi="Times New Roman"/>
        </w:rPr>
        <w:t>fully coupled</w:t>
      </w:r>
      <w:ins w:id="74" w:author="Green, Aubrey" w:date="2022-08-18T13:49:00Z">
        <w:r w:rsidR="009E54ED">
          <w:rPr>
            <w:rFonts w:ascii="Times New Roman" w:hAnsi="Times New Roman"/>
          </w:rPr>
          <w:t>”</w:t>
        </w:r>
      </w:ins>
      <w:r>
        <w:rPr>
          <w:rFonts w:ascii="Times New Roman" w:hAnsi="Times New Roman"/>
        </w:rPr>
        <w:t xml:space="preserve"> </w:t>
      </w:r>
      <w:r w:rsidR="00014269" w:rsidRPr="00693B12">
        <w:rPr>
          <w:rFonts w:ascii="Times New Roman" w:hAnsi="Times New Roman"/>
        </w:rPr>
        <w:t>model</w:t>
      </w:r>
      <w:r w:rsidR="00014269">
        <w:rPr>
          <w:rFonts w:ascii="Times New Roman" w:hAnsi="Times New Roman"/>
        </w:rPr>
        <w:t xml:space="preserve"> </w:t>
      </w:r>
      <w:ins w:id="75" w:author="Green, Aubrey" w:date="2022-08-18T13:49:00Z">
        <w:r w:rsidR="009E54ED">
          <w:rPr>
            <w:rFonts w:ascii="Times New Roman" w:hAnsi="Times New Roman"/>
          </w:rPr>
          <w:t>comes</w:t>
        </w:r>
      </w:ins>
      <w:del w:id="76" w:author="Green, Aubrey" w:date="2022-08-18T13:49:00Z">
        <w:r w:rsidR="00014269" w:rsidDel="009E54ED">
          <w:rPr>
            <w:rFonts w:ascii="Times New Roman" w:hAnsi="Times New Roman"/>
          </w:rPr>
          <w:delText>roots</w:delText>
        </w:r>
      </w:del>
      <w:r w:rsidR="00014269">
        <w:rPr>
          <w:rFonts w:ascii="Times New Roman" w:hAnsi="Times New Roman"/>
        </w:rPr>
        <w:t xml:space="preserve">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6BCDF634"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w:t>
      </w:r>
      <w:commentRangeStart w:id="77"/>
      <w:r w:rsidR="00E16FDC">
        <w:rPr>
          <w:rFonts w:ascii="Times New Roman" w:hAnsi="Times New Roman"/>
        </w:rPr>
        <w:t>poroelasticity</w:t>
      </w:r>
      <w:commentRangeEnd w:id="77"/>
      <w:r w:rsidR="009E54ED">
        <w:rPr>
          <w:rStyle w:val="CommentReference"/>
        </w:rPr>
        <w:commentReference w:id="77"/>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8pt;height:17.25pt;mso-width-percent:0;mso-height-percent:0;mso-width-percent:0;mso-height-percent:0" o:ole="">
            <v:imagedata r:id="rId76" o:title=""/>
          </v:shape>
          <o:OLEObject Type="Embed" ProgID="Equation.DSMT4" ShapeID="_x0000_i1058" DrawAspect="Content" ObjectID="_1722775400" r:id="rId77"/>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8pt;height:17.25pt;mso-width-percent:0;mso-height-percent:0;mso-width-percent:0;mso-height-percent:0" o:ole="">
            <v:imagedata r:id="rId78" o:title=""/>
          </v:shape>
          <o:OLEObject Type="Embed" ProgID="Equation.DSMT4" ShapeID="_x0000_i1059" DrawAspect="Content" ObjectID="_1722775401" r:id="rId79"/>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25pt;height:19.5pt;mso-width-percent:0;mso-height-percent:0;mso-width-percent:0;mso-height-percent:0" o:ole="">
            <v:imagedata r:id="rId80" o:title=""/>
          </v:shape>
          <o:OLEObject Type="Embed" ProgID="Equation.DSMT4" ShapeID="_x0000_i1060" DrawAspect="Content" ObjectID="_1722775402" r:id="rId81"/>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w:t>
      </w:r>
      <w:del w:id="78" w:author="Green, Aubrey" w:date="2022-08-17T10:46:00Z">
        <w:r w:rsidR="00711C8A" w:rsidRPr="00E16FDC" w:rsidDel="00DC7FD5">
          <w:rPr>
            <w:rFonts w:ascii="Times New Roman" w:hAnsi="Times New Roman"/>
          </w:rPr>
          <w:delText xml:space="preserve"> by</w:delText>
        </w:r>
      </w:del>
      <w:r w:rsidR="00711C8A" w:rsidRPr="00E16FDC">
        <w:rPr>
          <w:rFonts w:ascii="Times New Roman" w:hAnsi="Times New Roman"/>
        </w:rPr>
        <w:t xml:space="preserve"> the stress field that </w:t>
      </w:r>
      <w:ins w:id="79" w:author="Green, Aubrey" w:date="2022-08-17T10:46:00Z">
        <w:r w:rsidR="00DC7FD5">
          <w:rPr>
            <w:rFonts w:ascii="Times New Roman" w:hAnsi="Times New Roman"/>
          </w:rPr>
          <w:t xml:space="preserve">is </w:t>
        </w:r>
      </w:ins>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w:t>
      </w:r>
      <w:ins w:id="80" w:author="Green, Aubrey" w:date="2022-08-18T13:55:00Z">
        <w:r w:rsidR="000F4B0C">
          <w:rPr>
            <w:rFonts w:ascii="Times New Roman" w:hAnsi="Times New Roman"/>
          </w:rPr>
          <w:t xml:space="preserve"> a</w:t>
        </w:r>
      </w:ins>
      <w:r w:rsidR="00A13CC9">
        <w:rPr>
          <w:rFonts w:ascii="Times New Roman" w:hAnsi="Times New Roman"/>
        </w:rPr>
        <w:t xml:space="preserve">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5pt;height:17.25pt;mso-width-percent:0;mso-height-percent:0;mso-width-percent:0;mso-height-percent:0" o:ole="">
            <v:imagedata r:id="rId82" o:title=""/>
          </v:shape>
          <o:OLEObject Type="Embed" ProgID="Equation.DSMT4" ShapeID="_x0000_i1061" DrawAspect="Content" ObjectID="_1722775403" r:id="rId83"/>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90pt;height:17.25pt;mso-width-percent:0;mso-height-percent:0;mso-width-percent:0;mso-height-percent:0" o:ole="">
            <v:imagedata r:id="rId84" o:title=""/>
          </v:shape>
          <o:OLEObject Type="Embed" ProgID="Equation.DSMT4" ShapeID="_x0000_i1062" DrawAspect="Content" ObjectID="_1722775404" r:id="rId8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25pt;height:18pt;mso-width-percent:0;mso-height-percent:0;mso-width-percent:0;mso-height-percent:0" o:ole="">
            <v:imagedata r:id="rId86" o:title=""/>
          </v:shape>
          <o:OLEObject Type="Embed" ProgID="Equation.DSMT4" ShapeID="_x0000_i1063" DrawAspect="Content" ObjectID="_1722775405" r:id="rId87"/>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5pt;height:17.25pt;mso-width-percent:0;mso-height-percent:0;mso-width-percent:0;mso-height-percent:0" o:ole="">
            <v:imagedata r:id="rId88" o:title=""/>
          </v:shape>
          <o:OLEObject Type="Embed" ProgID="Equation.DSMT4" ShapeID="_x0000_i1064" DrawAspect="Content" ObjectID="_1722775406" r:id="rId89"/>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5pt;height:18pt;mso-width-percent:0;mso-height-percent:0;mso-width-percent:0;mso-height-percent:0" o:ole="">
            <v:imagedata r:id="rId90" o:title=""/>
          </v:shape>
          <o:OLEObject Type="Embed" ProgID="Equation.DSMT4" ShapeID="_x0000_i1065" DrawAspect="Content" ObjectID="_1722775407" r:id="rId91"/>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25pt;height:17.25pt;mso-width-percent:0;mso-height-percent:0;mso-width-percent:0;mso-height-percent:0" o:ole="">
            <v:imagedata r:id="rId92" o:title=""/>
          </v:shape>
          <o:OLEObject Type="Embed" ProgID="Equation.DSMT4" ShapeID="_x0000_i1066" DrawAspect="Content" ObjectID="_1722775408" r:id="rId93"/>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5pt;height:18pt;mso-width-percent:0;mso-height-percent:0;mso-width-percent:0;mso-height-percent:0" o:ole="">
            <v:imagedata r:id="rId94" o:title=""/>
          </v:shape>
          <o:OLEObject Type="Embed" ProgID="Equation.DSMT4" ShapeID="_x0000_i1067" DrawAspect="Content" ObjectID="_1722775409" r:id="rId95"/>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5pt;height:18pt;mso-width-percent:0;mso-height-percent:0;mso-width-percent:0;mso-height-percent:0" o:ole="">
            <v:imagedata r:id="rId96" o:title=""/>
          </v:shape>
          <o:OLEObject Type="Embed" ProgID="Equation.DSMT4" ShapeID="_x0000_i1068" DrawAspect="Content" ObjectID="_1722775410" r:id="rId9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25pt;height:18pt;mso-width-percent:0;mso-height-percent:0;mso-width-percent:0;mso-height-percent:0" o:ole="">
            <v:imagedata r:id="rId98" o:title=""/>
          </v:shape>
          <o:OLEObject Type="Embed" ProgID="Equation.DSMT4" ShapeID="_x0000_i1069" DrawAspect="Content" ObjectID="_1722775411" r:id="rId99"/>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7A2EC6DA"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w:t>
      </w:r>
      <w:del w:id="81" w:author="Green, Aubrey" w:date="2022-08-17T10:49:00Z">
        <w:r w:rsidR="009A43C1" w:rsidDel="00DC7FD5">
          <w:rPr>
            <w:rFonts w:ascii="Times New Roman" w:hAnsi="Times New Roman"/>
          </w:rPr>
          <w:delText xml:space="preserve">only </w:delText>
        </w:r>
      </w:del>
      <w:r w:rsidR="009A43C1">
        <w:rPr>
          <w:rFonts w:ascii="Times New Roman" w:hAnsi="Times New Roman"/>
        </w:rPr>
        <w:t xml:space="preserve">directed </w:t>
      </w:r>
      <w:ins w:id="82" w:author="Green, Aubrey" w:date="2022-08-17T10:49:00Z">
        <w:r w:rsidR="00DC7FD5">
          <w:rPr>
            <w:rFonts w:ascii="Times New Roman" w:hAnsi="Times New Roman"/>
          </w:rPr>
          <w:t xml:space="preserve">only </w:t>
        </w:r>
      </w:ins>
      <w:r w:rsidR="009A43C1">
        <w:rPr>
          <w:rFonts w:ascii="Times New Roman" w:hAnsi="Times New Roman"/>
        </w:rPr>
        <w:t>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5pt;height:14.25pt;mso-width-percent:0;mso-height-percent:0;mso-width-percent:0;mso-height-percent:0" o:ole="">
            <v:imagedata r:id="rId34" o:title=""/>
          </v:shape>
          <o:OLEObject Type="Embed" ProgID="Equation.DSMT4" ShapeID="_x0000_i1070" DrawAspect="Content" ObjectID="_1722775412" r:id="rId10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5pt;height:12pt;mso-width-percent:0;mso-height-percent:0;mso-width-percent:0;mso-height-percent:0" o:ole="">
            <v:imagedata r:id="rId36" o:title=""/>
          </v:shape>
          <o:OLEObject Type="Embed" ProgID="Equation.DSMT4" ShapeID="_x0000_i1071" DrawAspect="Content" ObjectID="_1722775413" r:id="rId101"/>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w:t>
      </w:r>
      <w:ins w:id="83" w:author="Green, Aubrey" w:date="2022-08-17T10:49:00Z">
        <w:r w:rsidR="00DC7FD5">
          <w:rPr>
            <w:rFonts w:ascii="Times New Roman" w:hAnsi="Times New Roman"/>
            <w:snapToGrid w:val="0"/>
          </w:rPr>
          <w:t xml:space="preserve"> in</w:t>
        </w:r>
      </w:ins>
      <w:r w:rsidR="003C6F51">
        <w:rPr>
          <w:rFonts w:ascii="Times New Roman" w:hAnsi="Times New Roman"/>
          <w:snapToGrid w:val="0"/>
        </w:rPr>
        <w:t xml:space="preserve"> the constitute </w:t>
      </w:r>
      <w:r w:rsidR="00B430F0">
        <w:rPr>
          <w:rFonts w:ascii="Times New Roman" w:hAnsi="Times New Roman"/>
          <w:snapToGrid w:val="0"/>
        </w:rPr>
        <w:t>equation</w:t>
      </w:r>
      <w:ins w:id="84" w:author="Green, Aubrey" w:date="2022-08-17T10:49:00Z">
        <w:r w:rsidR="00DC7FD5">
          <w:rPr>
            <w:rFonts w:ascii="Times New Roman" w:hAnsi="Times New Roman"/>
            <w:snapToGrid w:val="0"/>
          </w:rPr>
          <w:t>;</w:t>
        </w:r>
      </w:ins>
      <w:del w:id="85" w:author="Green, Aubrey" w:date="2022-08-17T10:49:00Z">
        <w:r w:rsidR="003C6F51" w:rsidRPr="00780CED" w:rsidDel="00DC7FD5">
          <w:rPr>
            <w:rFonts w:ascii="Times New Roman" w:hAnsi="Times New Roman"/>
            <w:snapToGrid w:val="0"/>
          </w:rPr>
          <w:delText>,</w:delText>
        </w:r>
      </w:del>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2" type="#_x0000_t75" alt="" style="width:205.5pt;height:32.25pt;mso-width-percent:0;mso-height-percent:0;mso-width-percent:0;mso-height-percent:0" o:ole="">
            <v:imagedata r:id="rId102" o:title=""/>
          </v:shape>
          <o:OLEObject Type="Embed" ProgID="Equation.DSMT4" ShapeID="_x0000_i1072" DrawAspect="Content" ObjectID="_1722775414" r:id="rId103"/>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3" type="#_x0000_t75" alt="" style="width:201.75pt;height:37.5pt;mso-width-percent:0;mso-height-percent:0;mso-width-percent:0;mso-height-percent:0" o:ole="">
            <v:imagedata r:id="rId104" o:title=""/>
          </v:shape>
          <o:OLEObject Type="Embed" ProgID="Equation.DSMT4" ShapeID="_x0000_i1073" DrawAspect="Content" ObjectID="_1722775415" r:id="rId105"/>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0D31BCC3"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 xml:space="preserve">q.4 to Eq.6 and taking the body force to </w:t>
      </w:r>
      <w:ins w:id="86" w:author="Green, Aubrey" w:date="2022-08-18T14:33:00Z">
        <w:r w:rsidR="00A14E0A">
          <w:rPr>
            <w:rFonts w:ascii="Times New Roman" w:hAnsi="Times New Roman"/>
          </w:rPr>
          <w:t xml:space="preserve">be </w:t>
        </w:r>
      </w:ins>
      <w:r w:rsidR="0025100D" w:rsidRPr="00780CED">
        <w:rPr>
          <w:rFonts w:ascii="Times New Roman" w:hAnsi="Times New Roman"/>
        </w:rPr>
        <w:t>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ins w:id="87" w:author="Green, Aubrey" w:date="2022-08-17T10:54:00Z">
        <w:r w:rsidR="00DC7FD5">
          <w:rPr>
            <w:rFonts w:ascii="Times New Roman" w:hAnsi="Times New Roman"/>
          </w:rPr>
          <w:t>is</w:t>
        </w:r>
      </w:ins>
      <w:del w:id="88" w:author="Green, Aubrey" w:date="2022-08-17T10:54:00Z">
        <w:r w:rsidR="002A31AD" w:rsidDel="00DC7FD5">
          <w:rPr>
            <w:rFonts w:ascii="Times New Roman" w:hAnsi="Times New Roman"/>
          </w:rPr>
          <w:delText xml:space="preserve">about be </w:delText>
        </w:r>
      </w:del>
      <w:ins w:id="89" w:author="Green, Aubrey" w:date="2022-08-18T14:33:00Z">
        <w:r w:rsidR="00A14E0A">
          <w:rPr>
            <w:rFonts w:ascii="Times New Roman" w:hAnsi="Times New Roman"/>
          </w:rPr>
          <w:t xml:space="preserve"> </w:t>
        </w:r>
      </w:ins>
      <w:r w:rsidR="002A31AD">
        <w:rPr>
          <w:rFonts w:ascii="Times New Roman" w:hAnsi="Times New Roman"/>
        </w:rPr>
        <w:t>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4" type="#_x0000_t75" alt="" style="width:169.5pt;height:32.25pt;mso-width-percent:0;mso-height-percent:0;mso-width-percent:0;mso-height-percent:0" o:ole="">
            <v:imagedata r:id="rId106" o:title=""/>
          </v:shape>
          <o:OLEObject Type="Embed" ProgID="Equation.DSMT4" ShapeID="_x0000_i1074" DrawAspect="Content" ObjectID="_1722775416" r:id="rId107"/>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7B85BF5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ins w:id="90" w:author="Green, Aubrey" w:date="2022-08-17T10:57:00Z">
        <w:r w:rsidR="00D41BB2">
          <w:rPr>
            <w:rFonts w:ascii="Times New Roman" w:hAnsi="Times New Roman"/>
          </w:rPr>
          <w:t xml:space="preserve">and </w:t>
        </w:r>
      </w:ins>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del w:id="91" w:author="Green, Aubrey" w:date="2022-08-17T10:59:00Z">
        <w:r w:rsidR="008F6489" w:rsidRPr="00E16FDC" w:rsidDel="00D41BB2">
          <w:rPr>
            <w:rFonts w:ascii="Times New Roman" w:hAnsi="Times New Roman"/>
          </w:rPr>
          <w:delText xml:space="preserve">assumptions </w:delText>
        </w:r>
      </w:del>
      <w:r w:rsidR="008F6489" w:rsidRPr="00E16FDC">
        <w:rPr>
          <w:rFonts w:ascii="Times New Roman" w:hAnsi="Times New Roman"/>
        </w:rPr>
        <w:t>to simplify the process of so</w:t>
      </w:r>
      <w:r w:rsidR="006D1AA7">
        <w:rPr>
          <w:rFonts w:ascii="Times New Roman" w:hAnsi="Times New Roman"/>
        </w:rPr>
        <w:t>lving</w:t>
      </w:r>
      <w:r w:rsidR="009A43C1" w:rsidRPr="00E16FDC">
        <w:rPr>
          <w:rFonts w:ascii="Times New Roman" w:hAnsi="Times New Roman"/>
        </w:rPr>
        <w:t xml:space="preserve"> the Navier equation</w:t>
      </w:r>
      <w:del w:id="92" w:author="Green, Aubrey" w:date="2022-08-17T10:59:00Z">
        <w:r w:rsidR="009A43C1" w:rsidRPr="00E16FDC" w:rsidDel="00D41BB2">
          <w:rPr>
            <w:rFonts w:ascii="Times New Roman" w:hAnsi="Times New Roman"/>
          </w:rPr>
          <w:delText>s</w:delText>
        </w:r>
      </w:del>
      <w:r w:rsidR="009A43C1" w:rsidRPr="00E16FDC">
        <w:rPr>
          <w:rFonts w:ascii="Times New Roman" w:hAnsi="Times New Roman"/>
        </w:rPr>
        <w:t xml:space="preserve">. When </w:t>
      </w:r>
      <w:ins w:id="93" w:author="Green, Aubrey" w:date="2022-08-17T10:59:00Z">
        <w:r w:rsidR="00D41BB2">
          <w:rPr>
            <w:rFonts w:ascii="Times New Roman" w:hAnsi="Times New Roman"/>
          </w:rPr>
          <w:t xml:space="preserve">the </w:t>
        </w:r>
      </w:ins>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25pt;height:19.5pt;mso-width-percent:0;mso-height-percent:0;mso-width-percent:0;mso-height-percent:0" o:ole="">
            <v:imagedata r:id="rId108" o:title=""/>
          </v:shape>
          <o:OLEObject Type="Embed" ProgID="Equation.DSMT4" ShapeID="_x0000_i1075" DrawAspect="Content" ObjectID="_1722775417" r:id="rId109"/>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6" type="#_x0000_t75" alt="" style="width:201.75pt;height:30.75pt;mso-width-percent:0;mso-height-percent:0;mso-width-percent:0;mso-height-percent:0" o:ole="">
            <v:imagedata r:id="rId110" o:title=""/>
          </v:shape>
          <o:OLEObject Type="Embed" ProgID="Equation.DSMT4" ShapeID="_x0000_i1076" DrawAspect="Content" ObjectID="_1722775418" r:id="rId11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7" type="#_x0000_t75" alt="" style="width:69pt;height:30.75pt;mso-width-percent:0;mso-height-percent:0;mso-width-percent:0;mso-height-percent:0" o:ole="">
            <v:imagedata r:id="rId112" o:title=""/>
          </v:shape>
          <o:OLEObject Type="Embed" ProgID="Equation.DSMT4" ShapeID="_x0000_i1077" DrawAspect="Content" ObjectID="_1722775419" r:id="rId11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75pt;mso-width-percent:0;mso-height-percent:0;mso-width-percent:0;mso-height-percent:0" o:ole="">
            <v:imagedata r:id="rId114" o:title=""/>
          </v:shape>
          <o:OLEObject Type="Embed" ProgID="Equation.DSMT4" ShapeID="_x0000_i1078" DrawAspect="Content" ObjectID="_1722775420" r:id="rId115"/>
        </w:object>
      </w:r>
      <w:r>
        <w:rPr>
          <w:rFonts w:ascii="Times New Roman" w:hAnsi="Times New Roman"/>
          <w:noProof/>
        </w:rPr>
        <w:t>.</w:t>
      </w:r>
    </w:p>
    <w:p w14:paraId="291169CA" w14:textId="0A802519"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79" type="#_x0000_t75" alt="" style="width:24pt;height:14.25pt;mso-width-percent:0;mso-height-percent:0;mso-width-percent:0;mso-height-percent:0" o:ole="">
            <v:imagedata r:id="rId116" o:title=""/>
          </v:shape>
          <o:OLEObject Type="Embed" ProgID="Equation.DSMT4" ShapeID="_x0000_i1079" DrawAspect="Content" ObjectID="_1722775421" r:id="rId117"/>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w:t>
      </w:r>
      <w:ins w:id="94" w:author="Green, Aubrey" w:date="2022-08-17T11:04:00Z">
        <w:r w:rsidR="00D41BB2">
          <w:rPr>
            <w:rFonts w:ascii="Times New Roman" w:hAnsi="Times New Roman"/>
          </w:rPr>
          <w:t>equals</w:t>
        </w:r>
      </w:ins>
      <w:r w:rsidR="009B68E8" w:rsidRPr="002A31AD">
        <w:rPr>
          <w:rFonts w:ascii="Times New Roman" w:hAnsi="Times New Roman"/>
        </w:rPr>
        <w:t xml:space="preserve"> zero for infinite or semi-infinite domain</w:t>
      </w:r>
      <w:ins w:id="95" w:author="Green, Aubrey" w:date="2022-08-17T11:04:00Z">
        <w:r w:rsidR="00D41BB2">
          <w:rPr>
            <w:rFonts w:ascii="Times New Roman" w:hAnsi="Times New Roman"/>
          </w:rPr>
          <w:t>s</w:t>
        </w:r>
      </w:ins>
      <w:r w:rsidR="009B68E8" w:rsidRPr="002A31AD">
        <w:rPr>
          <w:rFonts w:ascii="Times New Roman" w:hAnsi="Times New Roman"/>
        </w:rPr>
        <w:t xml:space="preserve">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0" type="#_x0000_t75" alt="" style="width:24pt;height:14.25pt;mso-width-percent:0;mso-height-percent:0;mso-width-percent:0;mso-height-percent:0" o:ole="">
            <v:imagedata r:id="rId116" o:title=""/>
          </v:shape>
          <o:OLEObject Type="Embed" ProgID="Equation.DSMT4" ShapeID="_x0000_i1080" DrawAspect="Content" ObjectID="_1722775422" r:id="rId118"/>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w:t>
      </w:r>
      <w:commentRangeStart w:id="96"/>
      <w:r w:rsidR="009B68E8" w:rsidRPr="002A31AD">
        <w:rPr>
          <w:rFonts w:ascii="Times New Roman" w:hAnsi="Times New Roman"/>
        </w:rPr>
        <w:t>here</w:t>
      </w:r>
      <w:commentRangeEnd w:id="96"/>
      <w:r w:rsidR="00230522">
        <w:rPr>
          <w:rStyle w:val="CommentReference"/>
        </w:rPr>
        <w:commentReference w:id="96"/>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1" type="#_x0000_t75" alt="" style="width:10.5pt;height:12pt;mso-width-percent:0;mso-height-percent:0;mso-width-percent:0;mso-height-percent:0" o:ole="">
            <v:imagedata r:id="rId119" o:title=""/>
          </v:shape>
          <o:OLEObject Type="Embed" ProgID="Equation.DSMT4" ShapeID="_x0000_i1081" DrawAspect="Content" ObjectID="_1722775423" r:id="rId120"/>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ins w:id="97" w:author="Green, Aubrey" w:date="2022-08-17T11:11:00Z">
        <w:r w:rsidR="00230522">
          <w:rPr>
            <w:rFonts w:ascii="Times New Roman" w:hAnsi="Times New Roman"/>
          </w:rPr>
          <w:t>yields</w:t>
        </w:r>
      </w:ins>
      <w:del w:id="98" w:author="Green, Aubrey" w:date="2022-08-17T11:11:00Z">
        <w:r w:rsidR="00E92D57" w:rsidRPr="002A31AD" w:rsidDel="00230522">
          <w:rPr>
            <w:rFonts w:ascii="Times New Roman" w:hAnsi="Times New Roman"/>
          </w:rPr>
          <w:delText>can have</w:delText>
        </w:r>
      </w:del>
      <w:r w:rsidR="00E92D57" w:rsidRPr="002A31AD">
        <w:rPr>
          <w:rFonts w:ascii="Times New Roman" w:hAnsi="Times New Roman"/>
        </w:rPr>
        <w:t xml:space="preser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pt;height:69pt;mso-width-percent:0;mso-height-percent:0;mso-width-percent:0;mso-height-percent:0" o:ole="">
            <v:imagedata r:id="rId121" o:title=""/>
          </v:shape>
          <o:OLEObject Type="Embed" ProgID="Equation.DSMT4" ShapeID="_x0000_i1082" DrawAspect="Content" ObjectID="_1722775424" r:id="rId12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3" type="#_x0000_t75" alt="" style="width:234.75pt;height:17.25pt;mso-width-percent:0;mso-height-percent:0;mso-width-percent:0;mso-height-percent:0" o:ole="">
            <v:imagedata r:id="rId123" o:title=""/>
          </v:shape>
          <o:OLEObject Type="Embed" ProgID="Equation.DSMT4" ShapeID="_x0000_i1083" DrawAspect="Content" ObjectID="_1722775425" r:id="rId124"/>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4" type="#_x0000_t75" alt="" style="width:246pt;height:17.25pt;mso-width-percent:0;mso-height-percent:0;mso-width-percent:0;mso-height-percent:0" o:ole="">
            <v:imagedata r:id="rId125" o:title=""/>
          </v:shape>
          <o:OLEObject Type="Embed" ProgID="Equation.DSMT4" ShapeID="_x0000_i1084" DrawAspect="Content" ObjectID="_1722775426" r:id="rId126"/>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5" type="#_x0000_t75" alt="" style="width:221.25pt;height:17.25pt;mso-width-percent:0;mso-height-percent:0;mso-width-percent:0;mso-height-percent:0" o:ole="">
            <v:imagedata r:id="rId127" o:title=""/>
          </v:shape>
          <o:OLEObject Type="Embed" ProgID="Equation.DSMT4" ShapeID="_x0000_i1085" DrawAspect="Content" ObjectID="_1722775427" r:id="rId128"/>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6" type="#_x0000_t75" alt="" style="width:226.5pt;height:17.25pt;mso-width-percent:0;mso-height-percent:0;mso-width-percent:0;mso-height-percent:0" o:ole="">
            <v:imagedata r:id="rId129" o:title=""/>
          </v:shape>
          <o:OLEObject Type="Embed" ProgID="Equation.DSMT4" ShapeID="_x0000_i1086" DrawAspect="Content" ObjectID="_1722775428" r:id="rId130"/>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7" type="#_x0000_t75" alt="" style="width:132pt;height:18pt;mso-width-percent:0;mso-height-percent:0;mso-width-percent:0;mso-height-percent:0" o:ole="">
            <v:imagedata r:id="rId131" o:title=""/>
          </v:shape>
          <o:OLEObject Type="Embed" ProgID="Equation.DSMT4" ShapeID="_x0000_i1087" DrawAspect="Content" ObjectID="_1722775429" r:id="rId132"/>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88" type="#_x0000_t75" alt="" style="width:122.25pt;height:18pt;mso-width-percent:0;mso-height-percent:0;mso-width-percent:0;mso-height-percent:0" o:ole="">
            <v:imagedata r:id="rId133" o:title=""/>
          </v:shape>
          <o:OLEObject Type="Embed" ProgID="Equation.DSMT4" ShapeID="_x0000_i1088" DrawAspect="Content" ObjectID="_1722775430" r:id="rId134"/>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89" type="#_x0000_t75" alt="" style="width:297.75pt;height:17.25pt;mso-width-percent:0;mso-height-percent:0;mso-width-percent:0;mso-height-percent:0" o:ole="">
            <v:imagedata r:id="rId135" o:title=""/>
          </v:shape>
          <o:OLEObject Type="Embed" ProgID="Equation.DSMT4" ShapeID="_x0000_i1089" DrawAspect="Content" ObjectID="_1722775431" r:id="rId136"/>
        </w:object>
      </w:r>
      <w:r w:rsidR="002A31AD">
        <w:rPr>
          <w:noProof/>
        </w:rPr>
        <w:t>.</w:t>
      </w:r>
    </w:p>
    <w:p w14:paraId="747B6C9F" w14:textId="1D4E8575"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25pt;height:18pt;mso-width-percent:0;mso-height-percent:0;mso-width-percent:0;mso-height-percent:0" o:ole="">
            <v:imagedata r:id="rId137" o:title=""/>
          </v:shape>
          <o:OLEObject Type="Embed" ProgID="Equation.DSMT4" ShapeID="_x0000_i1090" DrawAspect="Content" ObjectID="_1722775432" r:id="rId13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8pt;height:18pt;mso-width-percent:0;mso-height-percent:0;mso-width-percent:0;mso-height-percent:0" o:ole="">
            <v:imagedata r:id="rId139" o:title=""/>
          </v:shape>
          <o:OLEObject Type="Embed" ProgID="Equation.DSMT4" ShapeID="_x0000_i1091" DrawAspect="Content" ObjectID="_1722775433" r:id="rId140"/>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ins w:id="99" w:author="Green, Aubrey" w:date="2022-08-17T11:12:00Z">
        <w:r w:rsidR="00230522">
          <w:rPr>
            <w:rFonts w:ascii="Times New Roman" w:hAnsi="Times New Roman"/>
          </w:rPr>
          <w:t>,</w:t>
        </w:r>
      </w:ins>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5pt;height:18pt;mso-width-percent:0;mso-height-percent:0;mso-width-percent:0;mso-height-percent:0" o:ole="">
            <v:imagedata r:id="rId141" o:title=""/>
          </v:shape>
          <o:OLEObject Type="Embed" ProgID="Equation.DSMT4" ShapeID="_x0000_i1092" DrawAspect="Content" ObjectID="_1722775434" r:id="rId14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25pt;height:18pt;mso-width-percent:0;mso-height-percent:0;mso-width-percent:0;mso-height-percent:0" o:ole="">
            <v:imagedata r:id="rId143" o:title=""/>
          </v:shape>
          <o:OLEObject Type="Embed" ProgID="Equation.DSMT4" ShapeID="_x0000_i1093" DrawAspect="Content" ObjectID="_1722775435" r:id="rId144"/>
        </w:object>
      </w:r>
      <w:ins w:id="100" w:author="Green, Aubrey" w:date="2022-08-17T11:12:00Z">
        <w:r w:rsidR="00230522">
          <w:rPr>
            <w:rFonts w:ascii="Times New Roman" w:hAnsi="Times New Roman"/>
            <w:noProof/>
          </w:rPr>
          <w:t>,</w:t>
        </w:r>
      </w:ins>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25pt;height:10.5pt;mso-width-percent:0;mso-height-percent:0;mso-width-percent:0;mso-height-percent:0" o:ole="">
            <v:imagedata r:id="rId145" o:title=""/>
          </v:shape>
          <o:OLEObject Type="Embed" ProgID="Equation.DSMT4" ShapeID="_x0000_i1094" DrawAspect="Content" ObjectID="_1722775436" r:id="rId14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ins w:id="101" w:author="Green, Aubrey" w:date="2022-08-17T11:12:00Z">
        <w:r w:rsidR="00230522">
          <w:rPr>
            <w:rFonts w:ascii="Times New Roman" w:hAnsi="Times New Roman"/>
          </w:rPr>
          <w:t xml:space="preserve"> </w:t>
        </w:r>
      </w:ins>
      <w:del w:id="102" w:author="Green, Aubrey" w:date="2022-08-17T11:12:00Z">
        <w:r w:rsidR="006F59B8" w:rsidRPr="00D65FE3" w:rsidDel="00230522">
          <w:rPr>
            <w:rFonts w:ascii="Times New Roman" w:hAnsi="Times New Roman"/>
          </w:rPr>
          <w:delText>-</w:delText>
        </w:r>
      </w:del>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5pt;height:10.5pt;mso-width-percent:0;mso-height-percent:0;mso-width-percent:0;mso-height-percent:0" o:ole="">
            <v:imagedata r:id="rId147" o:title=""/>
          </v:shape>
          <o:OLEObject Type="Embed" ProgID="Equation.DSMT4" ShapeID="_x0000_i1095" DrawAspect="Content" ObjectID="_1722775437" r:id="rId14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25pt;height:10.5pt;mso-width-percent:0;mso-height-percent:0;mso-width-percent:0;mso-height-percent:0" o:ole="">
            <v:imagedata r:id="rId149" o:title=""/>
          </v:shape>
          <o:OLEObject Type="Embed" ProgID="Equation.DSMT4" ShapeID="_x0000_i1096" DrawAspect="Content" ObjectID="_1722775438" r:id="rId150"/>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7" type="#_x0000_t75" alt="" style="width:113.25pt;height:37.5pt;mso-width-percent:0;mso-height-percent:0;mso-width-percent:0;mso-height-percent:0" o:ole="">
            <v:imagedata r:id="rId151" o:title=""/>
          </v:shape>
          <o:OLEObject Type="Embed" ProgID="Equation.DSMT4" ShapeID="_x0000_i1097" DrawAspect="Content" ObjectID="_1722775439" r:id="rId15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5pt;height:1in;mso-width-percent:0;mso-height-percent:0;mso-width-percent:0;mso-height-percent:0" o:ole="">
            <v:imagedata r:id="rId153" o:title=""/>
          </v:shape>
          <o:OLEObject Type="Embed" ProgID="Equation.DSMT4" ShapeID="_x0000_i1098" DrawAspect="Content" ObjectID="_1722775440" r:id="rId15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75pt;mso-width-percent:0;mso-height-percent:0;mso-width-percent:0;mso-height-percent:0" o:ole="">
            <v:imagedata r:id="rId155" o:title=""/>
          </v:shape>
          <o:OLEObject Type="Embed" ProgID="Equation.DSMT4" ShapeID="_x0000_i1099" DrawAspect="Content" ObjectID="_1722775441" r:id="rId156"/>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0" type="#_x0000_t75" alt="" style="width:111pt;height:30.75pt;mso-width-percent:0;mso-height-percent:0;mso-width-percent:0;mso-height-percent:0" o:ole="">
            <v:imagedata r:id="rId157" o:title=""/>
          </v:shape>
          <o:OLEObject Type="Embed" ProgID="Equation.DSMT4" ShapeID="_x0000_i1100" DrawAspect="Content" ObjectID="_1722775442" r:id="rId158"/>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1" type="#_x0000_t75" alt="" style="width:106.5pt;height:17.25pt;mso-width-percent:0;mso-height-percent:0;mso-width-percent:0;mso-height-percent:0" o:ole="">
            <v:imagedata r:id="rId159" o:title=""/>
          </v:shape>
          <o:OLEObject Type="Embed" ProgID="Equation.DSMT4" ShapeID="_x0000_i1101" DrawAspect="Content" ObjectID="_1722775443" r:id="rId16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2" type="#_x0000_t75" alt="" style="width:91.5pt;height:19.5pt;mso-width-percent:0;mso-height-percent:0;mso-width-percent:0;mso-height-percent:0" o:ole="">
            <v:imagedata r:id="rId161" o:title=""/>
          </v:shape>
          <o:OLEObject Type="Embed" ProgID="Equation.DSMT4" ShapeID="_x0000_i1102" DrawAspect="Content" ObjectID="_1722775444" r:id="rId16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3048654C"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3" type="#_x0000_t75" alt="" style="width:52.5pt;height:37.5pt;mso-width-percent:0;mso-height-percent:0;mso-width-percent:0;mso-height-percent:0" o:ole="">
            <v:imagedata r:id="rId163" o:title=""/>
          </v:shape>
          <o:OLEObject Type="Embed" ProgID="Equation.DSMT4" ShapeID="_x0000_i1103" DrawAspect="Content" ObjectID="_1722775445" r:id="rId164"/>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5pt;height:18pt;mso-width-percent:0;mso-height-percent:0;mso-width-percent:0;mso-height-percent:0" o:ole="">
            <v:imagedata r:id="rId165" o:title=""/>
          </v:shape>
          <o:OLEObject Type="Embed" ProgID="Equation.DSMT4" ShapeID="_x0000_i1104" DrawAspect="Content" ObjectID="_1722775446" r:id="rId16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5pt;height:18pt;mso-width-percent:0;mso-height-percent:0;mso-width-percent:0;mso-height-percent:0" o:ole="">
            <v:imagedata r:id="rId165" o:title=""/>
          </v:shape>
          <o:OLEObject Type="Embed" ProgID="Equation.DSMT4" ShapeID="_x0000_i1105" DrawAspect="Content" ObjectID="_1722775447" r:id="rId167"/>
        </w:object>
      </w:r>
      <w:r w:rsidR="00B07C95" w:rsidRPr="00A13CC9">
        <w:rPr>
          <w:rFonts w:ascii="Times New Roman" w:hAnsi="Times New Roman"/>
        </w:rPr>
        <w:t xml:space="preserve">is </w:t>
      </w:r>
      <w:ins w:id="103" w:author="Green, Aubrey" w:date="2022-08-17T11:17:00Z">
        <w:r w:rsidR="00230522">
          <w:rPr>
            <w:rFonts w:ascii="Times New Roman" w:hAnsi="Times New Roman"/>
          </w:rPr>
          <w:t xml:space="preserve">a </w:t>
        </w:r>
      </w:ins>
      <w:r w:rsidR="00B07C95" w:rsidRPr="00A13CC9">
        <w:rPr>
          <w:rFonts w:ascii="Times New Roman" w:hAnsi="Times New Roman"/>
        </w:rPr>
        <w:t xml:space="preserve">function of the coordinators in </w:t>
      </w:r>
      <w:ins w:id="104" w:author="Green, Aubrey" w:date="2022-08-17T11:17:00Z">
        <w:r w:rsidR="00230522">
          <w:rPr>
            <w:rFonts w:ascii="Times New Roman" w:hAnsi="Times New Roman"/>
          </w:rPr>
          <w:t xml:space="preserve">the </w:t>
        </w:r>
      </w:ins>
      <w:r w:rsidR="00B07C95" w:rsidRPr="00A13CC9">
        <w:rPr>
          <w:rFonts w:ascii="Times New Roman" w:hAnsi="Times New Roman"/>
        </w:rPr>
        <w:t>cylindrical system ρ,</w:t>
      </w:r>
      <w:del w:id="105" w:author="Green, Aubrey" w:date="2022-08-17T11:18:00Z">
        <w:r w:rsidR="00B07C95" w:rsidRPr="00A13CC9" w:rsidDel="00230522">
          <w:rPr>
            <w:rFonts w:ascii="Times New Roman" w:hAnsi="Times New Roman"/>
          </w:rPr>
          <w:delText xml:space="preserve"> and</w:delText>
        </w:r>
      </w:del>
      <w:r w:rsidR="00B07C95" w:rsidRPr="00A13CC9">
        <w:rPr>
          <w:rFonts w:ascii="Times New Roman" w:hAnsi="Times New Roman"/>
        </w:rPr>
        <w:t xml:space="preserve"> the Laplace parameter s</w:t>
      </w:r>
      <w:ins w:id="106" w:author="Green, Aubrey" w:date="2022-08-17T11:18:00Z">
        <w:r w:rsidR="00230522">
          <w:rPr>
            <w:rFonts w:ascii="Times New Roman" w:hAnsi="Times New Roman"/>
          </w:rPr>
          <w:t>,</w:t>
        </w:r>
      </w:ins>
      <w:r w:rsidR="00B07C95" w:rsidRPr="00A13CC9">
        <w:rPr>
          <w:rFonts w:ascii="Times New Roman" w:hAnsi="Times New Roman"/>
        </w:rPr>
        <w:t xml:space="preserve">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25pt;height:10.5pt;mso-width-percent:0;mso-height-percent:0;mso-width-percent:0;mso-height-percent:0" o:ole="">
            <v:imagedata r:id="rId168" o:title=""/>
          </v:shape>
          <o:OLEObject Type="Embed" ProgID="Equation.DSMT4" ShapeID="_x0000_i1106" DrawAspect="Content" ObjectID="_1722775448" r:id="rId169"/>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5pt;height:18pt;mso-width-percent:0;mso-height-percent:0;mso-width-percent:0;mso-height-percent:0" o:ole="">
            <v:imagedata r:id="rId170" o:title=""/>
          </v:shape>
          <o:OLEObject Type="Embed" ProgID="Equation.DSMT4" ShapeID="_x0000_i1107" DrawAspect="Content" ObjectID="_1722775449" r:id="rId171"/>
        </w:object>
      </w:r>
      <w:r w:rsidR="00B665FD">
        <w:rPr>
          <w:rFonts w:ascii="Times New Roman" w:hAnsi="Times New Roman"/>
        </w:rPr>
        <w:t>.</w:t>
      </w:r>
      <w:r w:rsidR="00B07C95" w:rsidRPr="00A13CC9">
        <w:rPr>
          <w:rFonts w:ascii="Times New Roman" w:hAnsi="Times New Roman"/>
        </w:rPr>
        <w:t xml:space="preserve"> </w:t>
      </w:r>
    </w:p>
    <w:p w14:paraId="514058DA" w14:textId="4AB39741"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 xml:space="preserve">has been </w:t>
      </w:r>
      <w:ins w:id="107" w:author="Green, Aubrey" w:date="2022-08-17T11:26:00Z">
        <w:r w:rsidR="00C70E27">
          <w:rPr>
            <w:rFonts w:ascii="Times New Roman" w:hAnsi="Times New Roman"/>
          </w:rPr>
          <w:t>transformed in</w:t>
        </w:r>
      </w:ins>
      <w:del w:id="108" w:author="Green, Aubrey" w:date="2022-08-17T11:26:00Z">
        <w:r w:rsidRPr="00A13CC9" w:rsidDel="00C70E27">
          <w:rPr>
            <w:rFonts w:ascii="Times New Roman" w:hAnsi="Times New Roman"/>
          </w:rPr>
          <w:delText xml:space="preserve">lead </w:delText>
        </w:r>
      </w:del>
      <w:r w:rsidRPr="00A13CC9">
        <w:rPr>
          <w:rFonts w:ascii="Times New Roman" w:hAnsi="Times New Roman"/>
        </w:rPr>
        <w:t>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08" type="#_x0000_t75" alt="" style="width:255.75pt;height:19.5pt;mso-width-percent:0;mso-height-percent:0;mso-width-percent:0;mso-height-percent:0" o:ole="">
            <v:imagedata r:id="rId172" o:title=""/>
          </v:shape>
          <o:OLEObject Type="Embed" ProgID="Equation.DSMT4" ShapeID="_x0000_i1108" DrawAspect="Content" ObjectID="_1722775450" r:id="rId1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09" type="#_x0000_t75" alt="" style="width:10.5pt;height:18pt;mso-width-percent:0;mso-height-percent:0;mso-width-percent:0;mso-height-percent:0" o:ole="">
            <v:imagedata r:id="rId174" o:title=""/>
          </v:shape>
          <o:OLEObject Type="Embed" ProgID="Equation.DSMT4" ShapeID="_x0000_i1109" DrawAspect="Content" ObjectID="_1722775451" r:id="rId175"/>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0" type="#_x0000_t75" alt="" style="width:10.5pt;height:18pt;mso-width-percent:0;mso-height-percent:0;mso-width-percent:0;mso-height-percent:0" o:ole="">
            <v:imagedata r:id="rId176" o:title=""/>
          </v:shape>
          <o:OLEObject Type="Embed" ProgID="Equation.DSMT4" ShapeID="_x0000_i1110" DrawAspect="Content" ObjectID="_1722775452" r:id="rId177"/>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1" type="#_x0000_t75" alt="" style="width:30.75pt;height:18pt;mso-width-percent:0;mso-height-percent:0;mso-width-percent:0;mso-height-percent:0" o:ole="">
            <v:imagedata r:id="rId178" o:title=""/>
          </v:shape>
          <o:OLEObject Type="Embed" ProgID="Equation.DSMT4" ShapeID="_x0000_i1111" DrawAspect="Content" ObjectID="_1722775453" r:id="rId179"/>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2" type="#_x0000_t75" alt="" style="width:37.5pt;height:18pt;mso-width-percent:0;mso-height-percent:0;mso-width-percent:0;mso-height-percent:0" o:ole="">
            <v:imagedata r:id="rId180" o:title=""/>
          </v:shape>
          <o:OLEObject Type="Embed" ProgID="Equation.DSMT4" ShapeID="_x0000_i1112" DrawAspect="Content" ObjectID="_1722775454" r:id="rId18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3" type="#_x0000_t75" alt="" style="width:10.5pt;height:18pt;mso-width-percent:0;mso-height-percent:0;mso-width-percent:0;mso-height-percent:0" o:ole="">
            <v:imagedata r:id="rId182" o:title=""/>
          </v:shape>
          <o:OLEObject Type="Embed" ProgID="Equation.DSMT4" ShapeID="_x0000_i1113" DrawAspect="Content" ObjectID="_1722775455" r:id="rId183"/>
        </w:object>
      </w:r>
      <w:r w:rsidR="00E076CA">
        <w:rPr>
          <w:rFonts w:ascii="Times New Roman" w:hAnsi="Times New Roman"/>
        </w:rPr>
        <w:t>equals</w:t>
      </w:r>
      <w:del w:id="109" w:author="Green, Aubrey" w:date="2022-08-17T11:34:00Z">
        <w:r w:rsidR="00E076CA" w:rsidDel="00E01205">
          <w:rPr>
            <w:rFonts w:ascii="Times New Roman" w:hAnsi="Times New Roman"/>
          </w:rPr>
          <w:delText xml:space="preserve"> to</w:delText>
        </w:r>
      </w:del>
      <w:r w:rsidR="00E076CA">
        <w:rPr>
          <w:rFonts w:ascii="Times New Roman" w:hAnsi="Times New Roman"/>
        </w:rPr>
        <w:t xml:space="preserve">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4" type="#_x0000_t75" alt="" style="width:2in;height:19.5pt;mso-width-percent:0;mso-height-percent:0;mso-width-percent:0;mso-height-percent:0" o:ole="">
            <v:imagedata r:id="rId184" o:title=""/>
          </v:shape>
          <o:OLEObject Type="Embed" ProgID="Equation.DSMT4" ShapeID="_x0000_i1114" DrawAspect="Content" ObjectID="_1722775456" r:id="rId18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5" type="#_x0000_t75" alt="" style="width:2in;height:19.5pt;mso-width-percent:0;mso-height-percent:0;mso-width-percent:0;mso-height-percent:0" o:ole="">
            <v:imagedata r:id="rId186" o:title=""/>
          </v:shape>
          <o:OLEObject Type="Embed" ProgID="Equation.DSMT4" ShapeID="_x0000_i1115" DrawAspect="Content" ObjectID="_1722775457"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6247D72B"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6" type="#_x0000_t75" alt="" style="width:14.25pt;height:18pt;mso-width-percent:0;mso-height-percent:0;mso-width-percent:0;mso-height-percent:0" o:ole="">
            <v:imagedata r:id="rId188" o:title=""/>
          </v:shape>
          <o:OLEObject Type="Embed" ProgID="Equation.DSMT4" ShapeID="_x0000_i1116" DrawAspect="Content" ObjectID="_1722775458" r:id="rId189"/>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del w:id="110" w:author="Green, Aubrey" w:date="2022-08-17T11:40:00Z">
        <w:r w:rsidR="00D27DE2" w:rsidRPr="00E16FDC" w:rsidDel="00D64525">
          <w:rPr>
            <w:rFonts w:ascii="Times New Roman" w:hAnsi="Times New Roman"/>
          </w:rPr>
          <w:delText xml:space="preserve"> the</w:delText>
        </w:r>
      </w:del>
      <w:r w:rsidR="00D27DE2" w:rsidRPr="00E16FDC">
        <w:rPr>
          <w:rFonts w:ascii="Times New Roman" w:hAnsi="Times New Roman"/>
        </w:rPr>
        <w:t xml:space="preserve"> Eq.14</w:t>
      </w:r>
      <w:r w:rsidR="00A26F68" w:rsidRPr="00E16FDC">
        <w:rPr>
          <w:rFonts w:ascii="Times New Roman" w:hAnsi="Times New Roman"/>
        </w:rPr>
        <w:t xml:space="preserve">. At the same time, the strain-displacement relationship </w:t>
      </w:r>
      <w:ins w:id="111" w:author="Green, Aubrey" w:date="2022-08-17T11:40:00Z">
        <w:r w:rsidR="00D64525">
          <w:rPr>
            <w:rFonts w:ascii="Times New Roman" w:hAnsi="Times New Roman"/>
          </w:rPr>
          <w:t>is</w:t>
        </w:r>
      </w:ins>
      <w:del w:id="112" w:author="Green, Aubrey" w:date="2022-08-17T11:40:00Z">
        <w:r w:rsidR="007A4899" w:rsidDel="00D64525">
          <w:rPr>
            <w:rFonts w:ascii="Times New Roman" w:hAnsi="Times New Roman"/>
          </w:rPr>
          <w:delText>are</w:delText>
        </w:r>
      </w:del>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7" type="#_x0000_t75" alt="" style="width:198pt;height:19.5pt;mso-width-percent:0;mso-height-percent:0;mso-width-percent:0;mso-height-percent:0" o:ole="">
            <v:imagedata r:id="rId190" o:title=""/>
          </v:shape>
          <o:OLEObject Type="Embed" ProgID="Equation.DSMT4" ShapeID="_x0000_i1117" DrawAspect="Content" ObjectID="_1722775459" r:id="rId19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8" type="#_x0000_t75" alt="" style="width:118.5pt;height:34.5pt;mso-width-percent:0;mso-height-percent:0;mso-width-percent:0;mso-height-percent:0" o:ole="">
            <v:imagedata r:id="rId192" o:title=""/>
          </v:shape>
          <o:OLEObject Type="Embed" ProgID="Equation.DSMT4" ShapeID="_x0000_i1118" DrawAspect="Content" ObjectID="_1722775460" r:id="rId193"/>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9" type="#_x0000_t75" alt="" style="width:52.5pt;height:34.5pt;mso-width-percent:0;mso-height-percent:0;mso-width-percent:0;mso-height-percent:0" o:ole="">
            <v:imagedata r:id="rId194" o:title=""/>
          </v:shape>
          <o:OLEObject Type="Embed" ProgID="Equation.DSMT4" ShapeID="_x0000_i1119" DrawAspect="Content" ObjectID="_1722775461" r:id="rId195"/>
        </w:object>
      </w:r>
      <w:r>
        <w:rPr>
          <w:rFonts w:ascii="Times New Roman" w:hAnsi="Times New Roman"/>
          <w:noProof/>
        </w:rPr>
        <w:t>.</w:t>
      </w:r>
    </w:p>
    <w:p w14:paraId="17C9CBE1" w14:textId="23AB0D32"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0" type="#_x0000_t75" alt="" style="width:24pt;height:18pt;mso-width-percent:0;mso-height-percent:0;mso-width-percent:0;mso-height-percent:0" o:ole="">
            <v:imagedata r:id="rId196" o:title=""/>
          </v:shape>
          <o:OLEObject Type="Embed" ProgID="Equation.DSMT4" ShapeID="_x0000_i1120" DrawAspect="Content" ObjectID="_1722775462" r:id="rId197"/>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ins w:id="113" w:author="Green, Aubrey" w:date="2022-08-17T11:41:00Z">
        <w:r w:rsidR="00D64525">
          <w:rPr>
            <w:rFonts w:ascii="Times New Roman" w:hAnsi="Times New Roman"/>
          </w:rPr>
          <w:t>,</w:t>
        </w:r>
      </w:ins>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1" type="#_x0000_t75" alt="" style="width:24pt;height:18pt;mso-width-percent:0;mso-height-percent:0;mso-width-percent:0;mso-height-percent:0" o:ole="">
            <v:imagedata r:id="rId198" o:title=""/>
          </v:shape>
          <o:OLEObject Type="Embed" ProgID="Equation.DSMT4" ShapeID="_x0000_i1121" DrawAspect="Content" ObjectID="_1722775463" r:id="rId199"/>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2" type="#_x0000_t75" alt="" style="width:25.5pt;height:18pt;mso-width-percent:0;mso-height-percent:0;mso-width-percent:0;mso-height-percent:0" o:ole="">
            <v:imagedata r:id="rId200" o:title=""/>
          </v:shape>
          <o:OLEObject Type="Embed" ProgID="Equation.DSMT4" ShapeID="_x0000_i1122" DrawAspect="Content" ObjectID="_1722775464" r:id="rId201"/>
        </w:object>
      </w:r>
      <w:ins w:id="114" w:author="Green, Aubrey" w:date="2022-08-17T11:42:00Z">
        <w:r w:rsidR="00D64525">
          <w:rPr>
            <w:rFonts w:ascii="Times New Roman" w:hAnsi="Times New Roman"/>
            <w:noProof/>
          </w:rPr>
          <w:t>,</w:t>
        </w:r>
      </w:ins>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kind</w:t>
      </w:r>
      <w:ins w:id="115" w:author="Green, Aubrey" w:date="2022-08-17T11:42:00Z">
        <w:r w:rsidR="00D64525">
          <w:rPr>
            <w:rFonts w:ascii="Times New Roman" w:hAnsi="Times New Roman"/>
          </w:rPr>
          <w:t>,</w:t>
        </w:r>
      </w:ins>
      <w:r w:rsidR="00E73BBF">
        <w:rPr>
          <w:rFonts w:ascii="Times New Roman" w:hAnsi="Times New Roman"/>
        </w:rPr>
        <w:t xml:space="preserve"> </w:t>
      </w:r>
      <w:r w:rsidR="008F16C2" w:rsidRPr="00E16FDC">
        <w:rPr>
          <w:rFonts w:ascii="Times New Roman" w:hAnsi="Times New Roman"/>
        </w:rPr>
        <w:t>and the third unknown</w:t>
      </w:r>
      <w:ins w:id="116" w:author="Green, Aubrey" w:date="2022-08-17T11:42:00Z">
        <w:r w:rsidR="00D64525">
          <w:rPr>
            <w:rFonts w:ascii="Times New Roman" w:hAnsi="Times New Roman"/>
          </w:rPr>
          <w:t>,</w:t>
        </w:r>
      </w:ins>
      <w:r w:rsidR="008F16C2" w:rsidRPr="00E16FDC">
        <w:rPr>
          <w:rFonts w:ascii="Times New Roman" w:hAnsi="Times New Roman"/>
        </w:rPr>
        <w:t xml:space="preserve"> </w:t>
      </w:r>
      <w:r w:rsidR="0090156F" w:rsidRPr="00E16FDC">
        <w:rPr>
          <w:rFonts w:ascii="Times New Roman" w:hAnsi="Times New Roman"/>
          <w:noProof/>
          <w:position w:val="-12"/>
        </w:rPr>
        <w:object w:dxaOrig="520" w:dyaOrig="360" w14:anchorId="512D58B6">
          <v:shape id="_x0000_i1123" type="#_x0000_t75" alt="" style="width:25.5pt;height:18pt;mso-width-percent:0;mso-height-percent:0;mso-width-percent:0;mso-height-percent:0" o:ole="">
            <v:imagedata r:id="rId202" o:title=""/>
          </v:shape>
          <o:OLEObject Type="Embed" ProgID="Equation.DSMT4" ShapeID="_x0000_i1123" DrawAspect="Content" ObjectID="_1722775465" r:id="rId203"/>
        </w:object>
      </w:r>
      <w:ins w:id="117" w:author="Green, Aubrey" w:date="2022-08-17T11:42:00Z">
        <w:r w:rsidR="00D64525">
          <w:rPr>
            <w:rFonts w:ascii="Times New Roman" w:hAnsi="Times New Roman"/>
            <w:noProof/>
          </w:rPr>
          <w:t>,</w:t>
        </w:r>
      </w:ins>
      <w:del w:id="118" w:author="Green, Aubrey" w:date="2022-08-17T11:42:00Z">
        <w:r w:rsidR="00E4454B" w:rsidDel="00D64525">
          <w:rPr>
            <w:rFonts w:ascii="Times New Roman" w:hAnsi="Times New Roman"/>
          </w:rPr>
          <w:delText>is</w:delText>
        </w:r>
      </w:del>
      <w:r w:rsidR="00E4454B">
        <w:rPr>
          <w:rFonts w:ascii="Times New Roman" w:hAnsi="Times New Roman"/>
        </w:rPr>
        <w:t xml:space="preserve">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lastRenderedPageBreak/>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4" type="#_x0000_t75" alt="" style="width:346.5pt;height:57.75pt;mso-width-percent:0;mso-height-percent:0;mso-width-percent:0;mso-height-percent:0" o:ole="">
            <v:imagedata r:id="rId204" o:title=""/>
          </v:shape>
          <o:OLEObject Type="Embed" ProgID="Equation.DSMT4" ShapeID="_x0000_i1124" DrawAspect="Content" ObjectID="_1722775466" r:id="rId205"/>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5" type="#_x0000_t75" alt="" style="width:326.25pt;height:37.5pt;mso-width-percent:0;mso-height-percent:0;mso-width-percent:0;mso-height-percent:0" o:ole="">
            <v:imagedata r:id="rId206" o:title=""/>
          </v:shape>
          <o:OLEObject Type="Embed" ProgID="Equation.DSMT4" ShapeID="_x0000_i1125" DrawAspect="Content" ObjectID="_1722775467" r:id="rId207"/>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6" type="#_x0000_t75" alt="" style="width:330pt;height:37.5pt;mso-width-percent:0;mso-height-percent:0;mso-width-percent:0;mso-height-percent:0" o:ole="">
            <v:imagedata r:id="rId208" o:title=""/>
          </v:shape>
          <o:OLEObject Type="Embed" ProgID="Equation.DSMT4" ShapeID="_x0000_i1126" DrawAspect="Content" ObjectID="_1722775468" r:id="rId209"/>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7" type="#_x0000_t75" alt="" style="width:349.5pt;height:42pt;mso-width-percent:0;mso-height-percent:0;mso-width-percent:0;mso-height-percent:0" o:ole="">
            <v:imagedata r:id="rId210" o:title=""/>
          </v:shape>
          <o:OLEObject Type="Embed" ProgID="Equation.DSMT4" ShapeID="_x0000_i1127" DrawAspect="Content" ObjectID="_1722775469" r:id="rId211"/>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28" type="#_x0000_t75" alt="" style="width:86.25pt;height:18pt;mso-width-percent:0;mso-height-percent:0;mso-width-percent:0;mso-height-percent:0" o:ole="">
            <v:imagedata r:id="rId212" o:title=""/>
          </v:shape>
          <o:OLEObject Type="Embed" ProgID="Equation.DSMT4" ShapeID="_x0000_i1128" DrawAspect="Content" ObjectID="_1722775470" r:id="rId213"/>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29" type="#_x0000_t75" alt="" style="width:140.25pt;height:30.75pt;mso-width-percent:0;mso-height-percent:0;mso-width-percent:0;mso-height-percent:0" o:ole="">
            <v:imagedata r:id="rId214" o:title=""/>
          </v:shape>
          <o:OLEObject Type="Embed" ProgID="Equation.DSMT4" ShapeID="_x0000_i1129" DrawAspect="Content" ObjectID="_1722775471" r:id="rId215"/>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0" type="#_x0000_t75" alt="" style="width:147pt;height:30.75pt;mso-width-percent:0;mso-height-percent:0;mso-width-percent:0;mso-height-percent:0" o:ole="">
            <v:imagedata r:id="rId216" o:title=""/>
          </v:shape>
          <o:OLEObject Type="Embed" ProgID="Equation.DSMT4" ShapeID="_x0000_i1130" DrawAspect="Content" ObjectID="_1722775472" r:id="rId217"/>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1" type="#_x0000_t75" alt="" style="width:102.75pt;height:30.75pt;mso-width-percent:0;mso-height-percent:0;mso-width-percent:0;mso-height-percent:0" o:ole="">
            <v:imagedata r:id="rId218" o:title=""/>
          </v:shape>
          <o:OLEObject Type="Embed" ProgID="Equation.DSMT4" ShapeID="_x0000_i1131" DrawAspect="Content" ObjectID="_1722775473" r:id="rId219"/>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2" type="#_x0000_t75" alt="" style="width:116.25pt;height:30.75pt;mso-width-percent:0;mso-height-percent:0;mso-width-percent:0;mso-height-percent:0" o:ole="">
            <v:imagedata r:id="rId220" o:title=""/>
          </v:shape>
          <o:OLEObject Type="Embed" ProgID="Equation.DSMT4" ShapeID="_x0000_i1132" DrawAspect="Content" ObjectID="_1722775474" r:id="rId221"/>
        </w:object>
      </w:r>
      <w:r w:rsidR="007A4899">
        <w:rPr>
          <w:rFonts w:ascii="Times New Roman" w:hAnsi="Times New Roman"/>
          <w:noProof/>
        </w:rPr>
        <w:t>.</w:t>
      </w:r>
    </w:p>
    <w:p w14:paraId="3422B66B" w14:textId="3957AC2C"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3" type="#_x0000_t75" alt="" style="width:24pt;height:18pt;mso-width-percent:0;mso-height-percent:0;mso-width-percent:0;mso-height-percent:0" o:ole="">
            <v:imagedata r:id="rId198" o:title=""/>
          </v:shape>
          <o:OLEObject Type="Embed" ProgID="Equation.DSMT4" ShapeID="_x0000_i1133" DrawAspect="Content" ObjectID="_1722775475" r:id="rId222"/>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w:t>
      </w:r>
      <w:ins w:id="119" w:author="Green, Aubrey" w:date="2022-08-18T15:00:00Z">
        <w:r w:rsidR="00122068">
          <w:rPr>
            <w:rFonts w:ascii="Times New Roman" w:hAnsi="Times New Roman"/>
          </w:rPr>
          <w:t>n</w:t>
        </w:r>
      </w:ins>
      <w:del w:id="120" w:author="Green, Aubrey" w:date="2022-08-18T15:00:00Z">
        <w:r w:rsidR="00EA4A69" w:rsidRPr="00E16FDC" w:rsidDel="00122068">
          <w:rPr>
            <w:rFonts w:ascii="Times New Roman" w:hAnsi="Times New Roman"/>
          </w:rPr>
          <w:delText>d</w:delText>
        </w:r>
      </w:del>
      <w:r w:rsidR="00EA4A69" w:rsidRPr="00E16FDC">
        <w:rPr>
          <w:rFonts w:ascii="Times New Roman" w:hAnsi="Times New Roman"/>
        </w:rPr>
        <w:t xml:space="preserve">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425A3217"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4" type="#_x0000_t75" alt="" style="width:64.5pt;height:12pt;mso-width-percent:0;mso-height-percent:0;mso-width-percent:0;mso-height-percent:0" o:ole="">
            <v:imagedata r:id="rId223" o:title=""/>
          </v:shape>
          <o:OLEObject Type="Embed" ProgID="Equation.DSMT4" ShapeID="_x0000_i1134" DrawAspect="Content" ObjectID="_1722775476" r:id="rId224"/>
        </w:object>
      </w:r>
      <w:ins w:id="121" w:author="Green, Aubrey" w:date="2022-08-17T11:51:00Z">
        <w:r w:rsidR="00850671">
          <w:rPr>
            <w:rFonts w:ascii="Times New Roman" w:hAnsi="Times New Roman"/>
          </w:rPr>
          <w:t>,</w:t>
        </w:r>
      </w:ins>
      <w:del w:id="122" w:author="Green, Aubrey" w:date="2022-08-17T11:51:00Z">
        <w:r w:rsidR="00971EAC" w:rsidDel="00850671">
          <w:rPr>
            <w:rFonts w:ascii="Times New Roman" w:hAnsi="Times New Roman"/>
          </w:rPr>
          <w:delText>;</w:delText>
        </w:r>
      </w:del>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5" type="#_x0000_t75" alt="" style="width:30pt;height:12pt;mso-width-percent:0;mso-height-percent:0;mso-width-percent:0;mso-height-percent:0" o:ole="">
            <v:imagedata r:id="rId225" o:title=""/>
          </v:shape>
          <o:OLEObject Type="Embed" ProgID="Equation.DSMT4" ShapeID="_x0000_i1135" DrawAspect="Content" ObjectID="_1722775477" r:id="rId226"/>
        </w:object>
      </w:r>
      <w:r w:rsidR="00F61710">
        <w:rPr>
          <w:rFonts w:ascii="Times New Roman" w:hAnsi="Times New Roman"/>
        </w:rPr>
        <w:t>P</w:t>
      </w:r>
      <w:r w:rsidR="00A02BD8">
        <w:rPr>
          <w:rFonts w:ascii="Times New Roman" w:hAnsi="Times New Roman"/>
        </w:rPr>
        <w:t>a</w:t>
      </w:r>
      <w:ins w:id="123" w:author="Green, Aubrey" w:date="2022-08-17T11:51:00Z">
        <w:r w:rsidR="00850671">
          <w:rPr>
            <w:rFonts w:ascii="Times New Roman" w:hAnsi="Times New Roman"/>
          </w:rPr>
          <w:t>,</w:t>
        </w:r>
      </w:ins>
      <w:r w:rsidR="00A02BD8">
        <w:rPr>
          <w:rFonts w:ascii="Times New Roman" w:hAnsi="Times New Roman"/>
        </w:rPr>
        <w:t xml:space="preserve"> and</w:t>
      </w:r>
      <w:ins w:id="124" w:author="Green, Aubrey" w:date="2022-08-17T11:51:00Z">
        <w:r w:rsidR="00850671">
          <w:rPr>
            <w:rFonts w:ascii="Times New Roman" w:hAnsi="Times New Roman"/>
          </w:rPr>
          <w:t xml:space="preserve"> the</w:t>
        </w:r>
      </w:ins>
      <w:r w:rsidR="00A02BD8">
        <w:rPr>
          <w:rFonts w:ascii="Times New Roman" w:hAnsi="Times New Roman"/>
        </w:rPr>
        <w:t xml:space="preserve"> far-field isotropic stress is setup as </w:t>
      </w:r>
      <w:r w:rsidR="0090156F" w:rsidRPr="00971EAC">
        <w:rPr>
          <w:rFonts w:ascii="Times New Roman" w:hAnsi="Times New Roman"/>
          <w:noProof/>
          <w:position w:val="-6"/>
        </w:rPr>
        <w:object w:dxaOrig="420" w:dyaOrig="279" w14:anchorId="3D53F808">
          <v:shape id="_x0000_i1136" type="#_x0000_t75" alt="" style="width:19.5pt;height:12pt;mso-width-percent:0;mso-height-percent:0;mso-width-percent:0;mso-height-percent:0" o:ole="">
            <v:imagedata r:id="rId227" o:title=""/>
          </v:shape>
          <o:OLEObject Type="Embed" ProgID="Equation.DSMT4" ShapeID="_x0000_i1136" DrawAspect="Content" ObjectID="_1722775478" r:id="rId228"/>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 xml:space="preserve">s the pore pressure </w:t>
      </w:r>
      <w:r w:rsidR="00A95FAA">
        <w:rPr>
          <w:rFonts w:ascii="Times New Roman" w:hAnsi="Times New Roman"/>
        </w:rPr>
        <w:lastRenderedPageBreak/>
        <w:t>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7" type="#_x0000_t75" alt="" style="width:375.75pt;height:61.5pt;mso-width-percent:0;mso-height-percent:0;mso-width-percent:0;mso-height-percent:0" o:ole="">
            <v:imagedata r:id="rId229" o:title=""/>
          </v:shape>
          <o:OLEObject Type="Embed" ProgID="Equation.DSMT4" ShapeID="_x0000_i1137" DrawAspect="Content" ObjectID="_1722775479" r:id="rId230"/>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zed</w:t>
      </w:r>
      <w:del w:id="125" w:author="Green, Aubrey" w:date="2022-08-17T11:56:00Z">
        <w:r w:rsidR="00E4454B" w:rsidDel="00EC2916">
          <w:rPr>
            <w:rFonts w:ascii="Times New Roman" w:hAnsi="Times New Roman"/>
          </w:rPr>
          <w:delText xml:space="preserve"> </w:delText>
        </w:r>
      </w:del>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lang w:eastAsia="en-US"/>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lang w:eastAsia="en-US"/>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lang w:eastAsia="en-US"/>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298D7FE2"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w:t>
      </w:r>
      <w:ins w:id="126" w:author="Green, Aubrey" w:date="2022-08-17T11:59:00Z">
        <w:r w:rsidR="000F3DC6">
          <w:rPr>
            <w:rFonts w:ascii="Times New Roman" w:hAnsi="Times New Roman"/>
          </w:rPr>
          <w:t xml:space="preserve">the </w:t>
        </w:r>
      </w:ins>
      <w:r w:rsidR="000952EE" w:rsidRPr="00E4454B">
        <w:rPr>
          <w:rFonts w:ascii="Times New Roman" w:hAnsi="Times New Roman"/>
        </w:rPr>
        <w:t>gradual and smooth diffusion process</w:t>
      </w:r>
      <w:ins w:id="127" w:author="Green, Aubrey" w:date="2022-08-17T11:59:00Z">
        <w:r w:rsidR="000F3DC6">
          <w:rPr>
            <w:rFonts w:ascii="Times New Roman" w:hAnsi="Times New Roman"/>
          </w:rPr>
          <w:t xml:space="preserve"> of mode 1 loading</w:t>
        </w:r>
      </w:ins>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w:t>
      </w:r>
      <w:ins w:id="128" w:author="Green, Aubrey" w:date="2022-08-17T12:03:00Z">
        <w:r w:rsidR="006F08CB">
          <w:rPr>
            <w:rFonts w:ascii="Times New Roman" w:hAnsi="Times New Roman"/>
          </w:rPr>
          <w:t>s</w:t>
        </w:r>
      </w:ins>
      <w:r w:rsidR="000952EE" w:rsidRPr="00E4454B">
        <w:rPr>
          <w:rFonts w:ascii="Times New Roman" w:hAnsi="Times New Roman"/>
        </w:rPr>
        <w:t xml:space="preserve"> the inner</w:t>
      </w:r>
      <w:r w:rsidR="00E4454B" w:rsidRPr="00E4454B">
        <w:rPr>
          <w:rFonts w:ascii="Times New Roman" w:hAnsi="Times New Roman"/>
        </w:rPr>
        <w:t xml:space="preserve"> core, </w:t>
      </w:r>
      <w:r w:rsidR="00345CE4" w:rsidRPr="00E4454B">
        <w:rPr>
          <w:rFonts w:ascii="Times New Roman" w:hAnsi="Times New Roman"/>
        </w:rPr>
        <w:t xml:space="preserve">because of the slow diffusion progress </w:t>
      </w:r>
      <w:ins w:id="129" w:author="Green, Aubrey" w:date="2022-08-17T12:03:00Z">
        <w:r w:rsidR="006F08CB">
          <w:rPr>
            <w:rFonts w:ascii="Times New Roman" w:hAnsi="Times New Roman"/>
          </w:rPr>
          <w:t xml:space="preserve">that is </w:t>
        </w:r>
      </w:ins>
      <w:r w:rsidR="00345CE4" w:rsidRPr="00E4454B">
        <w:rPr>
          <w:rFonts w:ascii="Times New Roman" w:hAnsi="Times New Roman"/>
        </w:rPr>
        <w:t>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 xml:space="preserve">nd so the peak </w:t>
      </w:r>
      <w:ins w:id="130" w:author="Green, Aubrey" w:date="2022-08-17T12:08:00Z">
        <w:r w:rsidR="0053082F">
          <w:rPr>
            <w:rFonts w:ascii="Times New Roman" w:hAnsi="Times New Roman"/>
          </w:rPr>
          <w:t>moves</w:t>
        </w:r>
      </w:ins>
      <w:del w:id="131" w:author="Green, Aubrey" w:date="2022-08-17T12:08:00Z">
        <w:r w:rsidR="000952EE" w:rsidRPr="00E4454B" w:rsidDel="0053082F">
          <w:rPr>
            <w:rFonts w:ascii="Times New Roman" w:hAnsi="Times New Roman"/>
          </w:rPr>
          <w:delText>is moving</w:delText>
        </w:r>
      </w:del>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t>
      </w:r>
      <w:del w:id="132" w:author="Green, Aubrey" w:date="2022-08-17T12:12:00Z">
        <w:r w:rsidR="000952EE" w:rsidRPr="0013783D" w:rsidDel="0053082F">
          <w:rPr>
            <w:rFonts w:ascii="Times New Roman" w:hAnsi="Times New Roman"/>
          </w:rPr>
          <w:delText xml:space="preserve">when </w:delText>
        </w:r>
      </w:del>
      <w:r w:rsidR="000952EE" w:rsidRPr="0013783D">
        <w:rPr>
          <w:rFonts w:ascii="Times New Roman" w:hAnsi="Times New Roman"/>
        </w:rPr>
        <w:t xml:space="preserve">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xml:space="preserve">, </w:t>
      </w:r>
      <w:ins w:id="133" w:author="Green, Aubrey" w:date="2022-08-17T12:12:00Z">
        <w:r w:rsidR="0053082F">
          <w:rPr>
            <w:rFonts w:ascii="Times New Roman" w:hAnsi="Times New Roman"/>
          </w:rPr>
          <w:t xml:space="preserve">and </w:t>
        </w:r>
      </w:ins>
      <w:r w:rsidR="00E4454B">
        <w:rPr>
          <w:rFonts w:ascii="Times New Roman" w:hAnsi="Times New Roman"/>
        </w:rPr>
        <w:t>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F179DD"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firstly arrives</w:t>
      </w:r>
      <w:ins w:id="134" w:author="Green, Aubrey" w:date="2022-08-17T12:14:00Z">
        <w:r w:rsidR="0053082F">
          <w:rPr>
            <w:rFonts w:ascii="Times New Roman" w:hAnsi="Times New Roman"/>
          </w:rPr>
          <w:t xml:space="preserve"> at</w:t>
        </w:r>
      </w:ins>
      <w:r w:rsidR="00E7107A" w:rsidRPr="0013783D">
        <w:rPr>
          <w:rFonts w:ascii="Times New Roman" w:hAnsi="Times New Roman"/>
        </w:rPr>
        <w:t xml:space="preserve">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w:t>
      </w:r>
      <w:ins w:id="135" w:author="Green, Aubrey" w:date="2022-08-17T12:14:00Z">
        <w:r w:rsidR="0053082F">
          <w:rPr>
            <w:rFonts w:ascii="Times New Roman" w:hAnsi="Times New Roman"/>
          </w:rPr>
          <w:t>gr</w:t>
        </w:r>
      </w:ins>
      <w:del w:id="136" w:author="Green, Aubrey" w:date="2022-08-17T12:14:00Z">
        <w:r w:rsidR="00E7107A" w:rsidRPr="0013783D" w:rsidDel="0053082F">
          <w:rPr>
            <w:rFonts w:ascii="Times New Roman" w:hAnsi="Times New Roman"/>
          </w:rPr>
          <w:delText>c</w:delText>
        </w:r>
      </w:del>
      <w:r w:rsidR="00E7107A" w:rsidRPr="0013783D">
        <w:rPr>
          <w:rFonts w:ascii="Times New Roman" w:hAnsi="Times New Roman"/>
        </w:rPr>
        <w:t>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ins w:id="137" w:author="Green, Aubrey" w:date="2022-08-17T12:15:00Z">
        <w:r w:rsidR="0053082F">
          <w:rPr>
            <w:rFonts w:ascii="Times New Roman" w:hAnsi="Times New Roman"/>
          </w:rPr>
          <w:t>,</w:t>
        </w:r>
      </w:ins>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lang w:eastAsia="en-US"/>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161732" cy="3398303"/>
                    </a:xfrm>
                    <a:prstGeom prst="rect">
                      <a:avLst/>
                    </a:prstGeom>
                  </pic:spPr>
                </pic:pic>
              </a:graphicData>
            </a:graphic>
          </wp:inline>
        </w:drawing>
      </w:r>
    </w:p>
    <w:p w14:paraId="201465B3" w14:textId="0390A7A9"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ins w:id="138" w:author="Green, Aubrey" w:date="2022-08-17T12:53:00Z">
        <w:r w:rsidR="004F06D6">
          <w:rPr>
            <w:rFonts w:ascii="Times New Roman" w:hAnsi="Times New Roman"/>
          </w:rPr>
          <w:t>s</w:t>
        </w:r>
      </w:ins>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38" type="#_x0000_t75" alt="" style="width:32.25pt;height:17.25pt;mso-width-percent:0;mso-height-percent:0;mso-width-percent:0;mso-height-percent:0" o:ole="">
            <v:imagedata r:id="rId235" o:title=""/>
          </v:shape>
          <o:OLEObject Type="Embed" ProgID="Equation.DSMT4" ShapeID="_x0000_i1138" DrawAspect="Content" ObjectID="_1722775480" r:id="rId23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39" type="#_x0000_t75" alt="" style="width:37.5pt;height:14.25pt;mso-width-percent:0;mso-height-percent:0;mso-width-percent:0;mso-height-percent:0" o:ole="">
            <v:imagedata r:id="rId237" o:title=""/>
          </v:shape>
          <o:OLEObject Type="Embed" ProgID="Equation.DSMT4" ShapeID="_x0000_i1139" DrawAspect="Content" ObjectID="_1722775481" r:id="rId238"/>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0" type="#_x0000_t75" alt="" style="width:37.5pt;height:14.25pt;mso-width-percent:0;mso-height-percent:0;mso-width-percent:0;mso-height-percent:0" o:ole="">
            <v:imagedata r:id="rId237" o:title=""/>
          </v:shape>
          <o:OLEObject Type="Embed" ProgID="Equation.DSMT4" ShapeID="_x0000_i1140" DrawAspect="Content" ObjectID="_1722775482" r:id="rId239"/>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1" type="#_x0000_t75" alt="" style="width:32.25pt;height:17.25pt;mso-width-percent:0;mso-height-percent:0;mso-width-percent:0;mso-height-percent:0" o:ole="">
            <v:imagedata r:id="rId240" o:title=""/>
          </v:shape>
          <o:OLEObject Type="Embed" ProgID="Equation.DSMT4" ShapeID="_x0000_i1141" DrawAspect="Content" ObjectID="_1722775483" r:id="rId241"/>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2" type="#_x0000_t75" alt="" style="width:32.25pt;height:17.25pt;mso-width-percent:0;mso-height-percent:0;mso-width-percent:0;mso-height-percent:0" o:ole="">
            <v:imagedata r:id="rId242" o:title=""/>
          </v:shape>
          <o:OLEObject Type="Embed" ProgID="Equation.DSMT4" ShapeID="_x0000_i1142" DrawAspect="Content" ObjectID="_1722775484" r:id="rId243"/>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70B1B236"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xml:space="preserve">. As the time proceeds, temperature is increasing monotonically from </w:t>
      </w:r>
      <w:ins w:id="139" w:author="Green, Aubrey" w:date="2022-08-17T13:16:00Z">
        <w:r w:rsidR="00EF748E">
          <w:rPr>
            <w:rFonts w:ascii="Times New Roman" w:hAnsi="Times New Roman"/>
          </w:rPr>
          <w:t xml:space="preserve">the </w:t>
        </w:r>
      </w:ins>
      <w:r w:rsidR="00BB2BB6" w:rsidRPr="006F59B8">
        <w:rPr>
          <w:rFonts w:ascii="Times New Roman" w:hAnsi="Times New Roman"/>
        </w:rPr>
        <w:t>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del w:id="140" w:author="Green, Aubrey" w:date="2022-08-17T13:21:00Z">
        <w:r w:rsidR="00F46066" w:rsidDel="00EF748E">
          <w:rPr>
            <w:rFonts w:ascii="Times New Roman" w:hAnsi="Times New Roman"/>
          </w:rPr>
          <w:delText xml:space="preserve"> the</w:delText>
        </w:r>
      </w:del>
      <w:r w:rsidR="00BB2BB6">
        <w:rPr>
          <w:rFonts w:ascii="Times New Roman" w:hAnsi="Times New Roman"/>
        </w:rPr>
        <w:t xml:space="preserve"> thermal filtration</w:t>
      </w:r>
      <w:del w:id="141" w:author="Green, Aubrey" w:date="2022-08-17T13:21:00Z">
        <w:r w:rsidR="00BB2BB6" w:rsidDel="00EF748E">
          <w:rPr>
            <w:rFonts w:ascii="Times New Roman" w:hAnsi="Times New Roman"/>
          </w:rPr>
          <w:delText xml:space="preserve"> effect</w:delText>
        </w:r>
      </w:del>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w:t>
      </w:r>
      <w:r w:rsidR="00BB2BB6" w:rsidRPr="006F59B8">
        <w:rPr>
          <w:rFonts w:ascii="Times New Roman" w:hAnsi="Times New Roman"/>
        </w:rPr>
        <w:lastRenderedPageBreak/>
        <w:t>difference 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3" type="#_x0000_t75" alt="" style="width:32.25pt;height:17.25pt;mso-width-percent:0;mso-height-percent:0;mso-width-percent:0;mso-height-percent:0" o:ole="">
            <v:imagedata r:id="rId244" o:title=""/>
          </v:shape>
          <o:OLEObject Type="Embed" ProgID="Equation.DSMT4" ShapeID="_x0000_i1143" DrawAspect="Content" ObjectID="_1722775485" r:id="rId245"/>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lang w:eastAsia="en-US"/>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305020" cy="3340990"/>
                    </a:xfrm>
                    <a:prstGeom prst="rect">
                      <a:avLst/>
                    </a:prstGeom>
                  </pic:spPr>
                </pic:pic>
              </a:graphicData>
            </a:graphic>
          </wp:inline>
        </w:drawing>
      </w:r>
    </w:p>
    <w:p w14:paraId="2F23B340" w14:textId="4213D412"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w:t>
      </w:r>
      <w:del w:id="142" w:author="Green, Aubrey" w:date="2022-08-17T13:26:00Z">
        <w:r w:rsidR="00437EF3" w:rsidDel="00755B05">
          <w:rPr>
            <w:rFonts w:ascii="Times New Roman" w:hAnsi="Times New Roman"/>
          </w:rPr>
          <w:delText xml:space="preserve"> loading</w:delText>
        </w:r>
      </w:del>
      <w:r w:rsidR="00437EF3">
        <w:rPr>
          <w:rFonts w:ascii="Times New Roman" w:hAnsi="Times New Roman"/>
        </w:rPr>
        <w:t xml:space="preserve"> mode 2</w:t>
      </w:r>
      <w:ins w:id="143" w:author="Green, Aubrey" w:date="2022-08-17T13:27:00Z">
        <w:r w:rsidR="00755B05">
          <w:rPr>
            <w:rFonts w:ascii="Times New Roman" w:hAnsi="Times New Roman"/>
          </w:rPr>
          <w:t xml:space="preserve"> loading</w:t>
        </w:r>
      </w:ins>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lang w:eastAsia="en-US"/>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13002" cy="3659140"/>
                    </a:xfrm>
                    <a:prstGeom prst="rect">
                      <a:avLst/>
                    </a:prstGeom>
                  </pic:spPr>
                </pic:pic>
              </a:graphicData>
            </a:graphic>
          </wp:inline>
        </w:drawing>
      </w:r>
    </w:p>
    <w:p w14:paraId="624BC04B" w14:textId="284E8B78"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ins w:id="144" w:author="Green, Aubrey" w:date="2022-08-17T13:27:00Z">
        <w:r w:rsidR="00755B05">
          <w:rPr>
            <w:rFonts w:ascii="Times New Roman" w:hAnsi="Times New Roman"/>
          </w:rPr>
          <w:t>s</w:t>
        </w:r>
      </w:ins>
      <w:r w:rsidR="004A7B41" w:rsidRPr="00B77765">
        <w:rPr>
          <w:rFonts w:ascii="Times New Roman" w:hAnsi="Times New Roman"/>
        </w:rPr>
        <w:t xml:space="preserve"> of </w:t>
      </w:r>
      <w:r w:rsidR="0090156F" w:rsidRPr="00B77765">
        <w:rPr>
          <w:rFonts w:ascii="Times New Roman" w:hAnsi="Times New Roman"/>
          <w:noProof/>
          <w:position w:val="-14"/>
        </w:rPr>
        <w:object w:dxaOrig="639" w:dyaOrig="380" w14:anchorId="2F39841A">
          <v:shape id="_x0000_i1144" type="#_x0000_t75" alt="" style="width:32.25pt;height:17.25pt;mso-width-percent:0;mso-height-percent:0;mso-width-percent:0;mso-height-percent:0" o:ole="">
            <v:imagedata r:id="rId248" o:title=""/>
          </v:shape>
          <o:OLEObject Type="Embed" ProgID="Equation.DSMT4" ShapeID="_x0000_i1144" DrawAspect="Content" ObjectID="_1722775486" r:id="rId249"/>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38F9454"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w:t>
      </w:r>
      <w:del w:id="145" w:author="Green, Aubrey" w:date="2022-08-17T13:35:00Z">
        <w:r w:rsidR="00434894" w:rsidDel="00247840">
          <w:rPr>
            <w:rFonts w:ascii="Times New Roman" w:hAnsi="Times New Roman"/>
          </w:rPr>
          <w:delText xml:space="preserve">the </w:delText>
        </w:r>
      </w:del>
      <w:r w:rsidR="00434894">
        <w:rPr>
          <w:rFonts w:ascii="Times New Roman" w:hAnsi="Times New Roman"/>
        </w:rPr>
        <w:t xml:space="preserve">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 xml:space="preserve">in </w:t>
      </w:r>
      <w:del w:id="146" w:author="Green, Aubrey" w:date="2022-08-17T13:35:00Z">
        <w:r w:rsidR="00434894" w:rsidDel="00247840">
          <w:rPr>
            <w:rFonts w:ascii="Times New Roman" w:hAnsi="Times New Roman"/>
          </w:rPr>
          <w:delText xml:space="preserve">the </w:delText>
        </w:r>
      </w:del>
      <w:r w:rsidR="00434894">
        <w:rPr>
          <w:rFonts w:ascii="Times New Roman" w:hAnsi="Times New Roman"/>
        </w:rPr>
        <w:t>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 xml:space="preserve">osition from </w:t>
      </w:r>
      <w:ins w:id="147" w:author="Green, Aubrey" w:date="2022-08-17T13:42:00Z">
        <w:r w:rsidR="0027522A">
          <w:rPr>
            <w:rFonts w:ascii="Times New Roman" w:hAnsi="Times New Roman"/>
          </w:rPr>
          <w:t xml:space="preserve">the </w:t>
        </w:r>
      </w:ins>
      <w:r w:rsidR="00B84F78">
        <w:rPr>
          <w:rFonts w:ascii="Times New Roman" w:hAnsi="Times New Roman"/>
        </w:rPr>
        <w:t>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w:t>
      </w:r>
      <w:ins w:id="148" w:author="Green, Aubrey" w:date="2022-08-17T13:42:00Z">
        <w:r w:rsidR="0027522A">
          <w:rPr>
            <w:rFonts w:ascii="Times New Roman" w:hAnsi="Times New Roman"/>
          </w:rPr>
          <w:t>,</w:t>
        </w:r>
      </w:ins>
      <w:del w:id="149" w:author="Green, Aubrey" w:date="2022-08-17T13:42:00Z">
        <w:r w:rsidR="00434894" w:rsidDel="0027522A">
          <w:rPr>
            <w:rFonts w:ascii="Times New Roman" w:hAnsi="Times New Roman"/>
          </w:rPr>
          <w:delText>.</w:delText>
        </w:r>
      </w:del>
      <w:r w:rsidR="00434894">
        <w:rPr>
          <w:rFonts w:ascii="Times New Roman" w:hAnsi="Times New Roman"/>
        </w:rPr>
        <w:t xml:space="preserve"> </w:t>
      </w:r>
      <w:ins w:id="150" w:author="Green, Aubrey" w:date="2022-08-17T13:42:00Z">
        <w:r w:rsidR="0027522A">
          <w:rPr>
            <w:rFonts w:ascii="Times New Roman" w:hAnsi="Times New Roman"/>
          </w:rPr>
          <w:t>a</w:t>
        </w:r>
      </w:ins>
      <w:del w:id="151" w:author="Green, Aubrey" w:date="2022-08-17T13:42:00Z">
        <w:r w:rsidR="00434894" w:rsidDel="0027522A">
          <w:rPr>
            <w:rFonts w:ascii="Times New Roman" w:hAnsi="Times New Roman"/>
          </w:rPr>
          <w:delText>A</w:delText>
        </w:r>
      </w:del>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w:t>
      </w:r>
      <w:ins w:id="152" w:author="Green, Aubrey" w:date="2022-08-17T13:45:00Z">
        <w:r w:rsidR="0027522A">
          <w:rPr>
            <w:rFonts w:ascii="Times New Roman" w:hAnsi="Times New Roman"/>
          </w:rPr>
          <w:t xml:space="preserve">the </w:t>
        </w:r>
      </w:ins>
      <w:r w:rsidR="00147199">
        <w:rPr>
          <w:rFonts w:ascii="Times New Roman" w:hAnsi="Times New Roman"/>
        </w:rPr>
        <w:t xml:space="preserve">compressive </w:t>
      </w:r>
      <w:ins w:id="153" w:author="Green, Aubrey" w:date="2022-08-17T13:45:00Z">
        <w:r w:rsidR="0027522A">
          <w:rPr>
            <w:rFonts w:ascii="Times New Roman" w:hAnsi="Times New Roman"/>
          </w:rPr>
          <w:t xml:space="preserve">state </w:t>
        </w:r>
      </w:ins>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del w:id="154" w:author="Green, Aubrey" w:date="2022-08-17T13:48:00Z">
        <w:r w:rsidR="000862A1" w:rsidDel="00DE192E">
          <w:rPr>
            <w:rFonts w:ascii="Times New Roman" w:hAnsi="Times New Roman"/>
          </w:rPr>
          <w:delText>,</w:delText>
        </w:r>
      </w:del>
      <w:r w:rsidR="00D447E4" w:rsidRPr="006F59B8">
        <w:rPr>
          <w:rFonts w:ascii="Times New Roman" w:hAnsi="Times New Roman"/>
        </w:rPr>
        <w:t xml:space="preserve"> indicates that </w:t>
      </w:r>
      <w:r w:rsidR="00D447E4" w:rsidRPr="006F59B8">
        <w:rPr>
          <w:rFonts w:ascii="Times New Roman" w:hAnsi="Times New Roman"/>
        </w:rPr>
        <w:lastRenderedPageBreak/>
        <w:t>cementing under</w:t>
      </w:r>
      <w:del w:id="155" w:author="Green, Aubrey" w:date="2022-08-17T13:49:00Z">
        <w:r w:rsidR="00D447E4" w:rsidRPr="006F59B8" w:rsidDel="00DE192E">
          <w:rPr>
            <w:rFonts w:ascii="Times New Roman" w:hAnsi="Times New Roman"/>
          </w:rPr>
          <w:delText xml:space="preserve"> the</w:delText>
        </w:r>
      </w:del>
      <w:r w:rsidR="00D447E4" w:rsidRPr="006F59B8">
        <w:rPr>
          <w:rFonts w:ascii="Times New Roman" w:hAnsi="Times New Roman"/>
        </w:rPr>
        <w:t xml:space="preserve"> </w:t>
      </w:r>
      <w:r w:rsidR="000862A1">
        <w:rPr>
          <w:rFonts w:ascii="Times New Roman" w:hAnsi="Times New Roman"/>
        </w:rPr>
        <w:t xml:space="preserve">HTHP </w:t>
      </w:r>
      <w:ins w:id="156" w:author="Green, Aubrey" w:date="2022-08-17T13:49:00Z">
        <w:r w:rsidR="00DE192E">
          <w:rPr>
            <w:rFonts w:ascii="Times New Roman" w:hAnsi="Times New Roman"/>
          </w:rPr>
          <w:t xml:space="preserve">conditions </w:t>
        </w:r>
      </w:ins>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w:t>
      </w:r>
      <w:commentRangeStart w:id="157"/>
      <w:r w:rsidR="00D61B32">
        <w:rPr>
          <w:rFonts w:ascii="Times New Roman" w:hAnsi="Times New Roman"/>
        </w:rPr>
        <w:t>results</w:t>
      </w:r>
      <w:commentRangeEnd w:id="157"/>
      <w:r w:rsidR="00DE192E">
        <w:rPr>
          <w:rStyle w:val="CommentReference"/>
        </w:rPr>
        <w:commentReference w:id="157"/>
      </w:r>
      <w:r w:rsidR="00D61B32">
        <w:rPr>
          <w:rFonts w:ascii="Times New Roman" w:hAnsi="Times New Roman"/>
        </w:rPr>
        <w:t xml:space="preserve">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lang w:eastAsia="en-US"/>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130AB357"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w:t>
      </w:r>
      <w:ins w:id="158" w:author="Green, Aubrey" w:date="2022-08-17T13:56:00Z">
        <w:r w:rsidR="00DE192E">
          <w:rPr>
            <w:rFonts w:ascii="Times New Roman" w:hAnsi="Times New Roman"/>
          </w:rPr>
          <w:t>s</w:t>
        </w:r>
      </w:ins>
      <w:r w:rsidRPr="006F59B8">
        <w:rPr>
          <w:rFonts w:ascii="Times New Roman" w:hAnsi="Times New Roman"/>
        </w:rPr>
        <w:t xml:space="preserve"> and group effect</w:t>
      </w:r>
      <w:ins w:id="159" w:author="Green, Aubrey" w:date="2022-08-17T13:56:00Z">
        <w:r w:rsidR="00DE192E">
          <w:rPr>
            <w:rFonts w:ascii="Times New Roman" w:hAnsi="Times New Roman"/>
          </w:rPr>
          <w:t>s</w:t>
        </w:r>
      </w:ins>
      <w:r w:rsidRPr="006F59B8">
        <w:rPr>
          <w:rFonts w:ascii="Times New Roman" w:hAnsi="Times New Roman"/>
        </w:rPr>
        <w:t xml:space="preserve">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lang w:eastAsia="en-US"/>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commentRangeStart w:id="160"/>
      <w:r>
        <w:rPr>
          <w:rFonts w:ascii="Times New Roman" w:hAnsi="Times New Roman"/>
        </w:rPr>
        <w:t>fully</w:t>
      </w:r>
      <w:commentRangeEnd w:id="160"/>
      <w:r w:rsidR="00A53734">
        <w:rPr>
          <w:rStyle w:val="CommentReference"/>
        </w:rPr>
        <w:commentReference w:id="160"/>
      </w:r>
      <w:r>
        <w:rPr>
          <w:rFonts w:ascii="Times New Roman" w:hAnsi="Times New Roman"/>
        </w:rPr>
        <w:t xml:space="preserve">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3E815585"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w:t>
      </w:r>
      <w:del w:id="161" w:author="Green, Aubrey" w:date="2022-08-17T14:05:00Z">
        <w:r w:rsidR="00C813AA" w:rsidDel="00A53734">
          <w:rPr>
            <w:rFonts w:ascii="Times New Roman" w:hAnsi="Times New Roman"/>
          </w:rPr>
          <w:delText>a</w:delText>
        </w:r>
      </w:del>
      <w:ins w:id="162" w:author="Green, Aubrey" w:date="2022-08-17T14:05:00Z">
        <w:r w:rsidR="00A53734">
          <w:rPr>
            <w:rFonts w:ascii="Times New Roman" w:hAnsi="Times New Roman"/>
          </w:rPr>
          <w:t>were</w:t>
        </w:r>
      </w:ins>
      <w:del w:id="163" w:author="Green, Aubrey" w:date="2022-08-17T14:05:00Z">
        <w:r w:rsidR="00C813AA" w:rsidDel="00A53734">
          <w:rPr>
            <w:rFonts w:ascii="Times New Roman" w:hAnsi="Times New Roman"/>
          </w:rPr>
          <w:delText>re</w:delText>
        </w:r>
      </w:del>
      <w:r w:rsidR="00C813AA">
        <w:rPr>
          <w:rFonts w:ascii="Times New Roman" w:hAnsi="Times New Roman"/>
        </w:rPr>
        <w:t xml:space="preserv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tensile case,</w:t>
      </w:r>
      <w:del w:id="164" w:author="Green, Aubrey" w:date="2022-08-17T14:22:00Z">
        <w:r w:rsidR="003672FA" w:rsidDel="007960C8">
          <w:rPr>
            <w:rFonts w:ascii="Times New Roman" w:hAnsi="Times New Roman"/>
          </w:rPr>
          <w:delText xml:space="preserve"> </w:delText>
        </w:r>
        <w:r w:rsidR="007F4828" w:rsidDel="007960C8">
          <w:rPr>
            <w:rFonts w:ascii="Times New Roman" w:hAnsi="Times New Roman"/>
          </w:rPr>
          <w:delText>the</w:delText>
        </w:r>
      </w:del>
      <w:bookmarkStart w:id="165" w:name="OLE_LINK7"/>
      <w:bookmarkStart w:id="166" w:name="OLE_LINK8"/>
      <w:r w:rsidR="003672FA">
        <w:rPr>
          <w:rFonts w:ascii="Times New Roman" w:hAnsi="Times New Roman"/>
        </w:rPr>
        <w:t xml:space="preserve"> specific heat</w:t>
      </w:r>
      <w:r w:rsidR="007F4828">
        <w:rPr>
          <w:rFonts w:ascii="Times New Roman" w:hAnsi="Times New Roman"/>
        </w:rPr>
        <w:t xml:space="preserve"> </w:t>
      </w:r>
      <w:bookmarkEnd w:id="165"/>
      <w:bookmarkEnd w:id="166"/>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ins w:id="167" w:author="Green, Aubrey" w:date="2022-08-17T14:22:00Z">
        <w:r w:rsidR="007960C8">
          <w:rPr>
            <w:rFonts w:ascii="Times New Roman" w:hAnsi="Times New Roman"/>
          </w:rPr>
          <w:t>s</w:t>
        </w:r>
      </w:ins>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w:t>
      </w:r>
      <w:ins w:id="168" w:author="Green, Aubrey" w:date="2022-08-17T14:23:00Z">
        <w:r w:rsidR="007960C8">
          <w:rPr>
            <w:rFonts w:ascii="Times New Roman" w:hAnsi="Times New Roman"/>
          </w:rPr>
          <w:t>s</w:t>
        </w:r>
      </w:ins>
      <w:r w:rsidR="003672FA">
        <w:rPr>
          <w:rFonts w:ascii="Times New Roman" w:hAnsi="Times New Roman"/>
        </w:rPr>
        <w:t xml:space="preserv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5" type="#_x0000_t75" alt="" style="width:30pt;height:17.25pt;mso-width-percent:0;mso-height-percent:0;mso-width-percent:0;mso-height-percent:0" o:ole="">
            <v:imagedata r:id="rId252" o:title=""/>
          </v:shape>
          <o:OLEObject Type="Embed" ProgID="Equation.DSMT4" ShapeID="_x0000_i1145" DrawAspect="Content" ObjectID="_1722775487" r:id="rId253"/>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6" type="#_x0000_t75" alt="" style="width:10.5pt;height:12pt;mso-width-percent:0;mso-height-percent:0;mso-width-percent:0;mso-height-percent:0" o:ole="">
            <v:imagedata r:id="rId254" o:title=""/>
          </v:shape>
          <o:OLEObject Type="Embed" ProgID="Equation.DSMT4" ShapeID="_x0000_i1146" DrawAspect="Content" ObjectID="_1722775488" r:id="rId255"/>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7" type="#_x0000_t75" alt="" style="width:12pt;height:10.5pt;mso-width-percent:0;mso-height-percent:0;mso-width-percent:0;mso-height-percent:0" o:ole="">
            <v:imagedata r:id="rId256" o:title=""/>
          </v:shape>
          <o:OLEObject Type="Embed" ProgID="Equation.DSMT4" ShapeID="_x0000_i1147" DrawAspect="Content" ObjectID="_1722775489" r:id="rId257"/>
        </w:object>
      </w:r>
      <w:ins w:id="169" w:author="Green, Aubrey" w:date="2022-08-17T14:25:00Z">
        <w:r w:rsidR="007960C8">
          <w:rPr>
            <w:rFonts w:ascii="Times New Roman" w:hAnsi="Times New Roman"/>
            <w:noProof/>
          </w:rPr>
          <w:t>, there</w:t>
        </w:r>
      </w:ins>
      <w:r w:rsidR="00DF5422">
        <w:rPr>
          <w:rFonts w:ascii="Times New Roman" w:hAnsi="Times New Roman"/>
        </w:rPr>
        <w:t xml:space="preserve"> </w:t>
      </w:r>
      <w:r>
        <w:rPr>
          <w:rFonts w:ascii="Times New Roman" w:hAnsi="Times New Roman"/>
        </w:rPr>
        <w:t xml:space="preserve">will </w:t>
      </w:r>
      <w:ins w:id="170" w:author="Green, Aubrey" w:date="2022-08-17T14:25:00Z">
        <w:r w:rsidR="007960C8">
          <w:rPr>
            <w:rFonts w:ascii="Times New Roman" w:hAnsi="Times New Roman"/>
          </w:rPr>
          <w:t xml:space="preserve">be an </w:t>
        </w:r>
      </w:ins>
      <w:r>
        <w:rPr>
          <w:rFonts w:ascii="Times New Roman" w:hAnsi="Times New Roman"/>
        </w:rPr>
        <w:t xml:space="preserve">increase </w:t>
      </w:r>
      <w:ins w:id="171" w:author="Green, Aubrey" w:date="2022-08-17T14:25:00Z">
        <w:r w:rsidR="007960C8">
          <w:rPr>
            <w:rFonts w:ascii="Times New Roman" w:hAnsi="Times New Roman"/>
          </w:rPr>
          <w:t xml:space="preserve">in </w:t>
        </w:r>
      </w:ins>
      <w:r w:rsidRPr="002A31AE">
        <w:rPr>
          <w:rFonts w:ascii="Times New Roman" w:hAnsi="Times New Roman"/>
        </w:rPr>
        <w:t>the probability of generating tensile radial effective stress increases</w:t>
      </w:r>
      <w:r>
        <w:rPr>
          <w:rFonts w:ascii="Times New Roman" w:hAnsi="Times New Roman"/>
        </w:rPr>
        <w:t>.</w:t>
      </w:r>
    </w:p>
    <w:p w14:paraId="2F952E8F" w14:textId="1BB4441F"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w:t>
      </w:r>
      <w:del w:id="172" w:author="Green, Aubrey" w:date="2022-08-17T14:30:00Z">
        <w:r w:rsidR="003672FA" w:rsidDel="00882BCC">
          <w:rPr>
            <w:rFonts w:ascii="Times New Roman" w:hAnsi="Times New Roman"/>
          </w:rPr>
          <w:delText>s</w:delText>
        </w:r>
      </w:del>
      <w:r w:rsidR="003672FA">
        <w:rPr>
          <w:rFonts w:ascii="Times New Roman" w:hAnsi="Times New Roman"/>
        </w:rPr>
        <w:t xml:space="preserve"> </w:t>
      </w:r>
      <w:ins w:id="173" w:author="Green, Aubrey" w:date="2022-08-17T14:30:00Z">
        <w:r w:rsidR="00882BCC">
          <w:rPr>
            <w:rFonts w:ascii="Times New Roman" w:hAnsi="Times New Roman"/>
          </w:rPr>
          <w:t>is</w:t>
        </w:r>
      </w:ins>
      <w:del w:id="174" w:author="Green, Aubrey" w:date="2022-08-17T14:30:00Z">
        <w:r w:rsidR="00B509CC" w:rsidDel="00882BCC">
          <w:rPr>
            <w:rFonts w:ascii="Times New Roman" w:hAnsi="Times New Roman"/>
          </w:rPr>
          <w:delText>are</w:delText>
        </w:r>
      </w:del>
      <w:r w:rsidR="00B81BE8">
        <w:rPr>
          <w:rFonts w:ascii="Times New Roman" w:hAnsi="Times New Roman"/>
        </w:rPr>
        <w:t xml:space="preserve"> that t</w:t>
      </w:r>
      <w:r w:rsidR="003672FA">
        <w:rPr>
          <w:rFonts w:ascii="Times New Roman" w:hAnsi="Times New Roman"/>
        </w:rPr>
        <w:t xml:space="preserve">he lower </w:t>
      </w:r>
      <w:ins w:id="175" w:author="Green, Aubrey" w:date="2022-08-17T14:30:00Z">
        <w:r w:rsidR="00882BCC">
          <w:rPr>
            <w:rFonts w:ascii="Times New Roman" w:hAnsi="Times New Roman"/>
          </w:rPr>
          <w:t xml:space="preserve">the </w:t>
        </w:r>
      </w:ins>
      <w:r w:rsidR="003672FA">
        <w:rPr>
          <w:rFonts w:ascii="Times New Roman" w:hAnsi="Times New Roman"/>
        </w:rPr>
        <w:t>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that under the framework of porous media,</w:t>
      </w:r>
      <w:del w:id="176" w:author="Green, Aubrey" w:date="2022-08-17T14:40:00Z">
        <w:r w:rsidR="003672FA" w:rsidDel="006355B6">
          <w:rPr>
            <w:rFonts w:ascii="Times New Roman" w:hAnsi="Times New Roman"/>
          </w:rPr>
          <w:delText xml:space="preserve"> the</w:delText>
        </w:r>
      </w:del>
      <w:r w:rsidR="003672FA">
        <w:rPr>
          <w:rFonts w:ascii="Times New Roman" w:hAnsi="Times New Roman"/>
        </w:rPr>
        <w:t xml:space="preserv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w:t>
      </w:r>
      <w:ins w:id="177" w:author="Green, Aubrey" w:date="2022-08-17T14:43:00Z">
        <w:r w:rsidR="006355B6">
          <w:rPr>
            <w:rFonts w:ascii="Times New Roman" w:hAnsi="Times New Roman"/>
          </w:rPr>
          <w:t>,</w:t>
        </w:r>
      </w:ins>
      <w:r w:rsidR="00897E60">
        <w:rPr>
          <w:rFonts w:ascii="Times New Roman" w:hAnsi="Times New Roman"/>
        </w:rPr>
        <w:t xml:space="preserve"> which will eventually jeopardize</w:t>
      </w:r>
      <w:r w:rsidR="003672FA">
        <w:rPr>
          <w:rFonts w:ascii="Times New Roman" w:hAnsi="Times New Roman"/>
        </w:rPr>
        <w:t xml:space="preserve"> the whole system. Th</w:t>
      </w:r>
      <w:r w:rsidR="00834A3B">
        <w:rPr>
          <w:rFonts w:ascii="Times New Roman" w:hAnsi="Times New Roman"/>
        </w:rPr>
        <w:t>at is to say, blindly purs</w:t>
      </w:r>
      <w:ins w:id="178" w:author="Green, Aubrey" w:date="2022-08-17T14:43:00Z">
        <w:r w:rsidR="006355B6">
          <w:rPr>
            <w:rFonts w:ascii="Times New Roman" w:hAnsi="Times New Roman"/>
          </w:rPr>
          <w:t>u</w:t>
        </w:r>
      </w:ins>
      <w:r w:rsidR="00834A3B">
        <w:rPr>
          <w:rFonts w:ascii="Times New Roman" w:hAnsi="Times New Roman"/>
        </w:rPr>
        <w:t>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w:t>
      </w:r>
      <w:del w:id="179" w:author="Green, Aubrey" w:date="2022-08-17T14:46:00Z">
        <w:r w:rsidR="00897E60" w:rsidDel="006355B6">
          <w:rPr>
            <w:rFonts w:ascii="Times New Roman" w:hAnsi="Times New Roman"/>
          </w:rPr>
          <w:delText xml:space="preserve"> are</w:delText>
        </w:r>
      </w:del>
      <w:r w:rsidR="00897E60">
        <w:rPr>
          <w:rFonts w:ascii="Times New Roman" w:hAnsi="Times New Roman"/>
        </w:rPr>
        <w:t xml:space="preserve"> provid</w:t>
      </w:r>
      <w:ins w:id="180" w:author="Green, Aubrey" w:date="2022-08-17T14:46:00Z">
        <w:r w:rsidR="006355B6">
          <w:rPr>
            <w:rFonts w:ascii="Times New Roman" w:hAnsi="Times New Roman"/>
          </w:rPr>
          <w:t>e</w:t>
        </w:r>
      </w:ins>
      <w:del w:id="181" w:author="Green, Aubrey" w:date="2022-08-17T14:46:00Z">
        <w:r w:rsidR="00897E60" w:rsidDel="006355B6">
          <w:rPr>
            <w:rFonts w:ascii="Times New Roman" w:hAnsi="Times New Roman"/>
          </w:rPr>
          <w:delText>ing</w:delText>
        </w:r>
      </w:del>
      <w:r w:rsidR="00897E60">
        <w:rPr>
          <w:rFonts w:ascii="Times New Roman" w:hAnsi="Times New Roman"/>
        </w:rPr>
        <w:t xml:space="preserve">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w:t>
      </w:r>
      <w:del w:id="182" w:author="Green, Aubrey" w:date="2022-08-17T14:49:00Z">
        <w:r w:rsidR="003672FA" w:rsidDel="006355B6">
          <w:rPr>
            <w:rFonts w:ascii="Times New Roman" w:hAnsi="Times New Roman"/>
          </w:rPr>
          <w:delText xml:space="preserve">it </w:delText>
        </w:r>
      </w:del>
      <w:r w:rsidR="00834A3B">
        <w:rPr>
          <w:rFonts w:ascii="Times New Roman" w:hAnsi="Times New Roman"/>
        </w:rPr>
        <w:t>allow</w:t>
      </w:r>
      <w:ins w:id="183" w:author="Green, Aubrey" w:date="2022-08-17T14:50:00Z">
        <w:r w:rsidR="006355B6">
          <w:rPr>
            <w:rFonts w:ascii="Times New Roman" w:hAnsi="Times New Roman"/>
          </w:rPr>
          <w:t xml:space="preserve"> for</w:t>
        </w:r>
      </w:ins>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w:t>
      </w:r>
      <w:ins w:id="184" w:author="Green, Aubrey" w:date="2022-08-17T14:50:00Z">
        <w:r w:rsidR="006355B6">
          <w:rPr>
            <w:rFonts w:ascii="Times New Roman" w:hAnsi="Times New Roman"/>
          </w:rPr>
          <w:t xml:space="preserve"> that could be</w:t>
        </w:r>
      </w:ins>
      <w:r w:rsidR="00834A3B">
        <w:rPr>
          <w:rFonts w:ascii="Times New Roman" w:hAnsi="Times New Roman"/>
        </w:rPr>
        <w:t xml:space="preserv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ins w:id="185" w:author="Green, Aubrey" w:date="2022-08-17T14:53:00Z">
        <w:r w:rsidR="00482426">
          <w:rPr>
            <w:rFonts w:ascii="Times New Roman" w:hAnsi="Times New Roman"/>
          </w:rPr>
          <w:t>,</w:t>
        </w:r>
      </w:ins>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 xml:space="preserve">the runoff rates in the storm while providing a </w:t>
      </w:r>
      <w:r w:rsidR="0068361B">
        <w:rPr>
          <w:rFonts w:ascii="Times New Roman" w:hAnsi="Times New Roman"/>
        </w:rPr>
        <w:lastRenderedPageBreak/>
        <w:t>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w:t>
      </w:r>
      <w:ins w:id="186" w:author="Green, Aubrey" w:date="2022-08-17T14:54:00Z">
        <w:r w:rsidR="00482426">
          <w:rPr>
            <w:rFonts w:ascii="Times New Roman" w:hAnsi="Times New Roman"/>
          </w:rPr>
          <w:t xml:space="preserve"> a</w:t>
        </w:r>
      </w:ins>
      <w:r w:rsidR="00CC5ECC">
        <w:rPr>
          <w:rFonts w:ascii="Times New Roman" w:hAnsi="Times New Roman"/>
        </w:rPr>
        <w:t xml:space="preserve">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w:t>
      </w:r>
      <w:del w:id="187" w:author="Green, Aubrey" w:date="2022-08-17T14:57:00Z">
        <w:r w:rsidDel="00482426">
          <w:rPr>
            <w:rFonts w:ascii="Times New Roman" w:hAnsi="Times New Roman"/>
          </w:rPr>
          <w:delText xml:space="preserve"> i</w:delText>
        </w:r>
        <w:r w:rsidR="00834A3B" w:rsidDel="00482426">
          <w:rPr>
            <w:rFonts w:ascii="Times New Roman" w:hAnsi="Times New Roman"/>
          </w:rPr>
          <w:delText>s</w:delText>
        </w:r>
      </w:del>
      <w:r w:rsidR="00834A3B">
        <w:rPr>
          <w:rFonts w:ascii="Times New Roman" w:hAnsi="Times New Roman"/>
        </w:rPr>
        <w:t xml:space="preserve">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3CB9996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complex physical problem to a simpler version</w:t>
      </w:r>
      <w:ins w:id="188" w:author="Green, Aubrey" w:date="2022-08-17T15:02:00Z">
        <w:r w:rsidR="00323F9D">
          <w:rPr>
            <w:rFonts w:ascii="Times New Roman" w:hAnsi="Times New Roman"/>
          </w:rPr>
          <w:t>,</w:t>
        </w:r>
      </w:ins>
      <w:r w:rsidR="00641057" w:rsidRPr="006F59B8">
        <w:rPr>
          <w:rFonts w:ascii="Times New Roman" w:hAnsi="Times New Roman"/>
        </w:rPr>
        <w:t xml:space="preserve"> prior to obtaining a quantitative answer</w:t>
      </w:r>
      <w:ins w:id="189" w:author="Green, Aubrey" w:date="2022-08-17T15:02:00Z">
        <w:r w:rsidR="00323F9D">
          <w:rPr>
            <w:rFonts w:ascii="Times New Roman" w:hAnsi="Times New Roman"/>
          </w:rPr>
          <w:t>,</w:t>
        </w:r>
      </w:ins>
      <w:r w:rsidR="00641057" w:rsidRPr="006F59B8">
        <w:rPr>
          <w:rFonts w:ascii="Times New Roman" w:hAnsi="Times New Roman"/>
        </w:rPr>
        <w:t xml:space="preserve"> </w:t>
      </w:r>
      <w:r w:rsidR="00834A3B">
        <w:rPr>
          <w:rFonts w:ascii="Times New Roman" w:hAnsi="Times New Roman"/>
        </w:rPr>
        <w:t xml:space="preserve">while also </w:t>
      </w:r>
      <w:commentRangeStart w:id="190"/>
      <w:r w:rsidR="00641057" w:rsidRPr="006F59B8">
        <w:rPr>
          <w:rFonts w:ascii="Times New Roman" w:hAnsi="Times New Roman"/>
        </w:rPr>
        <w:t>grasp</w:t>
      </w:r>
      <w:r w:rsidR="00834A3B">
        <w:rPr>
          <w:rFonts w:ascii="Times New Roman" w:hAnsi="Times New Roman"/>
        </w:rPr>
        <w:t>ing</w:t>
      </w:r>
      <w:commentRangeEnd w:id="190"/>
      <w:r w:rsidR="00323F9D">
        <w:rPr>
          <w:rStyle w:val="CommentReference"/>
        </w:rPr>
        <w:commentReference w:id="190"/>
      </w:r>
      <w:r w:rsidR="00641057" w:rsidRPr="006F59B8">
        <w:rPr>
          <w:rFonts w:ascii="Times New Roman" w:hAnsi="Times New Roman"/>
        </w:rPr>
        <w:t xml:space="preserve"> the effects of various physi</w:t>
      </w:r>
      <w:r>
        <w:rPr>
          <w:rFonts w:ascii="Times New Roman" w:hAnsi="Times New Roman"/>
        </w:rPr>
        <w:t>cal phenomena at the same time</w:t>
      </w:r>
      <w:del w:id="191" w:author="Green, Aubrey" w:date="2022-08-17T15:03:00Z">
        <w:r w:rsidDel="00323F9D">
          <w:rPr>
            <w:rFonts w:ascii="Times New Roman" w:hAnsi="Times New Roman"/>
          </w:rPr>
          <w:delText xml:space="preserve"> </w:delText>
        </w:r>
      </w:del>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w:t>
      </w:r>
      <w:ins w:id="192" w:author="Green, Aubrey" w:date="2022-08-17T15:05:00Z">
        <w:r w:rsidR="00A0554A">
          <w:rPr>
            <w:rFonts w:ascii="Times New Roman" w:hAnsi="Times New Roman"/>
          </w:rPr>
          <w:t xml:space="preserve">have </w:t>
        </w:r>
      </w:ins>
      <w:r w:rsidR="00641057">
        <w:rPr>
          <w:rFonts w:ascii="Times New Roman" w:hAnsi="Times New Roman"/>
        </w:rPr>
        <w:t>construct</w:t>
      </w:r>
      <w:ins w:id="193" w:author="Green, Aubrey" w:date="2022-08-17T15:05:00Z">
        <w:r w:rsidR="00A0554A">
          <w:rPr>
            <w:rFonts w:ascii="Times New Roman" w:hAnsi="Times New Roman"/>
          </w:rPr>
          <w:t>ed</w:t>
        </w:r>
      </w:ins>
      <w:r w:rsidR="00641057">
        <w:rPr>
          <w:rFonts w:ascii="Times New Roman" w:hAnsi="Times New Roman"/>
        </w:rPr>
        <w:t xml:space="preserve"> a new </w:t>
      </w:r>
      <w:r w:rsidR="0030776A">
        <w:rPr>
          <w:rFonts w:ascii="Times New Roman" w:hAnsi="Times New Roman"/>
        </w:rPr>
        <w:t>plot by using these two parameters</w:t>
      </w:r>
      <w:r w:rsidR="004E26D3">
        <w:rPr>
          <w:rFonts w:ascii="Times New Roman" w:hAnsi="Times New Roman"/>
        </w:rPr>
        <w:t xml:space="preserve">. </w:t>
      </w:r>
      <w:ins w:id="194" w:author="Green, Aubrey" w:date="2022-08-17T15:06:00Z">
        <w:r w:rsidR="00116A03">
          <w:rPr>
            <w:rFonts w:ascii="Times New Roman" w:hAnsi="Times New Roman"/>
          </w:rPr>
          <w:t>This</w:t>
        </w:r>
      </w:ins>
      <w:del w:id="195" w:author="Green, Aubrey" w:date="2022-08-17T15:06:00Z">
        <w:r w:rsidR="004E26D3" w:rsidDel="00116A03">
          <w:rPr>
            <w:rFonts w:ascii="Times New Roman" w:hAnsi="Times New Roman"/>
          </w:rPr>
          <w:delText>It</w:delText>
        </w:r>
      </w:del>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ng these different parameters</w:t>
      </w:r>
      <w:del w:id="196" w:author="Green, Aubrey" w:date="2022-08-17T15:07:00Z">
        <w:r w:rsidR="004A0E6F" w:rsidDel="00116A03">
          <w:rPr>
            <w:rFonts w:ascii="Times New Roman" w:hAnsi="Times New Roman"/>
          </w:rPr>
          <w:delText xml:space="preserve">. </w:delText>
        </w:r>
        <w:r w:rsidR="004E26D3" w:rsidRPr="004E26D3" w:rsidDel="00116A03">
          <w:rPr>
            <w:rFonts w:ascii="Times New Roman" w:hAnsi="Times New Roman"/>
          </w:rPr>
          <w:delText>Among these different parameters</w:delText>
        </w:r>
      </w:del>
      <w:r w:rsidR="004E26D3" w:rsidRPr="004E26D3">
        <w:rPr>
          <w:rFonts w:ascii="Times New Roman" w:hAnsi="Times New Roman"/>
        </w:rPr>
        <w:t>,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197" w:name="OLE_LINK13"/>
    <w:bookmarkStart w:id="198" w:name="OLE_LINK14"/>
    <w:p w14:paraId="131FAF52" w14:textId="3479E5C9"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48" type="#_x0000_t75" alt="" style="width:69pt;height:37.5pt;mso-width-percent:0;mso-height-percent:0;mso-width-percent:0;mso-height-percent:0" o:ole="">
            <v:imagedata r:id="rId258" o:title=""/>
          </v:shape>
          <o:OLEObject Type="Embed" ProgID="Equation.DSMT4" ShapeID="_x0000_i1148" DrawAspect="Content" ObjectID="_1722775490" r:id="rId259"/>
        </w:object>
      </w:r>
      <w:bookmarkEnd w:id="197"/>
      <w:bookmarkEnd w:id="198"/>
      <w:ins w:id="199" w:author="Green, Aubrey" w:date="2022-08-17T15:07:00Z">
        <w:r w:rsidR="00116A03">
          <w:rPr>
            <w:rFonts w:ascii="Times New Roman" w:hAnsi="Times New Roman"/>
            <w:noProof/>
          </w:rPr>
          <w:t>,</w:t>
        </w:r>
      </w:ins>
      <w:r w:rsidR="00A51F7A">
        <w:rPr>
          <w:rFonts w:ascii="Times New Roman" w:hAnsi="Times New Roman"/>
        </w:rPr>
        <w:tab/>
      </w:r>
      <w:r w:rsidRPr="00793A30">
        <w:rPr>
          <w:rFonts w:ascii="Times New Roman" w:hAnsi="Times New Roman"/>
          <w:noProof/>
          <w:position w:val="-24"/>
        </w:rPr>
        <w:object w:dxaOrig="920" w:dyaOrig="660" w14:anchorId="5FE90962">
          <v:shape id="_x0000_i1149" type="#_x0000_t75" alt="" style="width:46.5pt;height:32.25pt;mso-width-percent:0;mso-height-percent:0;mso-width-percent:0;mso-height-percent:0" o:ole="">
            <v:imagedata r:id="rId260" o:title=""/>
          </v:shape>
          <o:OLEObject Type="Embed" ProgID="Equation.DSMT4" ShapeID="_x0000_i1149" DrawAspect="Content" ObjectID="_1722775491" r:id="rId261"/>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0" type="#_x0000_t75" alt="" style="width:14.25pt;height:17.25pt;mso-width-percent:0;mso-height-percent:0;mso-width-percent:0;mso-height-percent:0" o:ole="">
            <v:imagedata r:id="rId262" o:title=""/>
          </v:shape>
          <o:OLEObject Type="Embed" ProgID="Equation.DSMT4" ShapeID="_x0000_i1150" DrawAspect="Content" ObjectID="_1722775492" r:id="rId26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1" type="#_x0000_t75" alt="" style="width:14.25pt;height:18pt;mso-width-percent:0;mso-height-percent:0;mso-width-percent:0;mso-height-percent:0" o:ole="">
            <v:imagedata r:id="rId264" o:title=""/>
          </v:shape>
          <o:OLEObject Type="Embed" ProgID="Equation.DSMT4" ShapeID="_x0000_i1151" DrawAspect="Content" ObjectID="_1722775493" r:id="rId265"/>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2" type="#_x0000_t75" alt="" style="width:18pt;height:18pt;mso-width-percent:0;mso-height-percent:0;mso-width-percent:0;mso-height-percent:0" o:ole="">
            <v:imagedata r:id="rId266" o:title=""/>
          </v:shape>
          <o:OLEObject Type="Embed" ProgID="Equation.DSMT4" ShapeID="_x0000_i1152" DrawAspect="Content" ObjectID="_1722775494" r:id="rId26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62FF4273"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200" w:name="OLE_LINK17"/>
      <w:bookmarkStart w:id="201" w:name="OLE_LINK18"/>
      <w:r w:rsidR="00AC50EA">
        <w:rPr>
          <w:rFonts w:ascii="Times New Roman" w:hAnsi="Times New Roman"/>
        </w:rPr>
        <w:t>parameters</w:t>
      </w:r>
      <w:bookmarkEnd w:id="200"/>
      <w:bookmarkEnd w:id="201"/>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ins w:id="202" w:author="Green, Aubrey" w:date="2022-08-17T15:11:00Z">
        <w:r w:rsidR="00C63E53">
          <w:rPr>
            <w:rFonts w:ascii="Times New Roman" w:hAnsi="Times New Roman"/>
          </w:rPr>
          <w:t xml:space="preserve"> </w:t>
        </w:r>
      </w:ins>
      <w:r w:rsidR="0090156F" w:rsidRPr="006E3751">
        <w:rPr>
          <w:rFonts w:ascii="Times New Roman" w:hAnsi="Times New Roman"/>
          <w:noProof/>
          <w:position w:val="-12"/>
        </w:rPr>
        <w:object w:dxaOrig="320" w:dyaOrig="360" w14:anchorId="41050830">
          <v:shape id="_x0000_i1153" type="#_x0000_t75" alt="" style="width:14.25pt;height:18pt;mso-width-percent:0;mso-height-percent:0;mso-width-percent:0;mso-height-percent:0" o:ole="">
            <v:imagedata r:id="rId268" o:title=""/>
          </v:shape>
          <o:OLEObject Type="Embed" ProgID="Equation.DSMT4" ShapeID="_x0000_i1153" DrawAspect="Content" ObjectID="_1722775495" r:id="rId26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4" type="#_x0000_t75" alt="" style="width:18pt;height:18pt;mso-width-percent:0;mso-height-percent:0;mso-width-percent:0;mso-height-percent:0" o:ole="">
            <v:imagedata r:id="rId270" o:title=""/>
          </v:shape>
          <o:OLEObject Type="Embed" ProgID="Equation.DSMT4" ShapeID="_x0000_i1154" DrawAspect="Content" ObjectID="_1722775496" r:id="rId271"/>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w:t>
      </w:r>
      <w:ins w:id="203" w:author="Green, Aubrey" w:date="2022-08-17T15:22:00Z">
        <w:r w:rsidR="007F0F80">
          <w:rPr>
            <w:rFonts w:ascii="Times New Roman" w:hAnsi="Times New Roman"/>
            <w:noProof/>
          </w:rPr>
          <w:t>,</w:t>
        </w:r>
      </w:ins>
      <w:r w:rsidR="00001DCC">
        <w:rPr>
          <w:rFonts w:ascii="Times New Roman" w:hAnsi="Times New Roman"/>
          <w:noProof/>
        </w:rPr>
        <w:t xml:space="preserve">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5" type="#_x0000_t75" alt="" style="width:14.25pt;height:18pt;mso-width-percent:0;mso-height-percent:0;mso-width-percent:0;mso-height-percent:0" o:ole="">
            <v:imagedata r:id="rId268" o:title=""/>
          </v:shape>
          <o:OLEObject Type="Embed" ProgID="Equation.DSMT4" ShapeID="_x0000_i1155" DrawAspect="Content" ObjectID="_1722775497" r:id="rId27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6" type="#_x0000_t75" alt="" style="width:18pt;height:18pt;mso-width-percent:0;mso-height-percent:0;mso-width-percent:0;mso-height-percent:0" o:ole="">
            <v:imagedata r:id="rId270" o:title=""/>
          </v:shape>
          <o:OLEObject Type="Embed" ProgID="Equation.DSMT4" ShapeID="_x0000_i1156" DrawAspect="Content" ObjectID="_1722775498" r:id="rId27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7" type="#_x0000_t75" alt="" style="width:14.25pt;height:18pt;mso-width-percent:0;mso-height-percent:0;mso-width-percent:0;mso-height-percent:0" o:ole="">
            <v:imagedata r:id="rId268" o:title=""/>
          </v:shape>
          <o:OLEObject Type="Embed" ProgID="Equation.DSMT4" ShapeID="_x0000_i1157" DrawAspect="Content" ObjectID="_1722775499" r:id="rId274"/>
        </w:object>
      </w:r>
      <w:ins w:id="204" w:author="Green, Aubrey" w:date="2022-08-17T15:23:00Z">
        <w:r w:rsidR="007F0F80">
          <w:rPr>
            <w:rFonts w:ascii="Times New Roman" w:hAnsi="Times New Roman"/>
            <w:noProof/>
          </w:rPr>
          <w:t>,</w:t>
        </w:r>
      </w:ins>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58" type="#_x0000_t75" alt="" style="width:18pt;height:18pt;mso-width-percent:0;mso-height-percent:0;mso-width-percent:0;mso-height-percent:0" o:ole="">
            <v:imagedata r:id="rId270" o:title=""/>
          </v:shape>
          <o:OLEObject Type="Embed" ProgID="Equation.DSMT4" ShapeID="_x0000_i1158" DrawAspect="Content" ObjectID="_1722775500" r:id="rId27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59" type="#_x0000_t75" alt="" style="width:14.25pt;height:18pt" o:ole="">
            <v:imagedata r:id="rId276" o:title=""/>
          </v:shape>
          <o:OLEObject Type="Embed" ProgID="Equation.DSMT4" ShapeID="_x0000_i1159" DrawAspect="Content" ObjectID="_1722775501" r:id="rId27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0" type="#_x0000_t75" alt="" style="width:25.5pt;height:18pt" o:ole="">
            <v:imagedata r:id="rId278" o:title=""/>
          </v:shape>
          <o:OLEObject Type="Embed" ProgID="Equation.DSMT4" ShapeID="_x0000_i1160" DrawAspect="Content" ObjectID="_1722775502" r:id="rId27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w:t>
      </w:r>
      <w:ins w:id="205" w:author="Green, Aubrey" w:date="2022-08-17T15:23:00Z">
        <w:r w:rsidR="007F0F80">
          <w:rPr>
            <w:rFonts w:ascii="Times New Roman" w:hAnsi="Times New Roman"/>
            <w:noProof/>
          </w:rPr>
          <w:t>,</w:t>
        </w:r>
      </w:ins>
      <w:r w:rsidR="00B45083">
        <w:rPr>
          <w:rFonts w:ascii="Times New Roman" w:hAnsi="Times New Roman"/>
          <w:noProof/>
        </w:rPr>
        <w:t xml:space="preserve">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1" type="#_x0000_t75" alt="" style="width:14.25pt;height:18pt" o:ole="">
            <v:imagedata r:id="rId280" o:title=""/>
          </v:shape>
          <o:OLEObject Type="Embed" ProgID="Equation.DSMT4" ShapeID="_x0000_i1161" DrawAspect="Content" ObjectID="_1722775503" r:id="rId281"/>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w:t>
      </w:r>
      <w:del w:id="206" w:author="Green, Aubrey" w:date="2022-08-17T15:23:00Z">
        <w:r w:rsidR="00213C38" w:rsidDel="007F0F80">
          <w:rPr>
            <w:rFonts w:ascii="Times New Roman" w:hAnsi="Times New Roman"/>
            <w:noProof/>
          </w:rPr>
          <w:delText xml:space="preserve"> the</w:delText>
        </w:r>
      </w:del>
      <w:r w:rsidR="0090156F" w:rsidRPr="006E3751">
        <w:rPr>
          <w:rFonts w:ascii="Times New Roman" w:hAnsi="Times New Roman"/>
          <w:noProof/>
          <w:position w:val="-12"/>
        </w:rPr>
        <w:object w:dxaOrig="320" w:dyaOrig="360" w14:anchorId="0CFB8969">
          <v:shape id="_x0000_i1162" type="#_x0000_t75" alt="" style="width:14.25pt;height:18pt;mso-width-percent:0;mso-height-percent:0;mso-width-percent:0;mso-height-percent:0" o:ole="">
            <v:imagedata r:id="rId268" o:title=""/>
          </v:shape>
          <o:OLEObject Type="Embed" ProgID="Equation.DSMT4" ShapeID="_x0000_i1162" DrawAspect="Content" ObjectID="_1722775504" r:id="rId282"/>
        </w:object>
      </w:r>
      <w:ins w:id="207" w:author="Green, Aubrey" w:date="2022-08-17T15:24:00Z">
        <w:r w:rsidR="007F0F80">
          <w:rPr>
            <w:rFonts w:ascii="Times New Roman" w:hAnsi="Times New Roman"/>
            <w:noProof/>
          </w:rPr>
          <w:t xml:space="preserve"> </w:t>
        </w:r>
      </w:ins>
      <w:ins w:id="208" w:author="Green, Aubrey" w:date="2022-08-17T15:23:00Z">
        <w:r w:rsidR="007F0F80">
          <w:rPr>
            <w:rFonts w:ascii="Times New Roman" w:hAnsi="Times New Roman"/>
            <w:noProof/>
          </w:rPr>
          <w:t>is</w:t>
        </w:r>
      </w:ins>
      <w:del w:id="209" w:author="Green, Aubrey" w:date="2022-08-17T15:23:00Z">
        <w:r w:rsidR="005E30CA" w:rsidDel="007F0F80">
          <w:rPr>
            <w:rFonts w:ascii="Times New Roman" w:hAnsi="Times New Roman"/>
            <w:noProof/>
          </w:rPr>
          <w:delText>are</w:delText>
        </w:r>
      </w:del>
      <w:r w:rsidR="005E30CA">
        <w:rPr>
          <w:rFonts w:ascii="Times New Roman" w:hAnsi="Times New Roman"/>
          <w:noProof/>
        </w:rPr>
        <w:t xml:space="preserve"> smaller than 0.</w:t>
      </w:r>
      <w:r w:rsidR="006C55D6">
        <w:rPr>
          <w:rFonts w:ascii="Times New Roman" w:hAnsi="Times New Roman"/>
          <w:noProof/>
        </w:rPr>
        <w:t>07</w:t>
      </w:r>
      <w:ins w:id="210" w:author="Green, Aubrey" w:date="2022-08-17T15:24:00Z">
        <w:r w:rsidR="007F0F80">
          <w:rPr>
            <w:rFonts w:ascii="Times New Roman" w:hAnsi="Times New Roman"/>
            <w:noProof/>
          </w:rPr>
          <w:t>, the area</w:t>
        </w:r>
      </w:ins>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ins w:id="211" w:author="Green, Aubrey" w:date="2022-08-17T15:25:00Z">
        <w:r w:rsidR="007F0F80">
          <w:rPr>
            <w:rFonts w:ascii="Times New Roman" w:hAnsi="Times New Roman"/>
            <w:noProof/>
          </w:rPr>
          <w:t xml:space="preserve">not </w:t>
        </w:r>
      </w:ins>
      <w:ins w:id="212" w:author="Green, Aubrey" w:date="2022-08-17T15:24:00Z">
        <w:r w:rsidR="007F0F80">
          <w:rPr>
            <w:rFonts w:ascii="Times New Roman" w:hAnsi="Times New Roman"/>
            <w:noProof/>
          </w:rPr>
          <w:t xml:space="preserve">one </w:t>
        </w:r>
      </w:ins>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xml:space="preserve">, </w:t>
      </w:r>
      <w:r w:rsidR="00F97E10" w:rsidRPr="007F0F80">
        <w:rPr>
          <w:rStyle w:val="CommentReference"/>
          <w:rFonts w:ascii="Times New Roman" w:hAnsi="Times New Roman"/>
          <w:sz w:val="22"/>
          <w:szCs w:val="22"/>
          <w:rPrChange w:id="213" w:author="Green, Aubrey" w:date="2022-08-17T15:24:00Z">
            <w:rPr>
              <w:rStyle w:val="CommentReference"/>
            </w:rPr>
          </w:rPrChange>
        </w:rPr>
        <w:t>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3" type="#_x0000_t75" alt="" style="width:14.25pt;height:18pt;mso-width-percent:0;mso-height-percent:0;mso-width-percent:0;mso-height-percent:0" o:ole="">
            <v:imagedata r:id="rId268" o:title=""/>
          </v:shape>
          <o:OLEObject Type="Embed" ProgID="Equation.DSMT4" ShapeID="_x0000_i1163" DrawAspect="Content" ObjectID="_1722775505" r:id="rId28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4" type="#_x0000_t75" alt="" style="width:14.25pt;height:18pt;mso-width-percent:0;mso-height-percent:0;mso-width-percent:0;mso-height-percent:0" o:ole="">
            <v:imagedata r:id="rId268" o:title=""/>
          </v:shape>
          <o:OLEObject Type="Embed" ProgID="Equation.DSMT4" ShapeID="_x0000_i1164" DrawAspect="Content" ObjectID="_1722775506" r:id="rId28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214" w:name="OLE_LINK1"/>
      <w:bookmarkStart w:id="215" w:name="OLE_LINK2"/>
      <w:r w:rsidR="00F97E10">
        <w:rPr>
          <w:rFonts w:ascii="Times New Roman" w:hAnsi="Times New Roman"/>
          <w:noProof/>
        </w:rPr>
        <w:t>hen</w:t>
      </w:r>
      <w:ins w:id="216" w:author="Green, Aubrey" w:date="2022-08-17T15:25:00Z">
        <w:r w:rsidR="007F0F80">
          <w:rPr>
            <w:rFonts w:ascii="Times New Roman" w:hAnsi="Times New Roman"/>
            <w:noProof/>
          </w:rPr>
          <w:t xml:space="preserve"> </w:t>
        </w:r>
      </w:ins>
      <w:r w:rsidR="0090156F" w:rsidRPr="006E3751">
        <w:rPr>
          <w:rFonts w:ascii="Times New Roman" w:hAnsi="Times New Roman"/>
          <w:noProof/>
          <w:position w:val="-12"/>
        </w:rPr>
        <w:object w:dxaOrig="320" w:dyaOrig="360" w14:anchorId="73C11215">
          <v:shape id="_x0000_i1165" type="#_x0000_t75" alt="" style="width:14.25pt;height:18pt;mso-width-percent:0;mso-height-percent:0;mso-width-percent:0;mso-height-percent:0" o:ole="">
            <v:imagedata r:id="rId268" o:title=""/>
          </v:shape>
          <o:OLEObject Type="Embed" ProgID="Equation.DSMT4" ShapeID="_x0000_i1165" DrawAspect="Content" ObjectID="_1722775507" r:id="rId285"/>
        </w:object>
      </w:r>
      <w:bookmarkEnd w:id="214"/>
      <w:bookmarkEnd w:id="215"/>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w:t>
      </w:r>
      <w:del w:id="217" w:author="Green, Aubrey" w:date="2022-08-17T15:25:00Z">
        <w:r w:rsidR="00F97E10" w:rsidDel="007F0F80">
          <w:rPr>
            <w:rFonts w:ascii="Times New Roman" w:hAnsi="Times New Roman"/>
            <w:noProof/>
          </w:rPr>
          <w:delText xml:space="preserve"> is</w:delText>
        </w:r>
      </w:del>
      <w:r w:rsidR="00F97E10">
        <w:rPr>
          <w:rFonts w:ascii="Times New Roman" w:hAnsi="Times New Roman"/>
          <w:noProof/>
        </w:rPr>
        <w:t xml:space="preserve">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w:t>
      </w:r>
      <w:ins w:id="218" w:author="Green, Aubrey" w:date="2022-08-17T15:25:00Z">
        <w:r w:rsidR="007F0F80">
          <w:rPr>
            <w:rFonts w:ascii="Times New Roman" w:hAnsi="Times New Roman"/>
            <w:noProof/>
          </w:rPr>
          <w:t>bi</w:t>
        </w:r>
      </w:ins>
      <w:r w:rsidR="00F97E10">
        <w:rPr>
          <w:rFonts w:ascii="Times New Roman" w:hAnsi="Times New Roman"/>
          <w:noProof/>
        </w:rPr>
        <w:t>lity of gener</w:t>
      </w:r>
      <w:ins w:id="219" w:author="Green, Aubrey" w:date="2022-08-17T15:26:00Z">
        <w:r w:rsidR="007F0F80">
          <w:rPr>
            <w:rFonts w:ascii="Times New Roman" w:hAnsi="Times New Roman"/>
            <w:noProof/>
          </w:rPr>
          <w:t>a</w:t>
        </w:r>
      </w:ins>
      <w:r w:rsidR="00F97E10">
        <w:rPr>
          <w:rFonts w:ascii="Times New Roman" w:hAnsi="Times New Roman"/>
          <w:noProof/>
        </w:rPr>
        <w:t>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w:t>
      </w:r>
      <w:ins w:id="220" w:author="Green, Aubrey" w:date="2022-08-17T15:26:00Z">
        <w:r w:rsidR="007F0F80">
          <w:rPr>
            <w:rFonts w:ascii="Times New Roman" w:hAnsi="Times New Roman"/>
            <w:noProof/>
          </w:rPr>
          <w:t>,</w:t>
        </w:r>
      </w:ins>
      <w:r w:rsidR="00B456E4">
        <w:rPr>
          <w:rFonts w:ascii="Times New Roman" w:hAnsi="Times New Roman"/>
          <w:noProof/>
        </w:rPr>
        <w:t xml:space="preserv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6" type="#_x0000_t75" alt="" style="width:14.25pt;height:18pt;mso-width-percent:0;mso-height-percent:0;mso-width-percent:0;mso-height-percent:0" o:ole="">
            <v:imagedata r:id="rId268" o:title=""/>
          </v:shape>
          <o:OLEObject Type="Embed" ProgID="Equation.DSMT4" ShapeID="_x0000_i1166" DrawAspect="Content" ObjectID="_1722775508" r:id="rId28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380902C8"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w:t>
      </w:r>
      <w:ins w:id="221" w:author="Green, Aubrey" w:date="2022-08-22T12:46:00Z">
        <w:r w:rsidR="008A73BC">
          <w:rPr>
            <w:rFonts w:ascii="Times New Roman" w:hAnsi="Times New Roman"/>
          </w:rPr>
          <w:t>,</w:t>
        </w:r>
      </w:ins>
      <w:r w:rsidR="006C4D22">
        <w:rPr>
          <w:rFonts w:ascii="Times New Roman" w:hAnsi="Times New Roman"/>
        </w:rPr>
        <w:t xml:space="preserve"> and Poisson’s ratio, which are considered</w:t>
      </w:r>
      <w:r w:rsidR="0032108E">
        <w:rPr>
          <w:rFonts w:ascii="Times New Roman" w:hAnsi="Times New Roman"/>
        </w:rPr>
        <w:t xml:space="preserve"> </w:t>
      </w:r>
      <w:ins w:id="222" w:author="Green, Aubrey" w:date="2022-08-22T12:59:00Z">
        <w:r w:rsidR="00E35439">
          <w:rPr>
            <w:rFonts w:ascii="Times New Roman" w:hAnsi="Times New Roman"/>
          </w:rPr>
          <w:t>to be</w:t>
        </w:r>
      </w:ins>
      <w:del w:id="223" w:author="Green, Aubrey" w:date="2022-08-22T12:59:00Z">
        <w:r w:rsidR="0032108E" w:rsidDel="00E35439">
          <w:rPr>
            <w:rFonts w:ascii="Times New Roman" w:hAnsi="Times New Roman"/>
          </w:rPr>
          <w:delText>as</w:delText>
        </w:r>
      </w:del>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w:t>
      </w:r>
      <w:del w:id="224" w:author="Green, Aubrey" w:date="2022-08-22T12:59:00Z">
        <w:r w:rsidR="006C4D22" w:rsidDel="00E35439">
          <w:rPr>
            <w:rFonts w:ascii="Times New Roman" w:hAnsi="Times New Roman"/>
          </w:rPr>
          <w:delText xml:space="preserve"> when</w:delText>
        </w:r>
      </w:del>
      <w:r w:rsidR="006C4D22">
        <w:rPr>
          <w:rFonts w:ascii="Times New Roman" w:hAnsi="Times New Roman"/>
        </w:rPr>
        <w:t xml:space="preserve"> </w:t>
      </w:r>
      <w:r w:rsidR="00F97E10">
        <w:rPr>
          <w:rFonts w:ascii="Times New Roman" w:hAnsi="Times New Roman"/>
        </w:rPr>
        <w:t xml:space="preserve">in terms </w:t>
      </w:r>
      <w:del w:id="225" w:author="Green, Aubrey" w:date="2022-08-22T12:59:00Z">
        <w:r w:rsidR="00F97E10" w:rsidDel="00E35439">
          <w:rPr>
            <w:rFonts w:ascii="Times New Roman" w:hAnsi="Times New Roman"/>
          </w:rPr>
          <w:delText xml:space="preserve">of </w:delText>
        </w:r>
      </w:del>
      <w:ins w:id="226" w:author="Green, Aubrey" w:date="2022-08-22T12:59:00Z">
        <w:r w:rsidR="00E35439">
          <w:rPr>
            <w:rFonts w:ascii="Times New Roman" w:hAnsi="Times New Roman"/>
          </w:rPr>
          <w:t>of</w:t>
        </w:r>
      </w:ins>
      <w:r w:rsidR="0090156F" w:rsidRPr="006E3751">
        <w:rPr>
          <w:rFonts w:ascii="Times New Roman" w:hAnsi="Times New Roman"/>
          <w:noProof/>
          <w:position w:val="-12"/>
        </w:rPr>
        <w:object w:dxaOrig="320" w:dyaOrig="360" w14:anchorId="70EBA6F6">
          <v:shape id="_x0000_i1167" type="#_x0000_t75" alt="" style="width:14.25pt;height:18pt;mso-width-percent:0;mso-height-percent:0;mso-width-percent:0;mso-height-percent:0" o:ole="">
            <v:imagedata r:id="rId268" o:title=""/>
          </v:shape>
          <o:OLEObject Type="Embed" ProgID="Equation.DSMT4" ShapeID="_x0000_i1167" DrawAspect="Content" ObjectID="_1722775509" r:id="rId287"/>
        </w:object>
      </w:r>
      <w:del w:id="227" w:author="Green, Aubrey" w:date="2022-08-22T12:59:00Z">
        <w:r w:rsidR="006C4D22" w:rsidDel="00E35439">
          <w:rPr>
            <w:rFonts w:ascii="Times New Roman" w:hAnsi="Times New Roman"/>
          </w:rPr>
          <w:delText xml:space="preserve"> is presenting</w:delText>
        </w:r>
      </w:del>
      <w:r w:rsidR="006C4D22">
        <w:rPr>
          <w:rFonts w:ascii="Times New Roman" w:hAnsi="Times New Roman"/>
        </w:rPr>
        <w:t xml:space="preserve">.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w:t>
      </w:r>
      <w:ins w:id="228" w:author="Green, Aubrey" w:date="2022-08-22T13:00:00Z">
        <w:r w:rsidR="00E35439">
          <w:rPr>
            <w:rFonts w:ascii="Times New Roman" w:hAnsi="Times New Roman"/>
          </w:rPr>
          <w:t>,</w:t>
        </w:r>
      </w:ins>
      <w:r w:rsidR="00A454D8">
        <w:rPr>
          <w:rFonts w:ascii="Times New Roman" w:hAnsi="Times New Roman"/>
        </w:rPr>
        <w:t xml:space="preserve"> </w:t>
      </w:r>
      <w:r w:rsidR="00F97E10">
        <w:rPr>
          <w:rFonts w:ascii="Times New Roman" w:hAnsi="Times New Roman"/>
        </w:rPr>
        <w:t xml:space="preserve">which always prioritize </w:t>
      </w:r>
      <w:r w:rsidR="00A454D8">
        <w:rPr>
          <w:rFonts w:ascii="Times New Roman" w:hAnsi="Times New Roman"/>
        </w:rPr>
        <w:t xml:space="preserve">making the cement stronger and more ductile, </w:t>
      </w:r>
      <w:ins w:id="229" w:author="Green, Aubrey" w:date="2022-08-22T13:09:00Z">
        <w:r w:rsidR="001C773C">
          <w:rPr>
            <w:rFonts w:ascii="Times New Roman" w:hAnsi="Times New Roman"/>
          </w:rPr>
          <w:t>in hopes</w:t>
        </w:r>
      </w:ins>
      <w:del w:id="230" w:author="Green, Aubrey" w:date="2022-08-22T13:09:00Z">
        <w:r w:rsidR="00A454D8" w:rsidDel="001C773C">
          <w:rPr>
            <w:rFonts w:ascii="Times New Roman" w:hAnsi="Times New Roman"/>
          </w:rPr>
          <w:delText>h</w:delText>
        </w:r>
        <w:r w:rsidR="00F97E10" w:rsidDel="001C773C">
          <w:rPr>
            <w:rFonts w:ascii="Times New Roman" w:hAnsi="Times New Roman"/>
          </w:rPr>
          <w:delText>oping</w:delText>
        </w:r>
      </w:del>
      <w:r w:rsidR="00F97E10">
        <w:rPr>
          <w:rFonts w:ascii="Times New Roman" w:hAnsi="Times New Roman"/>
        </w:rPr>
        <w:t xml:space="preserve">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lastRenderedPageBreak/>
        <w:t xml:space="preserve">rather than give </w:t>
      </w:r>
      <w:r w:rsidR="0082060D">
        <w:rPr>
          <w:rFonts w:ascii="Times New Roman" w:hAnsi="Times New Roman"/>
        </w:rPr>
        <w:t xml:space="preserve">the 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68" type="#_x0000_t75" alt="" style="width:14.25pt;height:18pt" o:ole="">
            <v:imagedata r:id="rId288" o:title=""/>
          </v:shape>
          <o:OLEObject Type="Embed" ProgID="Equation.DSMT4" ShapeID="_x0000_i1168" DrawAspect="Content" ObjectID="_1722775510" r:id="rId28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lang w:eastAsia="en-US"/>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0"/>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69" type="#_x0000_t75" alt="" style="width:14.25pt;height:18pt;mso-width-percent:0;mso-height-percent:0;mso-width-percent:0;mso-height-percent:0" o:ole="">
            <v:imagedata r:id="rId268" o:title=""/>
          </v:shape>
          <o:OLEObject Type="Embed" ProgID="Equation.DSMT4" ShapeID="_x0000_i1169" DrawAspect="Content" ObjectID="_1722775511" r:id="rId291"/>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0" type="#_x0000_t75" alt="" style="width:18pt;height:18pt;mso-width-percent:0;mso-height-percent:0;mso-width-percent:0;mso-height-percent:0" o:ole="">
            <v:imagedata r:id="rId270" o:title=""/>
          </v:shape>
          <o:OLEObject Type="Embed" ProgID="Equation.DSMT4" ShapeID="_x0000_i1170" DrawAspect="Content" ObjectID="_1722775512" r:id="rId292"/>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lang w:eastAsia="en-US"/>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1" type="#_x0000_t75" alt="" style="width:14.25pt;height:18pt;mso-width-percent:0;mso-height-percent:0;mso-width-percent:0;mso-height-percent:0" o:ole="">
            <v:imagedata r:id="rId268" o:title=""/>
          </v:shape>
          <o:OLEObject Type="Embed" ProgID="Equation.DSMT4" ShapeID="_x0000_i1171" DrawAspect="Content" ObjectID="_1722775513" r:id="rId294"/>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24F0C48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w:t>
      </w:r>
      <w:ins w:id="231" w:author="Green, Aubrey" w:date="2022-08-22T14:16:00Z">
        <w:r w:rsidR="00EF35F6">
          <w:rPr>
            <w:rFonts w:ascii="Times New Roman" w:hAnsi="Times New Roman"/>
          </w:rPr>
          <w:t>,</w:t>
        </w:r>
      </w:ins>
      <w:r w:rsidR="007C4D6D">
        <w:rPr>
          <w:rFonts w:ascii="Times New Roman" w:hAnsi="Times New Roman"/>
        </w:rPr>
        <w:t xml:space="preserve"> forgiveness</w:t>
      </w:r>
      <w:r w:rsidR="00851FDA">
        <w:rPr>
          <w:rFonts w:ascii="Times New Roman" w:hAnsi="Times New Roman"/>
        </w:rPr>
        <w:t xml:space="preserve"> cement </w:t>
      </w:r>
      <w:r w:rsidR="007C4D6D">
        <w:rPr>
          <w:rFonts w:ascii="Times New Roman" w:hAnsi="Times New Roman"/>
        </w:rPr>
        <w:t>and phase-change cement</w:t>
      </w:r>
      <w:ins w:id="232" w:author="Green, Aubrey" w:date="2022-08-22T14:16:00Z">
        <w:r w:rsidR="00EF35F6">
          <w:rPr>
            <w:rFonts w:ascii="Times New Roman" w:hAnsi="Times New Roman"/>
          </w:rPr>
          <w:t>,</w:t>
        </w:r>
      </w:ins>
      <w:r w:rsidR="007C4D6D">
        <w:rPr>
          <w:rFonts w:ascii="Times New Roman" w:hAnsi="Times New Roman"/>
        </w:rPr>
        <w:t xml:space="preserve">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w:t>
      </w:r>
      <w:del w:id="233" w:author="Green, Aubrey" w:date="2022-08-23T14:17:00Z">
        <w:r w:rsidR="00851FDA" w:rsidDel="00686F16">
          <w:rPr>
            <w:rFonts w:ascii="Times New Roman" w:hAnsi="Times New Roman"/>
          </w:rPr>
          <w:delText xml:space="preserve"> a</w:delText>
        </w:r>
        <w:r w:rsidR="00255705" w:rsidDel="00686F16">
          <w:rPr>
            <w:rFonts w:ascii="Times New Roman" w:hAnsi="Times New Roman"/>
          </w:rPr>
          <w:delText>re</w:delText>
        </w:r>
      </w:del>
      <w:r w:rsidR="00255705">
        <w:rPr>
          <w:rFonts w:ascii="Times New Roman" w:hAnsi="Times New Roman"/>
        </w:rPr>
        <w:t xml:space="preserv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2" type="#_x0000_t75" alt="" style="width:14.25pt;height:18pt;mso-width-percent:0;mso-height-percent:0;mso-width-percent:0;mso-height-percent:0" o:ole="">
            <v:imagedata r:id="rId10" o:title=""/>
          </v:shape>
          <o:OLEObject Type="Embed" ProgID="Equation.DSMT4" ShapeID="_x0000_i1172" DrawAspect="Content" ObjectID="_1722775514" r:id="rId295"/>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3" type="#_x0000_t75" alt="" style="width:18pt;height:18pt;mso-width-percent:0;mso-height-percent:0;mso-width-percent:0;mso-height-percent:0" o:ole="">
            <v:imagedata r:id="rId12" o:title=""/>
          </v:shape>
          <o:OLEObject Type="Embed" ProgID="Equation.DSMT4" ShapeID="_x0000_i1173" DrawAspect="Content" ObjectID="_1722775515" r:id="rId296"/>
        </w:object>
      </w:r>
      <w:r w:rsidR="00851FDA">
        <w:rPr>
          <w:rFonts w:ascii="Times New Roman" w:hAnsi="Times New Roman"/>
        </w:rPr>
        <w:t xml:space="preserve"> (MDT) plot</w:t>
      </w:r>
      <w:r w:rsidR="00255705">
        <w:rPr>
          <w:rFonts w:ascii="Times New Roman" w:hAnsi="Times New Roman"/>
        </w:rPr>
        <w:t>,</w:t>
      </w:r>
      <w:del w:id="234" w:author="Green, Aubrey" w:date="2022-08-23T14:18:00Z">
        <w:r w:rsidR="00255705" w:rsidDel="00686F16">
          <w:rPr>
            <w:rFonts w:ascii="Times New Roman" w:hAnsi="Times New Roman"/>
          </w:rPr>
          <w:delText xml:space="preserve"> </w:delText>
        </w:r>
        <w:r w:rsidR="00851FDA" w:rsidDel="00686F16">
          <w:rPr>
            <w:rFonts w:ascii="Times New Roman" w:hAnsi="Times New Roman"/>
          </w:rPr>
          <w:delText>to</w:delText>
        </w:r>
      </w:del>
      <w:r w:rsidR="00851FDA">
        <w:rPr>
          <w:rFonts w:ascii="Times New Roman" w:hAnsi="Times New Roman"/>
        </w:rPr>
        <w:t xml:space="preserve">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2EEF7F44"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 xml:space="preserve">ay not be the most important parameters to maintain the integrity of </w:t>
      </w:r>
      <w:ins w:id="235" w:author="Green, Aubrey" w:date="2022-08-23T14:31:00Z">
        <w:r w:rsidR="00F81AE7">
          <w:rPr>
            <w:rFonts w:ascii="Times New Roman" w:hAnsi="Times New Roman"/>
          </w:rPr>
          <w:t xml:space="preserve">the </w:t>
        </w:r>
      </w:ins>
      <w:r>
        <w:rPr>
          <w:rFonts w:ascii="Times New Roman" w:hAnsi="Times New Roman"/>
        </w:rPr>
        <w:t>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2F73B041"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shows that the magnitude of thermal</w:t>
      </w:r>
      <w:ins w:id="236" w:author="Green, Aubrey" w:date="2022-08-23T14:32:00Z">
        <w:r w:rsidR="00F81AE7">
          <w:rPr>
            <w:rFonts w:ascii="Times New Roman" w:hAnsi="Times New Roman"/>
          </w:rPr>
          <w:t>-</w:t>
        </w:r>
      </w:ins>
      <w:del w:id="237" w:author="Green, Aubrey" w:date="2022-08-23T14:32:00Z">
        <w:r w:rsidR="005B2F06" w:rsidDel="00F81AE7">
          <w:rPr>
            <w:rFonts w:ascii="Times New Roman" w:hAnsi="Times New Roman"/>
          </w:rPr>
          <w:delText xml:space="preserve"> </w:delText>
        </w:r>
      </w:del>
      <w:r w:rsidR="005B2F06">
        <w:rPr>
          <w:rFonts w:ascii="Times New Roman" w:hAnsi="Times New Roman"/>
        </w:rPr>
        <w:t xml:space="preserve">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bookmarkStart w:id="238" w:name="_GoBack"/>
      <w:bookmarkEnd w:id="238"/>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0F4BF34E"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w:t>
      </w:r>
      <w:ins w:id="239" w:author="Green, Aubrey" w:date="2022-08-23T14:38:00Z">
        <w:r w:rsidR="00F81AE7">
          <w:rPr>
            <w:rFonts w:ascii="Times New Roman" w:hAnsi="Times New Roman"/>
          </w:rPr>
          <w:t xml:space="preserve">up </w:t>
        </w:r>
      </w:ins>
      <w:r w:rsidRPr="00D65643">
        <w:rPr>
          <w:rFonts w:ascii="Times New Roman" w:hAnsi="Times New Roman"/>
        </w:rPr>
        <w:t>the Hydraulic Fracturing Lab here at University of Pittsburgh</w:t>
      </w:r>
      <w:ins w:id="240" w:author="Green, Aubrey" w:date="2022-08-23T14:38:00Z">
        <w:r w:rsidR="00F81AE7">
          <w:rPr>
            <w:rFonts w:ascii="Times New Roman" w:hAnsi="Times New Roman"/>
          </w:rPr>
          <w:t>,</w:t>
        </w:r>
      </w:ins>
      <w:r w:rsidRPr="00D65643">
        <w:rPr>
          <w:rFonts w:ascii="Times New Roman" w:hAnsi="Times New Roman"/>
        </w:rPr>
        <w:t xml:space="preserve">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4" type="#_x0000_t75" alt="" style="width:10.5pt;height:10.5pt;mso-width-percent:0;mso-height-percent:0;mso-width-percent:0;mso-height-percent:0" o:ole="">
                  <v:imagedata r:id="rId297" o:title=""/>
                </v:shape>
                <o:OLEObject Type="Embed" ProgID="Equation.DSMT4" ShapeID="_x0000_i1174" DrawAspect="Content" ObjectID="_1722775516" r:id="rId29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5" type="#_x0000_t75" alt="" style="width:14.25pt;height:18pt;mso-width-percent:0;mso-height-percent:0;mso-width-percent:0;mso-height-percent:0" o:ole="">
                  <v:imagedata r:id="rId299" o:title=""/>
                </v:shape>
                <o:OLEObject Type="Embed" ProgID="Equation.DSMT4" ShapeID="_x0000_i1175" DrawAspect="Content" ObjectID="_1722775517" r:id="rId30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6" type="#_x0000_t75" alt="" style="width:10.5pt;height:12pt;mso-width-percent:0;mso-height-percent:0;mso-width-percent:0;mso-height-percent:0" o:ole="">
                  <v:imagedata r:id="rId301" o:title=""/>
                </v:shape>
                <o:OLEObject Type="Embed" ProgID="Equation.DSMT4" ShapeID="_x0000_i1176" DrawAspect="Content" ObjectID="_1722775518" r:id="rId30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7" type="#_x0000_t75" alt="" style="width:10.5pt;height:18pt;mso-width-percent:0;mso-height-percent:0;mso-width-percent:0;mso-height-percent:0" o:ole="">
                  <v:imagedata r:id="rId303" o:title=""/>
                </v:shape>
                <o:OLEObject Type="Embed" ProgID="Equation.DSMT4" ShapeID="_x0000_i1177" DrawAspect="Content" ObjectID="_1722775519" r:id="rId30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78" type="#_x0000_t75" alt="" style="width:14.25pt;height:17.25pt;mso-width-percent:0;mso-height-percent:0;mso-width-percent:0;mso-height-percent:0" o:ole="">
                  <v:imagedata r:id="rId305" o:title=""/>
                </v:shape>
                <o:OLEObject Type="Embed" ProgID="Equation.DSMT4" ShapeID="_x0000_i1178" DrawAspect="Content" ObjectID="_1722775520" r:id="rId30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79" type="#_x0000_t75" alt="" style="width:14.25pt;height:17.25pt;mso-width-percent:0;mso-height-percent:0;mso-width-percent:0;mso-height-percent:0" o:ole="">
                  <v:imagedata r:id="rId307" o:title=""/>
                </v:shape>
                <o:OLEObject Type="Embed" ProgID="Equation.DSMT4" ShapeID="_x0000_i1179" DrawAspect="Content" ObjectID="_1722775521" r:id="rId30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0" type="#_x0000_t75" alt="" style="width:10.5pt;height:18pt;mso-width-percent:0;mso-height-percent:0;mso-width-percent:0;mso-height-percent:0" o:ole="">
                  <v:imagedata r:id="rId309" o:title=""/>
                </v:shape>
                <o:OLEObject Type="Embed" ProgID="Equation.DSMT4" ShapeID="_x0000_i1180" DrawAspect="Content" ObjectID="_1722775522" r:id="rId31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1" type="#_x0000_t75" alt="" style="width:10.5pt;height:18pt;mso-width-percent:0;mso-height-percent:0;mso-width-percent:0;mso-height-percent:0" o:ole="">
                  <v:imagedata r:id="rId311" o:title=""/>
                </v:shape>
                <o:OLEObject Type="Embed" ProgID="Equation.DSMT4" ShapeID="_x0000_i1181" DrawAspect="Content" ObjectID="_1722775523" r:id="rId31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2" type="#_x0000_t75" alt="" style="width:10.5pt;height:10.5pt;mso-width-percent:0;mso-height-percent:0;mso-width-percent:0;mso-height-percent:0" o:ole="">
                  <v:imagedata r:id="rId313" o:title=""/>
                </v:shape>
                <o:OLEObject Type="Embed" ProgID="Equation.DSMT4" ShapeID="_x0000_i1182" DrawAspect="Content" ObjectID="_1722775524" r:id="rId31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3" type="#_x0000_t75" alt="" style="width:10.5pt;height:10.5pt;mso-width-percent:0;mso-height-percent:0;mso-width-percent:0;mso-height-percent:0" o:ole="">
                  <v:imagedata r:id="rId315" o:title=""/>
                </v:shape>
                <o:OLEObject Type="Embed" ProgID="Equation.DSMT4" ShapeID="_x0000_i1183" DrawAspect="Content" ObjectID="_1722775525" r:id="rId31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4" type="#_x0000_t75" alt="" style="width:10.5pt;height:14.25pt;mso-width-percent:0;mso-height-percent:0;mso-width-percent:0;mso-height-percent:0" o:ole="">
                  <v:imagedata r:id="rId317" o:title=""/>
                </v:shape>
                <o:OLEObject Type="Embed" ProgID="Equation.DSMT4" ShapeID="_x0000_i1184" DrawAspect="Content" ObjectID="_1722775526" r:id="rId31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5" type="#_x0000_t75" alt="" style="width:10.5pt;height:14.25pt;mso-width-percent:0;mso-height-percent:0;mso-width-percent:0;mso-height-percent:0" o:ole="">
                  <v:imagedata r:id="rId319" o:title=""/>
                </v:shape>
                <o:OLEObject Type="Embed" ProgID="Equation.DSMT4" ShapeID="_x0000_i1185" DrawAspect="Content" ObjectID="_1722775527" r:id="rId32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6" type="#_x0000_t75" alt="" style="width:10.5pt;height:18pt;mso-width-percent:0;mso-height-percent:0;mso-width-percent:0;mso-height-percent:0" o:ole="">
                  <v:imagedata r:id="rId321" o:title=""/>
                </v:shape>
                <o:OLEObject Type="Embed" ProgID="Equation.DSMT4" ShapeID="_x0000_i1186" DrawAspect="Content" ObjectID="_1722775528" r:id="rId32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7" type="#_x0000_t75" alt="" style="width:12pt;height:17.25pt;mso-width-percent:0;mso-height-percent:0;mso-width-percent:0;mso-height-percent:0" o:ole="">
                  <v:imagedata r:id="rId323" o:title=""/>
                </v:shape>
                <o:OLEObject Type="Embed" ProgID="Equation.DSMT4" ShapeID="_x0000_i1187" DrawAspect="Content" ObjectID="_1722775529" r:id="rId32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88" type="#_x0000_t75" alt="" style="width:14.25pt;height:17.25pt;mso-width-percent:0;mso-height-percent:0;mso-width-percent:0;mso-height-percent:0" o:ole="">
                  <v:imagedata r:id="rId325" o:title=""/>
                </v:shape>
                <o:OLEObject Type="Embed" ProgID="Equation.DSMT4" ShapeID="_x0000_i1188" DrawAspect="Content" ObjectID="_1722775530" r:id="rId32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89" type="#_x0000_t75" alt="" style="width:7.5pt;height:10.5pt;mso-width-percent:0;mso-height-percent:0;mso-width-percent:0;mso-height-percent:0" o:ole="">
                  <v:imagedata r:id="rId327" o:title=""/>
                </v:shape>
                <o:OLEObject Type="Embed" ProgID="Equation.DSMT4" ShapeID="_x0000_i1189" DrawAspect="Content" ObjectID="_1722775531" r:id="rId32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0" type="#_x0000_t75" alt="" style="width:10.5pt;height:10.5pt;mso-width-percent:0;mso-height-percent:0;mso-width-percent:0;mso-height-percent:0" o:ole="">
                  <v:imagedata r:id="rId329" o:title=""/>
                </v:shape>
                <o:OLEObject Type="Embed" ProgID="Equation.DSMT4" ShapeID="_x0000_i1190" DrawAspect="Content" ObjectID="_1722775532" r:id="rId33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1" type="#_x0000_t75" alt="" style="width:10.5pt;height:12pt;mso-width-percent:0;mso-height-percent:0;mso-width-percent:0;mso-height-percent:0" o:ole="">
                  <v:imagedata r:id="rId331" o:title=""/>
                </v:shape>
                <o:OLEObject Type="Embed" ProgID="Equation.DSMT4" ShapeID="_x0000_i1191" DrawAspect="Content" ObjectID="_1722775533" r:id="rId33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241" w:name="PasteStart"/>
      <w:bookmarkStart w:id="242" w:name="MTBlankEqn"/>
      <w:bookmarkEnd w:id="241"/>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2" type="#_x0000_t75" alt="" style="width:10.5pt;height:17.25pt;mso-width-percent:0;mso-height-percent:0;mso-width-percent:0;mso-height-percent:0" o:ole="">
                  <v:imagedata r:id="rId333" o:title=""/>
                </v:shape>
                <o:OLEObject Type="Embed" ProgID="Equation.DSMT4" ShapeID="_x0000_i1192" DrawAspect="Content" ObjectID="_1722775534" r:id="rId334"/>
              </w:object>
            </w:r>
            <w:bookmarkStart w:id="243" w:name="PasteEnd"/>
            <w:bookmarkEnd w:id="242"/>
            <w:bookmarkEnd w:id="243"/>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3" type="#_x0000_t75" alt="" style="width:12pt;height:19.5pt;mso-width-percent:0;mso-height-percent:0;mso-width-percent:0;mso-height-percent:0" o:ole="">
                  <v:imagedata r:id="rId335" o:title=""/>
                </v:shape>
                <o:OLEObject Type="Embed" ProgID="Equation.DSMT4" ShapeID="_x0000_i1193" DrawAspect="Content" ObjectID="_1722775535" r:id="rId33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4" type="#_x0000_t75" alt="" style="width:10.5pt;height:10.5pt;mso-width-percent:0;mso-height-percent:0;mso-width-percent:0;mso-height-percent:0" o:ole="">
                  <v:imagedata r:id="rId297" o:title=""/>
                </v:shape>
                <o:OLEObject Type="Embed" ProgID="Equation.DSMT4" ShapeID="_x0000_i1194" DrawAspect="Content" ObjectID="_1722775536" r:id="rId33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5" type="#_x0000_t75" alt="" style="width:10.5pt;height:12pt;mso-width-percent:0;mso-height-percent:0;mso-width-percent:0;mso-height-percent:0" o:ole="">
                  <v:imagedata r:id="rId301" o:title=""/>
                </v:shape>
                <o:OLEObject Type="Embed" ProgID="Equation.DSMT4" ShapeID="_x0000_i1195" DrawAspect="Content" ObjectID="_1722775537" r:id="rId33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6" type="#_x0000_t75" alt="" style="width:10.5pt;height:18pt;mso-width-percent:0;mso-height-percent:0;mso-width-percent:0;mso-height-percent:0" o:ole="">
                  <v:imagedata r:id="rId309" o:title=""/>
                </v:shape>
                <o:OLEObject Type="Embed" ProgID="Equation.DSMT4" ShapeID="_x0000_i1196" DrawAspect="Content" ObjectID="_1722775538" r:id="rId33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7" type="#_x0000_t75" alt="" style="width:10.5pt;height:10.5pt;mso-width-percent:0;mso-height-percent:0;mso-width-percent:0;mso-height-percent:0" o:ole="">
                  <v:imagedata r:id="rId329" o:title=""/>
                </v:shape>
                <o:OLEObject Type="Embed" ProgID="Equation.DSMT4" ShapeID="_x0000_i1197" DrawAspect="Content" ObjectID="_1722775539" r:id="rId34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198" type="#_x0000_t75" alt="" style="width:10.5pt;height:12pt;mso-width-percent:0;mso-height-percent:0;mso-width-percent:0;mso-height-percent:0" o:ole="">
                  <v:imagedata r:id="rId331" o:title=""/>
                </v:shape>
                <o:OLEObject Type="Embed" ProgID="Equation.DSMT4" ShapeID="_x0000_i1198" DrawAspect="Content" ObjectID="_1722775540" r:id="rId34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199" type="#_x0000_t75" alt="" style="width:7.5pt;height:10.5pt;mso-width-percent:0;mso-height-percent:0;mso-width-percent:0;mso-height-percent:0" o:ole="">
                  <v:imagedata r:id="rId327" o:title=""/>
                </v:shape>
                <o:OLEObject Type="Embed" ProgID="Equation.DSMT4" ShapeID="_x0000_i1199" DrawAspect="Content" ObjectID="_1722775541" r:id="rId34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0" type="#_x0000_t75" alt="" style="width:10.5pt;height:14.25pt;mso-width-percent:0;mso-height-percent:0;mso-width-percent:0;mso-height-percent:0" o:ole="">
                  <v:imagedata r:id="rId319" o:title=""/>
                </v:shape>
                <o:OLEObject Type="Embed" ProgID="Equation.DSMT4" ShapeID="_x0000_i1200" DrawAspect="Content" ObjectID="_1722775542" r:id="rId34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1" type="#_x0000_t75" alt="" style="width:14.25pt;height:19.5pt;mso-width-percent:0;mso-height-percent:0;mso-width-percent:0;mso-height-percent:0" o:ole="">
                  <v:imagedata r:id="rId344" o:title=""/>
                </v:shape>
                <o:OLEObject Type="Embed" ProgID="Equation.DSMT4" ShapeID="_x0000_i1201" DrawAspect="Content" ObjectID="_1722775543" r:id="rId34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2" type="#_x0000_t75" alt="" style="width:12pt;height:17.25pt;mso-width-percent:0;mso-height-percent:0;mso-width-percent:0;mso-height-percent:0" o:ole="">
                  <v:imagedata r:id="rId346" o:title=""/>
                </v:shape>
                <o:OLEObject Type="Embed" ProgID="Equation.DSMT4" ShapeID="_x0000_i1202" DrawAspect="Content" ObjectID="_1722775544" r:id="rId34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3" type="#_x0000_t75" alt="" style="width:14.25pt;height:17.25pt;mso-width-percent:0;mso-height-percent:0;mso-width-percent:0;mso-height-percent:0" o:ole="">
                  <v:imagedata r:id="rId348" o:title=""/>
                </v:shape>
                <o:OLEObject Type="Embed" ProgID="Equation.DSMT4" ShapeID="_x0000_i1203" DrawAspect="Content" ObjectID="_1722775545" r:id="rId34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4" type="#_x0000_t75" alt="" style="width:10.5pt;height:10.5pt;mso-width-percent:0;mso-height-percent:0;mso-width-percent:0;mso-height-percent:0" o:ole="">
                  <v:imagedata r:id="rId313" o:title=""/>
                </v:shape>
                <o:OLEObject Type="Embed" ProgID="Equation.DSMT4" ShapeID="_x0000_i1204" DrawAspect="Content" ObjectID="_1722775546" r:id="rId35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5" type="#_x0000_t75" alt="" style="width:210.75pt;height:37.5pt;mso-width-percent:0;mso-height-percent:0;mso-width-percent:0;mso-height-percent:0" o:ole="">
            <v:imagedata r:id="rId351" o:title=""/>
          </v:shape>
          <o:OLEObject Type="Embed" ProgID="Equation.DSMT4" ShapeID="_x0000_i1205" DrawAspect="Content" ObjectID="_1722775547" r:id="rId35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6" type="#_x0000_t75" alt="" style="width:10.5pt;height:17.25pt;mso-width-percent:0;mso-height-percent:0;mso-width-percent:0;mso-height-percent:0" o:ole="">
            <v:imagedata r:id="rId353" o:title=""/>
          </v:shape>
          <o:OLEObject Type="Embed" ProgID="Equation.DSMT4" ShapeID="_x0000_i1206" DrawAspect="Content" ObjectID="_1722775548" r:id="rId35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7" type="#_x0000_t75" alt="" style="width:294.75pt;height:37.5pt;mso-width-percent:0;mso-height-percent:0;mso-width-percent:0;mso-height-percent:0" o:ole="">
            <v:imagedata r:id="rId355" o:title=""/>
          </v:shape>
          <o:OLEObject Type="Embed" ProgID="Equation.DSMT4" ShapeID="_x0000_i1207" DrawAspect="Content" ObjectID="_1722775549" r:id="rId35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lang w:eastAsia="en-US"/>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244" w:name="OLE_LINK5"/>
      <w:bookmarkStart w:id="245" w:name="OLE_LINK6"/>
      <w:r>
        <w:rPr>
          <w:rFonts w:ascii="Times New Roman" w:hAnsi="Times New Roman"/>
        </w:rPr>
        <w:t xml:space="preserve">Pairwise bivariate distributions </w:t>
      </w:r>
      <w:bookmarkEnd w:id="244"/>
      <w:bookmarkEnd w:id="245"/>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5F79AB9" w14:textId="77777777" w:rsidR="00B8272A" w:rsidRPr="00B8272A" w:rsidRDefault="00E0326E" w:rsidP="00B8272A">
      <w:pPr>
        <w:pStyle w:val="EndNoteBibliography"/>
        <w:spacing w:after="0"/>
        <w:ind w:left="720" w:hanging="720"/>
      </w:pPr>
      <w:r w:rsidRPr="009B3F0B">
        <w:rPr>
          <w:rFonts w:ascii="Times New Roman" w:hAnsi="Times New Roman" w:cs="Times New Roman"/>
        </w:rPr>
        <w:fldChar w:fldCharType="begin"/>
      </w:r>
      <w:r w:rsidRPr="009B3F0B">
        <w:rPr>
          <w:rFonts w:ascii="Times New Roman" w:hAnsi="Times New Roman" w:cs="Times New Roman"/>
        </w:rPr>
        <w:instrText xml:space="preserve"> ADDIN EN.REFLIST </w:instrText>
      </w:r>
      <w:r w:rsidRPr="009B3F0B">
        <w:rPr>
          <w:rFonts w:ascii="Times New Roman" w:hAnsi="Times New Roman" w:cs="Times New Roman"/>
        </w:rPr>
        <w:fldChar w:fldCharType="separate"/>
      </w:r>
      <w:r w:rsidR="00B8272A" w:rsidRPr="00B8272A">
        <w:t xml:space="preserve">Ahmed, S., Salehi, S., &amp; Ezeakacha, C. (2020). Review of gas migration and wellbore leakage in liner hanger dual barrier system: Challenges and implications for industry. </w:t>
      </w:r>
      <w:r w:rsidR="00B8272A" w:rsidRPr="00B8272A">
        <w:rPr>
          <w:i/>
        </w:rPr>
        <w:t>Journal of Natural Gas Science and Engineering, 78</w:t>
      </w:r>
      <w:r w:rsidR="00B8272A" w:rsidRPr="00B8272A">
        <w:t xml:space="preserve">, 103284. </w:t>
      </w:r>
    </w:p>
    <w:p w14:paraId="48ACFB9D" w14:textId="77777777" w:rsidR="00B8272A" w:rsidRPr="00B8272A" w:rsidRDefault="00B8272A" w:rsidP="00B8272A">
      <w:pPr>
        <w:pStyle w:val="EndNoteBibliography"/>
        <w:spacing w:after="0"/>
        <w:ind w:left="720" w:hanging="720"/>
      </w:pPr>
      <w:r w:rsidRPr="00B8272A">
        <w:t xml:space="preserve">Allahvirdizadeh, P. (2020). A review on geothermal wells: Well integrity issues. </w:t>
      </w:r>
      <w:r w:rsidRPr="00B8272A">
        <w:rPr>
          <w:i/>
        </w:rPr>
        <w:t>Journal of cleaner production, 275</w:t>
      </w:r>
      <w:r w:rsidRPr="00B8272A">
        <w:t xml:space="preserve">, 124009. </w:t>
      </w:r>
    </w:p>
    <w:p w14:paraId="681012AF" w14:textId="77777777" w:rsidR="00B8272A" w:rsidRPr="00B8272A" w:rsidRDefault="00B8272A" w:rsidP="00B8272A">
      <w:pPr>
        <w:pStyle w:val="EndNoteBibliography"/>
        <w:spacing w:after="0"/>
        <w:ind w:left="720" w:hanging="720"/>
      </w:pPr>
      <w:r w:rsidRPr="00B8272A">
        <w:t xml:space="preserve">Banthia, N., &amp; Mindess, S. (1989). Water permeability of cement paste. </w:t>
      </w:r>
      <w:r w:rsidRPr="00B8272A">
        <w:rPr>
          <w:i/>
        </w:rPr>
        <w:t>Cement and concrete research, 19</w:t>
      </w:r>
      <w:r w:rsidRPr="00B8272A">
        <w:t xml:space="preserve">(5), 727-736. </w:t>
      </w:r>
    </w:p>
    <w:p w14:paraId="0ECFC42C" w14:textId="77777777" w:rsidR="00B8272A" w:rsidRPr="00B8272A" w:rsidRDefault="00B8272A" w:rsidP="00B8272A">
      <w:pPr>
        <w:pStyle w:val="EndNoteBibliography"/>
        <w:spacing w:after="0"/>
        <w:ind w:left="720" w:hanging="720"/>
      </w:pPr>
      <w:r w:rsidRPr="00B8272A">
        <w:t xml:space="preserve">Bear, J., &amp; Corapcioglu, M. (1981). A mathematical model for consolidation in a thermoelastic aquifer due to hot water injection or pumping. </w:t>
      </w:r>
      <w:r w:rsidRPr="00B8272A">
        <w:rPr>
          <w:i/>
        </w:rPr>
        <w:t>Water Resources Research, 17</w:t>
      </w:r>
      <w:r w:rsidRPr="00B8272A">
        <w:t xml:space="preserve">(3), 723-736. </w:t>
      </w:r>
    </w:p>
    <w:p w14:paraId="28FAAAC9" w14:textId="77777777" w:rsidR="00B8272A" w:rsidRPr="00B8272A" w:rsidRDefault="00B8272A" w:rsidP="00B8272A">
      <w:pPr>
        <w:pStyle w:val="EndNoteBibliography"/>
        <w:spacing w:after="0"/>
        <w:ind w:left="720" w:hanging="720"/>
      </w:pPr>
      <w:r w:rsidRPr="00B8272A">
        <w:t xml:space="preserve">Biot, M. A. (1977). Variational Lagrangian-thermodynamics of nonisothermal finite strain mechanics of porous solids and thermomolecular diffusion. </w:t>
      </w:r>
      <w:r w:rsidRPr="00B8272A">
        <w:rPr>
          <w:i/>
        </w:rPr>
        <w:t>International Journal of Solids and Structures, 13</w:t>
      </w:r>
      <w:r w:rsidRPr="00B8272A">
        <w:t xml:space="preserve">(6), 579-597. </w:t>
      </w:r>
    </w:p>
    <w:p w14:paraId="34ABF7DF" w14:textId="77777777" w:rsidR="00B8272A" w:rsidRPr="00B8272A" w:rsidRDefault="00B8272A" w:rsidP="00B8272A">
      <w:pPr>
        <w:pStyle w:val="EndNoteBibliography"/>
        <w:spacing w:after="0"/>
        <w:ind w:left="720" w:hanging="720"/>
      </w:pPr>
      <w:r w:rsidRPr="00B8272A">
        <w:t xml:space="preserve">Cai, W., Deng, J., Luo, M., Feng, Y., Li, J., &amp; Liu, Q. (2022). Recent advances of cementing technologies for ultra-HTHP formations. </w:t>
      </w:r>
      <w:r w:rsidRPr="00B8272A">
        <w:rPr>
          <w:i/>
        </w:rPr>
        <w:t>International Journal of Oil, Gas and Coal Technology, 29</w:t>
      </w:r>
      <w:r w:rsidRPr="00B8272A">
        <w:t xml:space="preserve">(1), 27-51. </w:t>
      </w:r>
    </w:p>
    <w:p w14:paraId="729F3DED" w14:textId="77777777" w:rsidR="00B8272A" w:rsidRPr="00B8272A" w:rsidRDefault="00B8272A" w:rsidP="00B8272A">
      <w:pPr>
        <w:pStyle w:val="EndNoteBibliography"/>
        <w:spacing w:after="0"/>
        <w:ind w:left="720" w:hanging="720"/>
      </w:pPr>
      <w:r w:rsidRPr="00B8272A">
        <w:t xml:space="preserve">Carnahan, C. (1983). Thermodynamic coupling of heat and matter flows in near-field regions of nuclear waste repositories. </w:t>
      </w:r>
      <w:r w:rsidRPr="00B8272A">
        <w:rPr>
          <w:i/>
        </w:rPr>
        <w:t>MRS Online Proceedings Library (OPL), 26</w:t>
      </w:r>
      <w:r w:rsidRPr="00B8272A">
        <w:t xml:space="preserve">. </w:t>
      </w:r>
    </w:p>
    <w:p w14:paraId="39128436" w14:textId="77777777" w:rsidR="00B8272A" w:rsidRPr="00B8272A" w:rsidRDefault="00B8272A" w:rsidP="00B8272A">
      <w:pPr>
        <w:pStyle w:val="EndNoteBibliography"/>
        <w:spacing w:after="0"/>
        <w:ind w:left="720" w:hanging="720"/>
      </w:pPr>
      <w:r w:rsidRPr="00B8272A">
        <w:t xml:space="preserve">Chen, G., &amp; Ewy, R. T. (2005). Thermoporoelastic effect on wellbore stability. </w:t>
      </w:r>
      <w:r w:rsidRPr="00B8272A">
        <w:rPr>
          <w:i/>
        </w:rPr>
        <w:t>SpE Journal, 10</w:t>
      </w:r>
      <w:r w:rsidRPr="00B8272A">
        <w:t xml:space="preserve">(02), 121-129. </w:t>
      </w:r>
    </w:p>
    <w:p w14:paraId="021666DB" w14:textId="77777777" w:rsidR="00B8272A" w:rsidRPr="00B8272A" w:rsidRDefault="00B8272A" w:rsidP="00B8272A">
      <w:pPr>
        <w:pStyle w:val="EndNoteBibliography"/>
        <w:spacing w:after="0"/>
        <w:ind w:left="720" w:hanging="720"/>
      </w:pPr>
      <w:r w:rsidRPr="00B8272A">
        <w:t xml:space="preserve">Cheng, A. H.-D. (2016). </w:t>
      </w:r>
      <w:r w:rsidRPr="00B8272A">
        <w:rPr>
          <w:i/>
        </w:rPr>
        <w:t>Poroelasticity</w:t>
      </w:r>
      <w:r w:rsidRPr="00B8272A">
        <w:t xml:space="preserve"> (Vol. 27): Springer.</w:t>
      </w:r>
    </w:p>
    <w:p w14:paraId="2753C442" w14:textId="77777777" w:rsidR="00B8272A" w:rsidRPr="00B8272A" w:rsidRDefault="00B8272A" w:rsidP="00B8272A">
      <w:pPr>
        <w:pStyle w:val="EndNoteBibliography"/>
        <w:spacing w:after="0"/>
        <w:ind w:left="720" w:hanging="720"/>
      </w:pPr>
      <w:r w:rsidRPr="00B8272A">
        <w:t xml:space="preserve">DeBruijn, G., Skeates, C., Greenaway, R., Harrison, D., Parris, M., James, S., . . . Temple, L. (2008). High-pressure, high-temperature technologies. </w:t>
      </w:r>
      <w:r w:rsidRPr="00B8272A">
        <w:rPr>
          <w:i/>
        </w:rPr>
        <w:t>Oilfield Review, 20</w:t>
      </w:r>
      <w:r w:rsidRPr="00B8272A">
        <w:t xml:space="preserve">(3), 46-60. </w:t>
      </w:r>
    </w:p>
    <w:p w14:paraId="432FF30E" w14:textId="77777777" w:rsidR="00B8272A" w:rsidRPr="00B8272A" w:rsidRDefault="00B8272A" w:rsidP="00B8272A">
      <w:pPr>
        <w:pStyle w:val="EndNoteBibliography"/>
        <w:spacing w:after="0"/>
        <w:ind w:left="720" w:hanging="720"/>
      </w:pPr>
      <w:r w:rsidRPr="00B8272A">
        <w:t xml:space="preserve">Delaney, P. T. (1982). Rapid intrusion of magma into wet rock: Groundwater flow due to pore pressure increases. </w:t>
      </w:r>
      <w:r w:rsidRPr="00B8272A">
        <w:rPr>
          <w:i/>
        </w:rPr>
        <w:t>Journal of Geophysical Research: Solid Earth, 87</w:t>
      </w:r>
      <w:r w:rsidRPr="00B8272A">
        <w:t xml:space="preserve">(B9), 7739-7756. </w:t>
      </w:r>
    </w:p>
    <w:p w14:paraId="04CA5399" w14:textId="77777777" w:rsidR="00B8272A" w:rsidRPr="00B8272A" w:rsidRDefault="00B8272A" w:rsidP="00B8272A">
      <w:pPr>
        <w:pStyle w:val="EndNoteBibliography"/>
        <w:spacing w:after="0"/>
        <w:ind w:left="720" w:hanging="720"/>
      </w:pPr>
      <w:r w:rsidRPr="00B8272A">
        <w:t xml:space="preserve">Denbigh, K. (1949). Thermo-osmosis of gases through a membrane. </w:t>
      </w:r>
      <w:r w:rsidRPr="00B8272A">
        <w:rPr>
          <w:i/>
        </w:rPr>
        <w:t>Nature, 163</w:t>
      </w:r>
      <w:r w:rsidRPr="00B8272A">
        <w:t xml:space="preserve">(4132), 60-60. </w:t>
      </w:r>
    </w:p>
    <w:p w14:paraId="4F9B7E09" w14:textId="77777777" w:rsidR="00B8272A" w:rsidRPr="00B8272A" w:rsidRDefault="00B8272A" w:rsidP="00B8272A">
      <w:pPr>
        <w:pStyle w:val="EndNoteBibliography"/>
        <w:spacing w:after="0"/>
        <w:ind w:left="720" w:hanging="720"/>
      </w:pPr>
      <w:r w:rsidRPr="00B8272A">
        <w:t xml:space="preserve">Derski, W. (1979). Equations of linear thermoconsolidation. </w:t>
      </w:r>
      <w:r w:rsidRPr="00B8272A">
        <w:rPr>
          <w:i/>
        </w:rPr>
        <w:t>Archives of Mech., 31</w:t>
      </w:r>
      <w:r w:rsidRPr="00B8272A">
        <w:t xml:space="preserve">(3), 303-316. </w:t>
      </w:r>
    </w:p>
    <w:p w14:paraId="21FAB3ED" w14:textId="77777777" w:rsidR="00B8272A" w:rsidRPr="00B8272A" w:rsidRDefault="00B8272A" w:rsidP="00B8272A">
      <w:pPr>
        <w:pStyle w:val="EndNoteBibliography"/>
        <w:spacing w:after="0"/>
        <w:ind w:left="720" w:hanging="720"/>
      </w:pPr>
      <w:r w:rsidRPr="00B8272A">
        <w:t xml:space="preserve">Detournay, E., &amp; Cheng, A.-D. (1988). Poroelastic response of a borehole in a non-hydrostatic stress field. </w:t>
      </w:r>
      <w:r w:rsidRPr="00B8272A">
        <w:rPr>
          <w:i/>
        </w:rPr>
        <w:t>International Journal of Rock Mechanics and Mining Sciences &amp; Geomechanics Abstracts, 25</w:t>
      </w:r>
      <w:r w:rsidRPr="00B8272A">
        <w:t xml:space="preserve">(3), 171-182. </w:t>
      </w:r>
    </w:p>
    <w:p w14:paraId="71028C8E" w14:textId="77777777" w:rsidR="00B8272A" w:rsidRPr="00B8272A" w:rsidRDefault="00B8272A" w:rsidP="00B8272A">
      <w:pPr>
        <w:pStyle w:val="EndNoteBibliography"/>
        <w:spacing w:after="0"/>
        <w:ind w:left="720" w:hanging="720"/>
      </w:pPr>
      <w:r w:rsidRPr="00B8272A">
        <w:t xml:space="preserve">Detournay, E., &amp; Cheng, A. H.-D. (1993). Fundamentals of poroelasticity. In </w:t>
      </w:r>
      <w:r w:rsidRPr="00B8272A">
        <w:rPr>
          <w:i/>
        </w:rPr>
        <w:t>Analysis and design methods</w:t>
      </w:r>
      <w:r w:rsidRPr="00B8272A">
        <w:t xml:space="preserve"> (pp. 113-171): Elsevier.</w:t>
      </w:r>
    </w:p>
    <w:p w14:paraId="1D3451C1" w14:textId="77777777" w:rsidR="00B8272A" w:rsidRPr="00B8272A" w:rsidRDefault="00B8272A" w:rsidP="00B8272A">
      <w:pPr>
        <w:pStyle w:val="EndNoteBibliography"/>
        <w:spacing w:after="0"/>
        <w:ind w:left="720" w:hanging="720"/>
      </w:pPr>
      <w:r w:rsidRPr="00B8272A">
        <w:t xml:space="preserve">Drake, J. A., Bradford, A., &amp; Marsalek, J. (2013). Review of environmental performance of permeable pavement systems: state of the knowledge. </w:t>
      </w:r>
      <w:r w:rsidRPr="00B8272A">
        <w:rPr>
          <w:i/>
        </w:rPr>
        <w:t>Water Quality Research Journal of Canada, 48</w:t>
      </w:r>
      <w:r w:rsidRPr="00B8272A">
        <w:t xml:space="preserve">(3), 203-222. </w:t>
      </w:r>
    </w:p>
    <w:p w14:paraId="50538E8F" w14:textId="77777777" w:rsidR="00B8272A" w:rsidRPr="00B8272A" w:rsidRDefault="00B8272A" w:rsidP="00B8272A">
      <w:pPr>
        <w:pStyle w:val="EndNoteBibliography"/>
        <w:spacing w:after="0"/>
        <w:ind w:left="720" w:hanging="720"/>
      </w:pPr>
      <w:r w:rsidRPr="00B8272A">
        <w:t xml:space="preserve">Eshraghi, D. (2013). </w:t>
      </w:r>
      <w:r w:rsidRPr="00B8272A">
        <w:rPr>
          <w:i/>
        </w:rPr>
        <w:t>P&amp;A-status on regulations and technology, and identification of potential improvements.</w:t>
      </w:r>
      <w:r w:rsidRPr="00B8272A">
        <w:t xml:space="preserve"> University of Stavanger, Norway, </w:t>
      </w:r>
    </w:p>
    <w:p w14:paraId="144B997D" w14:textId="77777777" w:rsidR="00B8272A" w:rsidRPr="00B8272A" w:rsidRDefault="00B8272A" w:rsidP="00B8272A">
      <w:pPr>
        <w:pStyle w:val="EndNoteBibliography"/>
        <w:spacing w:after="0"/>
        <w:ind w:left="720" w:hanging="720"/>
      </w:pPr>
      <w:r w:rsidRPr="00B8272A">
        <w:t xml:space="preserve">Gao, J., Deng, J., Lan, K., Song, Z., Feng, Y., &amp; Chang, L. (2017). A porothermoelastic solution for the inclined borehole in a transversely isotropic medium subjected to thermal osmosis and thermal filtration effects. </w:t>
      </w:r>
      <w:r w:rsidRPr="00B8272A">
        <w:rPr>
          <w:i/>
        </w:rPr>
        <w:t>Geothermics, 67</w:t>
      </w:r>
      <w:r w:rsidRPr="00B8272A">
        <w:t xml:space="preserve">, 114-134. </w:t>
      </w:r>
    </w:p>
    <w:p w14:paraId="181C8726" w14:textId="77777777" w:rsidR="00B8272A" w:rsidRPr="00B8272A" w:rsidRDefault="00B8272A" w:rsidP="00B8272A">
      <w:pPr>
        <w:pStyle w:val="EndNoteBibliography"/>
        <w:spacing w:after="0"/>
        <w:ind w:left="720" w:hanging="720"/>
      </w:pPr>
      <w:r w:rsidRPr="00B8272A">
        <w:t xml:space="preserve">Ge, Z., Yao, X., Wang, X., Zhang, W., &amp; Yang, T. (2018). Thermal performance and microstructure of oil well cement paste containing subsphaeroidal konilite flour in HTHP conditions. </w:t>
      </w:r>
      <w:r w:rsidRPr="00B8272A">
        <w:rPr>
          <w:i/>
        </w:rPr>
        <w:t>Construction and Building Materials, 172</w:t>
      </w:r>
      <w:r w:rsidRPr="00B8272A">
        <w:t xml:space="preserve">, 787-794. </w:t>
      </w:r>
    </w:p>
    <w:p w14:paraId="64FA5320" w14:textId="77777777" w:rsidR="00B8272A" w:rsidRPr="00B8272A" w:rsidRDefault="00B8272A" w:rsidP="00B8272A">
      <w:pPr>
        <w:pStyle w:val="EndNoteBibliography"/>
        <w:spacing w:after="0"/>
        <w:ind w:left="720" w:hanging="720"/>
      </w:pPr>
      <w:r w:rsidRPr="00B8272A">
        <w:t xml:space="preserve">Ghabezloo, S., &amp; Sulem, J. (2010). Temperature induced pore fluid pressurization in geomaterials. </w:t>
      </w:r>
      <w:r w:rsidRPr="00B8272A">
        <w:rPr>
          <w:i/>
        </w:rPr>
        <w:t>arXiv preprint arXiv:1011.6501</w:t>
      </w:r>
      <w:r w:rsidRPr="00B8272A">
        <w:t xml:space="preserve">. </w:t>
      </w:r>
    </w:p>
    <w:p w14:paraId="27A6A109" w14:textId="77777777" w:rsidR="00B8272A" w:rsidRPr="00B8272A" w:rsidRDefault="00B8272A" w:rsidP="00B8272A">
      <w:pPr>
        <w:pStyle w:val="EndNoteBibliography"/>
        <w:spacing w:after="0"/>
        <w:ind w:left="720" w:hanging="720"/>
      </w:pPr>
      <w:r w:rsidRPr="00B8272A">
        <w:lastRenderedPageBreak/>
        <w:t xml:space="preserve">Ghassemi, A., &amp; Diek, A. (2002). Porothermoelasticity for swelling shales. </w:t>
      </w:r>
      <w:r w:rsidRPr="00B8272A">
        <w:rPr>
          <w:i/>
        </w:rPr>
        <w:t>Journal of Petroleum Science and Engineering, 34</w:t>
      </w:r>
      <w:r w:rsidRPr="00B8272A">
        <w:t xml:space="preserve">(1-4), 123-135. </w:t>
      </w:r>
    </w:p>
    <w:p w14:paraId="1A8AEFD5" w14:textId="77777777" w:rsidR="00B8272A" w:rsidRPr="00B8272A" w:rsidRDefault="00B8272A" w:rsidP="00B8272A">
      <w:pPr>
        <w:pStyle w:val="EndNoteBibliography"/>
        <w:spacing w:after="0"/>
        <w:ind w:left="720" w:hanging="720"/>
      </w:pPr>
      <w:r w:rsidRPr="00B8272A">
        <w:t xml:space="preserve">Ghassemi, A., Tao, Q., &amp; Diek, A. (2009). Influence of coupled chemo-poro-thermoelastic processes on pore pressure and stress distributions around a wellbore in swelling shale. </w:t>
      </w:r>
      <w:r w:rsidRPr="00B8272A">
        <w:rPr>
          <w:i/>
        </w:rPr>
        <w:t>Journal of Petroleum Science and Engineering, 67</w:t>
      </w:r>
      <w:r w:rsidRPr="00B8272A">
        <w:t xml:space="preserve">(1-2), 57-64. </w:t>
      </w:r>
    </w:p>
    <w:p w14:paraId="722AD8B1" w14:textId="77777777" w:rsidR="00B8272A" w:rsidRPr="00B8272A" w:rsidRDefault="00B8272A" w:rsidP="00B8272A">
      <w:pPr>
        <w:pStyle w:val="EndNoteBibliography"/>
        <w:spacing w:after="0"/>
        <w:ind w:left="720" w:hanging="720"/>
      </w:pPr>
      <w:r w:rsidRPr="00B8272A">
        <w:t xml:space="preserve">Gomar, M., Goodarznia, I., &amp; Shadizadeh, S. R. (2014). Transient thermo-poroelastic finite element analysis of borehole breakouts. </w:t>
      </w:r>
      <w:r w:rsidRPr="00B8272A">
        <w:rPr>
          <w:i/>
        </w:rPr>
        <w:t>International Journal of Rock Mechanics and Mining Sciences, 71</w:t>
      </w:r>
      <w:r w:rsidRPr="00B8272A">
        <w:t xml:space="preserve">, 418-428. </w:t>
      </w:r>
    </w:p>
    <w:p w14:paraId="4372CCEC" w14:textId="77777777" w:rsidR="00B8272A" w:rsidRPr="00B8272A" w:rsidRDefault="00B8272A" w:rsidP="00B8272A">
      <w:pPr>
        <w:pStyle w:val="EndNoteBibliography"/>
        <w:spacing w:after="0"/>
        <w:ind w:left="720" w:hanging="720"/>
      </w:pPr>
      <w:r w:rsidRPr="00B8272A">
        <w:t xml:space="preserve">Gonçalvès, J., &amp; Trémosa, J. (2010). Estimating thermo-osmotic coefficients in clay-rocks: I. Theoretical insights. </w:t>
      </w:r>
      <w:r w:rsidRPr="00B8272A">
        <w:rPr>
          <w:i/>
        </w:rPr>
        <w:t>Journal of colloid and interface science, 342</w:t>
      </w:r>
      <w:r w:rsidRPr="00B8272A">
        <w:t xml:space="preserve">(1), 166-174. </w:t>
      </w:r>
    </w:p>
    <w:p w14:paraId="2E04E0CD" w14:textId="77777777" w:rsidR="00B8272A" w:rsidRPr="00B8272A" w:rsidRDefault="00B8272A" w:rsidP="00B8272A">
      <w:pPr>
        <w:pStyle w:val="EndNoteBibliography"/>
        <w:spacing w:after="0"/>
        <w:ind w:left="720" w:hanging="720"/>
      </w:pPr>
      <w:r w:rsidRPr="00B8272A">
        <w:t xml:space="preserve">Goto, S., &amp; Roy, D. M. (1981). The effect of w/c ratio and curing temperature on the permeability of hardened cement paste. </w:t>
      </w:r>
      <w:r w:rsidRPr="00B8272A">
        <w:rPr>
          <w:i/>
        </w:rPr>
        <w:t>Cement and concrete research, 11</w:t>
      </w:r>
      <w:r w:rsidRPr="00B8272A">
        <w:t xml:space="preserve">(4), 575-579. </w:t>
      </w:r>
    </w:p>
    <w:p w14:paraId="22991921" w14:textId="02CD8DDF" w:rsidR="00B8272A" w:rsidRPr="00B8272A" w:rsidRDefault="00B8272A" w:rsidP="00B8272A">
      <w:pPr>
        <w:pStyle w:val="EndNoteBibliography"/>
        <w:spacing w:after="0"/>
        <w:ind w:left="720" w:hanging="720"/>
      </w:pPr>
      <w:r w:rsidRPr="00B8272A">
        <w:t xml:space="preserve">Gruber, S., &amp; Plank, J. (2021). Challenges in Cementing Deep Offshore Wells. </w:t>
      </w:r>
      <w:r w:rsidRPr="00B8272A">
        <w:rPr>
          <w:i/>
        </w:rPr>
        <w:t>Vietnam Symposium on Advances in Offshore Engineering</w:t>
      </w:r>
      <w:r w:rsidRPr="00B8272A">
        <w:t>, 459-466. doi:</w:t>
      </w:r>
      <w:hyperlink r:id="rId358" w:history="1">
        <w:r w:rsidRPr="00B8272A">
          <w:rPr>
            <w:rStyle w:val="Hyperlink"/>
          </w:rPr>
          <w:t>https://doi.org/10.1007/978-981-16-7735-9_5</w:t>
        </w:r>
      </w:hyperlink>
    </w:p>
    <w:p w14:paraId="67A97929" w14:textId="77777777" w:rsidR="00B8272A" w:rsidRPr="00B8272A" w:rsidRDefault="00B8272A" w:rsidP="00B8272A">
      <w:pPr>
        <w:pStyle w:val="EndNoteBibliography"/>
        <w:spacing w:after="0"/>
        <w:ind w:left="720" w:hanging="720"/>
      </w:pPr>
      <w:r w:rsidRPr="00B8272A">
        <w:t xml:space="preserve">Hargis, C. W., Chen, I. A., Devenney, M., Fernandez, M. J., Gilliam, R. J., &amp; Thatcher, R. P. (2021). Calcium Carbonate Cement: A Carbon Capture, Utilization, and Storage (CCUS) Technique. </w:t>
      </w:r>
      <w:r w:rsidRPr="00B8272A">
        <w:rPr>
          <w:i/>
        </w:rPr>
        <w:t>Materials, 14</w:t>
      </w:r>
      <w:r w:rsidRPr="00B8272A">
        <w:t xml:space="preserve">(11), 2709. </w:t>
      </w:r>
    </w:p>
    <w:p w14:paraId="4C85BC43" w14:textId="77777777" w:rsidR="00B8272A" w:rsidRPr="00B8272A" w:rsidRDefault="00B8272A" w:rsidP="00B8272A">
      <w:pPr>
        <w:pStyle w:val="EndNoteBibliography"/>
        <w:spacing w:after="0"/>
        <w:ind w:left="720" w:hanging="720"/>
      </w:pPr>
      <w:r w:rsidRPr="00B8272A">
        <w:t xml:space="preserve">Katende, A., Lu, Y., Bunger, A., &amp; Radonjic, M. (2020). Experimental quantification of the effect of oil based drilling fluid contamination on properties of wellbore cement. </w:t>
      </w:r>
      <w:r w:rsidRPr="00B8272A">
        <w:rPr>
          <w:i/>
        </w:rPr>
        <w:t>Journal of Natural Gas Science and Engineering, 79</w:t>
      </w:r>
      <w:r w:rsidRPr="00B8272A">
        <w:t xml:space="preserve">, 103328. </w:t>
      </w:r>
    </w:p>
    <w:p w14:paraId="5FCC78BA" w14:textId="77777777" w:rsidR="00B8272A" w:rsidRPr="00B8272A" w:rsidRDefault="00B8272A" w:rsidP="00B8272A">
      <w:pPr>
        <w:pStyle w:val="EndNoteBibliography"/>
        <w:spacing w:after="0"/>
        <w:ind w:left="720" w:hanging="720"/>
      </w:pPr>
      <w:r w:rsidRPr="00B8272A">
        <w:t xml:space="preserve">Khalifeh, M., &amp; Saasen, A. (2020). </w:t>
      </w:r>
      <w:r w:rsidRPr="00B8272A">
        <w:rPr>
          <w:i/>
        </w:rPr>
        <w:t>Introduction to permanent plug and abandonment of wells</w:t>
      </w:r>
      <w:r w:rsidRPr="00B8272A">
        <w:t>: Springer Nature.</w:t>
      </w:r>
    </w:p>
    <w:p w14:paraId="38F2F5A5" w14:textId="77777777" w:rsidR="00B8272A" w:rsidRPr="00B8272A" w:rsidRDefault="00B8272A" w:rsidP="00B8272A">
      <w:pPr>
        <w:pStyle w:val="EndNoteBibliography"/>
        <w:spacing w:after="0"/>
        <w:ind w:left="720" w:hanging="720"/>
      </w:pPr>
      <w:r w:rsidRPr="00B8272A">
        <w:t xml:space="preserve">Khalili, N., Geiser, F., &amp; Blight, G. (2004). Effective stress in unsaturated soils: Review with new evidence. </w:t>
      </w:r>
      <w:r w:rsidRPr="00B8272A">
        <w:rPr>
          <w:i/>
        </w:rPr>
        <w:t>International journal of Geomechanics, 4</w:t>
      </w:r>
      <w:r w:rsidRPr="00B8272A">
        <w:t xml:space="preserve">(2), 115-126. </w:t>
      </w:r>
    </w:p>
    <w:p w14:paraId="3D08E378" w14:textId="77777777" w:rsidR="00B8272A" w:rsidRPr="00B8272A" w:rsidRDefault="00B8272A" w:rsidP="00B8272A">
      <w:pPr>
        <w:pStyle w:val="EndNoteBibliography"/>
        <w:spacing w:after="0"/>
        <w:ind w:left="720" w:hanging="720"/>
      </w:pPr>
      <w:r w:rsidRPr="00B8272A">
        <w:t xml:space="preserve">Kiran, R., Teodoriu, C., Dadmohammadi, Y., Nygaard, R., Wood, D., Mokhtari, M., &amp; Salehi, S. (2017). Identification and evaluation of well integrity and causes of failure of well integrity barriers (A review). </w:t>
      </w:r>
      <w:r w:rsidRPr="00B8272A">
        <w:rPr>
          <w:i/>
        </w:rPr>
        <w:t>Journal of Natural Gas Science and Engineering, 45</w:t>
      </w:r>
      <w:r w:rsidRPr="00B8272A">
        <w:t xml:space="preserve">, 511-526. </w:t>
      </w:r>
    </w:p>
    <w:p w14:paraId="624946F1" w14:textId="77777777" w:rsidR="00B8272A" w:rsidRPr="00B8272A" w:rsidRDefault="00B8272A" w:rsidP="00B8272A">
      <w:pPr>
        <w:pStyle w:val="EndNoteBibliography"/>
        <w:spacing w:after="0"/>
        <w:ind w:left="720" w:hanging="720"/>
      </w:pPr>
      <w:r w:rsidRPr="00B8272A">
        <w:t xml:space="preserve">Koťátková, J., Zatloukal, J., Reiterman, P., &amp; Kolář, K. (2017). Concrete and cement composites used for radioactive waste deposition. </w:t>
      </w:r>
      <w:r w:rsidRPr="00B8272A">
        <w:rPr>
          <w:i/>
        </w:rPr>
        <w:t>Journal of environmental radioactivity, 178</w:t>
      </w:r>
      <w:r w:rsidRPr="00B8272A">
        <w:t xml:space="preserve">, 147-155. </w:t>
      </w:r>
    </w:p>
    <w:p w14:paraId="1BA94227" w14:textId="77777777" w:rsidR="00B8272A" w:rsidRPr="00B8272A" w:rsidRDefault="00B8272A" w:rsidP="00B8272A">
      <w:pPr>
        <w:pStyle w:val="EndNoteBibliography"/>
        <w:spacing w:after="0"/>
        <w:ind w:left="720" w:hanging="720"/>
      </w:pPr>
      <w:r w:rsidRPr="00B8272A">
        <w:t xml:space="preserve">Krakowiak, K. J., Thomas, J. J., James, S., Abuhaikal, M., &amp; Ulm, F.-J. (2018). Development of silica-enriched cement-based materials with improved aging resistance for application in high-temperature environments. </w:t>
      </w:r>
      <w:r w:rsidRPr="00B8272A">
        <w:rPr>
          <w:i/>
        </w:rPr>
        <w:t>Cement and concrete research, 105</w:t>
      </w:r>
      <w:r w:rsidRPr="00B8272A">
        <w:t xml:space="preserve">, 91-110. </w:t>
      </w:r>
    </w:p>
    <w:p w14:paraId="693CFC20" w14:textId="77777777" w:rsidR="00B8272A" w:rsidRPr="00B8272A" w:rsidRDefault="00B8272A" w:rsidP="00B8272A">
      <w:pPr>
        <w:pStyle w:val="EndNoteBibliography"/>
        <w:spacing w:after="0"/>
        <w:ind w:left="720" w:hanging="720"/>
      </w:pPr>
      <w:r w:rsidRPr="00B8272A">
        <w:t xml:space="preserve">Kurashige, M. (1989). A thermoelastic theory of fluid-filled porous materials. </w:t>
      </w:r>
      <w:r w:rsidRPr="00B8272A">
        <w:rPr>
          <w:i/>
        </w:rPr>
        <w:t>International Journal of Solids and Structures, 25</w:t>
      </w:r>
      <w:r w:rsidRPr="00B8272A">
        <w:t xml:space="preserve">(9), 1039-1052. </w:t>
      </w:r>
    </w:p>
    <w:p w14:paraId="4EC557CB" w14:textId="77777777" w:rsidR="00B8272A" w:rsidRPr="00B8272A" w:rsidRDefault="00B8272A" w:rsidP="00B8272A">
      <w:pPr>
        <w:pStyle w:val="EndNoteBibliography"/>
        <w:spacing w:after="0"/>
        <w:ind w:left="720" w:hanging="720"/>
      </w:pPr>
      <w:r w:rsidRPr="00B8272A">
        <w:t xml:space="preserve">Massion, C., Radonjic, M., Lu, Y., Bunger, A., &amp; Crandall, D. (2021). </w:t>
      </w:r>
      <w:r w:rsidRPr="00B8272A">
        <w:rPr>
          <w:i/>
        </w:rPr>
        <w:t>Impact of Graphene and the Testing Conditions on the Wellbore Cement Mechanical and Microstructural Properties.</w:t>
      </w:r>
      <w:r w:rsidRPr="00B8272A">
        <w:t xml:space="preserve"> Paper presented at the 55th US Rock Mechanics/Geomechanics Symposium, Paper number: ARMA 21–2089  20-23, June, 2021, Houston, Texas.</w:t>
      </w:r>
    </w:p>
    <w:p w14:paraId="7858E2F2" w14:textId="77777777" w:rsidR="00B8272A" w:rsidRPr="00B8272A" w:rsidRDefault="00B8272A" w:rsidP="00B8272A">
      <w:pPr>
        <w:pStyle w:val="EndNoteBibliography"/>
        <w:spacing w:after="0"/>
        <w:ind w:left="720" w:hanging="720"/>
      </w:pPr>
      <w:r w:rsidRPr="00B8272A">
        <w:t xml:space="preserve">Massion, C., Vissa, V. S., Lu, Y., Crandall, D., Bunger, A., &amp; Radonjic, M. (2022). Geomimicry-Inspired Micro-Nano Concrete as Subsurface Hydraulic Barrier Materials: Learning from Shale Rocks as Best Geological Seals. In </w:t>
      </w:r>
      <w:r w:rsidRPr="00B8272A">
        <w:rPr>
          <w:i/>
        </w:rPr>
        <w:t>REWAS 2022: Energy Technologies and CO2 Management (Volume II)</w:t>
      </w:r>
      <w:r w:rsidRPr="00B8272A">
        <w:t xml:space="preserve"> (pp. 129-138): Springer.</w:t>
      </w:r>
    </w:p>
    <w:p w14:paraId="2B2FDEBC" w14:textId="77777777" w:rsidR="00B8272A" w:rsidRPr="00B8272A" w:rsidRDefault="00B8272A" w:rsidP="00B8272A">
      <w:pPr>
        <w:pStyle w:val="EndNoteBibliography"/>
        <w:spacing w:after="0"/>
        <w:ind w:left="720" w:hanging="720"/>
      </w:pPr>
      <w:r w:rsidRPr="00B8272A">
        <w:t xml:space="preserve">Meng, M., Frash, L. P., Carey, J. W., Li, W., Welch, N. J., &amp; Zhang, W. (2021). Cement stress and microstructure evolution during curing in semi-rigid high-pressure environments. </w:t>
      </w:r>
      <w:r w:rsidRPr="00B8272A">
        <w:rPr>
          <w:i/>
        </w:rPr>
        <w:t>Cement and concrete research, 149</w:t>
      </w:r>
      <w:r w:rsidRPr="00B8272A">
        <w:t xml:space="preserve">, 106555. </w:t>
      </w:r>
    </w:p>
    <w:p w14:paraId="3696767F" w14:textId="77777777" w:rsidR="00B8272A" w:rsidRPr="00B8272A" w:rsidRDefault="00B8272A" w:rsidP="00B8272A">
      <w:pPr>
        <w:pStyle w:val="EndNoteBibliography"/>
        <w:spacing w:after="0"/>
        <w:ind w:left="720" w:hanging="720"/>
      </w:pPr>
      <w:r w:rsidRPr="00B8272A">
        <w:t xml:space="preserve">Olson, J., Eustes, A., Fleckenstein, W., Eker, E., Baker, R., &amp; Augustine, C. (2015). Completion Design Considerations for a Horizontal Enhanced Geothermal System. </w:t>
      </w:r>
      <w:r w:rsidRPr="00B8272A">
        <w:rPr>
          <w:i/>
        </w:rPr>
        <w:t>GRC Transactions, 39</w:t>
      </w:r>
      <w:r w:rsidRPr="00B8272A">
        <w:t xml:space="preserve">, 335-344. </w:t>
      </w:r>
    </w:p>
    <w:p w14:paraId="52F3DECB" w14:textId="77777777" w:rsidR="00B8272A" w:rsidRPr="00B8272A" w:rsidRDefault="00B8272A" w:rsidP="00B8272A">
      <w:pPr>
        <w:pStyle w:val="EndNoteBibliography"/>
        <w:spacing w:after="0"/>
        <w:ind w:left="720" w:hanging="720"/>
      </w:pPr>
      <w:r w:rsidRPr="00B8272A">
        <w:lastRenderedPageBreak/>
        <w:t xml:space="preserve">Picandet, V., Rangeard, D., Perrot, A., &amp; Lecompte, T. (2011). Permeability measurement of fresh cement paste. </w:t>
      </w:r>
      <w:r w:rsidRPr="00B8272A">
        <w:rPr>
          <w:i/>
        </w:rPr>
        <w:t>Cement and concrete research, 41</w:t>
      </w:r>
      <w:r w:rsidRPr="00B8272A">
        <w:t xml:space="preserve">(3), 330-338. </w:t>
      </w:r>
    </w:p>
    <w:p w14:paraId="32D21E2D" w14:textId="77777777" w:rsidR="00B8272A" w:rsidRPr="00B8272A" w:rsidRDefault="00B8272A" w:rsidP="00B8272A">
      <w:pPr>
        <w:pStyle w:val="EndNoteBibliography"/>
        <w:spacing w:after="0"/>
        <w:ind w:left="720" w:hanging="720"/>
      </w:pPr>
      <w:r w:rsidRPr="00B8272A">
        <w:t xml:space="preserve">Qin, J., Pang, X., Cheng, G., Bu, Y., &amp; Liu, H. (2021). Influences of different admixtures on the properties of oil well cement systems at HPHT conditions. </w:t>
      </w:r>
      <w:r w:rsidRPr="00B8272A">
        <w:rPr>
          <w:i/>
        </w:rPr>
        <w:t>Cement and Concrete Composites, 123</w:t>
      </w:r>
      <w:r w:rsidRPr="00B8272A">
        <w:t xml:space="preserve">, 104202. </w:t>
      </w:r>
    </w:p>
    <w:p w14:paraId="2C1EBCCF" w14:textId="77777777" w:rsidR="00B8272A" w:rsidRPr="00B8272A" w:rsidRDefault="00B8272A" w:rsidP="00B8272A">
      <w:pPr>
        <w:pStyle w:val="EndNoteBibliography"/>
        <w:spacing w:after="0"/>
        <w:ind w:left="720" w:hanging="720"/>
      </w:pPr>
      <w:r w:rsidRPr="00B8272A">
        <w:t xml:space="preserve">Roshan, H., Andersen, M., &amp; Acworth, R. (2015). Effect of solid–fluid thermal expansion on thermo-osmotic tests: an experimental and analytical study. </w:t>
      </w:r>
      <w:r w:rsidRPr="00B8272A">
        <w:rPr>
          <w:i/>
        </w:rPr>
        <w:t>Journal of Petroleum Science and Engineering, 126</w:t>
      </w:r>
      <w:r w:rsidRPr="00B8272A">
        <w:t xml:space="preserve">, 222-230. </w:t>
      </w:r>
    </w:p>
    <w:p w14:paraId="0B0AC1ED" w14:textId="77777777" w:rsidR="00B8272A" w:rsidRPr="00B8272A" w:rsidRDefault="00B8272A" w:rsidP="00B8272A">
      <w:pPr>
        <w:pStyle w:val="EndNoteBibliography"/>
        <w:spacing w:after="0"/>
        <w:ind w:left="720" w:hanging="720"/>
      </w:pPr>
      <w:r w:rsidRPr="00B8272A">
        <w:t xml:space="preserve">Samarakoon, M., Ranjith, P., &amp; Wanniarachchi, W. (2022). Properties of well cement following carbonated brine exposure under HTHP conditions: A comparative study of alkali-activated and class G cements. </w:t>
      </w:r>
      <w:r w:rsidRPr="00B8272A">
        <w:rPr>
          <w:i/>
        </w:rPr>
        <w:t>Cement and Concrete Composites, 126</w:t>
      </w:r>
      <w:r w:rsidRPr="00B8272A">
        <w:t xml:space="preserve">, 104342. </w:t>
      </w:r>
    </w:p>
    <w:p w14:paraId="6A3A1741" w14:textId="77777777" w:rsidR="00B8272A" w:rsidRPr="00B8272A" w:rsidRDefault="00B8272A" w:rsidP="00B8272A">
      <w:pPr>
        <w:pStyle w:val="EndNoteBibliography"/>
        <w:spacing w:after="0"/>
        <w:ind w:left="720" w:hanging="720"/>
      </w:pPr>
      <w:r w:rsidRPr="00B8272A">
        <w:t xml:space="preserve">Sarout, J., &amp; Detournay, E. (2011). Chemoporoelastic analysis and experimental validation of the pore pressure transmission test for reactive shales. </w:t>
      </w:r>
      <w:r w:rsidRPr="00B8272A">
        <w:rPr>
          <w:i/>
        </w:rPr>
        <w:t>International Journal of Rock Mechanics and Mining Sciences, 48</w:t>
      </w:r>
      <w:r w:rsidRPr="00B8272A">
        <w:t xml:space="preserve">(5), 759-772. </w:t>
      </w:r>
    </w:p>
    <w:p w14:paraId="56440CC1" w14:textId="77777777" w:rsidR="00B8272A" w:rsidRPr="00B8272A" w:rsidRDefault="00B8272A" w:rsidP="00B8272A">
      <w:pPr>
        <w:pStyle w:val="EndNoteBibliography"/>
        <w:spacing w:after="0"/>
        <w:ind w:left="720" w:hanging="720"/>
      </w:pPr>
      <w:r w:rsidRPr="00B8272A">
        <w:t xml:space="preserve">Scholz, M., &amp; Grabowiecki, P. (2007). Review of permeable pavement systems. </w:t>
      </w:r>
      <w:r w:rsidRPr="00B8272A">
        <w:rPr>
          <w:i/>
        </w:rPr>
        <w:t>Building and environment, 42</w:t>
      </w:r>
      <w:r w:rsidRPr="00B8272A">
        <w:t xml:space="preserve">(11), 3830-3836. </w:t>
      </w:r>
    </w:p>
    <w:p w14:paraId="1935DBB2" w14:textId="77777777" w:rsidR="00B8272A" w:rsidRPr="00B8272A" w:rsidRDefault="00B8272A" w:rsidP="00B8272A">
      <w:pPr>
        <w:pStyle w:val="EndNoteBibliography"/>
        <w:spacing w:after="0"/>
        <w:ind w:left="720" w:hanging="720"/>
      </w:pPr>
      <w:r w:rsidRPr="00B8272A">
        <w:t xml:space="preserve">Shapiro, A. (2003). Monte Carlo sampling methods. </w:t>
      </w:r>
      <w:r w:rsidRPr="00B8272A">
        <w:rPr>
          <w:i/>
        </w:rPr>
        <w:t>Handbooks in operations research and management science, 10</w:t>
      </w:r>
      <w:r w:rsidRPr="00B8272A">
        <w:t xml:space="preserve">, 353-425. </w:t>
      </w:r>
    </w:p>
    <w:p w14:paraId="6BFAC13B" w14:textId="77777777" w:rsidR="00B8272A" w:rsidRPr="00B8272A" w:rsidRDefault="00B8272A" w:rsidP="00B8272A">
      <w:pPr>
        <w:pStyle w:val="EndNoteBibliography"/>
        <w:spacing w:after="0"/>
        <w:ind w:left="720" w:hanging="720"/>
      </w:pPr>
      <w:r w:rsidRPr="00B8272A">
        <w:t xml:space="preserve">Skempton, A. (1984). Effective stress in soils, concrete and rocks. </w:t>
      </w:r>
      <w:r w:rsidRPr="00B8272A">
        <w:rPr>
          <w:i/>
        </w:rPr>
        <w:t>Selected papers on soil mechanics, 1032</w:t>
      </w:r>
      <w:r w:rsidRPr="00B8272A">
        <w:t xml:space="preserve">(3), 4-16. </w:t>
      </w:r>
    </w:p>
    <w:p w14:paraId="150F9D8D" w14:textId="77777777" w:rsidR="00B8272A" w:rsidRPr="00B8272A" w:rsidRDefault="00B8272A" w:rsidP="00B8272A">
      <w:pPr>
        <w:pStyle w:val="EndNoteBibliography"/>
        <w:spacing w:after="0"/>
        <w:ind w:left="720" w:hanging="720"/>
      </w:pPr>
      <w:r w:rsidRPr="00B8272A">
        <w:t xml:space="preserve">Smith, D. W., &amp; Booker, J. R. (1993). Green's functions for a fully coupled thermoporoelastic material. </w:t>
      </w:r>
      <w:r w:rsidRPr="00B8272A">
        <w:rPr>
          <w:i/>
        </w:rPr>
        <w:t>International Journal for Numerical and Analytical Methods in Geomechanics, 17</w:t>
      </w:r>
      <w:r w:rsidRPr="00B8272A">
        <w:t xml:space="preserve">(3), 139-163. </w:t>
      </w:r>
    </w:p>
    <w:p w14:paraId="1778C689" w14:textId="77777777" w:rsidR="00B8272A" w:rsidRPr="00B8272A" w:rsidRDefault="00B8272A" w:rsidP="00B8272A">
      <w:pPr>
        <w:pStyle w:val="EndNoteBibliography"/>
        <w:spacing w:after="0"/>
        <w:ind w:left="720" w:hanging="720"/>
      </w:pPr>
      <w:r w:rsidRPr="00B8272A">
        <w:t xml:space="preserve">Snee, J.-E. L., &amp; Zoback, M. D. (2018). State of stress in the Permian Basin, Texas and New Mexico: Implications for induced seismicity. </w:t>
      </w:r>
      <w:r w:rsidRPr="00B8272A">
        <w:rPr>
          <w:i/>
        </w:rPr>
        <w:t>The Leading Edge, 37</w:t>
      </w:r>
      <w:r w:rsidRPr="00B8272A">
        <w:t xml:space="preserve">(2), 127-134. </w:t>
      </w:r>
    </w:p>
    <w:p w14:paraId="2BED92DA" w14:textId="77777777" w:rsidR="00B8272A" w:rsidRPr="00B8272A" w:rsidRDefault="00B8272A" w:rsidP="00B8272A">
      <w:pPr>
        <w:pStyle w:val="EndNoteBibliography"/>
        <w:spacing w:after="0"/>
        <w:ind w:left="720" w:hanging="720"/>
      </w:pPr>
      <w:r w:rsidRPr="00B8272A">
        <w:t xml:space="preserve">Song, Z., Liang, F., Lin, C., &amp; Xiang, Y. (2019). Interaction of pore pressures in double-porosity medium: Fluid injection in borehole. </w:t>
      </w:r>
      <w:r w:rsidRPr="00B8272A">
        <w:rPr>
          <w:i/>
        </w:rPr>
        <w:t>Computers and Geotechnics, 107</w:t>
      </w:r>
      <w:r w:rsidRPr="00B8272A">
        <w:t xml:space="preserve">, 142-149. </w:t>
      </w:r>
    </w:p>
    <w:p w14:paraId="09D59E68" w14:textId="77777777" w:rsidR="00B8272A" w:rsidRPr="00B8272A" w:rsidRDefault="00B8272A" w:rsidP="00B8272A">
      <w:pPr>
        <w:pStyle w:val="EndNoteBibliography"/>
        <w:spacing w:after="0"/>
        <w:ind w:left="720" w:hanging="720"/>
      </w:pPr>
      <w:r w:rsidRPr="00B8272A">
        <w:t xml:space="preserve">Stehfest, H. (1970). Algorithm 368: Numerical inversion of Laplace transforms [D5]. </w:t>
      </w:r>
      <w:r w:rsidRPr="00B8272A">
        <w:rPr>
          <w:i/>
        </w:rPr>
        <w:t>Communications of the ACM, 13</w:t>
      </w:r>
      <w:r w:rsidRPr="00B8272A">
        <w:t xml:space="preserve">(1), 47-49. </w:t>
      </w:r>
    </w:p>
    <w:p w14:paraId="7D198A6D" w14:textId="77777777" w:rsidR="00B8272A" w:rsidRPr="00B8272A" w:rsidRDefault="00B8272A" w:rsidP="00B8272A">
      <w:pPr>
        <w:pStyle w:val="EndNoteBibliography"/>
        <w:spacing w:after="0"/>
        <w:ind w:left="720" w:hanging="720"/>
      </w:pPr>
      <w:r w:rsidRPr="00B8272A">
        <w:t xml:space="preserve">Tao, Q., &amp; Ghassemi, A. (2010). Poro-thermoelastic borehole stress analysis for determination of the in situ stress and rock strength. </w:t>
      </w:r>
      <w:r w:rsidRPr="00B8272A">
        <w:rPr>
          <w:i/>
        </w:rPr>
        <w:t>Geothermics, 39</w:t>
      </w:r>
      <w:r w:rsidRPr="00B8272A">
        <w:t xml:space="preserve">(3), 250-259. </w:t>
      </w:r>
    </w:p>
    <w:p w14:paraId="53770451" w14:textId="77777777" w:rsidR="00B8272A" w:rsidRPr="00B8272A" w:rsidRDefault="00B8272A" w:rsidP="00B8272A">
      <w:pPr>
        <w:pStyle w:val="EndNoteBibliography"/>
        <w:spacing w:after="0"/>
        <w:ind w:left="720" w:hanging="720"/>
      </w:pPr>
      <w:r w:rsidRPr="00B8272A">
        <w:t xml:space="preserve">Trémosa, J., Gonçalvès, J., Matray, J., &amp; Violette, S. (2010). Estimating thermo-osmotic coefficients in clay-rocks: II. In situ experimental approach. </w:t>
      </w:r>
      <w:r w:rsidRPr="00B8272A">
        <w:rPr>
          <w:i/>
        </w:rPr>
        <w:t>Journal of colloid and interface science, 342</w:t>
      </w:r>
      <w:r w:rsidRPr="00B8272A">
        <w:t xml:space="preserve">(1), 175-184. </w:t>
      </w:r>
    </w:p>
    <w:p w14:paraId="0A4A58F3" w14:textId="77777777" w:rsidR="00B8272A" w:rsidRPr="00B8272A" w:rsidRDefault="00B8272A" w:rsidP="00B8272A">
      <w:pPr>
        <w:pStyle w:val="EndNoteBibliography"/>
        <w:spacing w:after="0"/>
        <w:ind w:left="720" w:hanging="720"/>
      </w:pPr>
      <w:r w:rsidRPr="00B8272A">
        <w:t xml:space="preserve">Valov, A., Golovin, S., Shcherbakov, V., &amp; Kuznetsov, D. (2022). Thermoporoelastic model for the cement sheath failure in a cased and cemented wellbore. </w:t>
      </w:r>
      <w:r w:rsidRPr="00B8272A">
        <w:rPr>
          <w:i/>
        </w:rPr>
        <w:t>Journal of Petroleum Science and Engineering, 210</w:t>
      </w:r>
      <w:r w:rsidRPr="00B8272A">
        <w:t xml:space="preserve">, 109916. </w:t>
      </w:r>
    </w:p>
    <w:p w14:paraId="71C1E1E8" w14:textId="77777777" w:rsidR="00B8272A" w:rsidRPr="00B8272A" w:rsidRDefault="00B8272A" w:rsidP="00B8272A">
      <w:pPr>
        <w:pStyle w:val="EndNoteBibliography"/>
        <w:spacing w:after="0"/>
        <w:ind w:left="720" w:hanging="720"/>
      </w:pPr>
      <w:r w:rsidRPr="00B8272A">
        <w:t xml:space="preserve">Vrålstad, T., Saasen, A., Fjær, E., Øia, T., Ytrehus, J. D., &amp; Khalifeh, M. (2019). Plug &amp; abandonment of offshore wells: Ensuring long-term well integrity and cost-efficiency. </w:t>
      </w:r>
      <w:r w:rsidRPr="00B8272A">
        <w:rPr>
          <w:i/>
        </w:rPr>
        <w:t>Journal of Petroleum Science and Engineering, 173</w:t>
      </w:r>
      <w:r w:rsidRPr="00B8272A">
        <w:t xml:space="preserve">, 478-491. </w:t>
      </w:r>
    </w:p>
    <w:p w14:paraId="69D677AC" w14:textId="77777777" w:rsidR="00B8272A" w:rsidRPr="00B8272A" w:rsidRDefault="00B8272A" w:rsidP="00B8272A">
      <w:pPr>
        <w:pStyle w:val="EndNoteBibliography"/>
        <w:spacing w:after="0"/>
        <w:ind w:left="720" w:hanging="720"/>
      </w:pPr>
      <w:r w:rsidRPr="00B8272A">
        <w:t xml:space="preserve">Wang, H. F. (2017). </w:t>
      </w:r>
      <w:r w:rsidRPr="00B8272A">
        <w:rPr>
          <w:i/>
        </w:rPr>
        <w:t>Theory of linear poroelasticity with applications to geomechanics and hydrogeology</w:t>
      </w:r>
      <w:r w:rsidRPr="00B8272A">
        <w:t>: Princeton University Press.</w:t>
      </w:r>
    </w:p>
    <w:p w14:paraId="17129147" w14:textId="77777777" w:rsidR="00B8272A" w:rsidRPr="00B8272A" w:rsidRDefault="00B8272A" w:rsidP="00B8272A">
      <w:pPr>
        <w:pStyle w:val="EndNoteBibliography"/>
        <w:spacing w:after="0"/>
        <w:ind w:left="720" w:hanging="720"/>
      </w:pPr>
      <w:r w:rsidRPr="00B8272A">
        <w:t xml:space="preserve">Wang, Y., &amp; Dusseault, M. B. (2003). A coupled conductive–convective thermo-poroelastic solution and implications for wellbore stability. </w:t>
      </w:r>
      <w:r w:rsidRPr="00B8272A">
        <w:rPr>
          <w:i/>
        </w:rPr>
        <w:t>Journal of Petroleum Science and Engineering, 38</w:t>
      </w:r>
      <w:r w:rsidRPr="00B8272A">
        <w:t xml:space="preserve">(3-4), 187-198. </w:t>
      </w:r>
    </w:p>
    <w:p w14:paraId="69FD29AB" w14:textId="77A434DD" w:rsidR="00B8272A" w:rsidRPr="00B8272A" w:rsidRDefault="00B8272A" w:rsidP="00B8272A">
      <w:pPr>
        <w:pStyle w:val="EndNoteBibliography"/>
        <w:spacing w:after="0"/>
        <w:ind w:left="720" w:hanging="720"/>
      </w:pPr>
      <w:r w:rsidRPr="00B8272A">
        <w:t xml:space="preserve">Weisstein, E. W. (2002). Eigen decomposition. </w:t>
      </w:r>
      <w:hyperlink r:id="rId359" w:history="1">
        <w:r w:rsidRPr="00B8272A">
          <w:rPr>
            <w:rStyle w:val="Hyperlink"/>
            <w:i/>
          </w:rPr>
          <w:t>https://mathworld</w:t>
        </w:r>
      </w:hyperlink>
      <w:r w:rsidRPr="00B8272A">
        <w:rPr>
          <w:i/>
        </w:rPr>
        <w:t>. wolfram. com/</w:t>
      </w:r>
      <w:r w:rsidRPr="00B8272A">
        <w:t xml:space="preserve">. </w:t>
      </w:r>
    </w:p>
    <w:p w14:paraId="1B776D22" w14:textId="77777777" w:rsidR="00B8272A" w:rsidRPr="00B8272A" w:rsidRDefault="00B8272A" w:rsidP="00B8272A">
      <w:pPr>
        <w:pStyle w:val="EndNoteBibliography"/>
        <w:spacing w:after="0"/>
        <w:ind w:left="720" w:hanging="720"/>
      </w:pPr>
      <w:r w:rsidRPr="00B8272A">
        <w:t xml:space="preserve">Xu, S., &amp; Zoback, M. D. (2015). </w:t>
      </w:r>
      <w:r w:rsidRPr="00B8272A">
        <w:rPr>
          <w:i/>
        </w:rPr>
        <w:t>Analysis of stress variations with depth in the Permian Basin Spraberry/Dean/Wolfcamp Shale.</w:t>
      </w:r>
      <w:r w:rsidRPr="00B8272A">
        <w:t xml:space="preserve"> Paper presented at the 49th US Rock Mechanics/Geomechanics Symposium, Paper number: ARMA-2015-189, June 28, 2015, San Francisco, California.</w:t>
      </w:r>
    </w:p>
    <w:p w14:paraId="3A2E45C2" w14:textId="77777777" w:rsidR="00B8272A" w:rsidRPr="00B8272A" w:rsidRDefault="00B8272A" w:rsidP="00B8272A">
      <w:pPr>
        <w:pStyle w:val="EndNoteBibliography"/>
        <w:spacing w:after="0"/>
        <w:ind w:left="720" w:hanging="720"/>
      </w:pPr>
      <w:r w:rsidRPr="00B8272A">
        <w:lastRenderedPageBreak/>
        <w:t xml:space="preserve">Zhou, X., &amp; Ghassemi, A. (2009). Finite element analysis of coupled chemo-poro-thermo-mechanical effects around a wellbore in swelling shale. </w:t>
      </w:r>
      <w:r w:rsidRPr="00B8272A">
        <w:rPr>
          <w:i/>
        </w:rPr>
        <w:t>International Journal of Rock Mechanics and Mining Sciences, 46</w:t>
      </w:r>
      <w:r w:rsidRPr="00B8272A">
        <w:t xml:space="preserve">(4), 769-778. </w:t>
      </w:r>
    </w:p>
    <w:p w14:paraId="5457C586" w14:textId="77777777" w:rsidR="00B8272A" w:rsidRPr="00B8272A" w:rsidRDefault="00B8272A" w:rsidP="00B8272A">
      <w:pPr>
        <w:pStyle w:val="EndNoteBibliography"/>
        <w:ind w:left="720" w:hanging="720"/>
      </w:pPr>
      <w:r w:rsidRPr="00B8272A">
        <w:t xml:space="preserve">Zoback, M., Barton, C., Brudy, M., Castillo, D., Finkbeiner, T., Grollimund, B., . . . Wiprut, D. (2003). Determination of stress orientation and magnitude in deep wells. </w:t>
      </w:r>
      <w:r w:rsidRPr="00B8272A">
        <w:rPr>
          <w:i/>
        </w:rPr>
        <w:t>International Journal of Rock Mechanics and Mining Sciences, 40</w:t>
      </w:r>
      <w:r w:rsidRPr="00B8272A">
        <w:t xml:space="preserve">(7-8), 1049-1076. </w:t>
      </w:r>
    </w:p>
    <w:p w14:paraId="79BC190C" w14:textId="017082D5"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7-30T23:51:00Z" w:initials="LY">
    <w:p w14:paraId="162AEFC2" w14:textId="246F5280" w:rsidR="00686F16" w:rsidRDefault="00686F16">
      <w:pPr>
        <w:pStyle w:val="CommentText"/>
      </w:pPr>
      <w:r>
        <w:rPr>
          <w:rStyle w:val="CommentReference"/>
        </w:rPr>
        <w:annotationRef/>
      </w:r>
      <w:r>
        <w:t xml:space="preserve">Maybe can have a better abbreviations? It sounds not catchy. </w:t>
      </w:r>
    </w:p>
  </w:comment>
  <w:comment w:id="7" w:author="Green, Aubrey" w:date="2022-08-18T08:42:00Z" w:initials="GA">
    <w:p w14:paraId="3F8A4649" w14:textId="587D8531" w:rsidR="00686F16" w:rsidRDefault="00686F16">
      <w:pPr>
        <w:pStyle w:val="CommentText"/>
      </w:pPr>
      <w:r>
        <w:rPr>
          <w:rStyle w:val="CommentReference"/>
        </w:rPr>
        <w:annotationRef/>
      </w:r>
      <w:r>
        <w:t>Maybe change to “can be found”</w:t>
      </w:r>
    </w:p>
  </w:comment>
  <w:comment w:id="43" w:author="Green, Aubrey" w:date="2022-08-18T12:56:00Z" w:initials="GA">
    <w:p w14:paraId="69A7DAD6" w14:textId="2C53B000" w:rsidR="00686F16" w:rsidRDefault="00686F16">
      <w:pPr>
        <w:pStyle w:val="CommentText"/>
      </w:pPr>
      <w:r>
        <w:rPr>
          <w:rStyle w:val="CommentReference"/>
        </w:rPr>
        <w:annotationRef/>
      </w:r>
      <w:r>
        <w:t>Maybe put this earlier in the paragraph or directly after the equations</w:t>
      </w:r>
    </w:p>
  </w:comment>
  <w:comment w:id="62" w:author="Green, Aubrey" w:date="2022-08-17T09:50:00Z" w:initials="GA">
    <w:p w14:paraId="5BC3C828" w14:textId="14CA6CD9" w:rsidR="00686F16" w:rsidRDefault="00686F16">
      <w:pPr>
        <w:pStyle w:val="CommentText"/>
      </w:pPr>
      <w:r>
        <w:rPr>
          <w:rStyle w:val="CommentReference"/>
        </w:rPr>
        <w:annotationRef/>
      </w:r>
      <w:r>
        <w:t>“to enter or leave” ?</w:t>
      </w:r>
    </w:p>
  </w:comment>
  <w:comment w:id="77" w:author="Green, Aubrey" w:date="2022-08-18T13:53:00Z" w:initials="GA">
    <w:p w14:paraId="6214FF28" w14:textId="41412DAB" w:rsidR="00686F16" w:rsidRDefault="00686F16">
      <w:pPr>
        <w:pStyle w:val="CommentText"/>
      </w:pPr>
      <w:r>
        <w:rPr>
          <w:rStyle w:val="CommentReference"/>
        </w:rPr>
        <w:annotationRef/>
      </w:r>
      <w:r>
        <w:t>Poroelasticity model?</w:t>
      </w:r>
    </w:p>
  </w:comment>
  <w:comment w:id="96" w:author="Green, Aubrey" w:date="2022-08-17T11:08:00Z" w:initials="GA">
    <w:p w14:paraId="1A6B204F" w14:textId="5CB4DD99" w:rsidR="00686F16" w:rsidRDefault="00686F16">
      <w:pPr>
        <w:pStyle w:val="CommentText"/>
      </w:pPr>
      <w:r>
        <w:rPr>
          <w:rStyle w:val="CommentReference"/>
        </w:rPr>
        <w:annotationRef/>
      </w:r>
      <w:r>
        <w:t>Should you explain why it’s not 0 here?</w:t>
      </w:r>
    </w:p>
  </w:comment>
  <w:comment w:id="157" w:author="Green, Aubrey" w:date="2022-08-17T13:51:00Z" w:initials="GA">
    <w:p w14:paraId="2C072670" w14:textId="5C6CDC69" w:rsidR="00686F16" w:rsidRDefault="00686F16">
      <w:pPr>
        <w:pStyle w:val="CommentText"/>
      </w:pPr>
      <w:r>
        <w:rPr>
          <w:rStyle w:val="CommentReference"/>
        </w:rPr>
        <w:annotationRef/>
      </w:r>
      <w:r>
        <w:t>I feel like you should use a different word here but I don’t know what yet</w:t>
      </w:r>
    </w:p>
  </w:comment>
  <w:comment w:id="160" w:author="Green, Aubrey" w:date="2022-08-17T14:04:00Z" w:initials="GA">
    <w:p w14:paraId="4BDE15A7" w14:textId="5DCAF065" w:rsidR="00686F16" w:rsidRDefault="00686F16">
      <w:pPr>
        <w:pStyle w:val="CommentText"/>
      </w:pPr>
      <w:r>
        <w:rPr>
          <w:rStyle w:val="CommentReference"/>
        </w:rPr>
        <w:annotationRef/>
      </w:r>
      <w:r>
        <w:t>Fully or full?</w:t>
      </w:r>
    </w:p>
  </w:comment>
  <w:comment w:id="190" w:author="Green, Aubrey" w:date="2022-08-17T15:03:00Z" w:initials="GA">
    <w:p w14:paraId="7466043A" w14:textId="0DE7A2F2" w:rsidR="00686F16" w:rsidRDefault="00686F16">
      <w:pPr>
        <w:pStyle w:val="CommentText"/>
      </w:pPr>
      <w:r>
        <w:rPr>
          <w:rStyle w:val="CommentReference"/>
        </w:rPr>
        <w:annotationRef/>
      </w:r>
      <w:r>
        <w:t>May want to use a different word here but I don’t know what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AEFC2" w15:done="0"/>
  <w15:commentEx w15:paraId="3F8A4649" w15:done="0"/>
  <w15:commentEx w15:paraId="69A7DAD6" w15:done="0"/>
  <w15:commentEx w15:paraId="5BC3C828" w15:done="0"/>
  <w15:commentEx w15:paraId="6214FF28" w15:done="0"/>
  <w15:commentEx w15:paraId="1A6B204F" w15:done="0"/>
  <w15:commentEx w15:paraId="2C072670" w15:done="0"/>
  <w15:commentEx w15:paraId="4BDE15A7" w15:done="0"/>
  <w15:commentEx w15:paraId="746604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65AB2" w14:textId="77777777" w:rsidR="00321CF6" w:rsidRDefault="00321CF6" w:rsidP="00C14B17">
      <w:pPr>
        <w:spacing w:after="0" w:line="240" w:lineRule="auto"/>
      </w:pPr>
      <w:r>
        <w:separator/>
      </w:r>
    </w:p>
  </w:endnote>
  <w:endnote w:type="continuationSeparator" w:id="0">
    <w:p w14:paraId="54039663" w14:textId="77777777" w:rsidR="00321CF6" w:rsidRDefault="00321CF6"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A9623" w14:textId="77777777" w:rsidR="00321CF6" w:rsidRDefault="00321CF6" w:rsidP="00C14B17">
      <w:pPr>
        <w:spacing w:after="0" w:line="240" w:lineRule="auto"/>
      </w:pPr>
      <w:r>
        <w:separator/>
      </w:r>
    </w:p>
  </w:footnote>
  <w:footnote w:type="continuationSeparator" w:id="0">
    <w:p w14:paraId="2EE256F2" w14:textId="77777777" w:rsidR="00321CF6" w:rsidRDefault="00321CF6"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Green, Aubrey">
    <w15:presenceInfo w15:providerId="AD" w15:userId="S-1-5-21-2649704983-357081241-1902881243-8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tqgFAMbOf+g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0A1D"/>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C1CC2"/>
    <w:rsid w:val="000D5D5E"/>
    <w:rsid w:val="000D7799"/>
    <w:rsid w:val="000E41C7"/>
    <w:rsid w:val="000E42FB"/>
    <w:rsid w:val="000E4DB8"/>
    <w:rsid w:val="000E67A2"/>
    <w:rsid w:val="000E70D7"/>
    <w:rsid w:val="000F0502"/>
    <w:rsid w:val="000F3DC6"/>
    <w:rsid w:val="000F4B0C"/>
    <w:rsid w:val="001015F2"/>
    <w:rsid w:val="00103C90"/>
    <w:rsid w:val="00106112"/>
    <w:rsid w:val="0011331F"/>
    <w:rsid w:val="001153BA"/>
    <w:rsid w:val="00116A03"/>
    <w:rsid w:val="00122068"/>
    <w:rsid w:val="00124870"/>
    <w:rsid w:val="00130335"/>
    <w:rsid w:val="00137205"/>
    <w:rsid w:val="00137220"/>
    <w:rsid w:val="0013783D"/>
    <w:rsid w:val="0013791D"/>
    <w:rsid w:val="001403EB"/>
    <w:rsid w:val="001405D8"/>
    <w:rsid w:val="0014262A"/>
    <w:rsid w:val="0014688A"/>
    <w:rsid w:val="00147199"/>
    <w:rsid w:val="00152817"/>
    <w:rsid w:val="0015351E"/>
    <w:rsid w:val="00155D80"/>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73C"/>
    <w:rsid w:val="001C7A3B"/>
    <w:rsid w:val="001D3178"/>
    <w:rsid w:val="001D678D"/>
    <w:rsid w:val="001D6F2F"/>
    <w:rsid w:val="001D703F"/>
    <w:rsid w:val="001E1407"/>
    <w:rsid w:val="001E4593"/>
    <w:rsid w:val="001F26AD"/>
    <w:rsid w:val="001F2942"/>
    <w:rsid w:val="001F3EBE"/>
    <w:rsid w:val="001F6E5E"/>
    <w:rsid w:val="002041EA"/>
    <w:rsid w:val="002130D7"/>
    <w:rsid w:val="00213C38"/>
    <w:rsid w:val="00215498"/>
    <w:rsid w:val="0022153A"/>
    <w:rsid w:val="002221C8"/>
    <w:rsid w:val="0022328D"/>
    <w:rsid w:val="00223413"/>
    <w:rsid w:val="00230522"/>
    <w:rsid w:val="00232CB2"/>
    <w:rsid w:val="00233EBE"/>
    <w:rsid w:val="00240239"/>
    <w:rsid w:val="00241C59"/>
    <w:rsid w:val="00247840"/>
    <w:rsid w:val="0024784D"/>
    <w:rsid w:val="00250BB9"/>
    <w:rsid w:val="0025100D"/>
    <w:rsid w:val="0025166E"/>
    <w:rsid w:val="002520D4"/>
    <w:rsid w:val="00255705"/>
    <w:rsid w:val="00256384"/>
    <w:rsid w:val="00270350"/>
    <w:rsid w:val="00271439"/>
    <w:rsid w:val="00271EC8"/>
    <w:rsid w:val="0027522A"/>
    <w:rsid w:val="00282C80"/>
    <w:rsid w:val="00290E06"/>
    <w:rsid w:val="002A079F"/>
    <w:rsid w:val="002A1172"/>
    <w:rsid w:val="002A13FF"/>
    <w:rsid w:val="002A2B4E"/>
    <w:rsid w:val="002A31AD"/>
    <w:rsid w:val="002A31AE"/>
    <w:rsid w:val="002A3A7D"/>
    <w:rsid w:val="002C0752"/>
    <w:rsid w:val="002C3055"/>
    <w:rsid w:val="002C4A49"/>
    <w:rsid w:val="002C6BDE"/>
    <w:rsid w:val="002D0CE1"/>
    <w:rsid w:val="002D17FC"/>
    <w:rsid w:val="002D39E9"/>
    <w:rsid w:val="002E4E0E"/>
    <w:rsid w:val="002F22E3"/>
    <w:rsid w:val="002F2CEB"/>
    <w:rsid w:val="002F7654"/>
    <w:rsid w:val="00302D84"/>
    <w:rsid w:val="00304B80"/>
    <w:rsid w:val="003069B6"/>
    <w:rsid w:val="0030776A"/>
    <w:rsid w:val="003130A6"/>
    <w:rsid w:val="0031667A"/>
    <w:rsid w:val="00317894"/>
    <w:rsid w:val="0032108E"/>
    <w:rsid w:val="00321CF6"/>
    <w:rsid w:val="00323F9D"/>
    <w:rsid w:val="003261F4"/>
    <w:rsid w:val="00336D0D"/>
    <w:rsid w:val="00345CE4"/>
    <w:rsid w:val="00346BD1"/>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2426"/>
    <w:rsid w:val="0048319D"/>
    <w:rsid w:val="00483C64"/>
    <w:rsid w:val="004848C1"/>
    <w:rsid w:val="00484C2E"/>
    <w:rsid w:val="004942E1"/>
    <w:rsid w:val="00494C2C"/>
    <w:rsid w:val="004A0E6F"/>
    <w:rsid w:val="004A2767"/>
    <w:rsid w:val="004A7B41"/>
    <w:rsid w:val="004B132C"/>
    <w:rsid w:val="004B1950"/>
    <w:rsid w:val="004B6766"/>
    <w:rsid w:val="004C101F"/>
    <w:rsid w:val="004D22F0"/>
    <w:rsid w:val="004D4010"/>
    <w:rsid w:val="004D48AF"/>
    <w:rsid w:val="004E26D3"/>
    <w:rsid w:val="004F06D6"/>
    <w:rsid w:val="004F0F01"/>
    <w:rsid w:val="004F4081"/>
    <w:rsid w:val="00517A32"/>
    <w:rsid w:val="00521EDB"/>
    <w:rsid w:val="00523B02"/>
    <w:rsid w:val="005250F8"/>
    <w:rsid w:val="0053082F"/>
    <w:rsid w:val="00530F2F"/>
    <w:rsid w:val="00531F26"/>
    <w:rsid w:val="00533B06"/>
    <w:rsid w:val="0053409E"/>
    <w:rsid w:val="00544D62"/>
    <w:rsid w:val="0054530C"/>
    <w:rsid w:val="005454B9"/>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55B6"/>
    <w:rsid w:val="00637044"/>
    <w:rsid w:val="00640A4B"/>
    <w:rsid w:val="00641057"/>
    <w:rsid w:val="00646F4F"/>
    <w:rsid w:val="00650921"/>
    <w:rsid w:val="00660F88"/>
    <w:rsid w:val="00666585"/>
    <w:rsid w:val="00667005"/>
    <w:rsid w:val="00671799"/>
    <w:rsid w:val="0068361B"/>
    <w:rsid w:val="00683849"/>
    <w:rsid w:val="00686F16"/>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8CB"/>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55B05"/>
    <w:rsid w:val="00760028"/>
    <w:rsid w:val="007664C7"/>
    <w:rsid w:val="007720AC"/>
    <w:rsid w:val="00777583"/>
    <w:rsid w:val="00780CED"/>
    <w:rsid w:val="007853A9"/>
    <w:rsid w:val="007872C8"/>
    <w:rsid w:val="007879EE"/>
    <w:rsid w:val="00787F00"/>
    <w:rsid w:val="0079059F"/>
    <w:rsid w:val="00793A30"/>
    <w:rsid w:val="007960C8"/>
    <w:rsid w:val="007A4899"/>
    <w:rsid w:val="007B078C"/>
    <w:rsid w:val="007B1CF8"/>
    <w:rsid w:val="007B3E8B"/>
    <w:rsid w:val="007B6946"/>
    <w:rsid w:val="007C0F11"/>
    <w:rsid w:val="007C2A07"/>
    <w:rsid w:val="007C3408"/>
    <w:rsid w:val="007C3E2C"/>
    <w:rsid w:val="007C4825"/>
    <w:rsid w:val="007C4D6D"/>
    <w:rsid w:val="007C5165"/>
    <w:rsid w:val="007D1834"/>
    <w:rsid w:val="007E0BC7"/>
    <w:rsid w:val="007E2A2F"/>
    <w:rsid w:val="007E7F8E"/>
    <w:rsid w:val="007F0F80"/>
    <w:rsid w:val="007F3E91"/>
    <w:rsid w:val="007F4828"/>
    <w:rsid w:val="007F6502"/>
    <w:rsid w:val="008035FA"/>
    <w:rsid w:val="0080650E"/>
    <w:rsid w:val="0081535F"/>
    <w:rsid w:val="0082060D"/>
    <w:rsid w:val="00826A08"/>
    <w:rsid w:val="008331AB"/>
    <w:rsid w:val="00834A3B"/>
    <w:rsid w:val="00835CBC"/>
    <w:rsid w:val="00835F3C"/>
    <w:rsid w:val="0084127A"/>
    <w:rsid w:val="0084179C"/>
    <w:rsid w:val="00842492"/>
    <w:rsid w:val="00843769"/>
    <w:rsid w:val="0084507B"/>
    <w:rsid w:val="00850671"/>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2BCC"/>
    <w:rsid w:val="00884924"/>
    <w:rsid w:val="00885785"/>
    <w:rsid w:val="00897E60"/>
    <w:rsid w:val="008A7070"/>
    <w:rsid w:val="008A73BC"/>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311D"/>
    <w:rsid w:val="00964D3F"/>
    <w:rsid w:val="009669C5"/>
    <w:rsid w:val="00971EAC"/>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E54ED"/>
    <w:rsid w:val="009F4D3C"/>
    <w:rsid w:val="00A02BD8"/>
    <w:rsid w:val="00A04C13"/>
    <w:rsid w:val="00A0554A"/>
    <w:rsid w:val="00A075A9"/>
    <w:rsid w:val="00A13CC9"/>
    <w:rsid w:val="00A14E0A"/>
    <w:rsid w:val="00A17A09"/>
    <w:rsid w:val="00A23BF6"/>
    <w:rsid w:val="00A24336"/>
    <w:rsid w:val="00A26F68"/>
    <w:rsid w:val="00A35382"/>
    <w:rsid w:val="00A43245"/>
    <w:rsid w:val="00A438EF"/>
    <w:rsid w:val="00A454D8"/>
    <w:rsid w:val="00A45FA8"/>
    <w:rsid w:val="00A5049C"/>
    <w:rsid w:val="00A51F7A"/>
    <w:rsid w:val="00A53734"/>
    <w:rsid w:val="00A53E90"/>
    <w:rsid w:val="00A55103"/>
    <w:rsid w:val="00A556C5"/>
    <w:rsid w:val="00A56081"/>
    <w:rsid w:val="00A56250"/>
    <w:rsid w:val="00A56348"/>
    <w:rsid w:val="00A572F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8FD"/>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402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E5E2F"/>
    <w:rsid w:val="00BF22F0"/>
    <w:rsid w:val="00BF2BC4"/>
    <w:rsid w:val="00BF4A29"/>
    <w:rsid w:val="00BF5641"/>
    <w:rsid w:val="00BF644B"/>
    <w:rsid w:val="00C00103"/>
    <w:rsid w:val="00C03FFF"/>
    <w:rsid w:val="00C044D2"/>
    <w:rsid w:val="00C10794"/>
    <w:rsid w:val="00C14B17"/>
    <w:rsid w:val="00C20EB5"/>
    <w:rsid w:val="00C23A36"/>
    <w:rsid w:val="00C2490C"/>
    <w:rsid w:val="00C328A0"/>
    <w:rsid w:val="00C347E0"/>
    <w:rsid w:val="00C415BE"/>
    <w:rsid w:val="00C41EC6"/>
    <w:rsid w:val="00C4307C"/>
    <w:rsid w:val="00C463A0"/>
    <w:rsid w:val="00C47B16"/>
    <w:rsid w:val="00C51877"/>
    <w:rsid w:val="00C623E4"/>
    <w:rsid w:val="00C62E6B"/>
    <w:rsid w:val="00C63E53"/>
    <w:rsid w:val="00C70E27"/>
    <w:rsid w:val="00C71B4E"/>
    <w:rsid w:val="00C73EF8"/>
    <w:rsid w:val="00C74396"/>
    <w:rsid w:val="00C74AC4"/>
    <w:rsid w:val="00C813AA"/>
    <w:rsid w:val="00C84F96"/>
    <w:rsid w:val="00C878E1"/>
    <w:rsid w:val="00C9030D"/>
    <w:rsid w:val="00CA2BDE"/>
    <w:rsid w:val="00CA42FC"/>
    <w:rsid w:val="00CA4FA6"/>
    <w:rsid w:val="00CA671D"/>
    <w:rsid w:val="00CB6611"/>
    <w:rsid w:val="00CB7259"/>
    <w:rsid w:val="00CB7F3A"/>
    <w:rsid w:val="00CC3D8B"/>
    <w:rsid w:val="00CC5ECC"/>
    <w:rsid w:val="00CC634C"/>
    <w:rsid w:val="00CC7DA2"/>
    <w:rsid w:val="00CD7695"/>
    <w:rsid w:val="00CE30C4"/>
    <w:rsid w:val="00CE39C8"/>
    <w:rsid w:val="00D0267D"/>
    <w:rsid w:val="00D0327A"/>
    <w:rsid w:val="00D10CC1"/>
    <w:rsid w:val="00D13F6B"/>
    <w:rsid w:val="00D2176F"/>
    <w:rsid w:val="00D27DE2"/>
    <w:rsid w:val="00D319D5"/>
    <w:rsid w:val="00D31DBA"/>
    <w:rsid w:val="00D31F97"/>
    <w:rsid w:val="00D36154"/>
    <w:rsid w:val="00D37E7F"/>
    <w:rsid w:val="00D414E2"/>
    <w:rsid w:val="00D41BB2"/>
    <w:rsid w:val="00D447E4"/>
    <w:rsid w:val="00D4771D"/>
    <w:rsid w:val="00D54A29"/>
    <w:rsid w:val="00D55C7F"/>
    <w:rsid w:val="00D56ED5"/>
    <w:rsid w:val="00D570D0"/>
    <w:rsid w:val="00D61B32"/>
    <w:rsid w:val="00D64525"/>
    <w:rsid w:val="00D65643"/>
    <w:rsid w:val="00D6792D"/>
    <w:rsid w:val="00D775AF"/>
    <w:rsid w:val="00D85DCC"/>
    <w:rsid w:val="00D87EB2"/>
    <w:rsid w:val="00D92025"/>
    <w:rsid w:val="00D9521B"/>
    <w:rsid w:val="00DA3561"/>
    <w:rsid w:val="00DA670E"/>
    <w:rsid w:val="00DB4655"/>
    <w:rsid w:val="00DB4955"/>
    <w:rsid w:val="00DC24D1"/>
    <w:rsid w:val="00DC457D"/>
    <w:rsid w:val="00DC7FD5"/>
    <w:rsid w:val="00DD3B87"/>
    <w:rsid w:val="00DD428F"/>
    <w:rsid w:val="00DD650E"/>
    <w:rsid w:val="00DD6AFB"/>
    <w:rsid w:val="00DE192E"/>
    <w:rsid w:val="00DE3770"/>
    <w:rsid w:val="00DE62E4"/>
    <w:rsid w:val="00DE6E92"/>
    <w:rsid w:val="00DF5422"/>
    <w:rsid w:val="00E01205"/>
    <w:rsid w:val="00E02D78"/>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5439"/>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2916"/>
    <w:rsid w:val="00EC67BB"/>
    <w:rsid w:val="00ED0259"/>
    <w:rsid w:val="00EE0814"/>
    <w:rsid w:val="00EE0B9A"/>
    <w:rsid w:val="00EE3F27"/>
    <w:rsid w:val="00EE76A1"/>
    <w:rsid w:val="00EF2B69"/>
    <w:rsid w:val="00EF35F6"/>
    <w:rsid w:val="00EF43C1"/>
    <w:rsid w:val="00EF748E"/>
    <w:rsid w:val="00EF7E2B"/>
    <w:rsid w:val="00F03FB4"/>
    <w:rsid w:val="00F07CF1"/>
    <w:rsid w:val="00F100D5"/>
    <w:rsid w:val="00F2461C"/>
    <w:rsid w:val="00F24D91"/>
    <w:rsid w:val="00F30171"/>
    <w:rsid w:val="00F31CC3"/>
    <w:rsid w:val="00F40F3E"/>
    <w:rsid w:val="00F46066"/>
    <w:rsid w:val="00F50133"/>
    <w:rsid w:val="00F51E0A"/>
    <w:rsid w:val="00F52879"/>
    <w:rsid w:val="00F61710"/>
    <w:rsid w:val="00F65E3F"/>
    <w:rsid w:val="00F72A14"/>
    <w:rsid w:val="00F734BF"/>
    <w:rsid w:val="00F772F2"/>
    <w:rsid w:val="00F81AE7"/>
    <w:rsid w:val="00F83DC3"/>
    <w:rsid w:val="00F84C13"/>
    <w:rsid w:val="00F86175"/>
    <w:rsid w:val="00F87AC5"/>
    <w:rsid w:val="00F91BDD"/>
    <w:rsid w:val="00F94569"/>
    <w:rsid w:val="00F945E9"/>
    <w:rsid w:val="00F94C29"/>
    <w:rsid w:val="00F954E5"/>
    <w:rsid w:val="00F9579B"/>
    <w:rsid w:val="00F972C0"/>
    <w:rsid w:val="00F97E10"/>
    <w:rsid w:val="00FA481F"/>
    <w:rsid w:val="00FA7FEC"/>
    <w:rsid w:val="00FC0170"/>
    <w:rsid w:val="00FC5959"/>
    <w:rsid w:val="00FC6272"/>
    <w:rsid w:val="00FD20C5"/>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0.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oleObject" Target="embeddings/oleObject163.bin"/><Relationship Id="rId170" Type="http://schemas.openxmlformats.org/officeDocument/2006/relationships/image" Target="media/image79.wmf"/><Relationship Id="rId226" Type="http://schemas.openxmlformats.org/officeDocument/2006/relationships/oleObject" Target="embeddings/oleObject111.bin"/><Relationship Id="rId268" Type="http://schemas.openxmlformats.org/officeDocument/2006/relationships/image" Target="media/image131.wmf"/><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1.bin"/><Relationship Id="rId335" Type="http://schemas.openxmlformats.org/officeDocument/2006/relationships/image" Target="media/image158.e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4.wmf"/><Relationship Id="rId279" Type="http://schemas.openxmlformats.org/officeDocument/2006/relationships/oleObject" Target="embeddings/oleObject136.bin"/><Relationship Id="rId43" Type="http://schemas.openxmlformats.org/officeDocument/2006/relationships/oleObject" Target="embeddings/oleObject17.bin"/><Relationship Id="rId139" Type="http://schemas.openxmlformats.org/officeDocument/2006/relationships/image" Target="media/image64.wmf"/><Relationship Id="rId290" Type="http://schemas.openxmlformats.org/officeDocument/2006/relationships/image" Target="media/image137.png"/><Relationship Id="rId304" Type="http://schemas.openxmlformats.org/officeDocument/2006/relationships/oleObject" Target="embeddings/oleObject153.bin"/><Relationship Id="rId346" Type="http://schemas.openxmlformats.org/officeDocument/2006/relationships/image" Target="media/image160.wmf"/><Relationship Id="rId85" Type="http://schemas.openxmlformats.org/officeDocument/2006/relationships/oleObject" Target="embeddings/oleObject38.bin"/><Relationship Id="rId150" Type="http://schemas.openxmlformats.org/officeDocument/2006/relationships/oleObject" Target="embeddings/oleObject72.bin"/><Relationship Id="rId192" Type="http://schemas.openxmlformats.org/officeDocument/2006/relationships/image" Target="media/image90.wmf"/><Relationship Id="rId206" Type="http://schemas.openxmlformats.org/officeDocument/2006/relationships/image" Target="media/image97.wmf"/><Relationship Id="rId248" Type="http://schemas.openxmlformats.org/officeDocument/2006/relationships/image" Target="media/image120.wmf"/><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image" Target="media/image148.wmf"/><Relationship Id="rId357" Type="http://schemas.openxmlformats.org/officeDocument/2006/relationships/image" Target="media/image165.png"/><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5.wmf"/><Relationship Id="rId217" Type="http://schemas.openxmlformats.org/officeDocument/2006/relationships/oleObject" Target="embeddings/oleObject106.bin"/><Relationship Id="rId259" Type="http://schemas.openxmlformats.org/officeDocument/2006/relationships/oleObject" Target="embeddings/oleObject124.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2.wmf"/><Relationship Id="rId326" Type="http://schemas.openxmlformats.org/officeDocument/2006/relationships/oleObject" Target="embeddings/oleObject164.bin"/><Relationship Id="rId65" Type="http://schemas.openxmlformats.org/officeDocument/2006/relationships/oleObject" Target="embeddings/oleObject28.bin"/><Relationship Id="rId130" Type="http://schemas.openxmlformats.org/officeDocument/2006/relationships/oleObject" Target="embeddings/oleObject62.bin"/><Relationship Id="rId172" Type="http://schemas.openxmlformats.org/officeDocument/2006/relationships/image" Target="media/image80.wmf"/><Relationship Id="rId228" Type="http://schemas.openxmlformats.org/officeDocument/2006/relationships/oleObject" Target="embeddings/oleObject112.bin"/><Relationship Id="rId281" Type="http://schemas.openxmlformats.org/officeDocument/2006/relationships/oleObject" Target="embeddings/oleObject137.bin"/><Relationship Id="rId337" Type="http://schemas.openxmlformats.org/officeDocument/2006/relationships/oleObject" Target="embeddings/oleObject170.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6.bin"/><Relationship Id="rId250" Type="http://schemas.openxmlformats.org/officeDocument/2006/relationships/image" Target="media/image121.emf"/><Relationship Id="rId292" Type="http://schemas.openxmlformats.org/officeDocument/2006/relationships/oleObject" Target="embeddings/oleObject146.bin"/><Relationship Id="rId306" Type="http://schemas.openxmlformats.org/officeDocument/2006/relationships/oleObject" Target="embeddings/oleObject154.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0.wmf"/><Relationship Id="rId348" Type="http://schemas.openxmlformats.org/officeDocument/2006/relationships/image" Target="media/image161.wmf"/><Relationship Id="rId152" Type="http://schemas.openxmlformats.org/officeDocument/2006/relationships/oleObject" Target="embeddings/oleObject73.bin"/><Relationship Id="rId194" Type="http://schemas.openxmlformats.org/officeDocument/2006/relationships/image" Target="media/image91.wmf"/><Relationship Id="rId208" Type="http://schemas.openxmlformats.org/officeDocument/2006/relationships/image" Target="media/image98.wmf"/><Relationship Id="rId261" Type="http://schemas.openxmlformats.org/officeDocument/2006/relationships/oleObject" Target="embeddings/oleObject125.bin"/><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image" Target="media/image149.wmf"/><Relationship Id="rId359" Type="http://schemas.openxmlformats.org/officeDocument/2006/relationships/hyperlink" Target="https://mathworld" TargetMode="External"/><Relationship Id="rId98" Type="http://schemas.openxmlformats.org/officeDocument/2006/relationships/image" Target="media/image45.wmf"/><Relationship Id="rId121" Type="http://schemas.openxmlformats.org/officeDocument/2006/relationships/image" Target="media/image55.wmf"/><Relationship Id="rId163" Type="http://schemas.openxmlformats.org/officeDocument/2006/relationships/image" Target="media/image76.wmf"/><Relationship Id="rId219" Type="http://schemas.openxmlformats.org/officeDocument/2006/relationships/oleObject" Target="embeddings/oleObject107.bin"/><Relationship Id="rId230" Type="http://schemas.openxmlformats.org/officeDocument/2006/relationships/oleObject" Target="embeddings/oleObject113.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31.bin"/><Relationship Id="rId328" Type="http://schemas.openxmlformats.org/officeDocument/2006/relationships/oleObject" Target="embeddings/oleObject165.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fontTable" Target="fontTable.xml"/><Relationship Id="rId220" Type="http://schemas.openxmlformats.org/officeDocument/2006/relationships/image" Target="media/image104.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8.emf"/><Relationship Id="rId283" Type="http://schemas.openxmlformats.org/officeDocument/2006/relationships/oleObject" Target="embeddings/oleObject139.bin"/><Relationship Id="rId318" Type="http://schemas.openxmlformats.org/officeDocument/2006/relationships/oleObject" Target="embeddings/oleObject160.bin"/><Relationship Id="rId339" Type="http://schemas.openxmlformats.org/officeDocument/2006/relationships/oleObject" Target="embeddings/oleObject172.bin"/><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80.bin"/><Relationship Id="rId9" Type="http://schemas.microsoft.com/office/2011/relationships/commentsExtended" Target="commentsExtended.xml"/><Relationship Id="rId210" Type="http://schemas.openxmlformats.org/officeDocument/2006/relationships/image" Target="media/image99.wmf"/><Relationship Id="rId26" Type="http://schemas.openxmlformats.org/officeDocument/2006/relationships/image" Target="media/image9.wmf"/><Relationship Id="rId231" Type="http://schemas.openxmlformats.org/officeDocument/2006/relationships/image" Target="media/image109.e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3.bin"/><Relationship Id="rId361" Type="http://schemas.microsoft.com/office/2011/relationships/people" Target="people.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oleObject" Target="embeddings/oleObject140.bin"/><Relationship Id="rId319"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9.bin"/><Relationship Id="rId330" Type="http://schemas.openxmlformats.org/officeDocument/2006/relationships/oleObject" Target="embeddings/oleObject166.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62.wmf"/><Relationship Id="rId211" Type="http://schemas.openxmlformats.org/officeDocument/2006/relationships/oleObject" Target="embeddings/oleObject103.bin"/><Relationship Id="rId232" Type="http://schemas.openxmlformats.org/officeDocument/2006/relationships/image" Target="media/image110.emf"/><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8.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8.bin"/><Relationship Id="rId222" Type="http://schemas.openxmlformats.org/officeDocument/2006/relationships/oleObject" Target="embeddings/oleObject109.bin"/><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6.wmf"/><Relationship Id="rId352"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1.emf"/><Relationship Id="rId254" Type="http://schemas.openxmlformats.org/officeDocument/2006/relationships/image" Target="media/image124.e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1.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46.wmf"/><Relationship Id="rId332" Type="http://schemas.openxmlformats.org/officeDocument/2006/relationships/oleObject" Target="embeddings/oleObject167.bin"/><Relationship Id="rId353" Type="http://schemas.openxmlformats.org/officeDocument/2006/relationships/image" Target="media/image16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3.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1.wmf"/><Relationship Id="rId322" Type="http://schemas.openxmlformats.org/officeDocument/2006/relationships/oleObject" Target="embeddings/oleObject162.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3.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image" Target="media/image157.emf"/><Relationship Id="rId354" Type="http://schemas.openxmlformats.org/officeDocument/2006/relationships/oleObject" Target="embeddings/oleObject182.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3.wmf"/><Relationship Id="rId256" Type="http://schemas.openxmlformats.org/officeDocument/2006/relationships/image" Target="media/image125.emf"/><Relationship Id="rId277" Type="http://schemas.openxmlformats.org/officeDocument/2006/relationships/oleObject" Target="embeddings/oleObject135.bin"/><Relationship Id="rId298" Type="http://schemas.openxmlformats.org/officeDocument/2006/relationships/oleObject" Target="embeddings/oleObject150.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image" Target="media/image152.wmf"/><Relationship Id="rId344" Type="http://schemas.openxmlformats.org/officeDocument/2006/relationships/image" Target="media/image159.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8.png"/><Relationship Id="rId267" Type="http://schemas.openxmlformats.org/officeDocument/2006/relationships/oleObject" Target="embeddings/oleObject128.bin"/><Relationship Id="rId288" Type="http://schemas.openxmlformats.org/officeDocument/2006/relationships/image" Target="media/image136.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47.wm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oleObject" Target="embeddings/oleObject82.bin"/><Relationship Id="rId334" Type="http://schemas.openxmlformats.org/officeDocument/2006/relationships/oleObject" Target="embeddings/oleObject168.bin"/><Relationship Id="rId355" Type="http://schemas.openxmlformats.org/officeDocument/2006/relationships/image" Target="media/image164.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4.bin"/><Relationship Id="rId257" Type="http://schemas.openxmlformats.org/officeDocument/2006/relationships/oleObject" Target="embeddings/oleObject123.bin"/><Relationship Id="rId278" Type="http://schemas.openxmlformats.org/officeDocument/2006/relationships/image" Target="media/image134.wmf"/><Relationship Id="rId303" Type="http://schemas.openxmlformats.org/officeDocument/2006/relationships/image" Target="media/image142.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6.bin"/><Relationship Id="rId345" Type="http://schemas.openxmlformats.org/officeDocument/2006/relationships/oleObject" Target="embeddings/oleObject177.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image" Target="media/image119.png"/><Relationship Id="rId107" Type="http://schemas.openxmlformats.org/officeDocument/2006/relationships/oleObject" Target="embeddings/oleObject50.bin"/><Relationship Id="rId289" Type="http://schemas.openxmlformats.org/officeDocument/2006/relationships/oleObject" Target="embeddings/oleObject144.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58.bin"/><Relationship Id="rId356" Type="http://schemas.openxmlformats.org/officeDocument/2006/relationships/oleObject" Target="embeddings/oleObject183.bin"/><Relationship Id="rId95" Type="http://schemas.openxmlformats.org/officeDocument/2006/relationships/oleObject" Target="embeddings/oleObject43.bin"/><Relationship Id="rId160" Type="http://schemas.openxmlformats.org/officeDocument/2006/relationships/oleObject" Target="embeddings/oleObject77.bin"/><Relationship Id="rId216" Type="http://schemas.openxmlformats.org/officeDocument/2006/relationships/image" Target="media/image102.wmf"/><Relationship Id="rId258" Type="http://schemas.openxmlformats.org/officeDocument/2006/relationships/image" Target="media/image126.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6.bin"/><Relationship Id="rId325" Type="http://schemas.openxmlformats.org/officeDocument/2006/relationships/image" Target="media/image153.wmf"/><Relationship Id="rId171" Type="http://schemas.openxmlformats.org/officeDocument/2006/relationships/oleObject" Target="embeddings/oleObject83.bin"/><Relationship Id="rId227" Type="http://schemas.openxmlformats.org/officeDocument/2006/relationships/image" Target="media/image107.wmf"/><Relationship Id="rId269" Type="http://schemas.openxmlformats.org/officeDocument/2006/relationships/oleObject" Target="embeddings/oleObject129.bin"/><Relationship Id="rId33" Type="http://schemas.openxmlformats.org/officeDocument/2006/relationships/oleObject" Target="embeddings/oleObject12.bin"/><Relationship Id="rId129" Type="http://schemas.openxmlformats.org/officeDocument/2006/relationships/image" Target="media/image59.wmf"/><Relationship Id="rId280" Type="http://schemas.openxmlformats.org/officeDocument/2006/relationships/image" Target="media/image135.wmf"/><Relationship Id="rId336" Type="http://schemas.openxmlformats.org/officeDocument/2006/relationships/oleObject" Target="embeddings/oleObject169.bin"/><Relationship Id="rId75" Type="http://schemas.openxmlformats.org/officeDocument/2006/relationships/oleObject" Target="embeddings/oleObject33.bin"/><Relationship Id="rId140" Type="http://schemas.openxmlformats.org/officeDocument/2006/relationships/oleObject" Target="embeddings/oleObject67.bin"/><Relationship Id="rId182" Type="http://schemas.openxmlformats.org/officeDocument/2006/relationships/image" Target="media/image85.wmf"/><Relationship Id="rId6" Type="http://schemas.openxmlformats.org/officeDocument/2006/relationships/footnotes" Target="footnotes.xml"/><Relationship Id="rId238" Type="http://schemas.openxmlformats.org/officeDocument/2006/relationships/oleObject" Target="embeddings/oleObject115.bin"/><Relationship Id="rId291" Type="http://schemas.openxmlformats.org/officeDocument/2006/relationships/oleObject" Target="embeddings/oleObject145.bin"/><Relationship Id="rId305" Type="http://schemas.openxmlformats.org/officeDocument/2006/relationships/image" Target="media/image143.wmf"/><Relationship Id="rId347" Type="http://schemas.openxmlformats.org/officeDocument/2006/relationships/oleObject" Target="embeddings/oleObject178.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70.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0.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316" Type="http://schemas.openxmlformats.org/officeDocument/2006/relationships/oleObject" Target="embeddings/oleObject159.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hyperlink" Target="https://doi.org/10.1007/978-981-16-7735-9_5" TargetMode="External"/><Relationship Id="rId162" Type="http://schemas.openxmlformats.org/officeDocument/2006/relationships/oleObject" Target="embeddings/oleObject78.bin"/><Relationship Id="rId218" Type="http://schemas.openxmlformats.org/officeDocument/2006/relationships/image" Target="media/image103.wmf"/><Relationship Id="rId271" Type="http://schemas.openxmlformats.org/officeDocument/2006/relationships/oleObject" Target="embeddings/oleObject130.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60.wmf"/><Relationship Id="rId327" Type="http://schemas.openxmlformats.org/officeDocument/2006/relationships/image" Target="media/image154.wmf"/><Relationship Id="rId173" Type="http://schemas.openxmlformats.org/officeDocument/2006/relationships/oleObject" Target="embeddings/oleObject84.bin"/><Relationship Id="rId229" Type="http://schemas.openxmlformats.org/officeDocument/2006/relationships/image" Target="media/image108.wmf"/><Relationship Id="rId240" Type="http://schemas.openxmlformats.org/officeDocument/2006/relationships/image" Target="media/image115.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8.bin"/><Relationship Id="rId338" Type="http://schemas.openxmlformats.org/officeDocument/2006/relationships/oleObject" Target="embeddings/oleObject171.bin"/><Relationship Id="rId8" Type="http://schemas.openxmlformats.org/officeDocument/2006/relationships/comments" Target="comments.xml"/><Relationship Id="rId142" Type="http://schemas.openxmlformats.org/officeDocument/2006/relationships/oleObject" Target="embeddings/oleObject68.bin"/><Relationship Id="rId184" Type="http://schemas.openxmlformats.org/officeDocument/2006/relationships/image" Target="media/image86.wmf"/><Relationship Id="rId251" Type="http://schemas.openxmlformats.org/officeDocument/2006/relationships/image" Target="media/image122.png"/><Relationship Id="rId46" Type="http://schemas.openxmlformats.org/officeDocument/2006/relationships/image" Target="media/image19.wmf"/><Relationship Id="rId293" Type="http://schemas.openxmlformats.org/officeDocument/2006/relationships/image" Target="media/image138.png"/><Relationship Id="rId307" Type="http://schemas.openxmlformats.org/officeDocument/2006/relationships/image" Target="media/image144.wmf"/><Relationship Id="rId349" Type="http://schemas.openxmlformats.org/officeDocument/2006/relationships/oleObject" Target="embeddings/oleObject17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DADC9-7D63-4916-A375-8D8B99B6A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31</Pages>
  <Words>12479</Words>
  <Characters>71132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Green, Aubrey</cp:lastModifiedBy>
  <cp:revision>37</cp:revision>
  <dcterms:created xsi:type="dcterms:W3CDTF">2022-08-08T18:36:00Z</dcterms:created>
  <dcterms:modified xsi:type="dcterms:W3CDTF">2022-08-23T19:53:00Z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