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3D14A57"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w:t>
      </w:r>
      <w:ins w:id="1" w:author="Green, Aubrey" w:date="2022-08-18T08:39:00Z">
        <w:r w:rsidR="00F945E9">
          <w:rPr>
            <w:rFonts w:ascii="Times New Roman" w:hAnsi="Times New Roman"/>
          </w:rPr>
          <w:t xml:space="preserve"> </w:t>
        </w:r>
      </w:ins>
      <w:del w:id="2" w:author="Green, Aubrey" w:date="2022-08-18T08:39:00Z">
        <w:r w:rsidDel="00F945E9">
          <w:rPr>
            <w:rFonts w:ascii="Times New Roman" w:hAnsi="Times New Roman"/>
          </w:rPr>
          <w:delText>-</w:delText>
        </w:r>
      </w:del>
      <w:r>
        <w:rPr>
          <w:rFonts w:ascii="Times New Roman" w:hAnsi="Times New Roman"/>
        </w:rPr>
        <w:t>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w:t>
      </w:r>
      <w:ins w:id="3" w:author="Green, Aubrey" w:date="2022-08-18T08:30:00Z">
        <w:r w:rsidR="00F30171">
          <w:rPr>
            <w:rFonts w:ascii="Times New Roman" w:hAnsi="Times New Roman"/>
          </w:rPr>
          <w:t>,</w:t>
        </w:r>
      </w:ins>
      <w:r>
        <w:rPr>
          <w:rFonts w:ascii="Times New Roman" w:hAnsi="Times New Roman"/>
        </w:rPr>
        <w:t xml:space="preserv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w:t>
      </w:r>
      <w:ins w:id="4" w:author="Green, Aubrey" w:date="2022-08-18T08:39:00Z">
        <w:r w:rsidR="00F945E9">
          <w:rPr>
            <w:rFonts w:ascii="Times New Roman" w:hAnsi="Times New Roman"/>
          </w:rPr>
          <w:t>in</w:t>
        </w:r>
      </w:ins>
      <w:r>
        <w:rPr>
          <w:rFonts w:ascii="Times New Roman" w:hAnsi="Times New Roman"/>
        </w:rPr>
        <w:t>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del w:id="5" w:author="Green, Aubrey" w:date="2022-08-18T08:40:00Z">
        <w:r w:rsidDel="00F945E9">
          <w:rPr>
            <w:rFonts w:ascii="Times New Roman" w:hAnsi="Times New Roman" w:hint="eastAsia"/>
          </w:rPr>
          <w:delText xml:space="preserve"> </w:delText>
        </w:r>
        <w:r w:rsidDel="00F945E9">
          <w:rPr>
            <w:rFonts w:ascii="Times New Roman" w:hAnsi="Times New Roman"/>
          </w:rPr>
          <w:delText>cement</w:delText>
        </w:r>
      </w:del>
      <w:r>
        <w:rPr>
          <w:rFonts w:ascii="Times New Roman" w:hAnsi="Times New Roman"/>
        </w:rPr>
        <w:t xml:space="preserve"> failure that may occur in different types</w:t>
      </w:r>
      <w:ins w:id="6" w:author="Green, Aubrey" w:date="2022-08-18T08:40:00Z">
        <w:r w:rsidR="00F945E9">
          <w:rPr>
            <w:rFonts w:ascii="Times New Roman" w:hAnsi="Times New Roman"/>
          </w:rPr>
          <w:t xml:space="preserve"> of cement</w:t>
        </w:r>
      </w:ins>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 xml:space="preserve">the HTHP cementing </w:t>
      </w:r>
      <w:commentRangeStart w:id="7"/>
      <w:r w:rsidR="00964D3F">
        <w:rPr>
          <w:rFonts w:ascii="Times New Roman" w:hAnsi="Times New Roman"/>
        </w:rPr>
        <w:t>are found out</w:t>
      </w:r>
      <w:commentRangeEnd w:id="7"/>
      <w:r w:rsidR="001F3EBE">
        <w:rPr>
          <w:rStyle w:val="CommentReference"/>
        </w:rPr>
        <w:commentReference w:id="7"/>
      </w:r>
      <w:r w:rsidR="00964D3F">
        <w:rPr>
          <w:rFonts w:ascii="Times New Roman" w:hAnsi="Times New Roman"/>
        </w:rPr>
        <w:t>.</w:t>
      </w:r>
      <w:r>
        <w:rPr>
          <w:rFonts w:ascii="Times New Roman" w:hAnsi="Times New Roman"/>
        </w:rPr>
        <w:t xml:space="preserve"> Based on these results, two new concepts of</w:t>
      </w:r>
      <w:r w:rsidR="00964D3F">
        <w:rPr>
          <w:rFonts w:ascii="Times New Roman" w:hAnsi="Times New Roman"/>
        </w:rPr>
        <w:t xml:space="preserve"> permeability</w:t>
      </w:r>
      <w:ins w:id="8" w:author="Green, Aubrey" w:date="2022-08-18T08:43:00Z">
        <w:r w:rsidR="001F3EBE">
          <w:rPr>
            <w:rFonts w:ascii="Times New Roman" w:hAnsi="Times New Roman"/>
          </w:rPr>
          <w:t>,</w:t>
        </w:r>
      </w:ins>
      <w:r>
        <w:rPr>
          <w:rFonts w:ascii="Times New Roman" w:hAnsi="Times New Roman"/>
        </w:rPr>
        <w:t xml:space="preserve"> forgiveness cement and phase-change cement</w:t>
      </w:r>
      <w:ins w:id="9" w:author="Green, Aubrey" w:date="2022-08-18T08:43:00Z">
        <w:r w:rsidR="001F3EBE">
          <w:rPr>
            <w:rFonts w:ascii="Times New Roman" w:hAnsi="Times New Roman"/>
          </w:rPr>
          <w:t>,</w:t>
        </w:r>
      </w:ins>
      <w:r>
        <w:rPr>
          <w:rFonts w:ascii="Times New Roman" w:hAnsi="Times New Roman"/>
        </w:rPr>
        <w:t xml:space="preserve"> are proposed here for the future </w:t>
      </w:r>
      <w:ins w:id="10" w:author="Green, Aubrey" w:date="2022-08-18T08:43:00Z">
        <w:r w:rsidR="001F3EBE">
          <w:rPr>
            <w:rFonts w:ascii="Times New Roman" w:hAnsi="Times New Roman"/>
          </w:rPr>
          <w:t xml:space="preserve">of </w:t>
        </w:r>
      </w:ins>
      <w:r>
        <w:rPr>
          <w:rFonts w:ascii="Times New Roman" w:hAnsi="Times New Roman"/>
        </w:rPr>
        <w:t>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w:t>
      </w:r>
      <w:ins w:id="11" w:author="Green, Aubrey" w:date="2022-08-18T08:46:00Z">
        <w:r w:rsidR="00E02D78">
          <w:rPr>
            <w:rFonts w:ascii="Times New Roman" w:hAnsi="Times New Roman"/>
          </w:rPr>
          <w:t>n</w:t>
        </w:r>
      </w:ins>
      <w:del w:id="12" w:author="Green, Aubrey" w:date="2022-08-18T08:46:00Z">
        <w:r w:rsidDel="00E02D78">
          <w:rPr>
            <w:rFonts w:ascii="Times New Roman" w:hAnsi="Times New Roman"/>
          </w:rPr>
          <w:delText>ing</w:delText>
        </w:r>
      </w:del>
      <w:r>
        <w:rPr>
          <w:rFonts w:ascii="Times New Roman" w:hAnsi="Times New Roman"/>
        </w:rPr>
        <w:t xml:space="preserve">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8pt;mso-width-percent:0;mso-height-percent:0;mso-width-percent:0;mso-height-percent:0" o:ole="">
            <v:imagedata r:id="rId10" o:title=""/>
          </v:shape>
          <o:OLEObject Type="Embed" ProgID="Equation.DSMT4" ShapeID="_x0000_i1025" DrawAspect="Content" ObjectID="_1722687916"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8pt;height:18pt;mso-width-percent:0;mso-height-percent:0;mso-width-percent:0;mso-height-percent:0" o:ole="">
            <v:imagedata r:id="rId12" o:title=""/>
          </v:shape>
          <o:OLEObject Type="Embed" ProgID="Equation.DSMT4" ShapeID="_x0000_i1026" DrawAspect="Content" ObjectID="_1722687917"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w:t>
      </w:r>
      <w:del w:id="13" w:author="Green, Aubrey" w:date="2022-08-18T08:52:00Z">
        <w:r w:rsidDel="0025166E">
          <w:rPr>
            <w:rFonts w:ascii="Times New Roman" w:hAnsi="Times New Roman"/>
          </w:rPr>
          <w:delText xml:space="preserve"> are</w:delText>
        </w:r>
      </w:del>
      <w:r>
        <w:rPr>
          <w:rFonts w:ascii="Times New Roman" w:hAnsi="Times New Roman"/>
        </w:rPr>
        <w:t xml:space="preserve"> challeng</w:t>
      </w:r>
      <w:ins w:id="14" w:author="Green, Aubrey" w:date="2022-08-18T08:52:00Z">
        <w:r w:rsidR="0025166E">
          <w:rPr>
            <w:rFonts w:ascii="Times New Roman" w:hAnsi="Times New Roman"/>
          </w:rPr>
          <w:t>e</w:t>
        </w:r>
      </w:ins>
      <w:del w:id="15" w:author="Green, Aubrey" w:date="2022-08-18T08:52:00Z">
        <w:r w:rsidDel="0025166E">
          <w:rPr>
            <w:rFonts w:ascii="Times New Roman" w:hAnsi="Times New Roman"/>
          </w:rPr>
          <w:delText>ing</w:delText>
        </w:r>
      </w:del>
      <w:r>
        <w:rPr>
          <w:rFonts w:ascii="Times New Roman" w:hAnsi="Times New Roman"/>
        </w:rPr>
        <w:t xml:space="preserve"> the prevailing HTHP cementing principles and provid</w:t>
      </w:r>
      <w:ins w:id="16" w:author="Green, Aubrey" w:date="2022-08-18T08:53:00Z">
        <w:r w:rsidR="0025166E">
          <w:rPr>
            <w:rFonts w:ascii="Times New Roman" w:hAnsi="Times New Roman"/>
          </w:rPr>
          <w:t>e</w:t>
        </w:r>
      </w:ins>
      <w:del w:id="17" w:author="Green, Aubrey" w:date="2022-08-18T08:53:00Z">
        <w:r w:rsidDel="0025166E">
          <w:rPr>
            <w:rFonts w:ascii="Times New Roman" w:hAnsi="Times New Roman"/>
          </w:rPr>
          <w:delText>ing</w:delText>
        </w:r>
      </w:del>
      <w:r>
        <w:rPr>
          <w:rFonts w:ascii="Times New Roman" w:hAnsi="Times New Roman"/>
        </w:rPr>
        <w:t xml:space="preserve"> a new perspective of design and guidance</w:t>
      </w:r>
      <w:ins w:id="18" w:author="Green, Aubrey" w:date="2022-08-18T08:53:00Z">
        <w:r w:rsidR="0025166E">
          <w:rPr>
            <w:rFonts w:ascii="Times New Roman" w:hAnsi="Times New Roman"/>
          </w:rPr>
          <w:t>,</w:t>
        </w:r>
      </w:ins>
      <w:r>
        <w:rPr>
          <w:rFonts w:ascii="Times New Roman" w:hAnsi="Times New Roman"/>
        </w:rPr>
        <w:t xml:space="preserv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33D00D19"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 xml:space="preserve">important as </w:t>
      </w:r>
      <w:ins w:id="19" w:author="Green, Aubrey" w:date="2022-08-18T08:54:00Z">
        <w:r w:rsidR="00884924">
          <w:rPr>
            <w:rFonts w:ascii="Times New Roman" w:hAnsi="Times New Roman"/>
          </w:rPr>
          <w:t>they are</w:t>
        </w:r>
      </w:ins>
      <w:del w:id="20" w:author="Green, Aubrey" w:date="2022-08-18T08:54:00Z">
        <w:r w:rsidR="00693B12" w:rsidRPr="00F972C0" w:rsidDel="00884924">
          <w:rPr>
            <w:rFonts w:ascii="Times New Roman" w:hAnsi="Times New Roman"/>
          </w:rPr>
          <w:delText>it is</w:delText>
        </w:r>
      </w:del>
      <w:r w:rsidR="00693B12" w:rsidRPr="00F972C0">
        <w:rPr>
          <w:rFonts w:ascii="Times New Roman" w:hAnsi="Times New Roman"/>
        </w:rPr>
        <w:t xml:space="preserve">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w:t>
      </w:r>
      <w:ins w:id="21" w:author="Green, Aubrey" w:date="2022-08-18T08:55:00Z">
        <w:r w:rsidR="00884924">
          <w:rPr>
            <w:rFonts w:ascii="Times New Roman" w:hAnsi="Times New Roman"/>
          </w:rPr>
          <w:t>,</w:t>
        </w:r>
      </w:ins>
      <w:r w:rsidR="00964D3F">
        <w:rPr>
          <w:rFonts w:ascii="Times New Roman" w:hAnsi="Times New Roman"/>
        </w:rPr>
        <w:t xml:space="preserve">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w:t>
      </w:r>
      <w:ins w:id="22" w:author="Green, Aubrey" w:date="2022-08-18T08:55:00Z">
        <w:r w:rsidR="00884924">
          <w:rPr>
            <w:rFonts w:ascii="Times New Roman" w:hAnsi="Times New Roman"/>
          </w:rPr>
          <w:t>s</w:t>
        </w:r>
      </w:ins>
      <w:r>
        <w:rPr>
          <w:rFonts w:ascii="Times New Roman" w:hAnsi="Times New Roman"/>
        </w:rPr>
        <w:t xml:space="preserv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del w:id="23" w:author="Green, Aubrey" w:date="2022-08-18T08:56:00Z">
        <w:r w:rsidR="00693B12" w:rsidRPr="00F972C0" w:rsidDel="00271EC8">
          <w:rPr>
            <w:rFonts w:ascii="Times New Roman" w:hAnsi="Times New Roman"/>
          </w:rPr>
          <w:delText xml:space="preserve"> the</w:delText>
        </w:r>
      </w:del>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del w:id="24" w:author="Green, Aubrey" w:date="2022-08-18T08:58:00Z">
        <w:r w:rsidR="00BF644B" w:rsidDel="00271EC8">
          <w:rPr>
            <w:rFonts w:ascii="Times New Roman" w:hAnsi="Times New Roman"/>
          </w:rPr>
          <w:delText xml:space="preserve"> been</w:delText>
        </w:r>
      </w:del>
      <w:r w:rsidR="00693B12" w:rsidRPr="00F972C0">
        <w:rPr>
          <w:rFonts w:ascii="Times New Roman" w:hAnsi="Times New Roman"/>
        </w:rPr>
        <w:t xml:space="preserve"> focus</w:t>
      </w:r>
      <w:ins w:id="25" w:author="Green, Aubrey" w:date="2022-08-18T08:58:00Z">
        <w:r w:rsidR="00271EC8">
          <w:rPr>
            <w:rFonts w:ascii="Times New Roman" w:hAnsi="Times New Roman"/>
          </w:rPr>
          <w:t>ed</w:t>
        </w:r>
      </w:ins>
      <w:del w:id="26" w:author="Green, Aubrey" w:date="2022-08-18T08:58:00Z">
        <w:r w:rsidR="00693B12" w:rsidRPr="00F972C0" w:rsidDel="00271EC8">
          <w:rPr>
            <w:rFonts w:ascii="Times New Roman" w:hAnsi="Times New Roman"/>
          </w:rPr>
          <w:delText>ing</w:delText>
        </w:r>
      </w:del>
      <w:r w:rsidR="00693B12" w:rsidRPr="00F972C0">
        <w:rPr>
          <w:rFonts w:ascii="Times New Roman" w:hAnsi="Times New Roman"/>
        </w:rPr>
        <w:t xml:space="preserve"> on reinforcing the cement by adding various additives, </w:t>
      </w:r>
      <w:r w:rsidR="0075189A" w:rsidRPr="0075189A">
        <w:rPr>
          <w:rFonts w:ascii="Times New Roman" w:hAnsi="Times New Roman"/>
        </w:rPr>
        <w:t>which aim</w:t>
      </w:r>
      <w:del w:id="27" w:author="Green, Aubrey" w:date="2022-08-18T08:59:00Z">
        <w:r w:rsidR="0075189A" w:rsidRPr="0075189A" w:rsidDel="00271EC8">
          <w:rPr>
            <w:rFonts w:ascii="Times New Roman" w:hAnsi="Times New Roman"/>
          </w:rPr>
          <w:delText>s</w:delText>
        </w:r>
      </w:del>
      <w:r w:rsidR="0075189A" w:rsidRPr="0075189A">
        <w:rPr>
          <w:rFonts w:ascii="Times New Roman" w:hAnsi="Times New Roman"/>
        </w:rPr>
        <w:t xml:space="preserve">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76DE46E"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w:t>
      </w:r>
      <w:ins w:id="28" w:author="Green, Aubrey" w:date="2022-08-18T09:00:00Z">
        <w:r w:rsidR="00FD20C5">
          <w:rPr>
            <w:rFonts w:ascii="Times New Roman" w:hAnsi="Times New Roman"/>
          </w:rPr>
          <w:t xml:space="preserve">better </w:t>
        </w:r>
      </w:ins>
      <w:r>
        <w:rPr>
          <w:rFonts w:ascii="Times New Roman" w:hAnsi="Times New Roman"/>
        </w:rPr>
        <w:t xml:space="preserve">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ractur</w:t>
      </w:r>
      <w:ins w:id="29" w:author="Green, Aubrey" w:date="2022-08-18T09:05:00Z">
        <w:r w:rsidR="00C415BE">
          <w:rPr>
            <w:rFonts w:ascii="Times New Roman" w:hAnsi="Times New Roman"/>
          </w:rPr>
          <w:t>e</w:t>
        </w:r>
      </w:ins>
      <w:del w:id="30" w:author="Green, Aubrey" w:date="2022-08-18T09:05:00Z">
        <w:r w:rsidR="0075189A" w:rsidDel="00C415BE">
          <w:rPr>
            <w:rFonts w:ascii="Times New Roman" w:hAnsi="Times New Roman"/>
          </w:rPr>
          <w:delText>ing</w:delText>
        </w:r>
      </w:del>
      <w:r w:rsidR="0075189A">
        <w:rPr>
          <w:rFonts w:ascii="Times New Roman" w:hAnsi="Times New Roman"/>
        </w:rPr>
        <w:t xml:space="preserve">,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w:t>
      </w:r>
      <w:ins w:id="31" w:author="Green, Aubrey" w:date="2022-08-18T09:06:00Z">
        <w:r w:rsidR="00777583">
          <w:rPr>
            <w:rFonts w:ascii="Times New Roman" w:hAnsi="Times New Roman"/>
          </w:rPr>
          <w:t xml:space="preserve">the </w:t>
        </w:r>
      </w:ins>
      <w:r w:rsidR="00693B12" w:rsidRPr="00F972C0">
        <w:rPr>
          <w:rFonts w:ascii="Times New Roman" w:hAnsi="Times New Roman"/>
        </w:rPr>
        <w:t xml:space="preserve">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w:t>
      </w:r>
      <w:r w:rsidR="00693B12" w:rsidRPr="00F972C0">
        <w:rPr>
          <w:rFonts w:ascii="Times New Roman" w:hAnsi="Times New Roman"/>
        </w:rPr>
        <w:lastRenderedPageBreak/>
        <w:t xml:space="preserve">rarely been properly considered and fully investigated under the HTHP conditions, which could result in jeopardizing the cementing integrity and lead to many serious consequences. </w:t>
      </w:r>
      <w:r w:rsidR="00CC3D8B">
        <w:rPr>
          <w:rFonts w:ascii="Times New Roman" w:hAnsi="Times New Roman"/>
        </w:rPr>
        <w:t>More importantly, th</w:t>
      </w:r>
      <w:ins w:id="32" w:author="Green, Aubrey" w:date="2022-08-18T09:14:00Z">
        <w:r w:rsidR="00000A1D">
          <w:rPr>
            <w:rFonts w:ascii="Times New Roman" w:hAnsi="Times New Roman"/>
          </w:rPr>
          <w:t>ese</w:t>
        </w:r>
      </w:ins>
      <w:del w:id="33" w:author="Green, Aubrey" w:date="2022-08-18T09:14:00Z">
        <w:r w:rsidR="00CC3D8B" w:rsidDel="00000A1D">
          <w:rPr>
            <w:rFonts w:ascii="Times New Roman" w:hAnsi="Times New Roman"/>
          </w:rPr>
          <w:delText>is</w:delText>
        </w:r>
      </w:del>
      <w:r w:rsidR="00CC3D8B">
        <w:rPr>
          <w:rFonts w:ascii="Times New Roman" w:hAnsi="Times New Roman"/>
        </w:rPr>
        <w:t xml:space="preserve"> </w:t>
      </w:r>
      <w:r w:rsidR="005F0C67">
        <w:rPr>
          <w:rFonts w:ascii="Times New Roman" w:hAnsi="Times New Roman"/>
        </w:rPr>
        <w:t xml:space="preserve">THM coupling related issues </w:t>
      </w:r>
      <w:r w:rsidR="0075189A">
        <w:rPr>
          <w:rFonts w:ascii="Times New Roman" w:hAnsi="Times New Roman"/>
        </w:rPr>
        <w:t>can</w:t>
      </w:r>
      <w:del w:id="34" w:author="Green, Aubrey" w:date="2022-08-18T09:14:00Z">
        <w:r w:rsidR="005F0C67" w:rsidDel="00000A1D">
          <w:rPr>
            <w:rFonts w:ascii="Times New Roman" w:hAnsi="Times New Roman"/>
          </w:rPr>
          <w:delText xml:space="preserve"> </w:delText>
        </w:r>
      </w:del>
      <w:r w:rsidR="005F0C67">
        <w:rPr>
          <w:rFonts w:ascii="Times New Roman" w:hAnsi="Times New Roman"/>
        </w:rPr>
        <w:t xml:space="preserve">not be addressed by any of the current available additives, because none of them can change the intrinsic nature, i.e. the porous structure, of the cement.    </w:t>
      </w:r>
    </w:p>
    <w:p w14:paraId="1BDCA2A4" w14:textId="037723FC"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it is called the linear porothermoelastic model, which is especially prevailing for</w:t>
      </w:r>
      <w:del w:id="35" w:author="Green, Aubrey" w:date="2022-08-18T09:18:00Z">
        <w:r w:rsidR="0075189A" w:rsidRPr="0075189A" w:rsidDel="00000A1D">
          <w:rPr>
            <w:rFonts w:ascii="Times New Roman" w:hAnsi="Times New Roman"/>
          </w:rPr>
          <w:delText xml:space="preserve"> the</w:delText>
        </w:r>
      </w:del>
      <w:r w:rsidR="0075189A" w:rsidRPr="0075189A">
        <w:rPr>
          <w:rFonts w:ascii="Times New Roman" w:hAnsi="Times New Roman"/>
        </w:rPr>
        <w:t xml:space="preserv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w:t>
      </w:r>
      <w:del w:id="36" w:author="Green, Aubrey" w:date="2022-08-18T09:20:00Z">
        <w:r w:rsidR="00693B12" w:rsidRPr="00F972C0" w:rsidDel="00000A1D">
          <w:rPr>
            <w:rFonts w:ascii="Times New Roman" w:hAnsi="Times New Roman"/>
          </w:rPr>
          <w:delText xml:space="preserve">are </w:delText>
        </w:r>
      </w:del>
      <w:r w:rsidR="00693B12" w:rsidRPr="00F972C0">
        <w:rPr>
          <w:rFonts w:ascii="Times New Roman" w:hAnsi="Times New Roman"/>
        </w:rPr>
        <w:t>assum</w:t>
      </w:r>
      <w:ins w:id="37" w:author="Green, Aubrey" w:date="2022-08-18T09:20:00Z">
        <w:r w:rsidR="00000A1D">
          <w:rPr>
            <w:rFonts w:ascii="Times New Roman" w:hAnsi="Times New Roman"/>
          </w:rPr>
          <w:t>e</w:t>
        </w:r>
      </w:ins>
      <w:del w:id="38" w:author="Green, Aubrey" w:date="2022-08-18T09:20:00Z">
        <w:r w:rsidR="00693B12" w:rsidRPr="00F972C0" w:rsidDel="00000A1D">
          <w:rPr>
            <w:rFonts w:ascii="Times New Roman" w:hAnsi="Times New Roman"/>
          </w:rPr>
          <w:delText>ing</w:delText>
        </w:r>
      </w:del>
      <w:r w:rsidR="00693B12" w:rsidRPr="00F972C0">
        <w:rPr>
          <w:rFonts w:ascii="Times New Roman" w:hAnsi="Times New Roman"/>
        </w:rPr>
        <w:t xml:space="preserve">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25pt;height:17.25pt;mso-width-percent:0;mso-height-percent:0;mso-width-percent:0;mso-height-percent:0" o:ole="">
            <v:imagedata r:id="rId14" o:title=""/>
          </v:shape>
          <o:OLEObject Type="Embed" ProgID="Equation.DSMT4" ShapeID="_x0000_i1027" DrawAspect="Content" ObjectID="_1722687918"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25pt;height:17.25pt;mso-width-percent:0;mso-height-percent:0;mso-width-percent:0;mso-height-percent:0" o:ole="">
            <v:imagedata r:id="rId16" o:title=""/>
          </v:shape>
          <o:OLEObject Type="Embed" ProgID="Equation.DSMT4" ShapeID="_x0000_i1028" DrawAspect="Content" ObjectID="_1722687919"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25pt;height:22.5pt;mso-width-percent:0;mso-height-percent:0;mso-width-percent:0;mso-height-percent:0" o:ole="">
            <v:imagedata r:id="rId18" o:title=""/>
          </v:shape>
          <o:OLEObject Type="Embed" ProgID="Equation.DSMT4" ShapeID="_x0000_i1029" DrawAspect="Content" ObjectID="_1722687920"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25pt;height:19.5pt;mso-width-percent:0;mso-height-percent:0;mso-width-percent:0;mso-height-percent:0" o:ole="">
            <v:imagedata r:id="rId20" o:title=""/>
          </v:shape>
          <o:OLEObject Type="Embed" ProgID="Equation.DSMT4" ShapeID="_x0000_i1030" DrawAspect="Content" ObjectID="_1722687921"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DF84BD9" w:rsidR="00693B12" w:rsidRPr="00F972C0" w:rsidRDefault="00406356" w:rsidP="00F972C0">
      <w:pPr>
        <w:spacing w:line="360" w:lineRule="auto"/>
        <w:jc w:val="both"/>
        <w:rPr>
          <w:rFonts w:ascii="Times New Roman" w:hAnsi="Times New Roman"/>
        </w:rPr>
      </w:pPr>
      <w:r>
        <w:rPr>
          <w:rFonts w:ascii="Times New Roman" w:hAnsi="Times New Roman"/>
        </w:rPr>
        <w:t>Note</w:t>
      </w:r>
      <w:del w:id="39" w:author="Green, Aubrey" w:date="2022-08-18T12:53:00Z">
        <w:r w:rsidDel="00233EBE">
          <w:rPr>
            <w:rFonts w:ascii="Times New Roman" w:hAnsi="Times New Roman"/>
          </w:rPr>
          <w:delText>d</w:delText>
        </w:r>
      </w:del>
      <w:r>
        <w:rPr>
          <w:rFonts w:ascii="Times New Roman" w:hAnsi="Times New Roman"/>
        </w:rPr>
        <w:t xml:space="preserve"> that the mechano-caloric coefficient is also known </w:t>
      </w:r>
      <w:ins w:id="40" w:author="Green, Aubrey" w:date="2022-08-18T12:16:00Z">
        <w:r w:rsidR="00D36154">
          <w:rPr>
            <w:rFonts w:ascii="Times New Roman" w:hAnsi="Times New Roman"/>
          </w:rPr>
          <w:t xml:space="preserve">as the </w:t>
        </w:r>
      </w:ins>
      <w:r>
        <w:rPr>
          <w:rFonts w:ascii="Times New Roman" w:hAnsi="Times New Roman"/>
        </w:rPr>
        <w:t xml:space="preserve">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w:t>
      </w:r>
      <w:del w:id="41" w:author="Green, Aubrey" w:date="2022-08-18T12:55:00Z">
        <w:r w:rsidR="00693B12" w:rsidRPr="00F972C0" w:rsidDel="00233EBE">
          <w:rPr>
            <w:rFonts w:ascii="Times New Roman" w:hAnsi="Times New Roman"/>
          </w:rPr>
          <w:delText xml:space="preserve"> the</w:delText>
        </w:r>
      </w:del>
      <w:r w:rsidR="00693B12" w:rsidRPr="00F972C0">
        <w:rPr>
          <w:rFonts w:ascii="Times New Roman" w:hAnsi="Times New Roman"/>
        </w:rPr>
        <w:t xml:space="preserve"> HTHP conditions, both the thermos-osmosis and mechano-caloric effects should be taken into conside</w:t>
      </w:r>
      <w:r w:rsidR="002C3055">
        <w:rPr>
          <w:rFonts w:ascii="Times New Roman" w:hAnsi="Times New Roman"/>
        </w:rPr>
        <w:t>ration</w:t>
      </w:r>
      <w:ins w:id="42" w:author="Green, Aubrey" w:date="2022-08-18T12:56:00Z">
        <w:r w:rsidR="00233EBE">
          <w:rPr>
            <w:rFonts w:ascii="Times New Roman" w:hAnsi="Times New Roman"/>
          </w:rPr>
          <w:t>.</w:t>
        </w:r>
      </w:ins>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commentRangeStart w:id="43"/>
      <w:r w:rsidR="002C3055">
        <w:rPr>
          <w:rFonts w:ascii="Times New Roman" w:hAnsi="Times New Roman"/>
        </w:rPr>
        <w:t xml:space="preserve"> (</w:t>
      </w:r>
      <w:r w:rsidR="0090156F" w:rsidRPr="00F972C0">
        <w:rPr>
          <w:rFonts w:ascii="Times New Roman" w:hAnsi="Times New Roman"/>
          <w:noProof/>
          <w:position w:val="-10"/>
        </w:rPr>
        <w:object w:dxaOrig="200" w:dyaOrig="320" w14:anchorId="2B0EEF25">
          <v:shape id="_x0000_i1031" type="#_x0000_t75" alt="" style="width:10.5pt;height:14.25pt;mso-width-percent:0;mso-height-percent:0;mso-width-percent:0;mso-height-percent:0" o:ole="">
            <v:imagedata r:id="rId22" o:title=""/>
          </v:shape>
          <o:OLEObject Type="Embed" ProgID="Equation.DSMT4" ShapeID="_x0000_i1031" DrawAspect="Content" ObjectID="_1722687922"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5pt;height:19.5pt;mso-width-percent:0;mso-height-percent:0;mso-width-percent:0;mso-height-percent:0" o:ole="">
            <v:imagedata r:id="rId24" o:title=""/>
          </v:shape>
          <o:OLEObject Type="Embed" ProgID="Equation.DSMT4" ShapeID="_x0000_i1032" DrawAspect="Content" ObjectID="_1722687923" r:id="rId25"/>
        </w:object>
      </w:r>
      <w:r w:rsidR="002C3055">
        <w:rPr>
          <w:rFonts w:ascii="Times New Roman" w:hAnsi="Times New Roman"/>
        </w:rPr>
        <w:t>is the heat flux)</w:t>
      </w:r>
      <w:commentRangeEnd w:id="43"/>
      <w:r w:rsidR="00233EBE">
        <w:rPr>
          <w:rStyle w:val="CommentReference"/>
        </w:rPr>
        <w:commentReference w:id="43"/>
      </w:r>
      <w:r w:rsidR="002C3055">
        <w:rPr>
          <w:rFonts w:ascii="Times New Roman" w:hAnsi="Times New Roman"/>
        </w:rPr>
        <w:t>.</w:t>
      </w:r>
    </w:p>
    <w:p w14:paraId="7208AFA2" w14:textId="22AB08C1"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both</w:t>
      </w:r>
      <w:del w:id="44" w:author="Green, Aubrey" w:date="2022-08-17T09:19:00Z">
        <w:r w:rsidRPr="00F972C0" w:rsidDel="004942E1">
          <w:rPr>
            <w:rFonts w:ascii="Times New Roman" w:hAnsi="Times New Roman"/>
          </w:rPr>
          <w:delText xml:space="preserve"> of</w:delText>
        </w:r>
      </w:del>
      <w:r w:rsidRPr="00F972C0">
        <w:rPr>
          <w:rFonts w:ascii="Times New Roman" w:hAnsi="Times New Roman"/>
        </w:rPr>
        <w:t xml:space="preserve">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w:t>
      </w:r>
      <w:ins w:id="45" w:author="Green, Aubrey" w:date="2022-08-17T09:22:00Z">
        <w:r w:rsidR="004942E1">
          <w:rPr>
            <w:rFonts w:ascii="Times New Roman" w:hAnsi="Times New Roman"/>
          </w:rPr>
          <w:t xml:space="preserve">behind </w:t>
        </w:r>
      </w:ins>
      <w:del w:id="46" w:author="Green, Aubrey" w:date="2022-08-17T09:22:00Z">
        <w:r w:rsidR="00693B12" w:rsidRPr="00F972C0" w:rsidDel="004942E1">
          <w:rPr>
            <w:rFonts w:ascii="Times New Roman" w:hAnsi="Times New Roman"/>
          </w:rPr>
          <w:delText xml:space="preserve">of </w:delText>
        </w:r>
      </w:del>
      <w:r w:rsidR="00693B12" w:rsidRPr="00F972C0">
        <w:rPr>
          <w:rFonts w:ascii="Times New Roman" w:hAnsi="Times New Roman"/>
        </w:rPr>
        <w:t xml:space="preserve">creating </w:t>
      </w:r>
      <w:r w:rsidR="002F2CEB" w:rsidRPr="00F972C0">
        <w:rPr>
          <w:rFonts w:ascii="Times New Roman" w:hAnsi="Times New Roman"/>
        </w:rPr>
        <w:t xml:space="preserve">the PTEOF </w:t>
      </w:r>
      <w:r w:rsidR="00693B12" w:rsidRPr="00F972C0">
        <w:rPr>
          <w:rFonts w:ascii="Times New Roman" w:hAnsi="Times New Roman"/>
        </w:rPr>
        <w:t xml:space="preserve">model </w:t>
      </w:r>
      <w:ins w:id="47" w:author="Green, Aubrey" w:date="2022-08-18T13:06:00Z">
        <w:r w:rsidR="00533B06">
          <w:rPr>
            <w:rFonts w:ascii="Times New Roman" w:hAnsi="Times New Roman"/>
          </w:rPr>
          <w:t>are</w:t>
        </w:r>
      </w:ins>
      <w:del w:id="48" w:author="Green, Aubrey" w:date="2022-08-18T13:06:00Z">
        <w:r w:rsidR="00693B12" w:rsidRPr="00F972C0" w:rsidDel="00533B06">
          <w:rPr>
            <w:rFonts w:ascii="Times New Roman" w:hAnsi="Times New Roman"/>
          </w:rPr>
          <w:delText>is</w:delText>
        </w:r>
      </w:del>
      <w:r w:rsidR="00693B12" w:rsidRPr="00F972C0">
        <w:rPr>
          <w:rFonts w:ascii="Times New Roman" w:hAnsi="Times New Roman"/>
        </w:rPr>
        <w:t xml:space="preserve"> to have a comprehensive understanding of the cement’s behavior</w:t>
      </w:r>
      <w:del w:id="49" w:author="Green, Aubrey" w:date="2022-08-17T09:23:00Z">
        <w:r w:rsidR="00693B12" w:rsidRPr="00F972C0" w:rsidDel="004942E1">
          <w:rPr>
            <w:rFonts w:ascii="Times New Roman" w:hAnsi="Times New Roman"/>
          </w:rPr>
          <w:delText>s</w:delText>
        </w:r>
      </w:del>
      <w:r w:rsidR="00693B12" w:rsidRPr="00F972C0">
        <w:rPr>
          <w:rFonts w:ascii="Times New Roman" w:hAnsi="Times New Roman"/>
        </w:rPr>
        <w:t xml:space="preserve"> under the HTHP</w:t>
      </w:r>
      <w:ins w:id="50" w:author="Green, Aubrey" w:date="2022-08-18T13:18:00Z">
        <w:r w:rsidR="00D0267D">
          <w:rPr>
            <w:rFonts w:ascii="Times New Roman" w:hAnsi="Times New Roman"/>
          </w:rPr>
          <w:t xml:space="preserve"> conditions</w:t>
        </w:r>
      </w:ins>
      <w:ins w:id="51" w:author="Green, Aubrey" w:date="2022-08-17T09:23:00Z">
        <w:r w:rsidR="004942E1">
          <w:rPr>
            <w:rFonts w:ascii="Times New Roman" w:hAnsi="Times New Roman"/>
          </w:rPr>
          <w:t>,</w:t>
        </w:r>
      </w:ins>
      <w:r w:rsidR="00693B12" w:rsidRPr="00F972C0">
        <w:rPr>
          <w:rFonts w:ascii="Times New Roman" w:hAnsi="Times New Roman"/>
        </w:rPr>
        <w:t xml:space="preserve">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w:t>
      </w:r>
      <w:ins w:id="52" w:author="Green, Aubrey" w:date="2022-08-18T13:18:00Z">
        <w:r w:rsidR="00D0267D">
          <w:rPr>
            <w:rFonts w:ascii="Times New Roman" w:hAnsi="Times New Roman"/>
          </w:rPr>
          <w:t>,</w:t>
        </w:r>
      </w:ins>
      <w:r w:rsidR="00693B12" w:rsidRPr="00F972C0">
        <w:rPr>
          <w:rFonts w:ascii="Times New Roman" w:hAnsi="Times New Roman"/>
        </w:rPr>
        <w:t xml:space="preserve">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w:t>
      </w:r>
      <w:del w:id="53" w:author="Green, Aubrey" w:date="2022-08-18T13:18:00Z">
        <w:r w:rsidR="00693B12" w:rsidRPr="00F972C0" w:rsidDel="00D0267D">
          <w:rPr>
            <w:rFonts w:ascii="Times New Roman" w:hAnsi="Times New Roman"/>
          </w:rPr>
          <w:delText xml:space="preserve"> it </w:delText>
        </w:r>
        <w:r w:rsidR="0024784D" w:rsidDel="00D0267D">
          <w:rPr>
            <w:rFonts w:ascii="Times New Roman" w:hAnsi="Times New Roman"/>
          </w:rPr>
          <w:delText>will</w:delText>
        </w:r>
      </w:del>
      <w:r w:rsidR="0024784D">
        <w:rPr>
          <w:rFonts w:ascii="Times New Roman" w:hAnsi="Times New Roman"/>
        </w:rPr>
        <w:t xml:space="preserve">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discussion o</w:t>
      </w:r>
      <w:ins w:id="54" w:author="Green, Aubrey" w:date="2022-08-17T09:33:00Z">
        <w:r w:rsidR="00AE58FD">
          <w:rPr>
            <w:rFonts w:ascii="Times New Roman" w:hAnsi="Times New Roman"/>
          </w:rPr>
          <w:t>n</w:t>
        </w:r>
      </w:ins>
      <w:del w:id="55" w:author="Green, Aubrey" w:date="2022-08-17T09:33:00Z">
        <w:r w:rsidR="00693B12" w:rsidRPr="00F972C0" w:rsidDel="00AE58FD">
          <w:rPr>
            <w:rFonts w:ascii="Times New Roman" w:hAnsi="Times New Roman"/>
          </w:rPr>
          <w:delText>f</w:delText>
        </w:r>
      </w:del>
      <w:r w:rsidR="00693B12" w:rsidRPr="00F972C0">
        <w:rPr>
          <w:rFonts w:ascii="Times New Roman" w:hAnsi="Times New Roman"/>
        </w:rPr>
        <w:t xml:space="preserve">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5pt;height:69pt;mso-width-percent:0;mso-height-percent:0;mso-width-percent:0;mso-height-percent:0" o:ole="">
            <v:imagedata r:id="rId26" o:title=""/>
          </v:shape>
          <o:OLEObject Type="Embed" ProgID="Equation.DSMT4" ShapeID="_x0000_i1033" DrawAspect="Content" ObjectID="_1722687924"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pt;height:97.5pt;mso-width-percent:0;mso-height-percent:0;mso-width-percent:0;mso-height-percent:0" o:ole="">
            <v:imagedata r:id="rId28" o:title=""/>
          </v:shape>
          <o:OLEObject Type="Embed" ProgID="Equation.DSMT4" ShapeID="_x0000_i1034" DrawAspect="Content" ObjectID="_1722687925"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CFD38F"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5pt;height:10.5pt;mso-width-percent:0;mso-height-percent:0;mso-width-percent:0;mso-height-percent:0" o:ole="">
            <v:imagedata r:id="rId30" o:title=""/>
          </v:shape>
          <o:OLEObject Type="Embed" ProgID="Equation.DSMT4" ShapeID="_x0000_i1035" DrawAspect="Content" ObjectID="_1722687926"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5pt;height:10.5pt;mso-width-percent:0;mso-height-percent:0;mso-width-percent:0;mso-height-percent:0" o:ole="">
            <v:imagedata r:id="rId32" o:title=""/>
          </v:shape>
          <o:OLEObject Type="Embed" ProgID="Equation.DSMT4" ShapeID="_x0000_i1036" DrawAspect="Content" ObjectID="_1722687927"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5pt;height:14.25pt;mso-width-percent:0;mso-height-percent:0;mso-width-percent:0;mso-height-percent:0" o:ole="">
            <v:imagedata r:id="rId34" o:title=""/>
          </v:shape>
          <o:OLEObject Type="Embed" ProgID="Equation.DSMT4" ShapeID="_x0000_i1037" DrawAspect="Content" ObjectID="_1722687928"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5pt;height:12pt;mso-width-percent:0;mso-height-percent:0;mso-width-percent:0;mso-height-percent:0" o:ole="">
            <v:imagedata r:id="rId36" o:title=""/>
          </v:shape>
          <o:OLEObject Type="Embed" ProgID="Equation.DSMT4" ShapeID="_x0000_i1038" DrawAspect="Content" ObjectID="_1722687929"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5pt;height:12pt;mso-width-percent:0;mso-height-percent:0;mso-width-percent:0;mso-height-percent:0" o:ole="">
            <v:imagedata r:id="rId38" o:title=""/>
          </v:shape>
          <o:OLEObject Type="Embed" ProgID="Equation.DSMT4" ShapeID="_x0000_i1039" DrawAspect="Content" ObjectID="_1722687930"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ins w:id="56" w:author="Green, Aubrey" w:date="2022-08-17T09:40:00Z">
        <w:r w:rsidR="00A556C5">
          <w:rPr>
            <w:rFonts w:ascii="Times New Roman" w:hAnsi="Times New Roman"/>
            <w:snapToGrid w:val="0"/>
          </w:rPr>
          <w:t>,</w:t>
        </w:r>
      </w:ins>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5pt;height:12pt;mso-width-percent:0;mso-height-percent:0;mso-width-percent:0;mso-height-percent:0" o:ole="">
            <v:imagedata r:id="rId40" o:title=""/>
          </v:shape>
          <o:OLEObject Type="Embed" ProgID="Equation.DSMT4" ShapeID="_x0000_i1040" DrawAspect="Content" ObjectID="_1722687931"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ins w:id="57" w:author="Green, Aubrey" w:date="2022-08-17T09:40:00Z">
        <w:r w:rsidR="00A556C5">
          <w:rPr>
            <w:rFonts w:ascii="Times New Roman" w:hAnsi="Times New Roman"/>
            <w:snapToGrid w:val="0"/>
          </w:rPr>
          <w:t>,</w:t>
        </w:r>
      </w:ins>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25pt;height:18pt;mso-width-percent:0;mso-height-percent:0;mso-width-percent:0;mso-height-percent:0" o:ole="">
            <v:imagedata r:id="rId42" o:title=""/>
          </v:shape>
          <o:OLEObject Type="Embed" ProgID="Equation.DSMT4" ShapeID="_x0000_i1041" DrawAspect="Content" ObjectID="_1722687932"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pt;height:12pt;mso-width-percent:0;mso-height-percent:0;mso-width-percent:0;mso-height-percent:0" o:ole="">
            <v:imagedata r:id="rId44" o:title=""/>
          </v:shape>
          <o:OLEObject Type="Embed" ProgID="Equation.DSMT4" ShapeID="_x0000_i1042" DrawAspect="Content" ObjectID="_1722687933"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5pt;height:10.5pt;mso-width-percent:0;mso-height-percent:0;mso-width-percent:0;mso-height-percent:0" o:ole="">
            <v:imagedata r:id="rId46" o:title=""/>
          </v:shape>
          <o:OLEObject Type="Embed" ProgID="Equation.DSMT4" ShapeID="_x0000_i1043" DrawAspect="Content" ObjectID="_1722687934"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5pt;height:12pt;mso-width-percent:0;mso-height-percent:0;mso-width-percent:0;mso-height-percent:0" o:ole="">
            <v:imagedata r:id="rId48" o:title=""/>
          </v:shape>
          <o:OLEObject Type="Embed" ProgID="Equation.DSMT4" ShapeID="_x0000_i1044" DrawAspect="Content" ObjectID="_1722687935"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pt;height:18pt;mso-width-percent:0;mso-height-percent:0;mso-width-percent:0;mso-height-percent:0" o:ole="">
            <v:imagedata r:id="rId50" o:title=""/>
          </v:shape>
          <o:OLEObject Type="Embed" ProgID="Equation.DSMT4" ShapeID="_x0000_i1045" DrawAspect="Content" ObjectID="_1722687936"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pt;height:18pt;mso-width-percent:0;mso-height-percent:0;mso-width-percent:0;mso-height-percent:0" o:ole="">
            <v:imagedata r:id="rId52" o:title=""/>
          </v:shape>
          <o:OLEObject Type="Embed" ProgID="Equation.DSMT4" ShapeID="_x0000_i1046" DrawAspect="Content" ObjectID="_1722687937"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ins w:id="58" w:author="Green, Aubrey" w:date="2022-08-17T09:41:00Z">
        <w:r w:rsidR="00A556C5">
          <w:rPr>
            <w:rFonts w:ascii="Times New Roman" w:hAnsi="Times New Roman"/>
            <w:snapToGrid w:val="0"/>
          </w:rPr>
          <w:t xml:space="preserve"> </w:t>
        </w:r>
      </w:ins>
      <w:r w:rsidR="0090156F" w:rsidRPr="0013783D">
        <w:rPr>
          <w:rFonts w:ascii="Times New Roman" w:hAnsi="Times New Roman"/>
          <w:noProof/>
          <w:position w:val="-6"/>
        </w:rPr>
        <w:object w:dxaOrig="260" w:dyaOrig="220" w14:anchorId="490DF20A">
          <v:shape id="_x0000_i1047" type="#_x0000_t75" alt="" style="width:12pt;height:10.5pt;mso-width-percent:0;mso-height-percent:0;mso-width-percent:0;mso-height-percent:0" o:ole="">
            <v:imagedata r:id="rId54" o:title=""/>
          </v:shape>
          <o:OLEObject Type="Embed" ProgID="Equation.DSMT4" ShapeID="_x0000_i1047" DrawAspect="Content" ObjectID="_1722687938"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w:t>
      </w:r>
      <w:ins w:id="59" w:author="Green, Aubrey" w:date="2022-08-18T13:25:00Z">
        <w:r w:rsidR="007B6946">
          <w:rPr>
            <w:rFonts w:ascii="Times New Roman" w:hAnsi="Times New Roman"/>
            <w:snapToGrid w:val="0"/>
          </w:rPr>
          <w:t xml:space="preserve">the </w:t>
        </w:r>
      </w:ins>
      <w:r w:rsidR="00F03FB4" w:rsidRPr="0013783D">
        <w:rPr>
          <w:rFonts w:ascii="Times New Roman" w:hAnsi="Times New Roman"/>
          <w:snapToGrid w:val="0"/>
        </w:rPr>
        <w:t>pore pressure gradient and thermal forces,</w:t>
      </w:r>
      <w:ins w:id="60" w:author="Green, Aubrey" w:date="2022-08-17T09:50:00Z">
        <w:r w:rsidR="007B6946">
          <w:rPr>
            <w:rFonts w:ascii="Times New Roman" w:hAnsi="Times New Roman"/>
            <w:snapToGrid w:val="0"/>
          </w:rPr>
          <w:t xml:space="preserve"> </w:t>
        </w:r>
      </w:ins>
      <w:del w:id="61" w:author="Green, Aubrey" w:date="2022-08-18T13:26:00Z">
        <w:r w:rsidR="00F03FB4" w:rsidRPr="0013783D" w:rsidDel="007B6946">
          <w:rPr>
            <w:rFonts w:ascii="Times New Roman" w:hAnsi="Times New Roman"/>
            <w:snapToGrid w:val="0"/>
          </w:rPr>
          <w:delText xml:space="preserve"> </w:delText>
        </w:r>
      </w:del>
      <w:r w:rsidR="00F03FB4" w:rsidRPr="0013783D">
        <w:rPr>
          <w:rFonts w:ascii="Times New Roman" w:hAnsi="Times New Roman"/>
          <w:snapToGrid w:val="0"/>
        </w:rPr>
        <w:t xml:space="preserve">causing the pore fluid </w:t>
      </w:r>
      <w:commentRangeStart w:id="62"/>
      <w:r w:rsidR="00F03FB4" w:rsidRPr="0013783D">
        <w:rPr>
          <w:rFonts w:ascii="Times New Roman" w:hAnsi="Times New Roman"/>
          <w:snapToGrid w:val="0"/>
        </w:rPr>
        <w:t xml:space="preserve">entering or leaving </w:t>
      </w:r>
      <w:commentRangeEnd w:id="62"/>
      <w:r w:rsidR="0084127A">
        <w:rPr>
          <w:rStyle w:val="CommentReference"/>
        </w:rPr>
        <w:commentReference w:id="62"/>
      </w:r>
      <w:r w:rsidR="00F03FB4" w:rsidRPr="0013783D">
        <w:rPr>
          <w:rFonts w:ascii="Times New Roman" w:hAnsi="Times New Roman"/>
          <w:snapToGrid w:val="0"/>
        </w:rPr>
        <w:t xml:space="preserve">the solid frame of unit volume. </w:t>
      </w:r>
      <w:r w:rsidR="00BD2BDF" w:rsidRPr="0013783D">
        <w:rPr>
          <w:rFonts w:ascii="Times New Roman" w:hAnsi="Times New Roman"/>
          <w:snapToGrid w:val="0"/>
        </w:rPr>
        <w:t>Last</w:t>
      </w:r>
      <w:ins w:id="63" w:author="Green, Aubrey" w:date="2022-08-18T13:26:00Z">
        <w:r w:rsidR="007B6946">
          <w:rPr>
            <w:rFonts w:ascii="Times New Roman" w:hAnsi="Times New Roman"/>
            <w:snapToGrid w:val="0"/>
          </w:rPr>
          <w:t>ly</w:t>
        </w:r>
      </w:ins>
      <w:r w:rsidR="00BD2BDF" w:rsidRPr="0013783D">
        <w:rPr>
          <w:rFonts w:ascii="Times New Roman" w:hAnsi="Times New Roman"/>
          <w:snapToGrid w:val="0"/>
        </w:rPr>
        <w:t xml:space="preserve">, the stress and temperature change will cause the change of </w:t>
      </w:r>
      <w:del w:id="64" w:author="Green, Aubrey" w:date="2022-08-17T09:51:00Z">
        <w:r w:rsidR="00BD2BDF" w:rsidRPr="0013783D" w:rsidDel="0084127A">
          <w:rPr>
            <w:rFonts w:ascii="Times New Roman" w:hAnsi="Times New Roman"/>
            <w:snapToGrid w:val="0"/>
          </w:rPr>
          <w:delText xml:space="preserve">the </w:delText>
        </w:r>
      </w:del>
      <w:r w:rsidR="00BD2BDF" w:rsidRPr="0013783D">
        <w:rPr>
          <w:rFonts w:ascii="Times New Roman" w:hAnsi="Times New Roman"/>
          <w:snapToGrid w:val="0"/>
        </w:rPr>
        <w:t xml:space="preserve">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therefore</w:t>
      </w:r>
      <w:del w:id="65" w:author="Green, Aubrey" w:date="2022-08-17T10:04:00Z">
        <w:r w:rsidR="0024784D" w:rsidDel="00842492">
          <w:rPr>
            <w:rFonts w:ascii="Times New Roman" w:hAnsi="Times New Roman"/>
            <w:snapToGrid w:val="0"/>
          </w:rPr>
          <w:delText xml:space="preserve"> becoming</w:delText>
        </w:r>
      </w:del>
      <w:r w:rsidR="0024784D">
        <w:rPr>
          <w:rFonts w:ascii="Times New Roman" w:hAnsi="Times New Roman"/>
          <w:snapToGrid w:val="0"/>
        </w:rPr>
        <w:t xml:space="preserve">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 xml:space="preserve">and </w:t>
      </w:r>
      <w:del w:id="66" w:author="Green, Aubrey" w:date="2022-08-17T10:05:00Z">
        <w:r w:rsidR="00BD2BDF" w:rsidRPr="0013783D" w:rsidDel="00842492">
          <w:rPr>
            <w:rFonts w:ascii="Times New Roman" w:hAnsi="Times New Roman"/>
            <w:snapToGrid w:val="0"/>
          </w:rPr>
          <w:delText xml:space="preserve">the </w:delText>
        </w:r>
      </w:del>
      <w:r w:rsidR="00BD2BDF" w:rsidRPr="0013783D">
        <w:rPr>
          <w:rFonts w:ascii="Times New Roman" w:hAnsi="Times New Roman"/>
          <w:snapToGrid w:val="0"/>
        </w:rPr>
        <w:t xml:space="preserve">change </w:t>
      </w:r>
      <w:ins w:id="67" w:author="Green, Aubrey" w:date="2022-08-17T10:05:00Z">
        <w:r w:rsidR="00842492">
          <w:rPr>
            <w:rFonts w:ascii="Times New Roman" w:hAnsi="Times New Roman"/>
            <w:snapToGrid w:val="0"/>
          </w:rPr>
          <w:t>in</w:t>
        </w:r>
      </w:ins>
      <w:del w:id="68" w:author="Green, Aubrey" w:date="2022-08-17T10:05:00Z">
        <w:r w:rsidR="00BD2BDF" w:rsidRPr="0013783D" w:rsidDel="00842492">
          <w:rPr>
            <w:rFonts w:ascii="Times New Roman" w:hAnsi="Times New Roman"/>
            <w:snapToGrid w:val="0"/>
          </w:rPr>
          <w:delText>of</w:delText>
        </w:r>
      </w:del>
      <w:r w:rsidR="00BD2BDF" w:rsidRPr="0013783D">
        <w:rPr>
          <w:rFonts w:ascii="Times New Roman" w:hAnsi="Times New Roman"/>
          <w:snapToGrid w:val="0"/>
        </w:rPr>
        <w:t xml:space="preserve">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5pt;height:19.5pt;mso-width-percent:0;mso-height-percent:0;mso-width-percent:0;mso-height-percent:0" o:ole="">
            <v:imagedata r:id="rId56" o:title=""/>
          </v:shape>
          <o:OLEObject Type="Embed" ProgID="Equation.DSMT4" ShapeID="_x0000_i1048" DrawAspect="Content" ObjectID="_1722687939" r:id="rId57"/>
        </w:object>
      </w:r>
      <w:ins w:id="69" w:author="Green, Aubrey" w:date="2022-08-18T13:36:00Z">
        <w:r w:rsidR="002E4E0E">
          <w:rPr>
            <w:rFonts w:ascii="Times New Roman" w:hAnsi="Times New Roman"/>
            <w:noProof/>
          </w:rPr>
          <w:t>,</w:t>
        </w:r>
      </w:ins>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5pt;height:19.5pt;mso-width-percent:0;mso-height-percent:0;mso-width-percent:0;mso-height-percent:0" o:ole="">
            <v:imagedata r:id="rId58" o:title=""/>
          </v:shape>
          <o:OLEObject Type="Embed" ProgID="Equation.DSMT4" ShapeID="_x0000_i1049" DrawAspect="Content" ObjectID="_1722687940" r:id="rId59"/>
        </w:object>
      </w:r>
      <w:ins w:id="70" w:author="Green, Aubrey" w:date="2022-08-18T13:36:00Z">
        <w:r w:rsidR="002E4E0E">
          <w:rPr>
            <w:rFonts w:ascii="Times New Roman" w:hAnsi="Times New Roman"/>
            <w:noProof/>
          </w:rPr>
          <w:t xml:space="preserve">, </w:t>
        </w:r>
      </w:ins>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5pt;height:19.5pt;mso-width-percent:0;mso-height-percent:0;mso-width-percent:0;mso-height-percent:0" o:ole="">
            <v:imagedata r:id="rId60" o:title=""/>
          </v:shape>
          <o:OLEObject Type="Embed" ProgID="Equation.DSMT4" ShapeID="_x0000_i1050" DrawAspect="Content" ObjectID="_1722687941"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w:t>
      </w:r>
      <w:del w:id="71" w:author="Green, Aubrey" w:date="2022-08-17T10:09:00Z">
        <w:r w:rsidDel="00842492">
          <w:rPr>
            <w:rFonts w:ascii="Times New Roman" w:hAnsi="Times New Roman"/>
          </w:rPr>
          <w:delText>d</w:delText>
        </w:r>
      </w:del>
      <w:r>
        <w:rPr>
          <w:rFonts w:ascii="Times New Roman" w:hAnsi="Times New Roman"/>
        </w:rPr>
        <w:t xml:space="preserve">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75pt;height:32.25pt" o:ole="">
            <v:imagedata r:id="rId62" o:title=""/>
          </v:shape>
          <o:OLEObject Type="Embed" ProgID="Equation.DSMT4" ShapeID="_x0000_i1051" DrawAspect="Content" ObjectID="_1722687942"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pt;height:39.75pt;mso-width-percent:0;mso-height-percent:0;mso-width-percent:0;mso-height-percent:0" o:ole="">
            <v:imagedata r:id="rId64" o:title=""/>
          </v:shape>
          <o:OLEObject Type="Embed" ProgID="Equation.DSMT4" ShapeID="_x0000_i1052" DrawAspect="Content" ObjectID="_1722687943"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pt;height:39.75pt;mso-width-percent:0;mso-height-percent:0;mso-width-percent:0;mso-height-percent:0" o:ole="">
            <v:imagedata r:id="rId66" o:title=""/>
          </v:shape>
          <o:OLEObject Type="Embed" ProgID="Equation.DSMT4" ShapeID="_x0000_i1053" DrawAspect="Content" ObjectID="_1722687944"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9pt;height:30.75pt;mso-width-percent:0;mso-height-percent:0;mso-width-percent:0;mso-height-percent:0" o:ole="">
            <v:imagedata r:id="rId68" o:title=""/>
          </v:shape>
          <o:OLEObject Type="Embed" ProgID="Equation.DSMT4" ShapeID="_x0000_i1054" DrawAspect="Content" ObjectID="_1722687945"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5pt;height:30.75pt;mso-width-percent:0;mso-height-percent:0;mso-width-percent:0;mso-height-percent:0" o:ole="">
            <v:imagedata r:id="rId70" o:title=""/>
          </v:shape>
          <o:OLEObject Type="Embed" ProgID="Equation.DSMT4" ShapeID="_x0000_i1055" DrawAspect="Content" ObjectID="_1722687946"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5pt;height:30.75pt;mso-width-percent:0;mso-height-percent:0;mso-width-percent:0;mso-height-percent:0" o:ole="">
            <v:imagedata r:id="rId72" o:title=""/>
          </v:shape>
          <o:OLEObject Type="Embed" ProgID="Equation.DSMT4" ShapeID="_x0000_i1056" DrawAspect="Content" ObjectID="_1722687947"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8.5pt;height:30.75pt;mso-width-percent:0;mso-height-percent:0;mso-width-percent:0;mso-height-percent:0" o:ole="">
            <v:imagedata r:id="rId74" o:title=""/>
          </v:shape>
          <o:OLEObject Type="Embed" ProgID="Equation.DSMT4" ShapeID="_x0000_i1057" DrawAspect="Content" ObjectID="_1722687948"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7BAC901D"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w:t>
      </w:r>
      <w:ins w:id="72" w:author="Green, Aubrey" w:date="2022-08-17T10:15:00Z">
        <w:r w:rsidR="00BE5E2F">
          <w:rPr>
            <w:rFonts w:ascii="Times New Roman" w:hAnsi="Times New Roman"/>
            <w:snapToGrid w:val="0"/>
          </w:rPr>
          <w:t xml:space="preserve">the </w:t>
        </w:r>
      </w:ins>
      <w:r w:rsidR="00014269">
        <w:rPr>
          <w:rFonts w:ascii="Times New Roman" w:hAnsi="Times New Roman"/>
          <w:snapToGrid w:val="0"/>
        </w:rPr>
        <w:t xml:space="preserve">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w:t>
      </w:r>
      <w:ins w:id="73" w:author="Green, Aubrey" w:date="2022-08-18T13:49:00Z">
        <w:r w:rsidR="009E54ED">
          <w:rPr>
            <w:rFonts w:ascii="Times New Roman" w:hAnsi="Times New Roman"/>
          </w:rPr>
          <w:t>“</w:t>
        </w:r>
      </w:ins>
      <w:r>
        <w:rPr>
          <w:rFonts w:ascii="Times New Roman" w:hAnsi="Times New Roman"/>
        </w:rPr>
        <w:t>fully coupled</w:t>
      </w:r>
      <w:ins w:id="74" w:author="Green, Aubrey" w:date="2022-08-18T13:49:00Z">
        <w:r w:rsidR="009E54ED">
          <w:rPr>
            <w:rFonts w:ascii="Times New Roman" w:hAnsi="Times New Roman"/>
          </w:rPr>
          <w:t>”</w:t>
        </w:r>
      </w:ins>
      <w:r>
        <w:rPr>
          <w:rFonts w:ascii="Times New Roman" w:hAnsi="Times New Roman"/>
        </w:rPr>
        <w:t xml:space="preserve"> </w:t>
      </w:r>
      <w:r w:rsidR="00014269" w:rsidRPr="00693B12">
        <w:rPr>
          <w:rFonts w:ascii="Times New Roman" w:hAnsi="Times New Roman"/>
        </w:rPr>
        <w:t>model</w:t>
      </w:r>
      <w:r w:rsidR="00014269">
        <w:rPr>
          <w:rFonts w:ascii="Times New Roman" w:hAnsi="Times New Roman"/>
        </w:rPr>
        <w:t xml:space="preserve"> </w:t>
      </w:r>
      <w:ins w:id="75" w:author="Green, Aubrey" w:date="2022-08-18T13:49:00Z">
        <w:r w:rsidR="009E54ED">
          <w:rPr>
            <w:rFonts w:ascii="Times New Roman" w:hAnsi="Times New Roman"/>
          </w:rPr>
          <w:t>comes</w:t>
        </w:r>
      </w:ins>
      <w:del w:id="76" w:author="Green, Aubrey" w:date="2022-08-18T13:49:00Z">
        <w:r w:rsidR="00014269" w:rsidDel="009E54ED">
          <w:rPr>
            <w:rFonts w:ascii="Times New Roman" w:hAnsi="Times New Roman"/>
          </w:rPr>
          <w:delText>roots</w:delText>
        </w:r>
      </w:del>
      <w:r w:rsidR="00014269">
        <w:rPr>
          <w:rFonts w:ascii="Times New Roman" w:hAnsi="Times New Roman"/>
        </w:rPr>
        <w:t xml:space="preserve">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BCDF634"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w:t>
      </w:r>
      <w:commentRangeStart w:id="77"/>
      <w:r w:rsidR="00E16FDC">
        <w:rPr>
          <w:rFonts w:ascii="Times New Roman" w:hAnsi="Times New Roman"/>
        </w:rPr>
        <w:t>poroelasticity</w:t>
      </w:r>
      <w:commentRangeEnd w:id="77"/>
      <w:r w:rsidR="009E54ED">
        <w:rPr>
          <w:rStyle w:val="CommentReference"/>
        </w:rPr>
        <w:commentReference w:id="77"/>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8pt;height:17.25pt;mso-width-percent:0;mso-height-percent:0;mso-width-percent:0;mso-height-percent:0" o:ole="">
            <v:imagedata r:id="rId76" o:title=""/>
          </v:shape>
          <o:OLEObject Type="Embed" ProgID="Equation.DSMT4" ShapeID="_x0000_i1058" DrawAspect="Content" ObjectID="_1722687949"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8pt;height:17.25pt;mso-width-percent:0;mso-height-percent:0;mso-width-percent:0;mso-height-percent:0" o:ole="">
            <v:imagedata r:id="rId78" o:title=""/>
          </v:shape>
          <o:OLEObject Type="Embed" ProgID="Equation.DSMT4" ShapeID="_x0000_i1059" DrawAspect="Content" ObjectID="_1722687950"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25pt;height:19.5pt;mso-width-percent:0;mso-height-percent:0;mso-width-percent:0;mso-height-percent:0" o:ole="">
            <v:imagedata r:id="rId80" o:title=""/>
          </v:shape>
          <o:OLEObject Type="Embed" ProgID="Equation.DSMT4" ShapeID="_x0000_i1060" DrawAspect="Content" ObjectID="_1722687951"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w:t>
      </w:r>
      <w:del w:id="78" w:author="Green, Aubrey" w:date="2022-08-17T10:46:00Z">
        <w:r w:rsidR="00711C8A" w:rsidRPr="00E16FDC" w:rsidDel="00DC7FD5">
          <w:rPr>
            <w:rFonts w:ascii="Times New Roman" w:hAnsi="Times New Roman"/>
          </w:rPr>
          <w:delText xml:space="preserve"> by</w:delText>
        </w:r>
      </w:del>
      <w:r w:rsidR="00711C8A" w:rsidRPr="00E16FDC">
        <w:rPr>
          <w:rFonts w:ascii="Times New Roman" w:hAnsi="Times New Roman"/>
        </w:rPr>
        <w:t xml:space="preserve"> the stress field that </w:t>
      </w:r>
      <w:ins w:id="79" w:author="Green, Aubrey" w:date="2022-08-17T10:46:00Z">
        <w:r w:rsidR="00DC7FD5">
          <w:rPr>
            <w:rFonts w:ascii="Times New Roman" w:hAnsi="Times New Roman"/>
          </w:rPr>
          <w:t xml:space="preserve">is </w:t>
        </w:r>
      </w:ins>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w:t>
      </w:r>
      <w:ins w:id="80" w:author="Green, Aubrey" w:date="2022-08-18T13:55:00Z">
        <w:r w:rsidR="000F4B0C">
          <w:rPr>
            <w:rFonts w:ascii="Times New Roman" w:hAnsi="Times New Roman"/>
          </w:rPr>
          <w:t xml:space="preserve"> a</w:t>
        </w:r>
      </w:ins>
      <w:r w:rsidR="00A13CC9">
        <w:rPr>
          <w:rFonts w:ascii="Times New Roman" w:hAnsi="Times New Roman"/>
        </w:rPr>
        <w:t xml:space="preserve">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5pt;height:17.25pt;mso-width-percent:0;mso-height-percent:0;mso-width-percent:0;mso-height-percent:0" o:ole="">
            <v:imagedata r:id="rId82" o:title=""/>
          </v:shape>
          <o:OLEObject Type="Embed" ProgID="Equation.DSMT4" ShapeID="_x0000_i1061" DrawAspect="Content" ObjectID="_1722687952"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90pt;height:17.25pt;mso-width-percent:0;mso-height-percent:0;mso-width-percent:0;mso-height-percent:0" o:ole="">
            <v:imagedata r:id="rId84" o:title=""/>
          </v:shape>
          <o:OLEObject Type="Embed" ProgID="Equation.DSMT4" ShapeID="_x0000_i1062" DrawAspect="Content" ObjectID="_1722687953"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25pt;height:18pt;mso-width-percent:0;mso-height-percent:0;mso-width-percent:0;mso-height-percent:0" o:ole="">
            <v:imagedata r:id="rId86" o:title=""/>
          </v:shape>
          <o:OLEObject Type="Embed" ProgID="Equation.DSMT4" ShapeID="_x0000_i1063" DrawAspect="Content" ObjectID="_1722687954"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5pt;height:17.25pt;mso-width-percent:0;mso-height-percent:0;mso-width-percent:0;mso-height-percent:0" o:ole="">
            <v:imagedata r:id="rId88" o:title=""/>
          </v:shape>
          <o:OLEObject Type="Embed" ProgID="Equation.DSMT4" ShapeID="_x0000_i1064" DrawAspect="Content" ObjectID="_1722687955"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5pt;height:18pt;mso-width-percent:0;mso-height-percent:0;mso-width-percent:0;mso-height-percent:0" o:ole="">
            <v:imagedata r:id="rId90" o:title=""/>
          </v:shape>
          <o:OLEObject Type="Embed" ProgID="Equation.DSMT4" ShapeID="_x0000_i1065" DrawAspect="Content" ObjectID="_1722687956"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25pt;height:17.25pt;mso-width-percent:0;mso-height-percent:0;mso-width-percent:0;mso-height-percent:0" o:ole="">
            <v:imagedata r:id="rId92" o:title=""/>
          </v:shape>
          <o:OLEObject Type="Embed" ProgID="Equation.DSMT4" ShapeID="_x0000_i1066" DrawAspect="Content" ObjectID="_1722687957"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5pt;height:18pt;mso-width-percent:0;mso-height-percent:0;mso-width-percent:0;mso-height-percent:0" o:ole="">
            <v:imagedata r:id="rId94" o:title=""/>
          </v:shape>
          <o:OLEObject Type="Embed" ProgID="Equation.DSMT4" ShapeID="_x0000_i1067" DrawAspect="Content" ObjectID="_1722687958"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5pt;height:18pt;mso-width-percent:0;mso-height-percent:0;mso-width-percent:0;mso-height-percent:0" o:ole="">
            <v:imagedata r:id="rId96" o:title=""/>
          </v:shape>
          <o:OLEObject Type="Embed" ProgID="Equation.DSMT4" ShapeID="_x0000_i1068" DrawAspect="Content" ObjectID="_1722687959"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25pt;height:18pt;mso-width-percent:0;mso-height-percent:0;mso-width-percent:0;mso-height-percent:0" o:ole="">
            <v:imagedata r:id="rId98" o:title=""/>
          </v:shape>
          <o:OLEObject Type="Embed" ProgID="Equation.DSMT4" ShapeID="_x0000_i1069" DrawAspect="Content" ObjectID="_1722687960"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7A2EC6DA"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w:t>
      </w:r>
      <w:del w:id="81" w:author="Green, Aubrey" w:date="2022-08-17T10:49:00Z">
        <w:r w:rsidR="009A43C1" w:rsidDel="00DC7FD5">
          <w:rPr>
            <w:rFonts w:ascii="Times New Roman" w:hAnsi="Times New Roman"/>
          </w:rPr>
          <w:delText xml:space="preserve">only </w:delText>
        </w:r>
      </w:del>
      <w:r w:rsidR="009A43C1">
        <w:rPr>
          <w:rFonts w:ascii="Times New Roman" w:hAnsi="Times New Roman"/>
        </w:rPr>
        <w:t xml:space="preserve">directed </w:t>
      </w:r>
      <w:ins w:id="82" w:author="Green, Aubrey" w:date="2022-08-17T10:49:00Z">
        <w:r w:rsidR="00DC7FD5">
          <w:rPr>
            <w:rFonts w:ascii="Times New Roman" w:hAnsi="Times New Roman"/>
          </w:rPr>
          <w:t xml:space="preserve">only </w:t>
        </w:r>
      </w:ins>
      <w:r w:rsidR="009A43C1">
        <w:rPr>
          <w:rFonts w:ascii="Times New Roman" w:hAnsi="Times New Roman"/>
        </w:rPr>
        <w:t>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5pt;height:14.25pt;mso-width-percent:0;mso-height-percent:0;mso-width-percent:0;mso-height-percent:0" o:ole="">
            <v:imagedata r:id="rId34" o:title=""/>
          </v:shape>
          <o:OLEObject Type="Embed" ProgID="Equation.DSMT4" ShapeID="_x0000_i1070" DrawAspect="Content" ObjectID="_1722687961"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5pt;height:12pt;mso-width-percent:0;mso-height-percent:0;mso-width-percent:0;mso-height-percent:0" o:ole="">
            <v:imagedata r:id="rId36" o:title=""/>
          </v:shape>
          <o:OLEObject Type="Embed" ProgID="Equation.DSMT4" ShapeID="_x0000_i1071" DrawAspect="Content" ObjectID="_1722687962"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w:t>
      </w:r>
      <w:ins w:id="83" w:author="Green, Aubrey" w:date="2022-08-17T10:49:00Z">
        <w:r w:rsidR="00DC7FD5">
          <w:rPr>
            <w:rFonts w:ascii="Times New Roman" w:hAnsi="Times New Roman"/>
            <w:snapToGrid w:val="0"/>
          </w:rPr>
          <w:t xml:space="preserve"> in</w:t>
        </w:r>
      </w:ins>
      <w:r w:rsidR="003C6F51">
        <w:rPr>
          <w:rFonts w:ascii="Times New Roman" w:hAnsi="Times New Roman"/>
          <w:snapToGrid w:val="0"/>
        </w:rPr>
        <w:t xml:space="preserve"> the constitute </w:t>
      </w:r>
      <w:r w:rsidR="00B430F0">
        <w:rPr>
          <w:rFonts w:ascii="Times New Roman" w:hAnsi="Times New Roman"/>
          <w:snapToGrid w:val="0"/>
        </w:rPr>
        <w:t>equation</w:t>
      </w:r>
      <w:ins w:id="84" w:author="Green, Aubrey" w:date="2022-08-17T10:49:00Z">
        <w:r w:rsidR="00DC7FD5">
          <w:rPr>
            <w:rFonts w:ascii="Times New Roman" w:hAnsi="Times New Roman"/>
            <w:snapToGrid w:val="0"/>
          </w:rPr>
          <w:t>;</w:t>
        </w:r>
      </w:ins>
      <w:del w:id="85" w:author="Green, Aubrey" w:date="2022-08-17T10:49:00Z">
        <w:r w:rsidR="003C6F51" w:rsidRPr="00780CED" w:rsidDel="00DC7FD5">
          <w:rPr>
            <w:rFonts w:ascii="Times New Roman" w:hAnsi="Times New Roman"/>
            <w:snapToGrid w:val="0"/>
          </w:rPr>
          <w:delText>,</w:delText>
        </w:r>
      </w:del>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5.5pt;height:32.25pt;mso-width-percent:0;mso-height-percent:0;mso-width-percent:0;mso-height-percent:0" o:ole="">
            <v:imagedata r:id="rId102" o:title=""/>
          </v:shape>
          <o:OLEObject Type="Embed" ProgID="Equation.DSMT4" ShapeID="_x0000_i1072" DrawAspect="Content" ObjectID="_1722687963"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1.75pt;height:37.5pt;mso-width-percent:0;mso-height-percent:0;mso-width-percent:0;mso-height-percent:0" o:ole="">
            <v:imagedata r:id="rId104" o:title=""/>
          </v:shape>
          <o:OLEObject Type="Embed" ProgID="Equation.DSMT4" ShapeID="_x0000_i1073" DrawAspect="Content" ObjectID="_1722687964"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0D31BCC3"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 xml:space="preserve">q.4 to Eq.6 and taking the body force to </w:t>
      </w:r>
      <w:ins w:id="86" w:author="Green, Aubrey" w:date="2022-08-18T14:33:00Z">
        <w:r w:rsidR="00A14E0A">
          <w:rPr>
            <w:rFonts w:ascii="Times New Roman" w:hAnsi="Times New Roman"/>
          </w:rPr>
          <w:t xml:space="preserve">be </w:t>
        </w:r>
      </w:ins>
      <w:r w:rsidR="0025100D" w:rsidRPr="00780CED">
        <w:rPr>
          <w:rFonts w:ascii="Times New Roman" w:hAnsi="Times New Roman"/>
        </w:rPr>
        <w:t>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ins w:id="87" w:author="Green, Aubrey" w:date="2022-08-17T10:54:00Z">
        <w:r w:rsidR="00DC7FD5">
          <w:rPr>
            <w:rFonts w:ascii="Times New Roman" w:hAnsi="Times New Roman"/>
          </w:rPr>
          <w:t>is</w:t>
        </w:r>
      </w:ins>
      <w:del w:id="88" w:author="Green, Aubrey" w:date="2022-08-17T10:54:00Z">
        <w:r w:rsidR="002A31AD" w:rsidDel="00DC7FD5">
          <w:rPr>
            <w:rFonts w:ascii="Times New Roman" w:hAnsi="Times New Roman"/>
          </w:rPr>
          <w:delText xml:space="preserve">about be </w:delText>
        </w:r>
      </w:del>
      <w:ins w:id="89" w:author="Green, Aubrey" w:date="2022-08-18T14:33:00Z">
        <w:r w:rsidR="00A14E0A">
          <w:rPr>
            <w:rFonts w:ascii="Times New Roman" w:hAnsi="Times New Roman"/>
          </w:rPr>
          <w:t xml:space="preserve"> </w:t>
        </w:r>
      </w:ins>
      <w:r w:rsidR="002A31AD">
        <w:rPr>
          <w:rFonts w:ascii="Times New Roman" w:hAnsi="Times New Roman"/>
        </w:rPr>
        <w:t>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5pt;height:32.25pt;mso-width-percent:0;mso-height-percent:0;mso-width-percent:0;mso-height-percent:0" o:ole="">
            <v:imagedata r:id="rId106" o:title=""/>
          </v:shape>
          <o:OLEObject Type="Embed" ProgID="Equation.DSMT4" ShapeID="_x0000_i1074" DrawAspect="Content" ObjectID="_1722687965"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7B85BF5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ins w:id="90" w:author="Green, Aubrey" w:date="2022-08-17T10:57:00Z">
        <w:r w:rsidR="00D41BB2">
          <w:rPr>
            <w:rFonts w:ascii="Times New Roman" w:hAnsi="Times New Roman"/>
          </w:rPr>
          <w:t xml:space="preserve">and </w:t>
        </w:r>
      </w:ins>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del w:id="91" w:author="Green, Aubrey" w:date="2022-08-17T10:59:00Z">
        <w:r w:rsidR="008F6489" w:rsidRPr="00E16FDC" w:rsidDel="00D41BB2">
          <w:rPr>
            <w:rFonts w:ascii="Times New Roman" w:hAnsi="Times New Roman"/>
          </w:rPr>
          <w:delText xml:space="preserve">assumptions </w:delText>
        </w:r>
      </w:del>
      <w:r w:rsidR="008F6489" w:rsidRPr="00E16FDC">
        <w:rPr>
          <w:rFonts w:ascii="Times New Roman" w:hAnsi="Times New Roman"/>
        </w:rPr>
        <w:t>to simplify the process of so</w:t>
      </w:r>
      <w:r w:rsidR="006D1AA7">
        <w:rPr>
          <w:rFonts w:ascii="Times New Roman" w:hAnsi="Times New Roman"/>
        </w:rPr>
        <w:t>lving</w:t>
      </w:r>
      <w:r w:rsidR="009A43C1" w:rsidRPr="00E16FDC">
        <w:rPr>
          <w:rFonts w:ascii="Times New Roman" w:hAnsi="Times New Roman"/>
        </w:rPr>
        <w:t xml:space="preserve"> the Navier equation</w:t>
      </w:r>
      <w:del w:id="92" w:author="Green, Aubrey" w:date="2022-08-17T10:59:00Z">
        <w:r w:rsidR="009A43C1" w:rsidRPr="00E16FDC" w:rsidDel="00D41BB2">
          <w:rPr>
            <w:rFonts w:ascii="Times New Roman" w:hAnsi="Times New Roman"/>
          </w:rPr>
          <w:delText>s</w:delText>
        </w:r>
      </w:del>
      <w:r w:rsidR="009A43C1" w:rsidRPr="00E16FDC">
        <w:rPr>
          <w:rFonts w:ascii="Times New Roman" w:hAnsi="Times New Roman"/>
        </w:rPr>
        <w:t xml:space="preserve">. When </w:t>
      </w:r>
      <w:ins w:id="93" w:author="Green, Aubrey" w:date="2022-08-17T10:59:00Z">
        <w:r w:rsidR="00D41BB2">
          <w:rPr>
            <w:rFonts w:ascii="Times New Roman" w:hAnsi="Times New Roman"/>
          </w:rPr>
          <w:t xml:space="preserve">the </w:t>
        </w:r>
      </w:ins>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25pt;height:19.5pt;mso-width-percent:0;mso-height-percent:0;mso-width-percent:0;mso-height-percent:0" o:ole="">
            <v:imagedata r:id="rId108" o:title=""/>
          </v:shape>
          <o:OLEObject Type="Embed" ProgID="Equation.DSMT4" ShapeID="_x0000_i1075" DrawAspect="Content" ObjectID="_1722687966"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1.75pt;height:30.75pt;mso-width-percent:0;mso-height-percent:0;mso-width-percent:0;mso-height-percent:0" o:ole="">
            <v:imagedata r:id="rId110" o:title=""/>
          </v:shape>
          <o:OLEObject Type="Embed" ProgID="Equation.DSMT4" ShapeID="_x0000_i1076" DrawAspect="Content" ObjectID="_1722687967"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pt;height:30.75pt;mso-width-percent:0;mso-height-percent:0;mso-width-percent:0;mso-height-percent:0" o:ole="">
            <v:imagedata r:id="rId112" o:title=""/>
          </v:shape>
          <o:OLEObject Type="Embed" ProgID="Equation.DSMT4" ShapeID="_x0000_i1077" DrawAspect="Content" ObjectID="_1722687968"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75pt;mso-width-percent:0;mso-height-percent:0;mso-width-percent:0;mso-height-percent:0" o:ole="">
            <v:imagedata r:id="rId114" o:title=""/>
          </v:shape>
          <o:OLEObject Type="Embed" ProgID="Equation.DSMT4" ShapeID="_x0000_i1078" DrawAspect="Content" ObjectID="_1722687969" r:id="rId115"/>
        </w:object>
      </w:r>
      <w:r>
        <w:rPr>
          <w:rFonts w:ascii="Times New Roman" w:hAnsi="Times New Roman"/>
          <w:noProof/>
        </w:rPr>
        <w:t>.</w:t>
      </w:r>
    </w:p>
    <w:p w14:paraId="291169CA" w14:textId="0A802519"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pt;height:14.25pt;mso-width-percent:0;mso-height-percent:0;mso-width-percent:0;mso-height-percent:0" o:ole="">
            <v:imagedata r:id="rId116" o:title=""/>
          </v:shape>
          <o:OLEObject Type="Embed" ProgID="Equation.DSMT4" ShapeID="_x0000_i1079" DrawAspect="Content" ObjectID="_1722687970"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w:t>
      </w:r>
      <w:ins w:id="94" w:author="Green, Aubrey" w:date="2022-08-17T11:04:00Z">
        <w:r w:rsidR="00D41BB2">
          <w:rPr>
            <w:rFonts w:ascii="Times New Roman" w:hAnsi="Times New Roman"/>
          </w:rPr>
          <w:t>equals</w:t>
        </w:r>
      </w:ins>
      <w:r w:rsidR="009B68E8" w:rsidRPr="002A31AD">
        <w:rPr>
          <w:rFonts w:ascii="Times New Roman" w:hAnsi="Times New Roman"/>
        </w:rPr>
        <w:t xml:space="preserve"> zero for infinite or semi-infinite domain</w:t>
      </w:r>
      <w:ins w:id="95" w:author="Green, Aubrey" w:date="2022-08-17T11:04:00Z">
        <w:r w:rsidR="00D41BB2">
          <w:rPr>
            <w:rFonts w:ascii="Times New Roman" w:hAnsi="Times New Roman"/>
          </w:rPr>
          <w:t>s</w:t>
        </w:r>
      </w:ins>
      <w:r w:rsidR="009B68E8" w:rsidRPr="002A31AD">
        <w:rPr>
          <w:rFonts w:ascii="Times New Roman" w:hAnsi="Times New Roman"/>
        </w:rPr>
        <w:t xml:space="preserve">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pt;height:14.25pt;mso-width-percent:0;mso-height-percent:0;mso-width-percent:0;mso-height-percent:0" o:ole="">
            <v:imagedata r:id="rId116" o:title=""/>
          </v:shape>
          <o:OLEObject Type="Embed" ProgID="Equation.DSMT4" ShapeID="_x0000_i1080" DrawAspect="Content" ObjectID="_1722687971"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w:t>
      </w:r>
      <w:commentRangeStart w:id="96"/>
      <w:r w:rsidR="009B68E8" w:rsidRPr="002A31AD">
        <w:rPr>
          <w:rFonts w:ascii="Times New Roman" w:hAnsi="Times New Roman"/>
        </w:rPr>
        <w:t>here</w:t>
      </w:r>
      <w:commentRangeEnd w:id="96"/>
      <w:r w:rsidR="00230522">
        <w:rPr>
          <w:rStyle w:val="CommentReference"/>
        </w:rPr>
        <w:commentReference w:id="96"/>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5pt;height:12pt;mso-width-percent:0;mso-height-percent:0;mso-width-percent:0;mso-height-percent:0" o:ole="">
            <v:imagedata r:id="rId119" o:title=""/>
          </v:shape>
          <o:OLEObject Type="Embed" ProgID="Equation.DSMT4" ShapeID="_x0000_i1081" DrawAspect="Content" ObjectID="_1722687972"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ins w:id="97" w:author="Green, Aubrey" w:date="2022-08-17T11:11:00Z">
        <w:r w:rsidR="00230522">
          <w:rPr>
            <w:rFonts w:ascii="Times New Roman" w:hAnsi="Times New Roman"/>
          </w:rPr>
          <w:t>yields</w:t>
        </w:r>
      </w:ins>
      <w:del w:id="98" w:author="Green, Aubrey" w:date="2022-08-17T11:11:00Z">
        <w:r w:rsidR="00E92D57" w:rsidRPr="002A31AD" w:rsidDel="00230522">
          <w:rPr>
            <w:rFonts w:ascii="Times New Roman" w:hAnsi="Times New Roman"/>
          </w:rPr>
          <w:delText>can have</w:delText>
        </w:r>
      </w:del>
      <w:r w:rsidR="00E92D57" w:rsidRPr="002A31AD">
        <w:rPr>
          <w:rFonts w:ascii="Times New Roman" w:hAnsi="Times New Roman"/>
        </w:rPr>
        <w:t xml:space="preser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pt;height:69pt;mso-width-percent:0;mso-height-percent:0;mso-width-percent:0;mso-height-percent:0" o:ole="">
            <v:imagedata r:id="rId121" o:title=""/>
          </v:shape>
          <o:OLEObject Type="Embed" ProgID="Equation.DSMT4" ShapeID="_x0000_i1082" DrawAspect="Content" ObjectID="_1722687973"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75pt;height:17.25pt;mso-width-percent:0;mso-height-percent:0;mso-width-percent:0;mso-height-percent:0" o:ole="">
            <v:imagedata r:id="rId123" o:title=""/>
          </v:shape>
          <o:OLEObject Type="Embed" ProgID="Equation.DSMT4" ShapeID="_x0000_i1083" DrawAspect="Content" ObjectID="_1722687974"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6pt;height:17.25pt;mso-width-percent:0;mso-height-percent:0;mso-width-percent:0;mso-height-percent:0" o:ole="">
            <v:imagedata r:id="rId125" o:title=""/>
          </v:shape>
          <o:OLEObject Type="Embed" ProgID="Equation.DSMT4" ShapeID="_x0000_i1084" DrawAspect="Content" ObjectID="_1722687975"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25pt;height:17.25pt;mso-width-percent:0;mso-height-percent:0;mso-width-percent:0;mso-height-percent:0" o:ole="">
            <v:imagedata r:id="rId127" o:title=""/>
          </v:shape>
          <o:OLEObject Type="Embed" ProgID="Equation.DSMT4" ShapeID="_x0000_i1085" DrawAspect="Content" ObjectID="_1722687976"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5pt;height:17.25pt;mso-width-percent:0;mso-height-percent:0;mso-width-percent:0;mso-height-percent:0" o:ole="">
            <v:imagedata r:id="rId129" o:title=""/>
          </v:shape>
          <o:OLEObject Type="Embed" ProgID="Equation.DSMT4" ShapeID="_x0000_i1086" DrawAspect="Content" ObjectID="_1722687977"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2pt;height:18pt;mso-width-percent:0;mso-height-percent:0;mso-width-percent:0;mso-height-percent:0" o:ole="">
            <v:imagedata r:id="rId131" o:title=""/>
          </v:shape>
          <o:OLEObject Type="Embed" ProgID="Equation.DSMT4" ShapeID="_x0000_i1087" DrawAspect="Content" ObjectID="_1722687978"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25pt;height:18pt;mso-width-percent:0;mso-height-percent:0;mso-width-percent:0;mso-height-percent:0" o:ole="">
            <v:imagedata r:id="rId133" o:title=""/>
          </v:shape>
          <o:OLEObject Type="Embed" ProgID="Equation.DSMT4" ShapeID="_x0000_i1088" DrawAspect="Content" ObjectID="_1722687979"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7.75pt;height:17.25pt;mso-width-percent:0;mso-height-percent:0;mso-width-percent:0;mso-height-percent:0" o:ole="">
            <v:imagedata r:id="rId135" o:title=""/>
          </v:shape>
          <o:OLEObject Type="Embed" ProgID="Equation.DSMT4" ShapeID="_x0000_i1089" DrawAspect="Content" ObjectID="_1722687980" r:id="rId136"/>
        </w:object>
      </w:r>
      <w:r w:rsidR="002A31AD">
        <w:rPr>
          <w:noProof/>
        </w:rPr>
        <w:t>.</w:t>
      </w:r>
    </w:p>
    <w:p w14:paraId="747B6C9F" w14:textId="1D4E8575"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25pt;height:18pt;mso-width-percent:0;mso-height-percent:0;mso-width-percent:0;mso-height-percent:0" o:ole="">
            <v:imagedata r:id="rId137" o:title=""/>
          </v:shape>
          <o:OLEObject Type="Embed" ProgID="Equation.DSMT4" ShapeID="_x0000_i1090" DrawAspect="Content" ObjectID="_1722687981"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8pt;height:18pt;mso-width-percent:0;mso-height-percent:0;mso-width-percent:0;mso-height-percent:0" o:ole="">
            <v:imagedata r:id="rId139" o:title=""/>
          </v:shape>
          <o:OLEObject Type="Embed" ProgID="Equation.DSMT4" ShapeID="_x0000_i1091" DrawAspect="Content" ObjectID="_1722687982"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ins w:id="99" w:author="Green, Aubrey" w:date="2022-08-17T11:12:00Z">
        <w:r w:rsidR="00230522">
          <w:rPr>
            <w:rFonts w:ascii="Times New Roman" w:hAnsi="Times New Roman"/>
          </w:rPr>
          <w:t>,</w:t>
        </w:r>
      </w:ins>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5pt;height:18pt;mso-width-percent:0;mso-height-percent:0;mso-width-percent:0;mso-height-percent:0" o:ole="">
            <v:imagedata r:id="rId141" o:title=""/>
          </v:shape>
          <o:OLEObject Type="Embed" ProgID="Equation.DSMT4" ShapeID="_x0000_i1092" DrawAspect="Content" ObjectID="_1722687983"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25pt;height:18pt;mso-width-percent:0;mso-height-percent:0;mso-width-percent:0;mso-height-percent:0" o:ole="">
            <v:imagedata r:id="rId143" o:title=""/>
          </v:shape>
          <o:OLEObject Type="Embed" ProgID="Equation.DSMT4" ShapeID="_x0000_i1093" DrawAspect="Content" ObjectID="_1722687984" r:id="rId144"/>
        </w:object>
      </w:r>
      <w:ins w:id="100" w:author="Green, Aubrey" w:date="2022-08-17T11:12:00Z">
        <w:r w:rsidR="00230522">
          <w:rPr>
            <w:rFonts w:ascii="Times New Roman" w:hAnsi="Times New Roman"/>
            <w:noProof/>
          </w:rPr>
          <w:t>,</w:t>
        </w:r>
      </w:ins>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25pt;height:10.5pt;mso-width-percent:0;mso-height-percent:0;mso-width-percent:0;mso-height-percent:0" o:ole="">
            <v:imagedata r:id="rId145" o:title=""/>
          </v:shape>
          <o:OLEObject Type="Embed" ProgID="Equation.DSMT4" ShapeID="_x0000_i1094" DrawAspect="Content" ObjectID="_1722687985"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ins w:id="101" w:author="Green, Aubrey" w:date="2022-08-17T11:12:00Z">
        <w:r w:rsidR="00230522">
          <w:rPr>
            <w:rFonts w:ascii="Times New Roman" w:hAnsi="Times New Roman"/>
          </w:rPr>
          <w:t xml:space="preserve"> </w:t>
        </w:r>
      </w:ins>
      <w:del w:id="102" w:author="Green, Aubrey" w:date="2022-08-17T11:12:00Z">
        <w:r w:rsidR="006F59B8" w:rsidRPr="00D65FE3" w:rsidDel="00230522">
          <w:rPr>
            <w:rFonts w:ascii="Times New Roman" w:hAnsi="Times New Roman"/>
          </w:rPr>
          <w:delText>-</w:delText>
        </w:r>
      </w:del>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5pt;height:10.5pt;mso-width-percent:0;mso-height-percent:0;mso-width-percent:0;mso-height-percent:0" o:ole="">
            <v:imagedata r:id="rId147" o:title=""/>
          </v:shape>
          <o:OLEObject Type="Embed" ProgID="Equation.DSMT4" ShapeID="_x0000_i1095" DrawAspect="Content" ObjectID="_1722687986"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25pt;height:10.5pt;mso-width-percent:0;mso-height-percent:0;mso-width-percent:0;mso-height-percent:0" o:ole="">
            <v:imagedata r:id="rId149" o:title=""/>
          </v:shape>
          <o:OLEObject Type="Embed" ProgID="Equation.DSMT4" ShapeID="_x0000_i1096" DrawAspect="Content" ObjectID="_1722687987"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3.25pt;height:37.5pt;mso-width-percent:0;mso-height-percent:0;mso-width-percent:0;mso-height-percent:0" o:ole="">
            <v:imagedata r:id="rId151" o:title=""/>
          </v:shape>
          <o:OLEObject Type="Embed" ProgID="Equation.DSMT4" ShapeID="_x0000_i1097" DrawAspect="Content" ObjectID="_1722687988"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5pt;height:1in;mso-width-percent:0;mso-height-percent:0;mso-width-percent:0;mso-height-percent:0" o:ole="">
            <v:imagedata r:id="rId153" o:title=""/>
          </v:shape>
          <o:OLEObject Type="Embed" ProgID="Equation.DSMT4" ShapeID="_x0000_i1098" DrawAspect="Content" ObjectID="_1722687989"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75pt;mso-width-percent:0;mso-height-percent:0;mso-width-percent:0;mso-height-percent:0" o:ole="">
            <v:imagedata r:id="rId155" o:title=""/>
          </v:shape>
          <o:OLEObject Type="Embed" ProgID="Equation.DSMT4" ShapeID="_x0000_i1099" DrawAspect="Content" ObjectID="_1722687990"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pt;height:30.75pt;mso-width-percent:0;mso-height-percent:0;mso-width-percent:0;mso-height-percent:0" o:ole="">
            <v:imagedata r:id="rId157" o:title=""/>
          </v:shape>
          <o:OLEObject Type="Embed" ProgID="Equation.DSMT4" ShapeID="_x0000_i1100" DrawAspect="Content" ObjectID="_1722687991"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pt;height:17.25pt;mso-width-percent:0;mso-height-percent:0;mso-width-percent:0;mso-height-percent:0" o:ole="">
            <v:imagedata r:id="rId159" o:title=""/>
          </v:shape>
          <o:OLEObject Type="Embed" ProgID="Equation.DSMT4" ShapeID="_x0000_i1101" DrawAspect="Content" ObjectID="_1722687992"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5pt;height:19.5pt;mso-width-percent:0;mso-height-percent:0;mso-width-percent:0;mso-height-percent:0" o:ole="">
            <v:imagedata r:id="rId161" o:title=""/>
          </v:shape>
          <o:OLEObject Type="Embed" ProgID="Equation.DSMT4" ShapeID="_x0000_i1102" DrawAspect="Content" ObjectID="_1722687993"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3048654C"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5pt;height:37.5pt;mso-width-percent:0;mso-height-percent:0;mso-width-percent:0;mso-height-percent:0" o:ole="">
            <v:imagedata r:id="rId163" o:title=""/>
          </v:shape>
          <o:OLEObject Type="Embed" ProgID="Equation.DSMT4" ShapeID="_x0000_i1103" DrawAspect="Content" ObjectID="_1722687994"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5pt;height:18pt;mso-width-percent:0;mso-height-percent:0;mso-width-percent:0;mso-height-percent:0" o:ole="">
            <v:imagedata r:id="rId165" o:title=""/>
          </v:shape>
          <o:OLEObject Type="Embed" ProgID="Equation.DSMT4" ShapeID="_x0000_i1104" DrawAspect="Content" ObjectID="_1722687995"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5pt;height:18pt;mso-width-percent:0;mso-height-percent:0;mso-width-percent:0;mso-height-percent:0" o:ole="">
            <v:imagedata r:id="rId165" o:title=""/>
          </v:shape>
          <o:OLEObject Type="Embed" ProgID="Equation.DSMT4" ShapeID="_x0000_i1105" DrawAspect="Content" ObjectID="_1722687996" r:id="rId167"/>
        </w:object>
      </w:r>
      <w:r w:rsidR="00B07C95" w:rsidRPr="00A13CC9">
        <w:rPr>
          <w:rFonts w:ascii="Times New Roman" w:hAnsi="Times New Roman"/>
        </w:rPr>
        <w:t xml:space="preserve">is </w:t>
      </w:r>
      <w:ins w:id="103" w:author="Green, Aubrey" w:date="2022-08-17T11:17:00Z">
        <w:r w:rsidR="00230522">
          <w:rPr>
            <w:rFonts w:ascii="Times New Roman" w:hAnsi="Times New Roman"/>
          </w:rPr>
          <w:t xml:space="preserve">a </w:t>
        </w:r>
      </w:ins>
      <w:r w:rsidR="00B07C95" w:rsidRPr="00A13CC9">
        <w:rPr>
          <w:rFonts w:ascii="Times New Roman" w:hAnsi="Times New Roman"/>
        </w:rPr>
        <w:t xml:space="preserve">function of the coordinators in </w:t>
      </w:r>
      <w:ins w:id="104" w:author="Green, Aubrey" w:date="2022-08-17T11:17:00Z">
        <w:r w:rsidR="00230522">
          <w:rPr>
            <w:rFonts w:ascii="Times New Roman" w:hAnsi="Times New Roman"/>
          </w:rPr>
          <w:t xml:space="preserve">the </w:t>
        </w:r>
      </w:ins>
      <w:r w:rsidR="00B07C95" w:rsidRPr="00A13CC9">
        <w:rPr>
          <w:rFonts w:ascii="Times New Roman" w:hAnsi="Times New Roman"/>
        </w:rPr>
        <w:t>cylindrical system ρ,</w:t>
      </w:r>
      <w:del w:id="105" w:author="Green, Aubrey" w:date="2022-08-17T11:18:00Z">
        <w:r w:rsidR="00B07C95" w:rsidRPr="00A13CC9" w:rsidDel="00230522">
          <w:rPr>
            <w:rFonts w:ascii="Times New Roman" w:hAnsi="Times New Roman"/>
          </w:rPr>
          <w:delText xml:space="preserve"> and</w:delText>
        </w:r>
      </w:del>
      <w:r w:rsidR="00B07C95" w:rsidRPr="00A13CC9">
        <w:rPr>
          <w:rFonts w:ascii="Times New Roman" w:hAnsi="Times New Roman"/>
        </w:rPr>
        <w:t xml:space="preserve"> the Laplace parameter s</w:t>
      </w:r>
      <w:ins w:id="106" w:author="Green, Aubrey" w:date="2022-08-17T11:18:00Z">
        <w:r w:rsidR="00230522">
          <w:rPr>
            <w:rFonts w:ascii="Times New Roman" w:hAnsi="Times New Roman"/>
          </w:rPr>
          <w:t>,</w:t>
        </w:r>
      </w:ins>
      <w:r w:rsidR="00B07C95" w:rsidRPr="00A13CC9">
        <w:rPr>
          <w:rFonts w:ascii="Times New Roman" w:hAnsi="Times New Roman"/>
        </w:rPr>
        <w:t xml:space="preserve">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25pt;height:10.5pt;mso-width-percent:0;mso-height-percent:0;mso-width-percent:0;mso-height-percent:0" o:ole="">
            <v:imagedata r:id="rId168" o:title=""/>
          </v:shape>
          <o:OLEObject Type="Embed" ProgID="Equation.DSMT4" ShapeID="_x0000_i1106" DrawAspect="Content" ObjectID="_1722687997"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5pt;height:18pt;mso-width-percent:0;mso-height-percent:0;mso-width-percent:0;mso-height-percent:0" o:ole="">
            <v:imagedata r:id="rId170" o:title=""/>
          </v:shape>
          <o:OLEObject Type="Embed" ProgID="Equation.DSMT4" ShapeID="_x0000_i1107" DrawAspect="Content" ObjectID="_1722687998" r:id="rId171"/>
        </w:object>
      </w:r>
      <w:r w:rsidR="00B665FD">
        <w:rPr>
          <w:rFonts w:ascii="Times New Roman" w:hAnsi="Times New Roman"/>
        </w:rPr>
        <w:t>.</w:t>
      </w:r>
      <w:r w:rsidR="00B07C95" w:rsidRPr="00A13CC9">
        <w:rPr>
          <w:rFonts w:ascii="Times New Roman" w:hAnsi="Times New Roman"/>
        </w:rPr>
        <w:t xml:space="preserve"> </w:t>
      </w:r>
    </w:p>
    <w:p w14:paraId="514058DA" w14:textId="4AB39741"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 xml:space="preserve">has been </w:t>
      </w:r>
      <w:ins w:id="107" w:author="Green, Aubrey" w:date="2022-08-17T11:26:00Z">
        <w:r w:rsidR="00C70E27">
          <w:rPr>
            <w:rFonts w:ascii="Times New Roman" w:hAnsi="Times New Roman"/>
          </w:rPr>
          <w:t>transformed in</w:t>
        </w:r>
      </w:ins>
      <w:del w:id="108" w:author="Green, Aubrey" w:date="2022-08-17T11:26:00Z">
        <w:r w:rsidRPr="00A13CC9" w:rsidDel="00C70E27">
          <w:rPr>
            <w:rFonts w:ascii="Times New Roman" w:hAnsi="Times New Roman"/>
          </w:rPr>
          <w:delText xml:space="preserve">lead </w:delText>
        </w:r>
      </w:del>
      <w:r w:rsidRPr="00A13CC9">
        <w:rPr>
          <w:rFonts w:ascii="Times New Roman" w:hAnsi="Times New Roman"/>
        </w:rPr>
        <w:t>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75pt;height:19.5pt;mso-width-percent:0;mso-height-percent:0;mso-width-percent:0;mso-height-percent:0" o:ole="">
            <v:imagedata r:id="rId172" o:title=""/>
          </v:shape>
          <o:OLEObject Type="Embed" ProgID="Equation.DSMT4" ShapeID="_x0000_i1108" DrawAspect="Content" ObjectID="_1722687999"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5pt;height:18pt;mso-width-percent:0;mso-height-percent:0;mso-width-percent:0;mso-height-percent:0" o:ole="">
            <v:imagedata r:id="rId174" o:title=""/>
          </v:shape>
          <o:OLEObject Type="Embed" ProgID="Equation.DSMT4" ShapeID="_x0000_i1109" DrawAspect="Content" ObjectID="_1722688000"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5pt;height:18pt;mso-width-percent:0;mso-height-percent:0;mso-width-percent:0;mso-height-percent:0" o:ole="">
            <v:imagedata r:id="rId176" o:title=""/>
          </v:shape>
          <o:OLEObject Type="Embed" ProgID="Equation.DSMT4" ShapeID="_x0000_i1110" DrawAspect="Content" ObjectID="_1722688001"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75pt;height:18pt;mso-width-percent:0;mso-height-percent:0;mso-width-percent:0;mso-height-percent:0" o:ole="">
            <v:imagedata r:id="rId178" o:title=""/>
          </v:shape>
          <o:OLEObject Type="Embed" ProgID="Equation.DSMT4" ShapeID="_x0000_i1111" DrawAspect="Content" ObjectID="_1722688002"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5pt;height:18pt;mso-width-percent:0;mso-height-percent:0;mso-width-percent:0;mso-height-percent:0" o:ole="">
            <v:imagedata r:id="rId180" o:title=""/>
          </v:shape>
          <o:OLEObject Type="Embed" ProgID="Equation.DSMT4" ShapeID="_x0000_i1112" DrawAspect="Content" ObjectID="_1722688003"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5pt;height:18pt;mso-width-percent:0;mso-height-percent:0;mso-width-percent:0;mso-height-percent:0" o:ole="">
            <v:imagedata r:id="rId182" o:title=""/>
          </v:shape>
          <o:OLEObject Type="Embed" ProgID="Equation.DSMT4" ShapeID="_x0000_i1113" DrawAspect="Content" ObjectID="_1722688004" r:id="rId183"/>
        </w:object>
      </w:r>
      <w:r w:rsidR="00E076CA">
        <w:rPr>
          <w:rFonts w:ascii="Times New Roman" w:hAnsi="Times New Roman"/>
        </w:rPr>
        <w:t>equals</w:t>
      </w:r>
      <w:del w:id="109" w:author="Green, Aubrey" w:date="2022-08-17T11:34:00Z">
        <w:r w:rsidR="00E076CA" w:rsidDel="00E01205">
          <w:rPr>
            <w:rFonts w:ascii="Times New Roman" w:hAnsi="Times New Roman"/>
          </w:rPr>
          <w:delText xml:space="preserve"> to</w:delText>
        </w:r>
      </w:del>
      <w:r w:rsidR="00E076CA">
        <w:rPr>
          <w:rFonts w:ascii="Times New Roman" w:hAnsi="Times New Roman"/>
        </w:rPr>
        <w:t xml:space="preserve">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5pt;mso-width-percent:0;mso-height-percent:0;mso-width-percent:0;mso-height-percent:0" o:ole="">
            <v:imagedata r:id="rId184" o:title=""/>
          </v:shape>
          <o:OLEObject Type="Embed" ProgID="Equation.DSMT4" ShapeID="_x0000_i1114" DrawAspect="Content" ObjectID="_1722688005"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5pt;mso-width-percent:0;mso-height-percent:0;mso-width-percent:0;mso-height-percent:0" o:ole="">
            <v:imagedata r:id="rId186" o:title=""/>
          </v:shape>
          <o:OLEObject Type="Embed" ProgID="Equation.DSMT4" ShapeID="_x0000_i1115" DrawAspect="Content" ObjectID="_1722688006"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6247D72B"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25pt;height:18pt;mso-width-percent:0;mso-height-percent:0;mso-width-percent:0;mso-height-percent:0" o:ole="">
            <v:imagedata r:id="rId188" o:title=""/>
          </v:shape>
          <o:OLEObject Type="Embed" ProgID="Equation.DSMT4" ShapeID="_x0000_i1116" DrawAspect="Content" ObjectID="_1722688007"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del w:id="110" w:author="Green, Aubrey" w:date="2022-08-17T11:40:00Z">
        <w:r w:rsidR="00D27DE2" w:rsidRPr="00E16FDC" w:rsidDel="00D64525">
          <w:rPr>
            <w:rFonts w:ascii="Times New Roman" w:hAnsi="Times New Roman"/>
          </w:rPr>
          <w:delText xml:space="preserve"> the</w:delText>
        </w:r>
      </w:del>
      <w:r w:rsidR="00D27DE2" w:rsidRPr="00E16FDC">
        <w:rPr>
          <w:rFonts w:ascii="Times New Roman" w:hAnsi="Times New Roman"/>
        </w:rPr>
        <w:t xml:space="preserve"> Eq.14</w:t>
      </w:r>
      <w:r w:rsidR="00A26F68" w:rsidRPr="00E16FDC">
        <w:rPr>
          <w:rFonts w:ascii="Times New Roman" w:hAnsi="Times New Roman"/>
        </w:rPr>
        <w:t xml:space="preserve">. At the same time, the strain-displacement relationship </w:t>
      </w:r>
      <w:ins w:id="111" w:author="Green, Aubrey" w:date="2022-08-17T11:40:00Z">
        <w:r w:rsidR="00D64525">
          <w:rPr>
            <w:rFonts w:ascii="Times New Roman" w:hAnsi="Times New Roman"/>
          </w:rPr>
          <w:t>is</w:t>
        </w:r>
      </w:ins>
      <w:del w:id="112" w:author="Green, Aubrey" w:date="2022-08-17T11:40:00Z">
        <w:r w:rsidR="007A4899" w:rsidDel="00D64525">
          <w:rPr>
            <w:rFonts w:ascii="Times New Roman" w:hAnsi="Times New Roman"/>
          </w:rPr>
          <w:delText>are</w:delText>
        </w:r>
      </w:del>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8pt;height:19.5pt;mso-width-percent:0;mso-height-percent:0;mso-width-percent:0;mso-height-percent:0" o:ole="">
            <v:imagedata r:id="rId190" o:title=""/>
          </v:shape>
          <o:OLEObject Type="Embed" ProgID="Equation.DSMT4" ShapeID="_x0000_i1117" DrawAspect="Content" ObjectID="_1722688008"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5pt;height:34.5pt;mso-width-percent:0;mso-height-percent:0;mso-width-percent:0;mso-height-percent:0" o:ole="">
            <v:imagedata r:id="rId192" o:title=""/>
          </v:shape>
          <o:OLEObject Type="Embed" ProgID="Equation.DSMT4" ShapeID="_x0000_i1118" DrawAspect="Content" ObjectID="_1722688009"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5pt;height:34.5pt;mso-width-percent:0;mso-height-percent:0;mso-width-percent:0;mso-height-percent:0" o:ole="">
            <v:imagedata r:id="rId194" o:title=""/>
          </v:shape>
          <o:OLEObject Type="Embed" ProgID="Equation.DSMT4" ShapeID="_x0000_i1119" DrawAspect="Content" ObjectID="_1722688010" r:id="rId195"/>
        </w:object>
      </w:r>
      <w:r>
        <w:rPr>
          <w:rFonts w:ascii="Times New Roman" w:hAnsi="Times New Roman"/>
          <w:noProof/>
        </w:rPr>
        <w:t>.</w:t>
      </w:r>
    </w:p>
    <w:p w14:paraId="17C9CBE1" w14:textId="23AB0D32"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pt;height:18pt;mso-width-percent:0;mso-height-percent:0;mso-width-percent:0;mso-height-percent:0" o:ole="">
            <v:imagedata r:id="rId196" o:title=""/>
          </v:shape>
          <o:OLEObject Type="Embed" ProgID="Equation.DSMT4" ShapeID="_x0000_i1120" DrawAspect="Content" ObjectID="_1722688011"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ins w:id="113" w:author="Green, Aubrey" w:date="2022-08-17T11:41: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pt;height:18pt;mso-width-percent:0;mso-height-percent:0;mso-width-percent:0;mso-height-percent:0" o:ole="">
            <v:imagedata r:id="rId198" o:title=""/>
          </v:shape>
          <o:OLEObject Type="Embed" ProgID="Equation.DSMT4" ShapeID="_x0000_i1121" DrawAspect="Content" ObjectID="_1722688012"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5pt;height:18pt;mso-width-percent:0;mso-height-percent:0;mso-width-percent:0;mso-height-percent:0" o:ole="">
            <v:imagedata r:id="rId200" o:title=""/>
          </v:shape>
          <o:OLEObject Type="Embed" ProgID="Equation.DSMT4" ShapeID="_x0000_i1122" DrawAspect="Content" ObjectID="_1722688013" r:id="rId201"/>
        </w:object>
      </w:r>
      <w:ins w:id="114" w:author="Green, Aubrey" w:date="2022-08-17T11:42:00Z">
        <w:r w:rsidR="00D64525">
          <w:rPr>
            <w:rFonts w:ascii="Times New Roman" w:hAnsi="Times New Roman"/>
            <w:noProof/>
          </w:rPr>
          <w:t>,</w:t>
        </w:r>
      </w:ins>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kind</w:t>
      </w:r>
      <w:ins w:id="115" w:author="Green, Aubrey" w:date="2022-08-17T11:42:00Z">
        <w:r w:rsidR="00D64525">
          <w:rPr>
            <w:rFonts w:ascii="Times New Roman" w:hAnsi="Times New Roman"/>
          </w:rPr>
          <w:t>,</w:t>
        </w:r>
      </w:ins>
      <w:r w:rsidR="00E73BBF">
        <w:rPr>
          <w:rFonts w:ascii="Times New Roman" w:hAnsi="Times New Roman"/>
        </w:rPr>
        <w:t xml:space="preserve"> </w:t>
      </w:r>
      <w:r w:rsidR="008F16C2" w:rsidRPr="00E16FDC">
        <w:rPr>
          <w:rFonts w:ascii="Times New Roman" w:hAnsi="Times New Roman"/>
        </w:rPr>
        <w:t>and the third unknown</w:t>
      </w:r>
      <w:ins w:id="116" w:author="Green, Aubrey" w:date="2022-08-17T11:42:00Z">
        <w:r w:rsidR="00D64525">
          <w:rPr>
            <w:rFonts w:ascii="Times New Roman" w:hAnsi="Times New Roman"/>
          </w:rPr>
          <w:t>,</w:t>
        </w:r>
      </w:ins>
      <w:r w:rsidR="008F16C2" w:rsidRPr="00E16FDC">
        <w:rPr>
          <w:rFonts w:ascii="Times New Roman" w:hAnsi="Times New Roman"/>
        </w:rPr>
        <w:t xml:space="preserve"> </w:t>
      </w:r>
      <w:r w:rsidR="0090156F" w:rsidRPr="00E16FDC">
        <w:rPr>
          <w:rFonts w:ascii="Times New Roman" w:hAnsi="Times New Roman"/>
          <w:noProof/>
          <w:position w:val="-12"/>
        </w:rPr>
        <w:object w:dxaOrig="520" w:dyaOrig="360" w14:anchorId="512D58B6">
          <v:shape id="_x0000_i1123" type="#_x0000_t75" alt="" style="width:25.5pt;height:18pt;mso-width-percent:0;mso-height-percent:0;mso-width-percent:0;mso-height-percent:0" o:ole="">
            <v:imagedata r:id="rId202" o:title=""/>
          </v:shape>
          <o:OLEObject Type="Embed" ProgID="Equation.DSMT4" ShapeID="_x0000_i1123" DrawAspect="Content" ObjectID="_1722688014" r:id="rId203"/>
        </w:object>
      </w:r>
      <w:ins w:id="117" w:author="Green, Aubrey" w:date="2022-08-17T11:42:00Z">
        <w:r w:rsidR="00D64525">
          <w:rPr>
            <w:rFonts w:ascii="Times New Roman" w:hAnsi="Times New Roman"/>
            <w:noProof/>
          </w:rPr>
          <w:t>,</w:t>
        </w:r>
      </w:ins>
      <w:del w:id="118" w:author="Green, Aubrey" w:date="2022-08-17T11:42:00Z">
        <w:r w:rsidR="00E4454B" w:rsidDel="00D64525">
          <w:rPr>
            <w:rFonts w:ascii="Times New Roman" w:hAnsi="Times New Roman"/>
          </w:rPr>
          <w:delText>is</w:delText>
        </w:r>
      </w:del>
      <w:r w:rsidR="00E4454B">
        <w:rPr>
          <w:rFonts w:ascii="Times New Roman" w:hAnsi="Times New Roman"/>
        </w:rPr>
        <w:t xml:space="preserve">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lastRenderedPageBreak/>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5pt;height:57.75pt;mso-width-percent:0;mso-height-percent:0;mso-width-percent:0;mso-height-percent:0" o:ole="">
            <v:imagedata r:id="rId204" o:title=""/>
          </v:shape>
          <o:OLEObject Type="Embed" ProgID="Equation.DSMT4" ShapeID="_x0000_i1124" DrawAspect="Content" ObjectID="_1722688015"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6.25pt;height:37.5pt;mso-width-percent:0;mso-height-percent:0;mso-width-percent:0;mso-height-percent:0" o:ole="">
            <v:imagedata r:id="rId206" o:title=""/>
          </v:shape>
          <o:OLEObject Type="Embed" ProgID="Equation.DSMT4" ShapeID="_x0000_i1125" DrawAspect="Content" ObjectID="_1722688016"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pt;height:37.5pt;mso-width-percent:0;mso-height-percent:0;mso-width-percent:0;mso-height-percent:0" o:ole="">
            <v:imagedata r:id="rId208" o:title=""/>
          </v:shape>
          <o:OLEObject Type="Embed" ProgID="Equation.DSMT4" ShapeID="_x0000_i1126" DrawAspect="Content" ObjectID="_1722688017"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49.5pt;height:42pt;mso-width-percent:0;mso-height-percent:0;mso-width-percent:0;mso-height-percent:0" o:ole="">
            <v:imagedata r:id="rId210" o:title=""/>
          </v:shape>
          <o:OLEObject Type="Embed" ProgID="Equation.DSMT4" ShapeID="_x0000_i1127" DrawAspect="Content" ObjectID="_1722688018"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25pt;height:18pt;mso-width-percent:0;mso-height-percent:0;mso-width-percent:0;mso-height-percent:0" o:ole="">
            <v:imagedata r:id="rId212" o:title=""/>
          </v:shape>
          <o:OLEObject Type="Embed" ProgID="Equation.DSMT4" ShapeID="_x0000_i1128" DrawAspect="Content" ObjectID="_1722688019"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40.25pt;height:30.75pt;mso-width-percent:0;mso-height-percent:0;mso-width-percent:0;mso-height-percent:0" o:ole="">
            <v:imagedata r:id="rId214" o:title=""/>
          </v:shape>
          <o:OLEObject Type="Embed" ProgID="Equation.DSMT4" ShapeID="_x0000_i1129" DrawAspect="Content" ObjectID="_1722688020"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7pt;height:30.75pt;mso-width-percent:0;mso-height-percent:0;mso-width-percent:0;mso-height-percent:0" o:ole="">
            <v:imagedata r:id="rId216" o:title=""/>
          </v:shape>
          <o:OLEObject Type="Embed" ProgID="Equation.DSMT4" ShapeID="_x0000_i1130" DrawAspect="Content" ObjectID="_1722688021"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75pt;height:30.75pt;mso-width-percent:0;mso-height-percent:0;mso-width-percent:0;mso-height-percent:0" o:ole="">
            <v:imagedata r:id="rId218" o:title=""/>
          </v:shape>
          <o:OLEObject Type="Embed" ProgID="Equation.DSMT4" ShapeID="_x0000_i1131" DrawAspect="Content" ObjectID="_1722688022"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25pt;height:30.75pt;mso-width-percent:0;mso-height-percent:0;mso-width-percent:0;mso-height-percent:0" o:ole="">
            <v:imagedata r:id="rId220" o:title=""/>
          </v:shape>
          <o:OLEObject Type="Embed" ProgID="Equation.DSMT4" ShapeID="_x0000_i1132" DrawAspect="Content" ObjectID="_1722688023" r:id="rId221"/>
        </w:object>
      </w:r>
      <w:r w:rsidR="007A4899">
        <w:rPr>
          <w:rFonts w:ascii="Times New Roman" w:hAnsi="Times New Roman"/>
          <w:noProof/>
        </w:rPr>
        <w:t>.</w:t>
      </w:r>
    </w:p>
    <w:p w14:paraId="3422B66B" w14:textId="3957AC2C"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pt;height:18pt;mso-width-percent:0;mso-height-percent:0;mso-width-percent:0;mso-height-percent:0" o:ole="">
            <v:imagedata r:id="rId198" o:title=""/>
          </v:shape>
          <o:OLEObject Type="Embed" ProgID="Equation.DSMT4" ShapeID="_x0000_i1133" DrawAspect="Content" ObjectID="_1722688024"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w:t>
      </w:r>
      <w:ins w:id="119" w:author="Green, Aubrey" w:date="2022-08-18T15:00:00Z">
        <w:r w:rsidR="00122068">
          <w:rPr>
            <w:rFonts w:ascii="Times New Roman" w:hAnsi="Times New Roman"/>
          </w:rPr>
          <w:t>n</w:t>
        </w:r>
      </w:ins>
      <w:del w:id="120" w:author="Green, Aubrey" w:date="2022-08-18T15:00:00Z">
        <w:r w:rsidR="00EA4A69" w:rsidRPr="00E16FDC" w:rsidDel="00122068">
          <w:rPr>
            <w:rFonts w:ascii="Times New Roman" w:hAnsi="Times New Roman"/>
          </w:rPr>
          <w:delText>d</w:delText>
        </w:r>
      </w:del>
      <w:r w:rsidR="00EA4A69" w:rsidRPr="00E16FDC">
        <w:rPr>
          <w:rFonts w:ascii="Times New Roman" w:hAnsi="Times New Roman"/>
        </w:rPr>
        <w:t xml:space="preserve">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425A3217"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pt;mso-width-percent:0;mso-height-percent:0;mso-width-percent:0;mso-height-percent:0" o:ole="">
            <v:imagedata r:id="rId223" o:title=""/>
          </v:shape>
          <o:OLEObject Type="Embed" ProgID="Equation.DSMT4" ShapeID="_x0000_i1134" DrawAspect="Content" ObjectID="_1722688025" r:id="rId224"/>
        </w:object>
      </w:r>
      <w:ins w:id="121" w:author="Green, Aubrey" w:date="2022-08-17T11:51:00Z">
        <w:r w:rsidR="00850671">
          <w:rPr>
            <w:rFonts w:ascii="Times New Roman" w:hAnsi="Times New Roman"/>
          </w:rPr>
          <w:t>,</w:t>
        </w:r>
      </w:ins>
      <w:del w:id="122" w:author="Green, Aubrey" w:date="2022-08-17T11:51:00Z">
        <w:r w:rsidR="00971EAC" w:rsidDel="00850671">
          <w:rPr>
            <w:rFonts w:ascii="Times New Roman" w:hAnsi="Times New Roman"/>
          </w:rPr>
          <w:delText>;</w:delText>
        </w:r>
      </w:del>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30pt;height:12pt;mso-width-percent:0;mso-height-percent:0;mso-width-percent:0;mso-height-percent:0" o:ole="">
            <v:imagedata r:id="rId225" o:title=""/>
          </v:shape>
          <o:OLEObject Type="Embed" ProgID="Equation.DSMT4" ShapeID="_x0000_i1135" DrawAspect="Content" ObjectID="_1722688026" r:id="rId226"/>
        </w:object>
      </w:r>
      <w:r w:rsidR="00F61710">
        <w:rPr>
          <w:rFonts w:ascii="Times New Roman" w:hAnsi="Times New Roman"/>
        </w:rPr>
        <w:t>P</w:t>
      </w:r>
      <w:r w:rsidR="00A02BD8">
        <w:rPr>
          <w:rFonts w:ascii="Times New Roman" w:hAnsi="Times New Roman"/>
        </w:rPr>
        <w:t>a</w:t>
      </w:r>
      <w:ins w:id="123" w:author="Green, Aubrey" w:date="2022-08-17T11:51:00Z">
        <w:r w:rsidR="00850671">
          <w:rPr>
            <w:rFonts w:ascii="Times New Roman" w:hAnsi="Times New Roman"/>
          </w:rPr>
          <w:t>,</w:t>
        </w:r>
      </w:ins>
      <w:r w:rsidR="00A02BD8">
        <w:rPr>
          <w:rFonts w:ascii="Times New Roman" w:hAnsi="Times New Roman"/>
        </w:rPr>
        <w:t xml:space="preserve"> and</w:t>
      </w:r>
      <w:ins w:id="124" w:author="Green, Aubrey" w:date="2022-08-17T11:51:00Z">
        <w:r w:rsidR="00850671">
          <w:rPr>
            <w:rFonts w:ascii="Times New Roman" w:hAnsi="Times New Roman"/>
          </w:rPr>
          <w:t xml:space="preserve"> the</w:t>
        </w:r>
      </w:ins>
      <w:r w:rsidR="00A02BD8">
        <w:rPr>
          <w:rFonts w:ascii="Times New Roman" w:hAnsi="Times New Roman"/>
        </w:rPr>
        <w:t xml:space="preserve"> far-field isotropic stress is setup as </w:t>
      </w:r>
      <w:r w:rsidR="0090156F" w:rsidRPr="00971EAC">
        <w:rPr>
          <w:rFonts w:ascii="Times New Roman" w:hAnsi="Times New Roman"/>
          <w:noProof/>
          <w:position w:val="-6"/>
        </w:rPr>
        <w:object w:dxaOrig="420" w:dyaOrig="279" w14:anchorId="3D53F808">
          <v:shape id="_x0000_i1136" type="#_x0000_t75" alt="" style="width:19.5pt;height:12pt;mso-width-percent:0;mso-height-percent:0;mso-width-percent:0;mso-height-percent:0" o:ole="">
            <v:imagedata r:id="rId227" o:title=""/>
          </v:shape>
          <o:OLEObject Type="Embed" ProgID="Equation.DSMT4" ShapeID="_x0000_i1136" DrawAspect="Content" ObjectID="_1722688027"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 xml:space="preserve">s the pore pressure </w:t>
      </w:r>
      <w:r w:rsidR="00A95FAA">
        <w:rPr>
          <w:rFonts w:ascii="Times New Roman" w:hAnsi="Times New Roman"/>
        </w:rPr>
        <w:lastRenderedPageBreak/>
        <w:t>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75pt;height:61.5pt;mso-width-percent:0;mso-height-percent:0;mso-width-percent:0;mso-height-percent:0" o:ole="">
            <v:imagedata r:id="rId229" o:title=""/>
          </v:shape>
          <o:OLEObject Type="Embed" ProgID="Equation.DSMT4" ShapeID="_x0000_i1137" DrawAspect="Content" ObjectID="_1722688028"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zed</w:t>
      </w:r>
      <w:del w:id="125" w:author="Green, Aubrey" w:date="2022-08-17T11:56:00Z">
        <w:r w:rsidR="00E4454B" w:rsidDel="00EC2916">
          <w:rPr>
            <w:rFonts w:ascii="Times New Roman" w:hAnsi="Times New Roman"/>
          </w:rPr>
          <w:delText xml:space="preserve"> </w:delText>
        </w:r>
      </w:del>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lang w:eastAsia="en-US"/>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lang w:eastAsia="en-US"/>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lang w:eastAsia="en-US"/>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298D7FE2"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w:t>
      </w:r>
      <w:ins w:id="126" w:author="Green, Aubrey" w:date="2022-08-17T11:59:00Z">
        <w:r w:rsidR="000F3DC6">
          <w:rPr>
            <w:rFonts w:ascii="Times New Roman" w:hAnsi="Times New Roman"/>
          </w:rPr>
          <w:t xml:space="preserve">the </w:t>
        </w:r>
      </w:ins>
      <w:r w:rsidR="000952EE" w:rsidRPr="00E4454B">
        <w:rPr>
          <w:rFonts w:ascii="Times New Roman" w:hAnsi="Times New Roman"/>
        </w:rPr>
        <w:t>gradual and smooth diffusion process</w:t>
      </w:r>
      <w:ins w:id="127" w:author="Green, Aubrey" w:date="2022-08-17T11:59:00Z">
        <w:r w:rsidR="000F3DC6">
          <w:rPr>
            <w:rFonts w:ascii="Times New Roman" w:hAnsi="Times New Roman"/>
          </w:rPr>
          <w:t xml:space="preserve"> of mode 1 loading</w:t>
        </w:r>
      </w:ins>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w:t>
      </w:r>
      <w:ins w:id="128" w:author="Green, Aubrey" w:date="2022-08-17T12:03:00Z">
        <w:r w:rsidR="006F08CB">
          <w:rPr>
            <w:rFonts w:ascii="Times New Roman" w:hAnsi="Times New Roman"/>
          </w:rPr>
          <w:t>s</w:t>
        </w:r>
      </w:ins>
      <w:r w:rsidR="000952EE" w:rsidRPr="00E4454B">
        <w:rPr>
          <w:rFonts w:ascii="Times New Roman" w:hAnsi="Times New Roman"/>
        </w:rPr>
        <w:t xml:space="preserve"> the inner</w:t>
      </w:r>
      <w:r w:rsidR="00E4454B" w:rsidRPr="00E4454B">
        <w:rPr>
          <w:rFonts w:ascii="Times New Roman" w:hAnsi="Times New Roman"/>
        </w:rPr>
        <w:t xml:space="preserve"> core, </w:t>
      </w:r>
      <w:r w:rsidR="00345CE4" w:rsidRPr="00E4454B">
        <w:rPr>
          <w:rFonts w:ascii="Times New Roman" w:hAnsi="Times New Roman"/>
        </w:rPr>
        <w:t xml:space="preserve">because of the slow diffusion progress </w:t>
      </w:r>
      <w:ins w:id="129" w:author="Green, Aubrey" w:date="2022-08-17T12:03:00Z">
        <w:r w:rsidR="006F08CB">
          <w:rPr>
            <w:rFonts w:ascii="Times New Roman" w:hAnsi="Times New Roman"/>
          </w:rPr>
          <w:t xml:space="preserve">that is </w:t>
        </w:r>
      </w:ins>
      <w:r w:rsidR="00345CE4" w:rsidRPr="00E4454B">
        <w:rPr>
          <w:rFonts w:ascii="Times New Roman" w:hAnsi="Times New Roman"/>
        </w:rPr>
        <w:t>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 xml:space="preserve">nd so the peak </w:t>
      </w:r>
      <w:ins w:id="130" w:author="Green, Aubrey" w:date="2022-08-17T12:08:00Z">
        <w:r w:rsidR="0053082F">
          <w:rPr>
            <w:rFonts w:ascii="Times New Roman" w:hAnsi="Times New Roman"/>
          </w:rPr>
          <w:t>moves</w:t>
        </w:r>
      </w:ins>
      <w:del w:id="131" w:author="Green, Aubrey" w:date="2022-08-17T12:08:00Z">
        <w:r w:rsidR="000952EE" w:rsidRPr="00E4454B" w:rsidDel="0053082F">
          <w:rPr>
            <w:rFonts w:ascii="Times New Roman" w:hAnsi="Times New Roman"/>
          </w:rPr>
          <w:delText>is moving</w:delText>
        </w:r>
      </w:del>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t>
      </w:r>
      <w:del w:id="132" w:author="Green, Aubrey" w:date="2022-08-17T12:12:00Z">
        <w:r w:rsidR="000952EE" w:rsidRPr="0013783D" w:rsidDel="0053082F">
          <w:rPr>
            <w:rFonts w:ascii="Times New Roman" w:hAnsi="Times New Roman"/>
          </w:rPr>
          <w:delText xml:space="preserve">when </w:delText>
        </w:r>
      </w:del>
      <w:r w:rsidR="000952EE" w:rsidRPr="0013783D">
        <w:rPr>
          <w:rFonts w:ascii="Times New Roman" w:hAnsi="Times New Roman"/>
        </w:rPr>
        <w:t xml:space="preserve">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xml:space="preserve">, </w:t>
      </w:r>
      <w:ins w:id="133" w:author="Green, Aubrey" w:date="2022-08-17T12:12:00Z">
        <w:r w:rsidR="0053082F">
          <w:rPr>
            <w:rFonts w:ascii="Times New Roman" w:hAnsi="Times New Roman"/>
          </w:rPr>
          <w:t xml:space="preserve">and </w:t>
        </w:r>
      </w:ins>
      <w:r w:rsidR="00E4454B">
        <w:rPr>
          <w:rFonts w:ascii="Times New Roman" w:hAnsi="Times New Roman"/>
        </w:rPr>
        <w:t>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F179DD"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firstly arrives</w:t>
      </w:r>
      <w:ins w:id="134" w:author="Green, Aubrey" w:date="2022-08-17T12:14:00Z">
        <w:r w:rsidR="0053082F">
          <w:rPr>
            <w:rFonts w:ascii="Times New Roman" w:hAnsi="Times New Roman"/>
          </w:rPr>
          <w:t xml:space="preserve"> at</w:t>
        </w:r>
      </w:ins>
      <w:r w:rsidR="00E7107A" w:rsidRPr="0013783D">
        <w:rPr>
          <w:rFonts w:ascii="Times New Roman" w:hAnsi="Times New Roman"/>
        </w:rPr>
        <w:t xml:space="preserve">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w:t>
      </w:r>
      <w:ins w:id="135" w:author="Green, Aubrey" w:date="2022-08-17T12:14:00Z">
        <w:r w:rsidR="0053082F">
          <w:rPr>
            <w:rFonts w:ascii="Times New Roman" w:hAnsi="Times New Roman"/>
          </w:rPr>
          <w:t>gr</w:t>
        </w:r>
      </w:ins>
      <w:del w:id="136" w:author="Green, Aubrey" w:date="2022-08-17T12:14:00Z">
        <w:r w:rsidR="00E7107A" w:rsidRPr="0013783D" w:rsidDel="0053082F">
          <w:rPr>
            <w:rFonts w:ascii="Times New Roman" w:hAnsi="Times New Roman"/>
          </w:rPr>
          <w:delText>c</w:delText>
        </w:r>
      </w:del>
      <w:r w:rsidR="00E7107A" w:rsidRPr="0013783D">
        <w:rPr>
          <w:rFonts w:ascii="Times New Roman" w:hAnsi="Times New Roman"/>
        </w:rPr>
        <w:t>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ins w:id="137" w:author="Green, Aubrey" w:date="2022-08-17T12:15:00Z">
        <w:r w:rsidR="0053082F">
          <w:rPr>
            <w:rFonts w:ascii="Times New Roman" w:hAnsi="Times New Roman"/>
          </w:rPr>
          <w:t>,</w:t>
        </w:r>
      </w:ins>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lang w:eastAsia="en-US"/>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0390A7A9"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ins w:id="138" w:author="Green, Aubrey" w:date="2022-08-17T12:53:00Z">
        <w:r w:rsidR="004F06D6">
          <w:rPr>
            <w:rFonts w:ascii="Times New Roman" w:hAnsi="Times New Roman"/>
          </w:rPr>
          <w:t>s</w:t>
        </w:r>
      </w:ins>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38" type="#_x0000_t75" alt="" style="width:32.25pt;height:17.25pt;mso-width-percent:0;mso-height-percent:0;mso-width-percent:0;mso-height-percent:0" o:ole="">
            <v:imagedata r:id="rId235" o:title=""/>
          </v:shape>
          <o:OLEObject Type="Embed" ProgID="Equation.DSMT4" ShapeID="_x0000_i1138" DrawAspect="Content" ObjectID="_1722688029"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5pt;height:14.25pt;mso-width-percent:0;mso-height-percent:0;mso-width-percent:0;mso-height-percent:0" o:ole="">
            <v:imagedata r:id="rId237" o:title=""/>
          </v:shape>
          <o:OLEObject Type="Embed" ProgID="Equation.DSMT4" ShapeID="_x0000_i1139" DrawAspect="Content" ObjectID="_1722688030"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5pt;height:14.25pt;mso-width-percent:0;mso-height-percent:0;mso-width-percent:0;mso-height-percent:0" o:ole="">
            <v:imagedata r:id="rId237" o:title=""/>
          </v:shape>
          <o:OLEObject Type="Embed" ProgID="Equation.DSMT4" ShapeID="_x0000_i1140" DrawAspect="Content" ObjectID="_1722688031"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25pt;height:17.25pt;mso-width-percent:0;mso-height-percent:0;mso-width-percent:0;mso-height-percent:0" o:ole="">
            <v:imagedata r:id="rId240" o:title=""/>
          </v:shape>
          <o:OLEObject Type="Embed" ProgID="Equation.DSMT4" ShapeID="_x0000_i1141" DrawAspect="Content" ObjectID="_1722688032"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25pt;height:17.25pt;mso-width-percent:0;mso-height-percent:0;mso-width-percent:0;mso-height-percent:0" o:ole="">
            <v:imagedata r:id="rId242" o:title=""/>
          </v:shape>
          <o:OLEObject Type="Embed" ProgID="Equation.DSMT4" ShapeID="_x0000_i1142" DrawAspect="Content" ObjectID="_1722688033"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70B1B236"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from </w:t>
      </w:r>
      <w:ins w:id="139" w:author="Green, Aubrey" w:date="2022-08-17T13:16:00Z">
        <w:r w:rsidR="00EF748E">
          <w:rPr>
            <w:rFonts w:ascii="Times New Roman" w:hAnsi="Times New Roman"/>
          </w:rPr>
          <w:t xml:space="preserve">the </w:t>
        </w:r>
      </w:ins>
      <w:r w:rsidR="00BB2BB6" w:rsidRPr="006F59B8">
        <w:rPr>
          <w:rFonts w:ascii="Times New Roman" w:hAnsi="Times New Roman"/>
        </w:rPr>
        <w:t>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del w:id="140" w:author="Green, Aubrey" w:date="2022-08-17T13:21:00Z">
        <w:r w:rsidR="00F46066" w:rsidDel="00EF748E">
          <w:rPr>
            <w:rFonts w:ascii="Times New Roman" w:hAnsi="Times New Roman"/>
          </w:rPr>
          <w:delText xml:space="preserve"> the</w:delText>
        </w:r>
      </w:del>
      <w:r w:rsidR="00BB2BB6">
        <w:rPr>
          <w:rFonts w:ascii="Times New Roman" w:hAnsi="Times New Roman"/>
        </w:rPr>
        <w:t xml:space="preserve"> thermal filtration</w:t>
      </w:r>
      <w:del w:id="141" w:author="Green, Aubrey" w:date="2022-08-17T13:21:00Z">
        <w:r w:rsidR="00BB2BB6" w:rsidDel="00EF748E">
          <w:rPr>
            <w:rFonts w:ascii="Times New Roman" w:hAnsi="Times New Roman"/>
          </w:rPr>
          <w:delText xml:space="preserve"> effect</w:delText>
        </w:r>
      </w:del>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w:t>
      </w:r>
      <w:r w:rsidR="00BB2BB6" w:rsidRPr="006F59B8">
        <w:rPr>
          <w:rFonts w:ascii="Times New Roman" w:hAnsi="Times New Roman"/>
        </w:rPr>
        <w:lastRenderedPageBreak/>
        <w:t>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25pt;height:17.25pt;mso-width-percent:0;mso-height-percent:0;mso-width-percent:0;mso-height-percent:0" o:ole="">
            <v:imagedata r:id="rId244" o:title=""/>
          </v:shape>
          <o:OLEObject Type="Embed" ProgID="Equation.DSMT4" ShapeID="_x0000_i1143" DrawAspect="Content" ObjectID="_1722688034"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lang w:eastAsia="en-US"/>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4213D412"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w:t>
      </w:r>
      <w:del w:id="142" w:author="Green, Aubrey" w:date="2022-08-17T13:26:00Z">
        <w:r w:rsidR="00437EF3" w:rsidDel="00755B05">
          <w:rPr>
            <w:rFonts w:ascii="Times New Roman" w:hAnsi="Times New Roman"/>
          </w:rPr>
          <w:delText xml:space="preserve"> loading</w:delText>
        </w:r>
      </w:del>
      <w:r w:rsidR="00437EF3">
        <w:rPr>
          <w:rFonts w:ascii="Times New Roman" w:hAnsi="Times New Roman"/>
        </w:rPr>
        <w:t xml:space="preserve"> mode 2</w:t>
      </w:r>
      <w:ins w:id="143" w:author="Green, Aubrey" w:date="2022-08-17T13:27:00Z">
        <w:r w:rsidR="00755B05">
          <w:rPr>
            <w:rFonts w:ascii="Times New Roman" w:hAnsi="Times New Roman"/>
          </w:rPr>
          <w:t xml:space="preserve"> loading</w:t>
        </w:r>
      </w:ins>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lang w:eastAsia="en-US"/>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284E8B78"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ins w:id="144" w:author="Green, Aubrey" w:date="2022-08-17T13:27:00Z">
        <w:r w:rsidR="00755B05">
          <w:rPr>
            <w:rFonts w:ascii="Times New Roman" w:hAnsi="Times New Roman"/>
          </w:rPr>
          <w:t>s</w:t>
        </w:r>
      </w:ins>
      <w:r w:rsidR="004A7B41" w:rsidRPr="00B77765">
        <w:rPr>
          <w:rFonts w:ascii="Times New Roman" w:hAnsi="Times New Roman"/>
        </w:rPr>
        <w:t xml:space="preserve"> of </w:t>
      </w:r>
      <w:r w:rsidR="0090156F" w:rsidRPr="00B77765">
        <w:rPr>
          <w:rFonts w:ascii="Times New Roman" w:hAnsi="Times New Roman"/>
          <w:noProof/>
          <w:position w:val="-14"/>
        </w:rPr>
        <w:object w:dxaOrig="639" w:dyaOrig="380" w14:anchorId="2F39841A">
          <v:shape id="_x0000_i1144" type="#_x0000_t75" alt="" style="width:32.25pt;height:17.25pt;mso-width-percent:0;mso-height-percent:0;mso-width-percent:0;mso-height-percent:0" o:ole="">
            <v:imagedata r:id="rId248" o:title=""/>
          </v:shape>
          <o:OLEObject Type="Embed" ProgID="Equation.DSMT4" ShapeID="_x0000_i1144" DrawAspect="Content" ObjectID="_1722688035"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38F9454"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w:t>
      </w:r>
      <w:del w:id="145" w:author="Green, Aubrey" w:date="2022-08-17T13:35:00Z">
        <w:r w:rsidR="00434894" w:rsidDel="00247840">
          <w:rPr>
            <w:rFonts w:ascii="Times New Roman" w:hAnsi="Times New Roman"/>
          </w:rPr>
          <w:delText xml:space="preserve">the </w:delText>
        </w:r>
      </w:del>
      <w:r w:rsidR="00434894">
        <w:rPr>
          <w:rFonts w:ascii="Times New Roman" w:hAnsi="Times New Roman"/>
        </w:rPr>
        <w:t xml:space="preserve">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 xml:space="preserve">in </w:t>
      </w:r>
      <w:del w:id="146" w:author="Green, Aubrey" w:date="2022-08-17T13:35:00Z">
        <w:r w:rsidR="00434894" w:rsidDel="00247840">
          <w:rPr>
            <w:rFonts w:ascii="Times New Roman" w:hAnsi="Times New Roman"/>
          </w:rPr>
          <w:delText xml:space="preserve">the </w:delText>
        </w:r>
      </w:del>
      <w:r w:rsidR="00434894">
        <w:rPr>
          <w:rFonts w:ascii="Times New Roman" w:hAnsi="Times New Roman"/>
        </w:rPr>
        <w:t>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 xml:space="preserve">osition from </w:t>
      </w:r>
      <w:ins w:id="147" w:author="Green, Aubrey" w:date="2022-08-17T13:42:00Z">
        <w:r w:rsidR="0027522A">
          <w:rPr>
            <w:rFonts w:ascii="Times New Roman" w:hAnsi="Times New Roman"/>
          </w:rPr>
          <w:t xml:space="preserve">the </w:t>
        </w:r>
      </w:ins>
      <w:r w:rsidR="00B84F78">
        <w:rPr>
          <w:rFonts w:ascii="Times New Roman" w:hAnsi="Times New Roman"/>
        </w:rPr>
        <w:t>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w:t>
      </w:r>
      <w:ins w:id="148" w:author="Green, Aubrey" w:date="2022-08-17T13:42:00Z">
        <w:r w:rsidR="0027522A">
          <w:rPr>
            <w:rFonts w:ascii="Times New Roman" w:hAnsi="Times New Roman"/>
          </w:rPr>
          <w:t>,</w:t>
        </w:r>
      </w:ins>
      <w:del w:id="149" w:author="Green, Aubrey" w:date="2022-08-17T13:42:00Z">
        <w:r w:rsidR="00434894" w:rsidDel="0027522A">
          <w:rPr>
            <w:rFonts w:ascii="Times New Roman" w:hAnsi="Times New Roman"/>
          </w:rPr>
          <w:delText>.</w:delText>
        </w:r>
      </w:del>
      <w:r w:rsidR="00434894">
        <w:rPr>
          <w:rFonts w:ascii="Times New Roman" w:hAnsi="Times New Roman"/>
        </w:rPr>
        <w:t xml:space="preserve"> </w:t>
      </w:r>
      <w:ins w:id="150" w:author="Green, Aubrey" w:date="2022-08-17T13:42:00Z">
        <w:r w:rsidR="0027522A">
          <w:rPr>
            <w:rFonts w:ascii="Times New Roman" w:hAnsi="Times New Roman"/>
          </w:rPr>
          <w:t>a</w:t>
        </w:r>
      </w:ins>
      <w:del w:id="151" w:author="Green, Aubrey" w:date="2022-08-17T13:42:00Z">
        <w:r w:rsidR="00434894" w:rsidDel="0027522A">
          <w:rPr>
            <w:rFonts w:ascii="Times New Roman" w:hAnsi="Times New Roman"/>
          </w:rPr>
          <w:delText>A</w:delText>
        </w:r>
      </w:del>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w:t>
      </w:r>
      <w:ins w:id="152" w:author="Green, Aubrey" w:date="2022-08-17T13:45:00Z">
        <w:r w:rsidR="0027522A">
          <w:rPr>
            <w:rFonts w:ascii="Times New Roman" w:hAnsi="Times New Roman"/>
          </w:rPr>
          <w:t xml:space="preserve">the </w:t>
        </w:r>
      </w:ins>
      <w:r w:rsidR="00147199">
        <w:rPr>
          <w:rFonts w:ascii="Times New Roman" w:hAnsi="Times New Roman"/>
        </w:rPr>
        <w:t xml:space="preserve">compressive </w:t>
      </w:r>
      <w:ins w:id="153" w:author="Green, Aubrey" w:date="2022-08-17T13:45:00Z">
        <w:r w:rsidR="0027522A">
          <w:rPr>
            <w:rFonts w:ascii="Times New Roman" w:hAnsi="Times New Roman"/>
          </w:rPr>
          <w:t xml:space="preserve">state </w:t>
        </w:r>
      </w:ins>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del w:id="154" w:author="Green, Aubrey" w:date="2022-08-17T13:48:00Z">
        <w:r w:rsidR="000862A1" w:rsidDel="00DE192E">
          <w:rPr>
            <w:rFonts w:ascii="Times New Roman" w:hAnsi="Times New Roman"/>
          </w:rPr>
          <w:delText>,</w:delText>
        </w:r>
      </w:del>
      <w:r w:rsidR="00D447E4" w:rsidRPr="006F59B8">
        <w:rPr>
          <w:rFonts w:ascii="Times New Roman" w:hAnsi="Times New Roman"/>
        </w:rPr>
        <w:t xml:space="preserve"> indicates that </w:t>
      </w:r>
      <w:r w:rsidR="00D447E4" w:rsidRPr="006F59B8">
        <w:rPr>
          <w:rFonts w:ascii="Times New Roman" w:hAnsi="Times New Roman"/>
        </w:rPr>
        <w:lastRenderedPageBreak/>
        <w:t>cementing under</w:t>
      </w:r>
      <w:del w:id="155" w:author="Green, Aubrey" w:date="2022-08-17T13:49:00Z">
        <w:r w:rsidR="00D447E4" w:rsidRPr="006F59B8" w:rsidDel="00DE192E">
          <w:rPr>
            <w:rFonts w:ascii="Times New Roman" w:hAnsi="Times New Roman"/>
          </w:rPr>
          <w:delText xml:space="preserve"> the</w:delText>
        </w:r>
      </w:del>
      <w:r w:rsidR="00D447E4" w:rsidRPr="006F59B8">
        <w:rPr>
          <w:rFonts w:ascii="Times New Roman" w:hAnsi="Times New Roman"/>
        </w:rPr>
        <w:t xml:space="preserve"> </w:t>
      </w:r>
      <w:r w:rsidR="000862A1">
        <w:rPr>
          <w:rFonts w:ascii="Times New Roman" w:hAnsi="Times New Roman"/>
        </w:rPr>
        <w:t xml:space="preserve">HTHP </w:t>
      </w:r>
      <w:ins w:id="156" w:author="Green, Aubrey" w:date="2022-08-17T13:49:00Z">
        <w:r w:rsidR="00DE192E">
          <w:rPr>
            <w:rFonts w:ascii="Times New Roman" w:hAnsi="Times New Roman"/>
          </w:rPr>
          <w:t xml:space="preserve">conditions </w:t>
        </w:r>
      </w:ins>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w:t>
      </w:r>
      <w:commentRangeStart w:id="157"/>
      <w:r w:rsidR="00D61B32">
        <w:rPr>
          <w:rFonts w:ascii="Times New Roman" w:hAnsi="Times New Roman"/>
        </w:rPr>
        <w:t>results</w:t>
      </w:r>
      <w:commentRangeEnd w:id="157"/>
      <w:r w:rsidR="00DE192E">
        <w:rPr>
          <w:rStyle w:val="CommentReference"/>
        </w:rPr>
        <w:commentReference w:id="157"/>
      </w:r>
      <w:r w:rsidR="00D61B32">
        <w:rPr>
          <w:rFonts w:ascii="Times New Roman" w:hAnsi="Times New Roman"/>
        </w:rPr>
        <w:t xml:space="preserve">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lang w:eastAsia="en-US"/>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130AB357"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w:t>
      </w:r>
      <w:ins w:id="158" w:author="Green, Aubrey" w:date="2022-08-17T13:56:00Z">
        <w:r w:rsidR="00DE192E">
          <w:rPr>
            <w:rFonts w:ascii="Times New Roman" w:hAnsi="Times New Roman"/>
          </w:rPr>
          <w:t>s</w:t>
        </w:r>
      </w:ins>
      <w:r w:rsidRPr="006F59B8">
        <w:rPr>
          <w:rFonts w:ascii="Times New Roman" w:hAnsi="Times New Roman"/>
        </w:rPr>
        <w:t xml:space="preserve"> and group effect</w:t>
      </w:r>
      <w:ins w:id="159" w:author="Green, Aubrey" w:date="2022-08-17T13:56:00Z">
        <w:r w:rsidR="00DE192E">
          <w:rPr>
            <w:rFonts w:ascii="Times New Roman" w:hAnsi="Times New Roman"/>
          </w:rPr>
          <w:t>s</w:t>
        </w:r>
      </w:ins>
      <w:r w:rsidRPr="006F59B8">
        <w:rPr>
          <w:rFonts w:ascii="Times New Roman" w:hAnsi="Times New Roman"/>
        </w:rPr>
        <w:t xml:space="preserve">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lang w:eastAsia="en-US"/>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commentRangeStart w:id="160"/>
      <w:r>
        <w:rPr>
          <w:rFonts w:ascii="Times New Roman" w:hAnsi="Times New Roman"/>
        </w:rPr>
        <w:t>fully</w:t>
      </w:r>
      <w:commentRangeEnd w:id="160"/>
      <w:r w:rsidR="00A53734">
        <w:rPr>
          <w:rStyle w:val="CommentReference"/>
        </w:rPr>
        <w:commentReference w:id="160"/>
      </w:r>
      <w:r>
        <w:rPr>
          <w:rFonts w:ascii="Times New Roman" w:hAnsi="Times New Roman"/>
        </w:rPr>
        <w:t xml:space="preserve">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3E815585"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w:t>
      </w:r>
      <w:del w:id="161" w:author="Green, Aubrey" w:date="2022-08-17T14:05:00Z">
        <w:r w:rsidR="00C813AA" w:rsidDel="00A53734">
          <w:rPr>
            <w:rFonts w:ascii="Times New Roman" w:hAnsi="Times New Roman"/>
          </w:rPr>
          <w:delText>a</w:delText>
        </w:r>
      </w:del>
      <w:ins w:id="162" w:author="Green, Aubrey" w:date="2022-08-17T14:05:00Z">
        <w:r w:rsidR="00A53734">
          <w:rPr>
            <w:rFonts w:ascii="Times New Roman" w:hAnsi="Times New Roman"/>
          </w:rPr>
          <w:t>were</w:t>
        </w:r>
      </w:ins>
      <w:del w:id="163" w:author="Green, Aubrey" w:date="2022-08-17T14:05:00Z">
        <w:r w:rsidR="00C813AA" w:rsidDel="00A53734">
          <w:rPr>
            <w:rFonts w:ascii="Times New Roman" w:hAnsi="Times New Roman"/>
          </w:rPr>
          <w:delText>re</w:delText>
        </w:r>
      </w:del>
      <w:r w:rsidR="00C813AA">
        <w:rPr>
          <w:rFonts w:ascii="Times New Roman" w:hAnsi="Times New Roman"/>
        </w:rPr>
        <w:t xml:space="preserv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tensile case,</w:t>
      </w:r>
      <w:del w:id="164" w:author="Green, Aubrey" w:date="2022-08-17T14:22:00Z">
        <w:r w:rsidR="003672FA" w:rsidDel="007960C8">
          <w:rPr>
            <w:rFonts w:ascii="Times New Roman" w:hAnsi="Times New Roman"/>
          </w:rPr>
          <w:delText xml:space="preserve"> </w:delText>
        </w:r>
        <w:r w:rsidR="007F4828" w:rsidDel="007960C8">
          <w:rPr>
            <w:rFonts w:ascii="Times New Roman" w:hAnsi="Times New Roman"/>
          </w:rPr>
          <w:delText>the</w:delText>
        </w:r>
      </w:del>
      <w:bookmarkStart w:id="165" w:name="OLE_LINK7"/>
      <w:bookmarkStart w:id="166" w:name="OLE_LINK8"/>
      <w:r w:rsidR="003672FA">
        <w:rPr>
          <w:rFonts w:ascii="Times New Roman" w:hAnsi="Times New Roman"/>
        </w:rPr>
        <w:t xml:space="preserve"> specific heat</w:t>
      </w:r>
      <w:r w:rsidR="007F4828">
        <w:rPr>
          <w:rFonts w:ascii="Times New Roman" w:hAnsi="Times New Roman"/>
        </w:rPr>
        <w:t xml:space="preserve"> </w:t>
      </w:r>
      <w:bookmarkEnd w:id="165"/>
      <w:bookmarkEnd w:id="166"/>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ins w:id="167" w:author="Green, Aubrey" w:date="2022-08-17T14:22:00Z">
        <w:r w:rsidR="007960C8">
          <w:rPr>
            <w:rFonts w:ascii="Times New Roman" w:hAnsi="Times New Roman"/>
          </w:rPr>
          <w:t>s</w:t>
        </w:r>
      </w:ins>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w:t>
      </w:r>
      <w:ins w:id="168" w:author="Green, Aubrey" w:date="2022-08-17T14:23:00Z">
        <w:r w:rsidR="007960C8">
          <w:rPr>
            <w:rFonts w:ascii="Times New Roman" w:hAnsi="Times New Roman"/>
          </w:rPr>
          <w:t>s</w:t>
        </w:r>
      </w:ins>
      <w:r w:rsidR="003672FA">
        <w:rPr>
          <w:rFonts w:ascii="Times New Roman" w:hAnsi="Times New Roman"/>
        </w:rPr>
        <w:t xml:space="preserv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30pt;height:17.25pt;mso-width-percent:0;mso-height-percent:0;mso-width-percent:0;mso-height-percent:0" o:ole="">
            <v:imagedata r:id="rId252" o:title=""/>
          </v:shape>
          <o:OLEObject Type="Embed" ProgID="Equation.DSMT4" ShapeID="_x0000_i1145" DrawAspect="Content" ObjectID="_1722688036"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5pt;height:12pt;mso-width-percent:0;mso-height-percent:0;mso-width-percent:0;mso-height-percent:0" o:ole="">
            <v:imagedata r:id="rId254" o:title=""/>
          </v:shape>
          <o:OLEObject Type="Embed" ProgID="Equation.DSMT4" ShapeID="_x0000_i1146" DrawAspect="Content" ObjectID="_1722688037"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2pt;height:10.5pt;mso-width-percent:0;mso-height-percent:0;mso-width-percent:0;mso-height-percent:0" o:ole="">
            <v:imagedata r:id="rId256" o:title=""/>
          </v:shape>
          <o:OLEObject Type="Embed" ProgID="Equation.DSMT4" ShapeID="_x0000_i1147" DrawAspect="Content" ObjectID="_1722688038" r:id="rId257"/>
        </w:object>
      </w:r>
      <w:ins w:id="169" w:author="Green, Aubrey" w:date="2022-08-17T14:25:00Z">
        <w:r w:rsidR="007960C8">
          <w:rPr>
            <w:rFonts w:ascii="Times New Roman" w:hAnsi="Times New Roman"/>
            <w:noProof/>
          </w:rPr>
          <w:t>, there</w:t>
        </w:r>
      </w:ins>
      <w:r w:rsidR="00DF5422">
        <w:rPr>
          <w:rFonts w:ascii="Times New Roman" w:hAnsi="Times New Roman"/>
        </w:rPr>
        <w:t xml:space="preserve"> </w:t>
      </w:r>
      <w:r>
        <w:rPr>
          <w:rFonts w:ascii="Times New Roman" w:hAnsi="Times New Roman"/>
        </w:rPr>
        <w:t xml:space="preserve">will </w:t>
      </w:r>
      <w:ins w:id="170" w:author="Green, Aubrey" w:date="2022-08-17T14:25:00Z">
        <w:r w:rsidR="007960C8">
          <w:rPr>
            <w:rFonts w:ascii="Times New Roman" w:hAnsi="Times New Roman"/>
          </w:rPr>
          <w:t xml:space="preserve">be an </w:t>
        </w:r>
      </w:ins>
      <w:r>
        <w:rPr>
          <w:rFonts w:ascii="Times New Roman" w:hAnsi="Times New Roman"/>
        </w:rPr>
        <w:t xml:space="preserve">increase </w:t>
      </w:r>
      <w:ins w:id="171" w:author="Green, Aubrey" w:date="2022-08-17T14:25:00Z">
        <w:r w:rsidR="007960C8">
          <w:rPr>
            <w:rFonts w:ascii="Times New Roman" w:hAnsi="Times New Roman"/>
          </w:rPr>
          <w:t xml:space="preserve">in </w:t>
        </w:r>
      </w:ins>
      <w:r w:rsidRPr="002A31AE">
        <w:rPr>
          <w:rFonts w:ascii="Times New Roman" w:hAnsi="Times New Roman"/>
        </w:rPr>
        <w:t>the probability of generating tensile radial effective stress increases</w:t>
      </w:r>
      <w:r>
        <w:rPr>
          <w:rFonts w:ascii="Times New Roman" w:hAnsi="Times New Roman"/>
        </w:rPr>
        <w:t>.</w:t>
      </w:r>
    </w:p>
    <w:p w14:paraId="2F952E8F" w14:textId="1BB4441F"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w:t>
      </w:r>
      <w:del w:id="172" w:author="Green, Aubrey" w:date="2022-08-17T14:30:00Z">
        <w:r w:rsidR="003672FA" w:rsidDel="00882BCC">
          <w:rPr>
            <w:rFonts w:ascii="Times New Roman" w:hAnsi="Times New Roman"/>
          </w:rPr>
          <w:delText>s</w:delText>
        </w:r>
      </w:del>
      <w:r w:rsidR="003672FA">
        <w:rPr>
          <w:rFonts w:ascii="Times New Roman" w:hAnsi="Times New Roman"/>
        </w:rPr>
        <w:t xml:space="preserve"> </w:t>
      </w:r>
      <w:ins w:id="173" w:author="Green, Aubrey" w:date="2022-08-17T14:30:00Z">
        <w:r w:rsidR="00882BCC">
          <w:rPr>
            <w:rFonts w:ascii="Times New Roman" w:hAnsi="Times New Roman"/>
          </w:rPr>
          <w:t>is</w:t>
        </w:r>
      </w:ins>
      <w:del w:id="174" w:author="Green, Aubrey" w:date="2022-08-17T14:30:00Z">
        <w:r w:rsidR="00B509CC" w:rsidDel="00882BCC">
          <w:rPr>
            <w:rFonts w:ascii="Times New Roman" w:hAnsi="Times New Roman"/>
          </w:rPr>
          <w:delText>are</w:delText>
        </w:r>
      </w:del>
      <w:r w:rsidR="00B81BE8">
        <w:rPr>
          <w:rFonts w:ascii="Times New Roman" w:hAnsi="Times New Roman"/>
        </w:rPr>
        <w:t xml:space="preserve"> that t</w:t>
      </w:r>
      <w:r w:rsidR="003672FA">
        <w:rPr>
          <w:rFonts w:ascii="Times New Roman" w:hAnsi="Times New Roman"/>
        </w:rPr>
        <w:t xml:space="preserve">he lower </w:t>
      </w:r>
      <w:ins w:id="175" w:author="Green, Aubrey" w:date="2022-08-17T14:30:00Z">
        <w:r w:rsidR="00882BCC">
          <w:rPr>
            <w:rFonts w:ascii="Times New Roman" w:hAnsi="Times New Roman"/>
          </w:rPr>
          <w:t xml:space="preserve">the </w:t>
        </w:r>
      </w:ins>
      <w:r w:rsidR="003672FA">
        <w:rPr>
          <w:rFonts w:ascii="Times New Roman" w:hAnsi="Times New Roman"/>
        </w:rPr>
        <w:t>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that under the framework of porous media,</w:t>
      </w:r>
      <w:del w:id="176" w:author="Green, Aubrey" w:date="2022-08-17T14:40:00Z">
        <w:r w:rsidR="003672FA" w:rsidDel="006355B6">
          <w:rPr>
            <w:rFonts w:ascii="Times New Roman" w:hAnsi="Times New Roman"/>
          </w:rPr>
          <w:delText xml:space="preserve"> the</w:delText>
        </w:r>
      </w:del>
      <w:r w:rsidR="003672FA">
        <w:rPr>
          <w:rFonts w:ascii="Times New Roman" w:hAnsi="Times New Roman"/>
        </w:rPr>
        <w:t xml:space="preserv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w:t>
      </w:r>
      <w:ins w:id="177" w:author="Green, Aubrey" w:date="2022-08-17T14:43:00Z">
        <w:r w:rsidR="006355B6">
          <w:rPr>
            <w:rFonts w:ascii="Times New Roman" w:hAnsi="Times New Roman"/>
          </w:rPr>
          <w:t>,</w:t>
        </w:r>
      </w:ins>
      <w:r w:rsidR="00897E60">
        <w:rPr>
          <w:rFonts w:ascii="Times New Roman" w:hAnsi="Times New Roman"/>
        </w:rPr>
        <w:t xml:space="preserve"> which will eventually jeopardize</w:t>
      </w:r>
      <w:r w:rsidR="003672FA">
        <w:rPr>
          <w:rFonts w:ascii="Times New Roman" w:hAnsi="Times New Roman"/>
        </w:rPr>
        <w:t xml:space="preserve"> the whole system. Th</w:t>
      </w:r>
      <w:r w:rsidR="00834A3B">
        <w:rPr>
          <w:rFonts w:ascii="Times New Roman" w:hAnsi="Times New Roman"/>
        </w:rPr>
        <w:t>at is to say, blindly purs</w:t>
      </w:r>
      <w:ins w:id="178" w:author="Green, Aubrey" w:date="2022-08-17T14:43:00Z">
        <w:r w:rsidR="006355B6">
          <w:rPr>
            <w:rFonts w:ascii="Times New Roman" w:hAnsi="Times New Roman"/>
          </w:rPr>
          <w:t>u</w:t>
        </w:r>
      </w:ins>
      <w:r w:rsidR="00834A3B">
        <w:rPr>
          <w:rFonts w:ascii="Times New Roman" w:hAnsi="Times New Roman"/>
        </w:rPr>
        <w:t>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w:t>
      </w:r>
      <w:del w:id="179" w:author="Green, Aubrey" w:date="2022-08-17T14:46:00Z">
        <w:r w:rsidR="00897E60" w:rsidDel="006355B6">
          <w:rPr>
            <w:rFonts w:ascii="Times New Roman" w:hAnsi="Times New Roman"/>
          </w:rPr>
          <w:delText xml:space="preserve"> are</w:delText>
        </w:r>
      </w:del>
      <w:r w:rsidR="00897E60">
        <w:rPr>
          <w:rFonts w:ascii="Times New Roman" w:hAnsi="Times New Roman"/>
        </w:rPr>
        <w:t xml:space="preserve"> provid</w:t>
      </w:r>
      <w:ins w:id="180" w:author="Green, Aubrey" w:date="2022-08-17T14:46:00Z">
        <w:r w:rsidR="006355B6">
          <w:rPr>
            <w:rFonts w:ascii="Times New Roman" w:hAnsi="Times New Roman"/>
          </w:rPr>
          <w:t>e</w:t>
        </w:r>
      </w:ins>
      <w:del w:id="181" w:author="Green, Aubrey" w:date="2022-08-17T14:46:00Z">
        <w:r w:rsidR="00897E60" w:rsidDel="006355B6">
          <w:rPr>
            <w:rFonts w:ascii="Times New Roman" w:hAnsi="Times New Roman"/>
          </w:rPr>
          <w:delText>ing</w:delText>
        </w:r>
      </w:del>
      <w:r w:rsidR="00897E60">
        <w:rPr>
          <w:rFonts w:ascii="Times New Roman" w:hAnsi="Times New Roman"/>
        </w:rPr>
        <w:t xml:space="preserve">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w:t>
      </w:r>
      <w:del w:id="182" w:author="Green, Aubrey" w:date="2022-08-17T14:49:00Z">
        <w:r w:rsidR="003672FA" w:rsidDel="006355B6">
          <w:rPr>
            <w:rFonts w:ascii="Times New Roman" w:hAnsi="Times New Roman"/>
          </w:rPr>
          <w:delText xml:space="preserve">it </w:delText>
        </w:r>
      </w:del>
      <w:r w:rsidR="00834A3B">
        <w:rPr>
          <w:rFonts w:ascii="Times New Roman" w:hAnsi="Times New Roman"/>
        </w:rPr>
        <w:t>allow</w:t>
      </w:r>
      <w:ins w:id="183" w:author="Green, Aubrey" w:date="2022-08-17T14:50:00Z">
        <w:r w:rsidR="006355B6">
          <w:rPr>
            <w:rFonts w:ascii="Times New Roman" w:hAnsi="Times New Roman"/>
          </w:rPr>
          <w:t xml:space="preserve"> for</w:t>
        </w:r>
      </w:ins>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w:t>
      </w:r>
      <w:ins w:id="184" w:author="Green, Aubrey" w:date="2022-08-17T14:50:00Z">
        <w:r w:rsidR="006355B6">
          <w:rPr>
            <w:rFonts w:ascii="Times New Roman" w:hAnsi="Times New Roman"/>
          </w:rPr>
          <w:t xml:space="preserve"> that could be</w:t>
        </w:r>
      </w:ins>
      <w:r w:rsidR="00834A3B">
        <w:rPr>
          <w:rFonts w:ascii="Times New Roman" w:hAnsi="Times New Roman"/>
        </w:rPr>
        <w:t xml:space="preserv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ins w:id="185" w:author="Green, Aubrey" w:date="2022-08-17T14:53:00Z">
        <w:r w:rsidR="00482426">
          <w:rPr>
            <w:rFonts w:ascii="Times New Roman" w:hAnsi="Times New Roman"/>
          </w:rPr>
          <w:t>,</w:t>
        </w:r>
      </w:ins>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 xml:space="preserve">the runoff rates in the storm while providing a </w:t>
      </w:r>
      <w:r w:rsidR="0068361B">
        <w:rPr>
          <w:rFonts w:ascii="Times New Roman" w:hAnsi="Times New Roman"/>
        </w:rPr>
        <w:lastRenderedPageBreak/>
        <w:t>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w:t>
      </w:r>
      <w:ins w:id="186" w:author="Green, Aubrey" w:date="2022-08-17T14:54:00Z">
        <w:r w:rsidR="00482426">
          <w:rPr>
            <w:rFonts w:ascii="Times New Roman" w:hAnsi="Times New Roman"/>
          </w:rPr>
          <w:t xml:space="preserve"> a</w:t>
        </w:r>
      </w:ins>
      <w:r w:rsidR="00CC5ECC">
        <w:rPr>
          <w:rFonts w:ascii="Times New Roman" w:hAnsi="Times New Roman"/>
        </w:rPr>
        <w:t xml:space="preserve">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w:t>
      </w:r>
      <w:del w:id="187" w:author="Green, Aubrey" w:date="2022-08-17T14:57:00Z">
        <w:r w:rsidDel="00482426">
          <w:rPr>
            <w:rFonts w:ascii="Times New Roman" w:hAnsi="Times New Roman"/>
          </w:rPr>
          <w:delText xml:space="preserve"> i</w:delText>
        </w:r>
        <w:r w:rsidR="00834A3B" w:rsidDel="00482426">
          <w:rPr>
            <w:rFonts w:ascii="Times New Roman" w:hAnsi="Times New Roman"/>
          </w:rPr>
          <w:delText>s</w:delText>
        </w:r>
      </w:del>
      <w:r w:rsidR="00834A3B">
        <w:rPr>
          <w:rFonts w:ascii="Times New Roman" w:hAnsi="Times New Roman"/>
        </w:rPr>
        <w:t xml:space="preserve">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3CB9996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complex physical problem to a simpler version</w:t>
      </w:r>
      <w:ins w:id="188" w:author="Green, Aubrey" w:date="2022-08-17T15:02:00Z">
        <w:r w:rsidR="00323F9D">
          <w:rPr>
            <w:rFonts w:ascii="Times New Roman" w:hAnsi="Times New Roman"/>
          </w:rPr>
          <w:t>,</w:t>
        </w:r>
      </w:ins>
      <w:r w:rsidR="00641057" w:rsidRPr="006F59B8">
        <w:rPr>
          <w:rFonts w:ascii="Times New Roman" w:hAnsi="Times New Roman"/>
        </w:rPr>
        <w:t xml:space="preserve"> prior to obtaining a quantitative answer</w:t>
      </w:r>
      <w:ins w:id="189" w:author="Green, Aubrey" w:date="2022-08-17T15:02:00Z">
        <w:r w:rsidR="00323F9D">
          <w:rPr>
            <w:rFonts w:ascii="Times New Roman" w:hAnsi="Times New Roman"/>
          </w:rPr>
          <w:t>,</w:t>
        </w:r>
      </w:ins>
      <w:r w:rsidR="00641057" w:rsidRPr="006F59B8">
        <w:rPr>
          <w:rFonts w:ascii="Times New Roman" w:hAnsi="Times New Roman"/>
        </w:rPr>
        <w:t xml:space="preserve"> </w:t>
      </w:r>
      <w:r w:rsidR="00834A3B">
        <w:rPr>
          <w:rFonts w:ascii="Times New Roman" w:hAnsi="Times New Roman"/>
        </w:rPr>
        <w:t xml:space="preserve">while also </w:t>
      </w:r>
      <w:commentRangeStart w:id="190"/>
      <w:r w:rsidR="00641057" w:rsidRPr="006F59B8">
        <w:rPr>
          <w:rFonts w:ascii="Times New Roman" w:hAnsi="Times New Roman"/>
        </w:rPr>
        <w:t>grasp</w:t>
      </w:r>
      <w:r w:rsidR="00834A3B">
        <w:rPr>
          <w:rFonts w:ascii="Times New Roman" w:hAnsi="Times New Roman"/>
        </w:rPr>
        <w:t>ing</w:t>
      </w:r>
      <w:commentRangeEnd w:id="190"/>
      <w:r w:rsidR="00323F9D">
        <w:rPr>
          <w:rStyle w:val="CommentReference"/>
        </w:rPr>
        <w:commentReference w:id="190"/>
      </w:r>
      <w:r w:rsidR="00641057" w:rsidRPr="006F59B8">
        <w:rPr>
          <w:rFonts w:ascii="Times New Roman" w:hAnsi="Times New Roman"/>
        </w:rPr>
        <w:t xml:space="preserve"> the effects of various physi</w:t>
      </w:r>
      <w:r>
        <w:rPr>
          <w:rFonts w:ascii="Times New Roman" w:hAnsi="Times New Roman"/>
        </w:rPr>
        <w:t>cal phenomena at the same time</w:t>
      </w:r>
      <w:del w:id="191" w:author="Green, Aubrey" w:date="2022-08-17T15:03:00Z">
        <w:r w:rsidDel="00323F9D">
          <w:rPr>
            <w:rFonts w:ascii="Times New Roman" w:hAnsi="Times New Roman"/>
          </w:rPr>
          <w:delText xml:space="preserve"> </w:delText>
        </w:r>
      </w:del>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w:t>
      </w:r>
      <w:ins w:id="192" w:author="Green, Aubrey" w:date="2022-08-17T15:05:00Z">
        <w:r w:rsidR="00A0554A">
          <w:rPr>
            <w:rFonts w:ascii="Times New Roman" w:hAnsi="Times New Roman"/>
          </w:rPr>
          <w:t xml:space="preserve">have </w:t>
        </w:r>
      </w:ins>
      <w:r w:rsidR="00641057">
        <w:rPr>
          <w:rFonts w:ascii="Times New Roman" w:hAnsi="Times New Roman"/>
        </w:rPr>
        <w:t>construct</w:t>
      </w:r>
      <w:ins w:id="193" w:author="Green, Aubrey" w:date="2022-08-17T15:05:00Z">
        <w:r w:rsidR="00A0554A">
          <w:rPr>
            <w:rFonts w:ascii="Times New Roman" w:hAnsi="Times New Roman"/>
          </w:rPr>
          <w:t>ed</w:t>
        </w:r>
      </w:ins>
      <w:r w:rsidR="00641057">
        <w:rPr>
          <w:rFonts w:ascii="Times New Roman" w:hAnsi="Times New Roman"/>
        </w:rPr>
        <w:t xml:space="preserve"> a new </w:t>
      </w:r>
      <w:r w:rsidR="0030776A">
        <w:rPr>
          <w:rFonts w:ascii="Times New Roman" w:hAnsi="Times New Roman"/>
        </w:rPr>
        <w:t>plot by using these two parameters</w:t>
      </w:r>
      <w:r w:rsidR="004E26D3">
        <w:rPr>
          <w:rFonts w:ascii="Times New Roman" w:hAnsi="Times New Roman"/>
        </w:rPr>
        <w:t xml:space="preserve">. </w:t>
      </w:r>
      <w:ins w:id="194" w:author="Green, Aubrey" w:date="2022-08-17T15:06:00Z">
        <w:r w:rsidR="00116A03">
          <w:rPr>
            <w:rFonts w:ascii="Times New Roman" w:hAnsi="Times New Roman"/>
          </w:rPr>
          <w:t>This</w:t>
        </w:r>
      </w:ins>
      <w:del w:id="195" w:author="Green, Aubrey" w:date="2022-08-17T15:06:00Z">
        <w:r w:rsidR="004E26D3" w:rsidDel="00116A03">
          <w:rPr>
            <w:rFonts w:ascii="Times New Roman" w:hAnsi="Times New Roman"/>
          </w:rPr>
          <w:delText>It</w:delText>
        </w:r>
      </w:del>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ng these different parameters</w:t>
      </w:r>
      <w:del w:id="196" w:author="Green, Aubrey" w:date="2022-08-17T15:07:00Z">
        <w:r w:rsidR="004A0E6F" w:rsidDel="00116A03">
          <w:rPr>
            <w:rFonts w:ascii="Times New Roman" w:hAnsi="Times New Roman"/>
          </w:rPr>
          <w:delText xml:space="preserve">. </w:delText>
        </w:r>
        <w:r w:rsidR="004E26D3" w:rsidRPr="004E26D3" w:rsidDel="00116A03">
          <w:rPr>
            <w:rFonts w:ascii="Times New Roman" w:hAnsi="Times New Roman"/>
          </w:rPr>
          <w:delText>Among these different parameters</w:delText>
        </w:r>
      </w:del>
      <w:r w:rsidR="004E26D3" w:rsidRPr="004E26D3">
        <w:rPr>
          <w:rFonts w:ascii="Times New Roman" w:hAnsi="Times New Roman"/>
        </w:rPr>
        <w:t>,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197" w:name="OLE_LINK13"/>
    <w:bookmarkStart w:id="198" w:name="OLE_LINK14"/>
    <w:p w14:paraId="131FAF52" w14:textId="3479E5C9"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pt;height:37.5pt;mso-width-percent:0;mso-height-percent:0;mso-width-percent:0;mso-height-percent:0" o:ole="">
            <v:imagedata r:id="rId258" o:title=""/>
          </v:shape>
          <o:OLEObject Type="Embed" ProgID="Equation.DSMT4" ShapeID="_x0000_i1148" DrawAspect="Content" ObjectID="_1722688039" r:id="rId259"/>
        </w:object>
      </w:r>
      <w:bookmarkEnd w:id="197"/>
      <w:bookmarkEnd w:id="198"/>
      <w:ins w:id="199" w:author="Green, Aubrey" w:date="2022-08-17T15:07:00Z">
        <w:r w:rsidR="00116A03">
          <w:rPr>
            <w:rFonts w:ascii="Times New Roman" w:hAnsi="Times New Roman"/>
            <w:noProof/>
          </w:rPr>
          <w:t>,</w:t>
        </w:r>
      </w:ins>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5pt;height:32.25pt;mso-width-percent:0;mso-height-percent:0;mso-width-percent:0;mso-height-percent:0" o:ole="">
            <v:imagedata r:id="rId260" o:title=""/>
          </v:shape>
          <o:OLEObject Type="Embed" ProgID="Equation.DSMT4" ShapeID="_x0000_i1149" DrawAspect="Content" ObjectID="_1722688040" r:id="rId261"/>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25pt;height:17.25pt;mso-width-percent:0;mso-height-percent:0;mso-width-percent:0;mso-height-percent:0" o:ole="">
            <v:imagedata r:id="rId262" o:title=""/>
          </v:shape>
          <o:OLEObject Type="Embed" ProgID="Equation.DSMT4" ShapeID="_x0000_i1150" DrawAspect="Content" ObjectID="_1722688041"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25pt;height:18pt;mso-width-percent:0;mso-height-percent:0;mso-width-percent:0;mso-height-percent:0" o:ole="">
            <v:imagedata r:id="rId264" o:title=""/>
          </v:shape>
          <o:OLEObject Type="Embed" ProgID="Equation.DSMT4" ShapeID="_x0000_i1151" DrawAspect="Content" ObjectID="_1722688042" r:id="rId265"/>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2" type="#_x0000_t75" alt="" style="width:18pt;height:18pt;mso-width-percent:0;mso-height-percent:0;mso-width-percent:0;mso-height-percent:0" o:ole="">
            <v:imagedata r:id="rId266" o:title=""/>
          </v:shape>
          <o:OLEObject Type="Embed" ProgID="Equation.DSMT4" ShapeID="_x0000_i1152" DrawAspect="Content" ObjectID="_1722688043"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62FF4273"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200" w:name="OLE_LINK17"/>
      <w:bookmarkStart w:id="201" w:name="OLE_LINK18"/>
      <w:r w:rsidR="00AC50EA">
        <w:rPr>
          <w:rFonts w:ascii="Times New Roman" w:hAnsi="Times New Roman"/>
        </w:rPr>
        <w:t>parameters</w:t>
      </w:r>
      <w:bookmarkEnd w:id="200"/>
      <w:bookmarkEnd w:id="201"/>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ins w:id="202" w:author="Green, Aubrey" w:date="2022-08-17T15:11:00Z">
        <w:r w:rsidR="00C63E53">
          <w:rPr>
            <w:rFonts w:ascii="Times New Roman" w:hAnsi="Times New Roman"/>
          </w:rPr>
          <w:t xml:space="preserve"> </w:t>
        </w:r>
      </w:ins>
      <w:r w:rsidR="0090156F" w:rsidRPr="006E3751">
        <w:rPr>
          <w:rFonts w:ascii="Times New Roman" w:hAnsi="Times New Roman"/>
          <w:noProof/>
          <w:position w:val="-12"/>
        </w:rPr>
        <w:object w:dxaOrig="320" w:dyaOrig="360" w14:anchorId="41050830">
          <v:shape id="_x0000_i1153" type="#_x0000_t75" alt="" style="width:14.25pt;height:18pt;mso-width-percent:0;mso-height-percent:0;mso-width-percent:0;mso-height-percent:0" o:ole="">
            <v:imagedata r:id="rId268" o:title=""/>
          </v:shape>
          <o:OLEObject Type="Embed" ProgID="Equation.DSMT4" ShapeID="_x0000_i1153" DrawAspect="Content" ObjectID="_1722688044"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8pt;height:18pt;mso-width-percent:0;mso-height-percent:0;mso-width-percent:0;mso-height-percent:0" o:ole="">
            <v:imagedata r:id="rId270" o:title=""/>
          </v:shape>
          <o:OLEObject Type="Embed" ProgID="Equation.DSMT4" ShapeID="_x0000_i1154" DrawAspect="Content" ObjectID="_1722688045"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w:t>
      </w:r>
      <w:ins w:id="203" w:author="Green, Aubrey" w:date="2022-08-17T15:22:00Z">
        <w:r w:rsidR="007F0F80">
          <w:rPr>
            <w:rFonts w:ascii="Times New Roman" w:hAnsi="Times New Roman"/>
            <w:noProof/>
          </w:rPr>
          <w:t>,</w:t>
        </w:r>
      </w:ins>
      <w:r w:rsidR="00001DCC">
        <w:rPr>
          <w:rFonts w:ascii="Times New Roman" w:hAnsi="Times New Roman"/>
          <w:noProof/>
        </w:rPr>
        <w:t xml:space="preserve">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25pt;height:18pt;mso-width-percent:0;mso-height-percent:0;mso-width-percent:0;mso-height-percent:0" o:ole="">
            <v:imagedata r:id="rId268" o:title=""/>
          </v:shape>
          <o:OLEObject Type="Embed" ProgID="Equation.DSMT4" ShapeID="_x0000_i1155" DrawAspect="Content" ObjectID="_1722688046"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8pt;height:18pt;mso-width-percent:0;mso-height-percent:0;mso-width-percent:0;mso-height-percent:0" o:ole="">
            <v:imagedata r:id="rId270" o:title=""/>
          </v:shape>
          <o:OLEObject Type="Embed" ProgID="Equation.DSMT4" ShapeID="_x0000_i1156" DrawAspect="Content" ObjectID="_1722688047"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25pt;height:18pt;mso-width-percent:0;mso-height-percent:0;mso-width-percent:0;mso-height-percent:0" o:ole="">
            <v:imagedata r:id="rId268" o:title=""/>
          </v:shape>
          <o:OLEObject Type="Embed" ProgID="Equation.DSMT4" ShapeID="_x0000_i1157" DrawAspect="Content" ObjectID="_1722688048" r:id="rId274"/>
        </w:object>
      </w:r>
      <w:ins w:id="204" w:author="Green, Aubrey" w:date="2022-08-17T15:23:00Z">
        <w:r w:rsidR="007F0F80">
          <w:rPr>
            <w:rFonts w:ascii="Times New Roman" w:hAnsi="Times New Roman"/>
            <w:noProof/>
          </w:rPr>
          <w:t>,</w:t>
        </w:r>
      </w:ins>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8pt;height:18pt;mso-width-percent:0;mso-height-percent:0;mso-width-percent:0;mso-height-percent:0" o:ole="">
            <v:imagedata r:id="rId270" o:title=""/>
          </v:shape>
          <o:OLEObject Type="Embed" ProgID="Equation.DSMT4" ShapeID="_x0000_i1158" DrawAspect="Content" ObjectID="_1722688049"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25pt;height:18pt" o:ole="">
            <v:imagedata r:id="rId276" o:title=""/>
          </v:shape>
          <o:OLEObject Type="Embed" ProgID="Equation.DSMT4" ShapeID="_x0000_i1159" DrawAspect="Content" ObjectID="_1722688050"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5pt;height:18pt" o:ole="">
            <v:imagedata r:id="rId278" o:title=""/>
          </v:shape>
          <o:OLEObject Type="Embed" ProgID="Equation.DSMT4" ShapeID="_x0000_i1160" DrawAspect="Content" ObjectID="_1722688051"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w:t>
      </w:r>
      <w:ins w:id="205" w:author="Green, Aubrey" w:date="2022-08-17T15:23:00Z">
        <w:r w:rsidR="007F0F80">
          <w:rPr>
            <w:rFonts w:ascii="Times New Roman" w:hAnsi="Times New Roman"/>
            <w:noProof/>
          </w:rPr>
          <w:t>,</w:t>
        </w:r>
      </w:ins>
      <w:r w:rsidR="00B45083">
        <w:rPr>
          <w:rFonts w:ascii="Times New Roman" w:hAnsi="Times New Roman"/>
          <w:noProof/>
        </w:rPr>
        <w:t xml:space="preserve">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25pt;height:18pt" o:ole="">
            <v:imagedata r:id="rId280" o:title=""/>
          </v:shape>
          <o:OLEObject Type="Embed" ProgID="Equation.DSMT4" ShapeID="_x0000_i1161" DrawAspect="Content" ObjectID="_1722688052"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w:t>
      </w:r>
      <w:del w:id="206" w:author="Green, Aubrey" w:date="2022-08-17T15:23:00Z">
        <w:r w:rsidR="00213C38" w:rsidDel="007F0F80">
          <w:rPr>
            <w:rFonts w:ascii="Times New Roman" w:hAnsi="Times New Roman"/>
            <w:noProof/>
          </w:rPr>
          <w:delText xml:space="preserve"> the</w:delText>
        </w:r>
      </w:del>
      <w:r w:rsidR="0090156F" w:rsidRPr="006E3751">
        <w:rPr>
          <w:rFonts w:ascii="Times New Roman" w:hAnsi="Times New Roman"/>
          <w:noProof/>
          <w:position w:val="-12"/>
        </w:rPr>
        <w:object w:dxaOrig="320" w:dyaOrig="360" w14:anchorId="0CFB8969">
          <v:shape id="_x0000_i1162" type="#_x0000_t75" alt="" style="width:14.25pt;height:18pt;mso-width-percent:0;mso-height-percent:0;mso-width-percent:0;mso-height-percent:0" o:ole="">
            <v:imagedata r:id="rId268" o:title=""/>
          </v:shape>
          <o:OLEObject Type="Embed" ProgID="Equation.DSMT4" ShapeID="_x0000_i1162" DrawAspect="Content" ObjectID="_1722688053" r:id="rId282"/>
        </w:object>
      </w:r>
      <w:ins w:id="207" w:author="Green, Aubrey" w:date="2022-08-17T15:24:00Z">
        <w:r w:rsidR="007F0F80">
          <w:rPr>
            <w:rFonts w:ascii="Times New Roman" w:hAnsi="Times New Roman"/>
            <w:noProof/>
          </w:rPr>
          <w:t xml:space="preserve"> </w:t>
        </w:r>
      </w:ins>
      <w:ins w:id="208" w:author="Green, Aubrey" w:date="2022-08-17T15:23:00Z">
        <w:r w:rsidR="007F0F80">
          <w:rPr>
            <w:rFonts w:ascii="Times New Roman" w:hAnsi="Times New Roman"/>
            <w:noProof/>
          </w:rPr>
          <w:t>is</w:t>
        </w:r>
      </w:ins>
      <w:del w:id="209" w:author="Green, Aubrey" w:date="2022-08-17T15:23:00Z">
        <w:r w:rsidR="005E30CA" w:rsidDel="007F0F80">
          <w:rPr>
            <w:rFonts w:ascii="Times New Roman" w:hAnsi="Times New Roman"/>
            <w:noProof/>
          </w:rPr>
          <w:delText>are</w:delText>
        </w:r>
      </w:del>
      <w:r w:rsidR="005E30CA">
        <w:rPr>
          <w:rFonts w:ascii="Times New Roman" w:hAnsi="Times New Roman"/>
          <w:noProof/>
        </w:rPr>
        <w:t xml:space="preserve"> smaller than 0.</w:t>
      </w:r>
      <w:r w:rsidR="006C55D6">
        <w:rPr>
          <w:rFonts w:ascii="Times New Roman" w:hAnsi="Times New Roman"/>
          <w:noProof/>
        </w:rPr>
        <w:t>07</w:t>
      </w:r>
      <w:ins w:id="210" w:author="Green, Aubrey" w:date="2022-08-17T15:24:00Z">
        <w:r w:rsidR="007F0F80">
          <w:rPr>
            <w:rFonts w:ascii="Times New Roman" w:hAnsi="Times New Roman"/>
            <w:noProof/>
          </w:rPr>
          <w:t>, the area</w:t>
        </w:r>
      </w:ins>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ins w:id="211" w:author="Green, Aubrey" w:date="2022-08-17T15:25:00Z">
        <w:r w:rsidR="007F0F80">
          <w:rPr>
            <w:rFonts w:ascii="Times New Roman" w:hAnsi="Times New Roman"/>
            <w:noProof/>
          </w:rPr>
          <w:t xml:space="preserve">not </w:t>
        </w:r>
      </w:ins>
      <w:ins w:id="212" w:author="Green, Aubrey" w:date="2022-08-17T15:24:00Z">
        <w:r w:rsidR="007F0F80">
          <w:rPr>
            <w:rFonts w:ascii="Times New Roman" w:hAnsi="Times New Roman"/>
            <w:noProof/>
          </w:rPr>
          <w:t xml:space="preserve">one </w:t>
        </w:r>
      </w:ins>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xml:space="preserve">, </w:t>
      </w:r>
      <w:r w:rsidR="00F97E10" w:rsidRPr="007F0F80">
        <w:rPr>
          <w:rStyle w:val="CommentReference"/>
          <w:rFonts w:ascii="Times New Roman" w:hAnsi="Times New Roman"/>
          <w:sz w:val="22"/>
          <w:szCs w:val="22"/>
          <w:rPrChange w:id="213" w:author="Green, Aubrey" w:date="2022-08-17T15:24:00Z">
            <w:rPr>
              <w:rStyle w:val="CommentReference"/>
            </w:rPr>
          </w:rPrChange>
        </w:rPr>
        <w:t>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25pt;height:18pt;mso-width-percent:0;mso-height-percent:0;mso-width-percent:0;mso-height-percent:0" o:ole="">
            <v:imagedata r:id="rId268" o:title=""/>
          </v:shape>
          <o:OLEObject Type="Embed" ProgID="Equation.DSMT4" ShapeID="_x0000_i1163" DrawAspect="Content" ObjectID="_1722688054"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25pt;height:18pt;mso-width-percent:0;mso-height-percent:0;mso-width-percent:0;mso-height-percent:0" o:ole="">
            <v:imagedata r:id="rId268" o:title=""/>
          </v:shape>
          <o:OLEObject Type="Embed" ProgID="Equation.DSMT4" ShapeID="_x0000_i1164" DrawAspect="Content" ObjectID="_1722688055"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214" w:name="OLE_LINK1"/>
      <w:bookmarkStart w:id="215" w:name="OLE_LINK2"/>
      <w:r w:rsidR="00F97E10">
        <w:rPr>
          <w:rFonts w:ascii="Times New Roman" w:hAnsi="Times New Roman"/>
          <w:noProof/>
        </w:rPr>
        <w:t>hen</w:t>
      </w:r>
      <w:ins w:id="216" w:author="Green, Aubrey" w:date="2022-08-17T15:25:00Z">
        <w:r w:rsidR="007F0F80">
          <w:rPr>
            <w:rFonts w:ascii="Times New Roman" w:hAnsi="Times New Roman"/>
            <w:noProof/>
          </w:rPr>
          <w:t xml:space="preserve"> </w:t>
        </w:r>
      </w:ins>
      <w:r w:rsidR="0090156F" w:rsidRPr="006E3751">
        <w:rPr>
          <w:rFonts w:ascii="Times New Roman" w:hAnsi="Times New Roman"/>
          <w:noProof/>
          <w:position w:val="-12"/>
        </w:rPr>
        <w:object w:dxaOrig="320" w:dyaOrig="360" w14:anchorId="73C11215">
          <v:shape id="_x0000_i1165" type="#_x0000_t75" alt="" style="width:14.25pt;height:18pt;mso-width-percent:0;mso-height-percent:0;mso-width-percent:0;mso-height-percent:0" o:ole="">
            <v:imagedata r:id="rId268" o:title=""/>
          </v:shape>
          <o:OLEObject Type="Embed" ProgID="Equation.DSMT4" ShapeID="_x0000_i1165" DrawAspect="Content" ObjectID="_1722688056" r:id="rId285"/>
        </w:object>
      </w:r>
      <w:bookmarkEnd w:id="214"/>
      <w:bookmarkEnd w:id="215"/>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w:t>
      </w:r>
      <w:del w:id="217" w:author="Green, Aubrey" w:date="2022-08-17T15:25:00Z">
        <w:r w:rsidR="00F97E10" w:rsidDel="007F0F80">
          <w:rPr>
            <w:rFonts w:ascii="Times New Roman" w:hAnsi="Times New Roman"/>
            <w:noProof/>
          </w:rPr>
          <w:delText xml:space="preserve"> is</w:delText>
        </w:r>
      </w:del>
      <w:r w:rsidR="00F97E10">
        <w:rPr>
          <w:rFonts w:ascii="Times New Roman" w:hAnsi="Times New Roman"/>
          <w:noProof/>
        </w:rPr>
        <w:t xml:space="preserve">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w:t>
      </w:r>
      <w:ins w:id="218" w:author="Green, Aubrey" w:date="2022-08-17T15:25:00Z">
        <w:r w:rsidR="007F0F80">
          <w:rPr>
            <w:rFonts w:ascii="Times New Roman" w:hAnsi="Times New Roman"/>
            <w:noProof/>
          </w:rPr>
          <w:t>bi</w:t>
        </w:r>
      </w:ins>
      <w:r w:rsidR="00F97E10">
        <w:rPr>
          <w:rFonts w:ascii="Times New Roman" w:hAnsi="Times New Roman"/>
          <w:noProof/>
        </w:rPr>
        <w:t>lity of gener</w:t>
      </w:r>
      <w:ins w:id="219" w:author="Green, Aubrey" w:date="2022-08-17T15:26:00Z">
        <w:r w:rsidR="007F0F80">
          <w:rPr>
            <w:rFonts w:ascii="Times New Roman" w:hAnsi="Times New Roman"/>
            <w:noProof/>
          </w:rPr>
          <w:t>a</w:t>
        </w:r>
      </w:ins>
      <w:r w:rsidR="00F97E10">
        <w:rPr>
          <w:rFonts w:ascii="Times New Roman" w:hAnsi="Times New Roman"/>
          <w:noProof/>
        </w:rPr>
        <w:t>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w:t>
      </w:r>
      <w:ins w:id="220" w:author="Green, Aubrey" w:date="2022-08-17T15:26:00Z">
        <w:r w:rsidR="007F0F80">
          <w:rPr>
            <w:rFonts w:ascii="Times New Roman" w:hAnsi="Times New Roman"/>
            <w:noProof/>
          </w:rPr>
          <w:t>,</w:t>
        </w:r>
      </w:ins>
      <w:r w:rsidR="00B456E4">
        <w:rPr>
          <w:rFonts w:ascii="Times New Roman" w:hAnsi="Times New Roman"/>
          <w:noProof/>
        </w:rPr>
        <w:t xml:space="preserv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25pt;height:18pt;mso-width-percent:0;mso-height-percent:0;mso-width-percent:0;mso-height-percent:0" o:ole="">
            <v:imagedata r:id="rId268" o:title=""/>
          </v:shape>
          <o:OLEObject Type="Embed" ProgID="Equation.DSMT4" ShapeID="_x0000_i1166" DrawAspect="Content" ObjectID="_1722688057"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380902C8"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w:t>
      </w:r>
      <w:ins w:id="221" w:author="Green, Aubrey" w:date="2022-08-22T12:46:00Z">
        <w:r w:rsidR="008A73BC">
          <w:rPr>
            <w:rFonts w:ascii="Times New Roman" w:hAnsi="Times New Roman"/>
          </w:rPr>
          <w:t>,</w:t>
        </w:r>
      </w:ins>
      <w:r w:rsidR="006C4D22">
        <w:rPr>
          <w:rFonts w:ascii="Times New Roman" w:hAnsi="Times New Roman"/>
        </w:rPr>
        <w:t xml:space="preserve"> and Poisson’s ratio, which are considered</w:t>
      </w:r>
      <w:r w:rsidR="0032108E">
        <w:rPr>
          <w:rFonts w:ascii="Times New Roman" w:hAnsi="Times New Roman"/>
        </w:rPr>
        <w:t xml:space="preserve"> </w:t>
      </w:r>
      <w:ins w:id="222" w:author="Green, Aubrey" w:date="2022-08-22T12:59:00Z">
        <w:r w:rsidR="00E35439">
          <w:rPr>
            <w:rFonts w:ascii="Times New Roman" w:hAnsi="Times New Roman"/>
          </w:rPr>
          <w:t>to be</w:t>
        </w:r>
      </w:ins>
      <w:del w:id="223" w:author="Green, Aubrey" w:date="2022-08-22T12:59:00Z">
        <w:r w:rsidR="0032108E" w:rsidDel="00E35439">
          <w:rPr>
            <w:rFonts w:ascii="Times New Roman" w:hAnsi="Times New Roman"/>
          </w:rPr>
          <w:delText>as</w:delText>
        </w:r>
      </w:del>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w:t>
      </w:r>
      <w:del w:id="224" w:author="Green, Aubrey" w:date="2022-08-22T12:59:00Z">
        <w:r w:rsidR="006C4D22" w:rsidDel="00E35439">
          <w:rPr>
            <w:rFonts w:ascii="Times New Roman" w:hAnsi="Times New Roman"/>
          </w:rPr>
          <w:delText xml:space="preserve"> when</w:delText>
        </w:r>
      </w:del>
      <w:r w:rsidR="006C4D22">
        <w:rPr>
          <w:rFonts w:ascii="Times New Roman" w:hAnsi="Times New Roman"/>
        </w:rPr>
        <w:t xml:space="preserve"> </w:t>
      </w:r>
      <w:r w:rsidR="00F97E10">
        <w:rPr>
          <w:rFonts w:ascii="Times New Roman" w:hAnsi="Times New Roman"/>
        </w:rPr>
        <w:t xml:space="preserve">in terms </w:t>
      </w:r>
      <w:del w:id="225" w:author="Green, Aubrey" w:date="2022-08-22T12:59:00Z">
        <w:r w:rsidR="00F97E10" w:rsidDel="00E35439">
          <w:rPr>
            <w:rFonts w:ascii="Times New Roman" w:hAnsi="Times New Roman"/>
          </w:rPr>
          <w:delText xml:space="preserve">of </w:delText>
        </w:r>
      </w:del>
      <w:ins w:id="226" w:author="Green, Aubrey" w:date="2022-08-22T12:59:00Z">
        <w:r w:rsidR="00E35439">
          <w:rPr>
            <w:rFonts w:ascii="Times New Roman" w:hAnsi="Times New Roman"/>
          </w:rPr>
          <w:t>of</w:t>
        </w:r>
      </w:ins>
      <w:r w:rsidR="0090156F" w:rsidRPr="006E3751">
        <w:rPr>
          <w:rFonts w:ascii="Times New Roman" w:hAnsi="Times New Roman"/>
          <w:noProof/>
          <w:position w:val="-12"/>
        </w:rPr>
        <w:object w:dxaOrig="320" w:dyaOrig="360" w14:anchorId="70EBA6F6">
          <v:shape id="_x0000_i1167" type="#_x0000_t75" alt="" style="width:14.25pt;height:18pt;mso-width-percent:0;mso-height-percent:0;mso-width-percent:0;mso-height-percent:0" o:ole="">
            <v:imagedata r:id="rId268" o:title=""/>
          </v:shape>
          <o:OLEObject Type="Embed" ProgID="Equation.DSMT4" ShapeID="_x0000_i1167" DrawAspect="Content" ObjectID="_1722688058" r:id="rId287"/>
        </w:object>
      </w:r>
      <w:del w:id="227" w:author="Green, Aubrey" w:date="2022-08-22T12:59:00Z">
        <w:r w:rsidR="006C4D22" w:rsidDel="00E35439">
          <w:rPr>
            <w:rFonts w:ascii="Times New Roman" w:hAnsi="Times New Roman"/>
          </w:rPr>
          <w:delText xml:space="preserve"> is presenting</w:delText>
        </w:r>
      </w:del>
      <w:r w:rsidR="006C4D22">
        <w:rPr>
          <w:rFonts w:ascii="Times New Roman" w:hAnsi="Times New Roman"/>
        </w:rPr>
        <w:t xml:space="preserve">.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w:t>
      </w:r>
      <w:ins w:id="228" w:author="Green, Aubrey" w:date="2022-08-22T13:00:00Z">
        <w:r w:rsidR="00E35439">
          <w:rPr>
            <w:rFonts w:ascii="Times New Roman" w:hAnsi="Times New Roman"/>
          </w:rPr>
          <w:t>,</w:t>
        </w:r>
      </w:ins>
      <w:r w:rsidR="00A454D8">
        <w:rPr>
          <w:rFonts w:ascii="Times New Roman" w:hAnsi="Times New Roman"/>
        </w:rPr>
        <w:t xml:space="preserve"> </w:t>
      </w:r>
      <w:r w:rsidR="00F97E10">
        <w:rPr>
          <w:rFonts w:ascii="Times New Roman" w:hAnsi="Times New Roman"/>
        </w:rPr>
        <w:t xml:space="preserve">which always prioritize </w:t>
      </w:r>
      <w:r w:rsidR="00A454D8">
        <w:rPr>
          <w:rFonts w:ascii="Times New Roman" w:hAnsi="Times New Roman"/>
        </w:rPr>
        <w:t xml:space="preserve">making the cement stronger and more ductile, </w:t>
      </w:r>
      <w:ins w:id="229" w:author="Green, Aubrey" w:date="2022-08-22T13:09:00Z">
        <w:r w:rsidR="001C773C">
          <w:rPr>
            <w:rFonts w:ascii="Times New Roman" w:hAnsi="Times New Roman"/>
          </w:rPr>
          <w:t>in hopes</w:t>
        </w:r>
      </w:ins>
      <w:del w:id="230" w:author="Green, Aubrey" w:date="2022-08-22T13:09:00Z">
        <w:r w:rsidR="00A454D8" w:rsidDel="001C773C">
          <w:rPr>
            <w:rFonts w:ascii="Times New Roman" w:hAnsi="Times New Roman"/>
          </w:rPr>
          <w:delText>h</w:delText>
        </w:r>
        <w:r w:rsidR="00F97E10" w:rsidDel="001C773C">
          <w:rPr>
            <w:rFonts w:ascii="Times New Roman" w:hAnsi="Times New Roman"/>
          </w:rPr>
          <w:delText>oping</w:delText>
        </w:r>
      </w:del>
      <w:r w:rsidR="00F97E10">
        <w:rPr>
          <w:rFonts w:ascii="Times New Roman" w:hAnsi="Times New Roman"/>
        </w:rPr>
        <w:t xml:space="preserve">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lastRenderedPageBreak/>
        <w:t xml:space="preserve">rather than give </w:t>
      </w:r>
      <w:r w:rsidR="0082060D">
        <w:rPr>
          <w:rFonts w:ascii="Times New Roman" w:hAnsi="Times New Roman"/>
        </w:rPr>
        <w:t xml:space="preserve">the 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25pt;height:18pt" o:ole="">
            <v:imagedata r:id="rId288" o:title=""/>
          </v:shape>
          <o:OLEObject Type="Embed" ProgID="Equation.DSMT4" ShapeID="_x0000_i1168" DrawAspect="Content" ObjectID="_1722688059"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lang w:eastAsia="en-US"/>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25pt;height:18pt;mso-width-percent:0;mso-height-percent:0;mso-width-percent:0;mso-height-percent:0" o:ole="">
            <v:imagedata r:id="rId268" o:title=""/>
          </v:shape>
          <o:OLEObject Type="Embed" ProgID="Equation.DSMT4" ShapeID="_x0000_i1169" DrawAspect="Content" ObjectID="_1722688060"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8pt;height:18pt;mso-width-percent:0;mso-height-percent:0;mso-width-percent:0;mso-height-percent:0" o:ole="">
            <v:imagedata r:id="rId270" o:title=""/>
          </v:shape>
          <o:OLEObject Type="Embed" ProgID="Equation.DSMT4" ShapeID="_x0000_i1170" DrawAspect="Content" ObjectID="_1722688061"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lang w:eastAsia="en-US"/>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25pt;height:18pt;mso-width-percent:0;mso-height-percent:0;mso-width-percent:0;mso-height-percent:0" o:ole="">
            <v:imagedata r:id="rId268" o:title=""/>
          </v:shape>
          <o:OLEObject Type="Embed" ProgID="Equation.DSMT4" ShapeID="_x0000_i1171" DrawAspect="Content" ObjectID="_1722688062"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24F0C48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w:t>
      </w:r>
      <w:ins w:id="231" w:author="Green, Aubrey" w:date="2022-08-22T14:16:00Z">
        <w:r w:rsidR="00EF35F6">
          <w:rPr>
            <w:rFonts w:ascii="Times New Roman" w:hAnsi="Times New Roman"/>
          </w:rPr>
          <w:t>,</w:t>
        </w:r>
      </w:ins>
      <w:r w:rsidR="007C4D6D">
        <w:rPr>
          <w:rFonts w:ascii="Times New Roman" w:hAnsi="Times New Roman"/>
        </w:rPr>
        <w:t xml:space="preserve"> forgiveness</w:t>
      </w:r>
      <w:r w:rsidR="00851FDA">
        <w:rPr>
          <w:rFonts w:ascii="Times New Roman" w:hAnsi="Times New Roman"/>
        </w:rPr>
        <w:t xml:space="preserve"> cement </w:t>
      </w:r>
      <w:r w:rsidR="007C4D6D">
        <w:rPr>
          <w:rFonts w:ascii="Times New Roman" w:hAnsi="Times New Roman"/>
        </w:rPr>
        <w:t>and phase-change cement</w:t>
      </w:r>
      <w:ins w:id="232" w:author="Green, Aubrey" w:date="2022-08-22T14:16:00Z">
        <w:r w:rsidR="00EF35F6">
          <w:rPr>
            <w:rFonts w:ascii="Times New Roman" w:hAnsi="Times New Roman"/>
          </w:rPr>
          <w:t>,</w:t>
        </w:r>
      </w:ins>
      <w:bookmarkStart w:id="233" w:name="_GoBack"/>
      <w:bookmarkEnd w:id="233"/>
      <w:r w:rsidR="007C4D6D">
        <w:rPr>
          <w:rFonts w:ascii="Times New Roman" w:hAnsi="Times New Roman"/>
        </w:rPr>
        <w:t xml:space="preserve">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25pt;height:18pt;mso-width-percent:0;mso-height-percent:0;mso-width-percent:0;mso-height-percent:0" o:ole="">
            <v:imagedata r:id="rId10" o:title=""/>
          </v:shape>
          <o:OLEObject Type="Embed" ProgID="Equation.DSMT4" ShapeID="_x0000_i1172" DrawAspect="Content" ObjectID="_1722688063"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8pt;height:18pt;mso-width-percent:0;mso-height-percent:0;mso-width-percent:0;mso-height-percent:0" o:ole="">
            <v:imagedata r:id="rId12" o:title=""/>
          </v:shape>
          <o:OLEObject Type="Embed" ProgID="Equation.DSMT4" ShapeID="_x0000_i1173" DrawAspect="Content" ObjectID="_1722688064" r:id="rId29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5pt;height:10.5pt;mso-width-percent:0;mso-height-percent:0;mso-width-percent:0;mso-height-percent:0" o:ole="">
                  <v:imagedata r:id="rId297" o:title=""/>
                </v:shape>
                <o:OLEObject Type="Embed" ProgID="Equation.DSMT4" ShapeID="_x0000_i1174" DrawAspect="Content" ObjectID="_1722688065"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25pt;height:18pt;mso-width-percent:0;mso-height-percent:0;mso-width-percent:0;mso-height-percent:0" o:ole="">
                  <v:imagedata r:id="rId299" o:title=""/>
                </v:shape>
                <o:OLEObject Type="Embed" ProgID="Equation.DSMT4" ShapeID="_x0000_i1175" DrawAspect="Content" ObjectID="_1722688066"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5pt;height:12pt;mso-width-percent:0;mso-height-percent:0;mso-width-percent:0;mso-height-percent:0" o:ole="">
                  <v:imagedata r:id="rId301" o:title=""/>
                </v:shape>
                <o:OLEObject Type="Embed" ProgID="Equation.DSMT4" ShapeID="_x0000_i1176" DrawAspect="Content" ObjectID="_1722688067"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5pt;height:18pt;mso-width-percent:0;mso-height-percent:0;mso-width-percent:0;mso-height-percent:0" o:ole="">
                  <v:imagedata r:id="rId303" o:title=""/>
                </v:shape>
                <o:OLEObject Type="Embed" ProgID="Equation.DSMT4" ShapeID="_x0000_i1177" DrawAspect="Content" ObjectID="_1722688068"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25pt;height:17.25pt;mso-width-percent:0;mso-height-percent:0;mso-width-percent:0;mso-height-percent:0" o:ole="">
                  <v:imagedata r:id="rId305" o:title=""/>
                </v:shape>
                <o:OLEObject Type="Embed" ProgID="Equation.DSMT4" ShapeID="_x0000_i1178" DrawAspect="Content" ObjectID="_1722688069"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25pt;height:17.25pt;mso-width-percent:0;mso-height-percent:0;mso-width-percent:0;mso-height-percent:0" o:ole="">
                  <v:imagedata r:id="rId307" o:title=""/>
                </v:shape>
                <o:OLEObject Type="Embed" ProgID="Equation.DSMT4" ShapeID="_x0000_i1179" DrawAspect="Content" ObjectID="_1722688070"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5pt;height:18pt;mso-width-percent:0;mso-height-percent:0;mso-width-percent:0;mso-height-percent:0" o:ole="">
                  <v:imagedata r:id="rId309" o:title=""/>
                </v:shape>
                <o:OLEObject Type="Embed" ProgID="Equation.DSMT4" ShapeID="_x0000_i1180" DrawAspect="Content" ObjectID="_1722688071"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5pt;height:18pt;mso-width-percent:0;mso-height-percent:0;mso-width-percent:0;mso-height-percent:0" o:ole="">
                  <v:imagedata r:id="rId311" o:title=""/>
                </v:shape>
                <o:OLEObject Type="Embed" ProgID="Equation.DSMT4" ShapeID="_x0000_i1181" DrawAspect="Content" ObjectID="_1722688072"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5pt;height:10.5pt;mso-width-percent:0;mso-height-percent:0;mso-width-percent:0;mso-height-percent:0" o:ole="">
                  <v:imagedata r:id="rId313" o:title=""/>
                </v:shape>
                <o:OLEObject Type="Embed" ProgID="Equation.DSMT4" ShapeID="_x0000_i1182" DrawAspect="Content" ObjectID="_1722688073"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5pt;height:10.5pt;mso-width-percent:0;mso-height-percent:0;mso-width-percent:0;mso-height-percent:0" o:ole="">
                  <v:imagedata r:id="rId315" o:title=""/>
                </v:shape>
                <o:OLEObject Type="Embed" ProgID="Equation.DSMT4" ShapeID="_x0000_i1183" DrawAspect="Content" ObjectID="_1722688074"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5pt;height:14.25pt;mso-width-percent:0;mso-height-percent:0;mso-width-percent:0;mso-height-percent:0" o:ole="">
                  <v:imagedata r:id="rId317" o:title=""/>
                </v:shape>
                <o:OLEObject Type="Embed" ProgID="Equation.DSMT4" ShapeID="_x0000_i1184" DrawAspect="Content" ObjectID="_1722688075"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5pt;height:14.25pt;mso-width-percent:0;mso-height-percent:0;mso-width-percent:0;mso-height-percent:0" o:ole="">
                  <v:imagedata r:id="rId319" o:title=""/>
                </v:shape>
                <o:OLEObject Type="Embed" ProgID="Equation.DSMT4" ShapeID="_x0000_i1185" DrawAspect="Content" ObjectID="_1722688076"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5pt;height:18pt;mso-width-percent:0;mso-height-percent:0;mso-width-percent:0;mso-height-percent:0" o:ole="">
                  <v:imagedata r:id="rId321" o:title=""/>
                </v:shape>
                <o:OLEObject Type="Embed" ProgID="Equation.DSMT4" ShapeID="_x0000_i1186" DrawAspect="Content" ObjectID="_1722688077"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pt;height:17.25pt;mso-width-percent:0;mso-height-percent:0;mso-width-percent:0;mso-height-percent:0" o:ole="">
                  <v:imagedata r:id="rId323" o:title=""/>
                </v:shape>
                <o:OLEObject Type="Embed" ProgID="Equation.DSMT4" ShapeID="_x0000_i1187" DrawAspect="Content" ObjectID="_1722688078"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25pt;height:17.25pt;mso-width-percent:0;mso-height-percent:0;mso-width-percent:0;mso-height-percent:0" o:ole="">
                  <v:imagedata r:id="rId325" o:title=""/>
                </v:shape>
                <o:OLEObject Type="Embed" ProgID="Equation.DSMT4" ShapeID="_x0000_i1188" DrawAspect="Content" ObjectID="_1722688079"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10.5pt;mso-width-percent:0;mso-height-percent:0;mso-width-percent:0;mso-height-percent:0" o:ole="">
                  <v:imagedata r:id="rId327" o:title=""/>
                </v:shape>
                <o:OLEObject Type="Embed" ProgID="Equation.DSMT4" ShapeID="_x0000_i1189" DrawAspect="Content" ObjectID="_1722688080"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5pt;height:10.5pt;mso-width-percent:0;mso-height-percent:0;mso-width-percent:0;mso-height-percent:0" o:ole="">
                  <v:imagedata r:id="rId329" o:title=""/>
                </v:shape>
                <o:OLEObject Type="Embed" ProgID="Equation.DSMT4" ShapeID="_x0000_i1190" DrawAspect="Content" ObjectID="_1722688081"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5pt;height:12pt;mso-width-percent:0;mso-height-percent:0;mso-width-percent:0;mso-height-percent:0" o:ole="">
                  <v:imagedata r:id="rId331" o:title=""/>
                </v:shape>
                <o:OLEObject Type="Embed" ProgID="Equation.DSMT4" ShapeID="_x0000_i1191" DrawAspect="Content" ObjectID="_1722688082"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234" w:name="PasteStart"/>
      <w:bookmarkStart w:id="235" w:name="MTBlankEqn"/>
      <w:bookmarkEnd w:id="234"/>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10.5pt;height:17.25pt;mso-width-percent:0;mso-height-percent:0;mso-width-percent:0;mso-height-percent:0" o:ole="">
                  <v:imagedata r:id="rId333" o:title=""/>
                </v:shape>
                <o:OLEObject Type="Embed" ProgID="Equation.DSMT4" ShapeID="_x0000_i1192" DrawAspect="Content" ObjectID="_1722688083" r:id="rId334"/>
              </w:object>
            </w:r>
            <w:bookmarkStart w:id="236" w:name="PasteEnd"/>
            <w:bookmarkEnd w:id="235"/>
            <w:bookmarkEnd w:id="236"/>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pt;height:19.5pt;mso-width-percent:0;mso-height-percent:0;mso-width-percent:0;mso-height-percent:0" o:ole="">
                  <v:imagedata r:id="rId335" o:title=""/>
                </v:shape>
                <o:OLEObject Type="Embed" ProgID="Equation.DSMT4" ShapeID="_x0000_i1193" DrawAspect="Content" ObjectID="_1722688084"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10.5pt;height:10.5pt;mso-width-percent:0;mso-height-percent:0;mso-width-percent:0;mso-height-percent:0" o:ole="">
                  <v:imagedata r:id="rId297" o:title=""/>
                </v:shape>
                <o:OLEObject Type="Embed" ProgID="Equation.DSMT4" ShapeID="_x0000_i1194" DrawAspect="Content" ObjectID="_1722688085"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5pt;height:12pt;mso-width-percent:0;mso-height-percent:0;mso-width-percent:0;mso-height-percent:0" o:ole="">
                  <v:imagedata r:id="rId301" o:title=""/>
                </v:shape>
                <o:OLEObject Type="Embed" ProgID="Equation.DSMT4" ShapeID="_x0000_i1195" DrawAspect="Content" ObjectID="_1722688086"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5pt;height:18pt;mso-width-percent:0;mso-height-percent:0;mso-width-percent:0;mso-height-percent:0" o:ole="">
                  <v:imagedata r:id="rId309" o:title=""/>
                </v:shape>
                <o:OLEObject Type="Embed" ProgID="Equation.DSMT4" ShapeID="_x0000_i1196" DrawAspect="Content" ObjectID="_1722688087"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5pt;height:10.5pt;mso-width-percent:0;mso-height-percent:0;mso-width-percent:0;mso-height-percent:0" o:ole="">
                  <v:imagedata r:id="rId329" o:title=""/>
                </v:shape>
                <o:OLEObject Type="Embed" ProgID="Equation.DSMT4" ShapeID="_x0000_i1197" DrawAspect="Content" ObjectID="_1722688088"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5pt;height:12pt;mso-width-percent:0;mso-height-percent:0;mso-width-percent:0;mso-height-percent:0" o:ole="">
                  <v:imagedata r:id="rId331" o:title=""/>
                </v:shape>
                <o:OLEObject Type="Embed" ProgID="Equation.DSMT4" ShapeID="_x0000_i1198" DrawAspect="Content" ObjectID="_1722688089"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10.5pt;mso-width-percent:0;mso-height-percent:0;mso-width-percent:0;mso-height-percent:0" o:ole="">
                  <v:imagedata r:id="rId327" o:title=""/>
                </v:shape>
                <o:OLEObject Type="Embed" ProgID="Equation.DSMT4" ShapeID="_x0000_i1199" DrawAspect="Content" ObjectID="_1722688090"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5pt;height:14.25pt;mso-width-percent:0;mso-height-percent:0;mso-width-percent:0;mso-height-percent:0" o:ole="">
                  <v:imagedata r:id="rId319" o:title=""/>
                </v:shape>
                <o:OLEObject Type="Embed" ProgID="Equation.DSMT4" ShapeID="_x0000_i1200" DrawAspect="Content" ObjectID="_1722688091"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25pt;height:19.5pt;mso-width-percent:0;mso-height-percent:0;mso-width-percent:0;mso-height-percent:0" o:ole="">
                  <v:imagedata r:id="rId344" o:title=""/>
                </v:shape>
                <o:OLEObject Type="Embed" ProgID="Equation.DSMT4" ShapeID="_x0000_i1201" DrawAspect="Content" ObjectID="_1722688092"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pt;height:17.25pt;mso-width-percent:0;mso-height-percent:0;mso-width-percent:0;mso-height-percent:0" o:ole="">
                  <v:imagedata r:id="rId346" o:title=""/>
                </v:shape>
                <o:OLEObject Type="Embed" ProgID="Equation.DSMT4" ShapeID="_x0000_i1202" DrawAspect="Content" ObjectID="_1722688093"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25pt;height:17.25pt;mso-width-percent:0;mso-height-percent:0;mso-width-percent:0;mso-height-percent:0" o:ole="">
                  <v:imagedata r:id="rId348" o:title=""/>
                </v:shape>
                <o:OLEObject Type="Embed" ProgID="Equation.DSMT4" ShapeID="_x0000_i1203" DrawAspect="Content" ObjectID="_1722688094"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5pt;height:10.5pt;mso-width-percent:0;mso-height-percent:0;mso-width-percent:0;mso-height-percent:0" o:ole="">
                  <v:imagedata r:id="rId313" o:title=""/>
                </v:shape>
                <o:OLEObject Type="Embed" ProgID="Equation.DSMT4" ShapeID="_x0000_i1204" DrawAspect="Content" ObjectID="_1722688095"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0.75pt;height:37.5pt;mso-width-percent:0;mso-height-percent:0;mso-width-percent:0;mso-height-percent:0" o:ole="">
            <v:imagedata r:id="rId351" o:title=""/>
          </v:shape>
          <o:OLEObject Type="Embed" ProgID="Equation.DSMT4" ShapeID="_x0000_i1205" DrawAspect="Content" ObjectID="_1722688096"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5pt;height:17.25pt;mso-width-percent:0;mso-height-percent:0;mso-width-percent:0;mso-height-percent:0" o:ole="">
            <v:imagedata r:id="rId353" o:title=""/>
          </v:shape>
          <o:OLEObject Type="Embed" ProgID="Equation.DSMT4" ShapeID="_x0000_i1206" DrawAspect="Content" ObjectID="_1722688097"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4.75pt;height:37.5pt;mso-width-percent:0;mso-height-percent:0;mso-width-percent:0;mso-height-percent:0" o:ole="">
            <v:imagedata r:id="rId355" o:title=""/>
          </v:shape>
          <o:OLEObject Type="Embed" ProgID="Equation.DSMT4" ShapeID="_x0000_i1207" DrawAspect="Content" ObjectID="_1722688098"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lang w:eastAsia="en-US"/>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237" w:name="OLE_LINK5"/>
      <w:bookmarkStart w:id="238" w:name="OLE_LINK6"/>
      <w:r>
        <w:rPr>
          <w:rFonts w:ascii="Times New Roman" w:hAnsi="Times New Roman"/>
        </w:rPr>
        <w:t xml:space="preserve">Pairwise bivariate distributions </w:t>
      </w:r>
      <w:bookmarkEnd w:id="237"/>
      <w:bookmarkEnd w:id="238"/>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5F79AB9" w14:textId="77777777" w:rsidR="00B8272A" w:rsidRPr="00B8272A" w:rsidRDefault="00E0326E" w:rsidP="00B8272A">
      <w:pPr>
        <w:pStyle w:val="EndNoteBibliography"/>
        <w:spacing w:after="0"/>
        <w:ind w:left="720" w:hanging="720"/>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B8272A" w:rsidRPr="00B8272A">
        <w:t xml:space="preserve">Ahmed, S., Salehi, S., &amp; Ezeakacha, C. (2020). Review of gas migration and wellbore leakage in liner hanger dual barrier system: Challenges and implications for industry. </w:t>
      </w:r>
      <w:r w:rsidR="00B8272A" w:rsidRPr="00B8272A">
        <w:rPr>
          <w:i/>
        </w:rPr>
        <w:t>Journal of Natural Gas Science and Engineering, 78</w:t>
      </w:r>
      <w:r w:rsidR="00B8272A" w:rsidRPr="00B8272A">
        <w:t xml:space="preserve">, 103284. </w:t>
      </w:r>
    </w:p>
    <w:p w14:paraId="48ACFB9D" w14:textId="77777777" w:rsidR="00B8272A" w:rsidRPr="00B8272A" w:rsidRDefault="00B8272A" w:rsidP="00B8272A">
      <w:pPr>
        <w:pStyle w:val="EndNoteBibliography"/>
        <w:spacing w:after="0"/>
        <w:ind w:left="720" w:hanging="720"/>
      </w:pPr>
      <w:r w:rsidRPr="00B8272A">
        <w:t xml:space="preserve">Allahvirdizadeh, P. (2020). A review on geothermal wells: Well integrity issues. </w:t>
      </w:r>
      <w:r w:rsidRPr="00B8272A">
        <w:rPr>
          <w:i/>
        </w:rPr>
        <w:t>Journal of cleaner production, 275</w:t>
      </w:r>
      <w:r w:rsidRPr="00B8272A">
        <w:t xml:space="preserve">, 124009. </w:t>
      </w:r>
    </w:p>
    <w:p w14:paraId="681012AF" w14:textId="77777777" w:rsidR="00B8272A" w:rsidRPr="00B8272A" w:rsidRDefault="00B8272A" w:rsidP="00B8272A">
      <w:pPr>
        <w:pStyle w:val="EndNoteBibliography"/>
        <w:spacing w:after="0"/>
        <w:ind w:left="720" w:hanging="720"/>
      </w:pPr>
      <w:r w:rsidRPr="00B8272A">
        <w:t xml:space="preserve">Banthia, N., &amp; Mindess, S. (1989). Water permeability of cement paste. </w:t>
      </w:r>
      <w:r w:rsidRPr="00B8272A">
        <w:rPr>
          <w:i/>
        </w:rPr>
        <w:t>Cement and concrete research, 19</w:t>
      </w:r>
      <w:r w:rsidRPr="00B8272A">
        <w:t xml:space="preserve">(5), 727-736. </w:t>
      </w:r>
    </w:p>
    <w:p w14:paraId="0ECFC42C" w14:textId="77777777" w:rsidR="00B8272A" w:rsidRPr="00B8272A" w:rsidRDefault="00B8272A" w:rsidP="00B8272A">
      <w:pPr>
        <w:pStyle w:val="EndNoteBibliography"/>
        <w:spacing w:after="0"/>
        <w:ind w:left="720" w:hanging="720"/>
      </w:pPr>
      <w:r w:rsidRPr="00B8272A">
        <w:t xml:space="preserve">Bear, J., &amp; Corapcioglu, M. (1981). A mathematical model for consolidation in a thermoelastic aquifer due to hot water injection or pumping. </w:t>
      </w:r>
      <w:r w:rsidRPr="00B8272A">
        <w:rPr>
          <w:i/>
        </w:rPr>
        <w:t>Water Resources Research, 17</w:t>
      </w:r>
      <w:r w:rsidRPr="00B8272A">
        <w:t xml:space="preserve">(3), 723-736. </w:t>
      </w:r>
    </w:p>
    <w:p w14:paraId="28FAAAC9" w14:textId="77777777" w:rsidR="00B8272A" w:rsidRPr="00B8272A" w:rsidRDefault="00B8272A" w:rsidP="00B8272A">
      <w:pPr>
        <w:pStyle w:val="EndNoteBibliography"/>
        <w:spacing w:after="0"/>
        <w:ind w:left="720" w:hanging="720"/>
      </w:pPr>
      <w:r w:rsidRPr="00B8272A">
        <w:t xml:space="preserve">Biot, M. A. (1977). Variational Lagrangian-thermodynamics of nonisothermal finite strain mechanics of porous solids and thermomolecular diffusion. </w:t>
      </w:r>
      <w:r w:rsidRPr="00B8272A">
        <w:rPr>
          <w:i/>
        </w:rPr>
        <w:t>International Journal of Solids and Structures, 13</w:t>
      </w:r>
      <w:r w:rsidRPr="00B8272A">
        <w:t xml:space="preserve">(6), 579-597. </w:t>
      </w:r>
    </w:p>
    <w:p w14:paraId="34ABF7DF" w14:textId="77777777" w:rsidR="00B8272A" w:rsidRPr="00B8272A" w:rsidRDefault="00B8272A" w:rsidP="00B8272A">
      <w:pPr>
        <w:pStyle w:val="EndNoteBibliography"/>
        <w:spacing w:after="0"/>
        <w:ind w:left="720" w:hanging="720"/>
      </w:pPr>
      <w:r w:rsidRPr="00B8272A">
        <w:t xml:space="preserve">Cai, W., Deng, J., Luo, M., Feng, Y., Li, J., &amp; Liu, Q. (2022). Recent advances of cementing technologies for ultra-HTHP formations. </w:t>
      </w:r>
      <w:r w:rsidRPr="00B8272A">
        <w:rPr>
          <w:i/>
        </w:rPr>
        <w:t>International Journal of Oil, Gas and Coal Technology, 29</w:t>
      </w:r>
      <w:r w:rsidRPr="00B8272A">
        <w:t xml:space="preserve">(1), 27-51. </w:t>
      </w:r>
    </w:p>
    <w:p w14:paraId="729F3DED" w14:textId="77777777" w:rsidR="00B8272A" w:rsidRPr="00B8272A" w:rsidRDefault="00B8272A" w:rsidP="00B8272A">
      <w:pPr>
        <w:pStyle w:val="EndNoteBibliography"/>
        <w:spacing w:after="0"/>
        <w:ind w:left="720" w:hanging="720"/>
      </w:pPr>
      <w:r w:rsidRPr="00B8272A">
        <w:t xml:space="preserve">Carnahan, C. (1983). Thermodynamic coupling of heat and matter flows in near-field regions of nuclear waste repositories. </w:t>
      </w:r>
      <w:r w:rsidRPr="00B8272A">
        <w:rPr>
          <w:i/>
        </w:rPr>
        <w:t>MRS Online Proceedings Library (OPL), 26</w:t>
      </w:r>
      <w:r w:rsidRPr="00B8272A">
        <w:t xml:space="preserve">. </w:t>
      </w:r>
    </w:p>
    <w:p w14:paraId="39128436" w14:textId="77777777" w:rsidR="00B8272A" w:rsidRPr="00B8272A" w:rsidRDefault="00B8272A" w:rsidP="00B8272A">
      <w:pPr>
        <w:pStyle w:val="EndNoteBibliography"/>
        <w:spacing w:after="0"/>
        <w:ind w:left="720" w:hanging="720"/>
      </w:pPr>
      <w:r w:rsidRPr="00B8272A">
        <w:t xml:space="preserve">Chen, G., &amp; Ewy, R. T. (2005). Thermoporoelastic effect on wellbore stability. </w:t>
      </w:r>
      <w:r w:rsidRPr="00B8272A">
        <w:rPr>
          <w:i/>
        </w:rPr>
        <w:t>SpE Journal, 10</w:t>
      </w:r>
      <w:r w:rsidRPr="00B8272A">
        <w:t xml:space="preserve">(02), 121-129. </w:t>
      </w:r>
    </w:p>
    <w:p w14:paraId="021666DB" w14:textId="77777777" w:rsidR="00B8272A" w:rsidRPr="00B8272A" w:rsidRDefault="00B8272A" w:rsidP="00B8272A">
      <w:pPr>
        <w:pStyle w:val="EndNoteBibliography"/>
        <w:spacing w:after="0"/>
        <w:ind w:left="720" w:hanging="720"/>
      </w:pPr>
      <w:r w:rsidRPr="00B8272A">
        <w:t xml:space="preserve">Cheng, A. H.-D. (2016). </w:t>
      </w:r>
      <w:r w:rsidRPr="00B8272A">
        <w:rPr>
          <w:i/>
        </w:rPr>
        <w:t>Poroelasticity</w:t>
      </w:r>
      <w:r w:rsidRPr="00B8272A">
        <w:t xml:space="preserve"> (Vol. 27): Springer.</w:t>
      </w:r>
    </w:p>
    <w:p w14:paraId="2753C442" w14:textId="77777777" w:rsidR="00B8272A" w:rsidRPr="00B8272A" w:rsidRDefault="00B8272A" w:rsidP="00B8272A">
      <w:pPr>
        <w:pStyle w:val="EndNoteBibliography"/>
        <w:spacing w:after="0"/>
        <w:ind w:left="720" w:hanging="720"/>
      </w:pPr>
      <w:r w:rsidRPr="00B8272A">
        <w:t xml:space="preserve">DeBruijn, G., Skeates, C., Greenaway, R., Harrison, D., Parris, M., James, S., . . . Temple, L. (2008). High-pressure, high-temperature technologies. </w:t>
      </w:r>
      <w:r w:rsidRPr="00B8272A">
        <w:rPr>
          <w:i/>
        </w:rPr>
        <w:t>Oilfield Review, 20</w:t>
      </w:r>
      <w:r w:rsidRPr="00B8272A">
        <w:t xml:space="preserve">(3), 46-60. </w:t>
      </w:r>
    </w:p>
    <w:p w14:paraId="432FF30E" w14:textId="77777777" w:rsidR="00B8272A" w:rsidRPr="00B8272A" w:rsidRDefault="00B8272A" w:rsidP="00B8272A">
      <w:pPr>
        <w:pStyle w:val="EndNoteBibliography"/>
        <w:spacing w:after="0"/>
        <w:ind w:left="720" w:hanging="720"/>
      </w:pPr>
      <w:r w:rsidRPr="00B8272A">
        <w:t xml:space="preserve">Delaney, P. T. (1982). Rapid intrusion of magma into wet rock: Groundwater flow due to pore pressure increases. </w:t>
      </w:r>
      <w:r w:rsidRPr="00B8272A">
        <w:rPr>
          <w:i/>
        </w:rPr>
        <w:t>Journal of Geophysical Research: Solid Earth, 87</w:t>
      </w:r>
      <w:r w:rsidRPr="00B8272A">
        <w:t xml:space="preserve">(B9), 7739-7756. </w:t>
      </w:r>
    </w:p>
    <w:p w14:paraId="04CA5399" w14:textId="77777777" w:rsidR="00B8272A" w:rsidRPr="00B8272A" w:rsidRDefault="00B8272A" w:rsidP="00B8272A">
      <w:pPr>
        <w:pStyle w:val="EndNoteBibliography"/>
        <w:spacing w:after="0"/>
        <w:ind w:left="720" w:hanging="720"/>
      </w:pPr>
      <w:r w:rsidRPr="00B8272A">
        <w:t xml:space="preserve">Denbigh, K. (1949). Thermo-osmosis of gases through a membrane. </w:t>
      </w:r>
      <w:r w:rsidRPr="00B8272A">
        <w:rPr>
          <w:i/>
        </w:rPr>
        <w:t>Nature, 163</w:t>
      </w:r>
      <w:r w:rsidRPr="00B8272A">
        <w:t xml:space="preserve">(4132), 60-60. </w:t>
      </w:r>
    </w:p>
    <w:p w14:paraId="4F9B7E09" w14:textId="77777777" w:rsidR="00B8272A" w:rsidRPr="00B8272A" w:rsidRDefault="00B8272A" w:rsidP="00B8272A">
      <w:pPr>
        <w:pStyle w:val="EndNoteBibliography"/>
        <w:spacing w:after="0"/>
        <w:ind w:left="720" w:hanging="720"/>
      </w:pPr>
      <w:r w:rsidRPr="00B8272A">
        <w:t xml:space="preserve">Derski, W. (1979). Equations of linear thermoconsolidation. </w:t>
      </w:r>
      <w:r w:rsidRPr="00B8272A">
        <w:rPr>
          <w:i/>
        </w:rPr>
        <w:t>Archives of Mech., 31</w:t>
      </w:r>
      <w:r w:rsidRPr="00B8272A">
        <w:t xml:space="preserve">(3), 303-316. </w:t>
      </w:r>
    </w:p>
    <w:p w14:paraId="21FAB3ED" w14:textId="77777777" w:rsidR="00B8272A" w:rsidRPr="00B8272A" w:rsidRDefault="00B8272A" w:rsidP="00B8272A">
      <w:pPr>
        <w:pStyle w:val="EndNoteBibliography"/>
        <w:spacing w:after="0"/>
        <w:ind w:left="720" w:hanging="720"/>
      </w:pPr>
      <w:r w:rsidRPr="00B8272A">
        <w:t xml:space="preserve">Detournay, E., &amp; Cheng, A.-D. (1988). Poroelastic response of a borehole in a non-hydrostatic stress field. </w:t>
      </w:r>
      <w:r w:rsidRPr="00B8272A">
        <w:rPr>
          <w:i/>
        </w:rPr>
        <w:t>International Journal of Rock Mechanics and Mining Sciences &amp; Geomechanics Abstracts, 25</w:t>
      </w:r>
      <w:r w:rsidRPr="00B8272A">
        <w:t xml:space="preserve">(3), 171-182. </w:t>
      </w:r>
    </w:p>
    <w:p w14:paraId="71028C8E" w14:textId="77777777" w:rsidR="00B8272A" w:rsidRPr="00B8272A" w:rsidRDefault="00B8272A" w:rsidP="00B8272A">
      <w:pPr>
        <w:pStyle w:val="EndNoteBibliography"/>
        <w:spacing w:after="0"/>
        <w:ind w:left="720" w:hanging="720"/>
      </w:pPr>
      <w:r w:rsidRPr="00B8272A">
        <w:t xml:space="preserve">Detournay, E., &amp; Cheng, A. H.-D. (1993). Fundamentals of poroelasticity. In </w:t>
      </w:r>
      <w:r w:rsidRPr="00B8272A">
        <w:rPr>
          <w:i/>
        </w:rPr>
        <w:t>Analysis and design methods</w:t>
      </w:r>
      <w:r w:rsidRPr="00B8272A">
        <w:t xml:space="preserve"> (pp. 113-171): Elsevier.</w:t>
      </w:r>
    </w:p>
    <w:p w14:paraId="1D3451C1" w14:textId="77777777" w:rsidR="00B8272A" w:rsidRPr="00B8272A" w:rsidRDefault="00B8272A" w:rsidP="00B8272A">
      <w:pPr>
        <w:pStyle w:val="EndNoteBibliography"/>
        <w:spacing w:after="0"/>
        <w:ind w:left="720" w:hanging="720"/>
      </w:pPr>
      <w:r w:rsidRPr="00B8272A">
        <w:t xml:space="preserve">Drake, J. A., Bradford, A., &amp; Marsalek, J. (2013). Review of environmental performance of permeable pavement systems: state of the knowledge. </w:t>
      </w:r>
      <w:r w:rsidRPr="00B8272A">
        <w:rPr>
          <w:i/>
        </w:rPr>
        <w:t>Water Quality Research Journal of Canada, 48</w:t>
      </w:r>
      <w:r w:rsidRPr="00B8272A">
        <w:t xml:space="preserve">(3), 203-222. </w:t>
      </w:r>
    </w:p>
    <w:p w14:paraId="50538E8F" w14:textId="77777777" w:rsidR="00B8272A" w:rsidRPr="00B8272A" w:rsidRDefault="00B8272A" w:rsidP="00B8272A">
      <w:pPr>
        <w:pStyle w:val="EndNoteBibliography"/>
        <w:spacing w:after="0"/>
        <w:ind w:left="720" w:hanging="720"/>
      </w:pPr>
      <w:r w:rsidRPr="00B8272A">
        <w:t xml:space="preserve">Eshraghi, D. (2013). </w:t>
      </w:r>
      <w:r w:rsidRPr="00B8272A">
        <w:rPr>
          <w:i/>
        </w:rPr>
        <w:t>P&amp;A-status on regulations and technology, and identification of potential improvements.</w:t>
      </w:r>
      <w:r w:rsidRPr="00B8272A">
        <w:t xml:space="preserve"> University of Stavanger, Norway, </w:t>
      </w:r>
    </w:p>
    <w:p w14:paraId="144B997D" w14:textId="77777777" w:rsidR="00B8272A" w:rsidRPr="00B8272A" w:rsidRDefault="00B8272A" w:rsidP="00B8272A">
      <w:pPr>
        <w:pStyle w:val="EndNoteBibliography"/>
        <w:spacing w:after="0"/>
        <w:ind w:left="720" w:hanging="720"/>
      </w:pPr>
      <w:r w:rsidRPr="00B8272A">
        <w:t xml:space="preserve">Gao, J., Deng, J., Lan, K., Song, Z., Feng, Y., &amp; Chang, L. (2017). A porothermoelastic solution for the inclined borehole in a transversely isotropic medium subjected to thermal osmosis and thermal filtration effects. </w:t>
      </w:r>
      <w:r w:rsidRPr="00B8272A">
        <w:rPr>
          <w:i/>
        </w:rPr>
        <w:t>Geothermics, 67</w:t>
      </w:r>
      <w:r w:rsidRPr="00B8272A">
        <w:t xml:space="preserve">, 114-134. </w:t>
      </w:r>
    </w:p>
    <w:p w14:paraId="181C8726" w14:textId="77777777" w:rsidR="00B8272A" w:rsidRPr="00B8272A" w:rsidRDefault="00B8272A" w:rsidP="00B8272A">
      <w:pPr>
        <w:pStyle w:val="EndNoteBibliography"/>
        <w:spacing w:after="0"/>
        <w:ind w:left="720" w:hanging="720"/>
      </w:pPr>
      <w:r w:rsidRPr="00B8272A">
        <w:t xml:space="preserve">Ge, Z., Yao, X., Wang, X., Zhang, W., &amp; Yang, T. (2018). Thermal performance and microstructure of oil well cement paste containing subsphaeroidal konilite flour in HTHP conditions. </w:t>
      </w:r>
      <w:r w:rsidRPr="00B8272A">
        <w:rPr>
          <w:i/>
        </w:rPr>
        <w:t>Construction and Building Materials, 172</w:t>
      </w:r>
      <w:r w:rsidRPr="00B8272A">
        <w:t xml:space="preserve">, 787-794. </w:t>
      </w:r>
    </w:p>
    <w:p w14:paraId="64FA5320" w14:textId="77777777" w:rsidR="00B8272A" w:rsidRPr="00B8272A" w:rsidRDefault="00B8272A" w:rsidP="00B8272A">
      <w:pPr>
        <w:pStyle w:val="EndNoteBibliography"/>
        <w:spacing w:after="0"/>
        <w:ind w:left="720" w:hanging="720"/>
      </w:pPr>
      <w:r w:rsidRPr="00B8272A">
        <w:t xml:space="preserve">Ghabezloo, S., &amp; Sulem, J. (2010). Temperature induced pore fluid pressurization in geomaterials. </w:t>
      </w:r>
      <w:r w:rsidRPr="00B8272A">
        <w:rPr>
          <w:i/>
        </w:rPr>
        <w:t>arXiv preprint arXiv:1011.6501</w:t>
      </w:r>
      <w:r w:rsidRPr="00B8272A">
        <w:t xml:space="preserve">. </w:t>
      </w:r>
    </w:p>
    <w:p w14:paraId="27A6A109" w14:textId="77777777" w:rsidR="00B8272A" w:rsidRPr="00B8272A" w:rsidRDefault="00B8272A" w:rsidP="00B8272A">
      <w:pPr>
        <w:pStyle w:val="EndNoteBibliography"/>
        <w:spacing w:after="0"/>
        <w:ind w:left="720" w:hanging="720"/>
      </w:pPr>
      <w:r w:rsidRPr="00B8272A">
        <w:lastRenderedPageBreak/>
        <w:t xml:space="preserve">Ghassemi, A., &amp; Diek, A. (2002). Porothermoelasticity for swelling shales. </w:t>
      </w:r>
      <w:r w:rsidRPr="00B8272A">
        <w:rPr>
          <w:i/>
        </w:rPr>
        <w:t>Journal of Petroleum Science and Engineering, 34</w:t>
      </w:r>
      <w:r w:rsidRPr="00B8272A">
        <w:t xml:space="preserve">(1-4), 123-135. </w:t>
      </w:r>
    </w:p>
    <w:p w14:paraId="1A8AEFD5" w14:textId="77777777" w:rsidR="00B8272A" w:rsidRPr="00B8272A" w:rsidRDefault="00B8272A" w:rsidP="00B8272A">
      <w:pPr>
        <w:pStyle w:val="EndNoteBibliography"/>
        <w:spacing w:after="0"/>
        <w:ind w:left="720" w:hanging="720"/>
      </w:pPr>
      <w:r w:rsidRPr="00B8272A">
        <w:t xml:space="preserve">Ghassemi, A., Tao, Q., &amp; Diek, A. (2009). Influence of coupled chemo-poro-thermoelastic processes on pore pressure and stress distributions around a wellbore in swelling shale. </w:t>
      </w:r>
      <w:r w:rsidRPr="00B8272A">
        <w:rPr>
          <w:i/>
        </w:rPr>
        <w:t>Journal of Petroleum Science and Engineering, 67</w:t>
      </w:r>
      <w:r w:rsidRPr="00B8272A">
        <w:t xml:space="preserve">(1-2), 57-64. </w:t>
      </w:r>
    </w:p>
    <w:p w14:paraId="722AD8B1" w14:textId="77777777" w:rsidR="00B8272A" w:rsidRPr="00B8272A" w:rsidRDefault="00B8272A" w:rsidP="00B8272A">
      <w:pPr>
        <w:pStyle w:val="EndNoteBibliography"/>
        <w:spacing w:after="0"/>
        <w:ind w:left="720" w:hanging="720"/>
      </w:pPr>
      <w:r w:rsidRPr="00B8272A">
        <w:t xml:space="preserve">Gomar, M., Goodarznia, I., &amp; Shadizadeh, S. R. (2014). Transient thermo-poroelastic finite element analysis of borehole breakouts. </w:t>
      </w:r>
      <w:r w:rsidRPr="00B8272A">
        <w:rPr>
          <w:i/>
        </w:rPr>
        <w:t>International Journal of Rock Mechanics and Mining Sciences, 71</w:t>
      </w:r>
      <w:r w:rsidRPr="00B8272A">
        <w:t xml:space="preserve">, 418-428. </w:t>
      </w:r>
    </w:p>
    <w:p w14:paraId="4372CCEC" w14:textId="77777777" w:rsidR="00B8272A" w:rsidRPr="00B8272A" w:rsidRDefault="00B8272A" w:rsidP="00B8272A">
      <w:pPr>
        <w:pStyle w:val="EndNoteBibliography"/>
        <w:spacing w:after="0"/>
        <w:ind w:left="720" w:hanging="720"/>
      </w:pPr>
      <w:r w:rsidRPr="00B8272A">
        <w:t xml:space="preserve">Gonçalvès, J., &amp; Trémosa, J. (2010). Estimating thermo-osmotic coefficients in clay-rocks: I. Theoretical insights. </w:t>
      </w:r>
      <w:r w:rsidRPr="00B8272A">
        <w:rPr>
          <w:i/>
        </w:rPr>
        <w:t>Journal of colloid and interface science, 342</w:t>
      </w:r>
      <w:r w:rsidRPr="00B8272A">
        <w:t xml:space="preserve">(1), 166-174. </w:t>
      </w:r>
    </w:p>
    <w:p w14:paraId="2E04E0CD" w14:textId="77777777" w:rsidR="00B8272A" w:rsidRPr="00B8272A" w:rsidRDefault="00B8272A" w:rsidP="00B8272A">
      <w:pPr>
        <w:pStyle w:val="EndNoteBibliography"/>
        <w:spacing w:after="0"/>
        <w:ind w:left="720" w:hanging="720"/>
      </w:pPr>
      <w:r w:rsidRPr="00B8272A">
        <w:t xml:space="preserve">Goto, S., &amp; Roy, D. M. (1981). The effect of w/c ratio and curing temperature on the permeability of hardened cement paste. </w:t>
      </w:r>
      <w:r w:rsidRPr="00B8272A">
        <w:rPr>
          <w:i/>
        </w:rPr>
        <w:t>Cement and concrete research, 11</w:t>
      </w:r>
      <w:r w:rsidRPr="00B8272A">
        <w:t xml:space="preserve">(4), 575-579. </w:t>
      </w:r>
    </w:p>
    <w:p w14:paraId="22991921" w14:textId="02CD8DDF" w:rsidR="00B8272A" w:rsidRPr="00B8272A" w:rsidRDefault="00B8272A" w:rsidP="00B8272A">
      <w:pPr>
        <w:pStyle w:val="EndNoteBibliography"/>
        <w:spacing w:after="0"/>
        <w:ind w:left="720" w:hanging="720"/>
      </w:pPr>
      <w:r w:rsidRPr="00B8272A">
        <w:t xml:space="preserve">Gruber, S., &amp; Plank, J. (2021). Challenges in Cementing Deep Offshore Wells. </w:t>
      </w:r>
      <w:r w:rsidRPr="00B8272A">
        <w:rPr>
          <w:i/>
        </w:rPr>
        <w:t>Vietnam Symposium on Advances in Offshore Engineering</w:t>
      </w:r>
      <w:r w:rsidRPr="00B8272A">
        <w:t>, 459-466. doi:</w:t>
      </w:r>
      <w:hyperlink r:id="rId358" w:history="1">
        <w:r w:rsidRPr="00B8272A">
          <w:rPr>
            <w:rStyle w:val="Hyperlink"/>
          </w:rPr>
          <w:t>https://doi.org/10.1007/978-981-16-7735-9_5</w:t>
        </w:r>
      </w:hyperlink>
    </w:p>
    <w:p w14:paraId="67A97929" w14:textId="77777777" w:rsidR="00B8272A" w:rsidRPr="00B8272A" w:rsidRDefault="00B8272A" w:rsidP="00B8272A">
      <w:pPr>
        <w:pStyle w:val="EndNoteBibliography"/>
        <w:spacing w:after="0"/>
        <w:ind w:left="720" w:hanging="720"/>
      </w:pPr>
      <w:r w:rsidRPr="00B8272A">
        <w:t xml:space="preserve">Hargis, C. W., Chen, I. A., Devenney, M., Fernandez, M. J., Gilliam, R. J., &amp; Thatcher, R. P. (2021). Calcium Carbonate Cement: A Carbon Capture, Utilization, and Storage (CCUS) Technique. </w:t>
      </w:r>
      <w:r w:rsidRPr="00B8272A">
        <w:rPr>
          <w:i/>
        </w:rPr>
        <w:t>Materials, 14</w:t>
      </w:r>
      <w:r w:rsidRPr="00B8272A">
        <w:t xml:space="preserve">(11), 2709. </w:t>
      </w:r>
    </w:p>
    <w:p w14:paraId="4C85BC43" w14:textId="77777777" w:rsidR="00B8272A" w:rsidRPr="00B8272A" w:rsidRDefault="00B8272A" w:rsidP="00B8272A">
      <w:pPr>
        <w:pStyle w:val="EndNoteBibliography"/>
        <w:spacing w:after="0"/>
        <w:ind w:left="720" w:hanging="720"/>
      </w:pPr>
      <w:r w:rsidRPr="00B8272A">
        <w:t xml:space="preserve">Katende, A., Lu, Y., Bunger, A., &amp; Radonjic, M. (2020). Experimental quantification of the effect of oil based drilling fluid contamination on properties of wellbore cement. </w:t>
      </w:r>
      <w:r w:rsidRPr="00B8272A">
        <w:rPr>
          <w:i/>
        </w:rPr>
        <w:t>Journal of Natural Gas Science and Engineering, 79</w:t>
      </w:r>
      <w:r w:rsidRPr="00B8272A">
        <w:t xml:space="preserve">, 103328. </w:t>
      </w:r>
    </w:p>
    <w:p w14:paraId="5FCC78BA" w14:textId="77777777" w:rsidR="00B8272A" w:rsidRPr="00B8272A" w:rsidRDefault="00B8272A" w:rsidP="00B8272A">
      <w:pPr>
        <w:pStyle w:val="EndNoteBibliography"/>
        <w:spacing w:after="0"/>
        <w:ind w:left="720" w:hanging="720"/>
      </w:pPr>
      <w:r w:rsidRPr="00B8272A">
        <w:t xml:space="preserve">Khalifeh, M., &amp; Saasen, A. (2020). </w:t>
      </w:r>
      <w:r w:rsidRPr="00B8272A">
        <w:rPr>
          <w:i/>
        </w:rPr>
        <w:t>Introduction to permanent plug and abandonment of wells</w:t>
      </w:r>
      <w:r w:rsidRPr="00B8272A">
        <w:t>: Springer Nature.</w:t>
      </w:r>
    </w:p>
    <w:p w14:paraId="38F2F5A5" w14:textId="77777777" w:rsidR="00B8272A" w:rsidRPr="00B8272A" w:rsidRDefault="00B8272A" w:rsidP="00B8272A">
      <w:pPr>
        <w:pStyle w:val="EndNoteBibliography"/>
        <w:spacing w:after="0"/>
        <w:ind w:left="720" w:hanging="720"/>
      </w:pPr>
      <w:r w:rsidRPr="00B8272A">
        <w:t xml:space="preserve">Khalili, N., Geiser, F., &amp; Blight, G. (2004). Effective stress in unsaturated soils: Review with new evidence. </w:t>
      </w:r>
      <w:r w:rsidRPr="00B8272A">
        <w:rPr>
          <w:i/>
        </w:rPr>
        <w:t>International journal of Geomechanics, 4</w:t>
      </w:r>
      <w:r w:rsidRPr="00B8272A">
        <w:t xml:space="preserve">(2), 115-126. </w:t>
      </w:r>
    </w:p>
    <w:p w14:paraId="3D08E378" w14:textId="77777777" w:rsidR="00B8272A" w:rsidRPr="00B8272A" w:rsidRDefault="00B8272A" w:rsidP="00B8272A">
      <w:pPr>
        <w:pStyle w:val="EndNoteBibliography"/>
        <w:spacing w:after="0"/>
        <w:ind w:left="720" w:hanging="720"/>
      </w:pPr>
      <w:r w:rsidRPr="00B8272A">
        <w:t xml:space="preserve">Kiran, R., Teodoriu, C., Dadmohammadi, Y., Nygaard, R., Wood, D., Mokhtari, M., &amp; Salehi, S. (2017). Identification and evaluation of well integrity and causes of failure of well integrity barriers (A review). </w:t>
      </w:r>
      <w:r w:rsidRPr="00B8272A">
        <w:rPr>
          <w:i/>
        </w:rPr>
        <w:t>Journal of Natural Gas Science and Engineering, 45</w:t>
      </w:r>
      <w:r w:rsidRPr="00B8272A">
        <w:t xml:space="preserve">, 511-526. </w:t>
      </w:r>
    </w:p>
    <w:p w14:paraId="624946F1" w14:textId="77777777" w:rsidR="00B8272A" w:rsidRPr="00B8272A" w:rsidRDefault="00B8272A" w:rsidP="00B8272A">
      <w:pPr>
        <w:pStyle w:val="EndNoteBibliography"/>
        <w:spacing w:after="0"/>
        <w:ind w:left="720" w:hanging="720"/>
      </w:pPr>
      <w:r w:rsidRPr="00B8272A">
        <w:t xml:space="preserve">Koťátková, J., Zatloukal, J., Reiterman, P., &amp; Kolář, K. (2017). Concrete and cement composites used for radioactive waste deposition. </w:t>
      </w:r>
      <w:r w:rsidRPr="00B8272A">
        <w:rPr>
          <w:i/>
        </w:rPr>
        <w:t>Journal of environmental radioactivity, 178</w:t>
      </w:r>
      <w:r w:rsidRPr="00B8272A">
        <w:t xml:space="preserve">, 147-155. </w:t>
      </w:r>
    </w:p>
    <w:p w14:paraId="1BA94227" w14:textId="77777777" w:rsidR="00B8272A" w:rsidRPr="00B8272A" w:rsidRDefault="00B8272A" w:rsidP="00B8272A">
      <w:pPr>
        <w:pStyle w:val="EndNoteBibliography"/>
        <w:spacing w:after="0"/>
        <w:ind w:left="720" w:hanging="720"/>
      </w:pPr>
      <w:r w:rsidRPr="00B8272A">
        <w:t xml:space="preserve">Krakowiak, K. J., Thomas, J. J., James, S., Abuhaikal, M., &amp; Ulm, F.-J. (2018). Development of silica-enriched cement-based materials with improved aging resistance for application in high-temperature environments. </w:t>
      </w:r>
      <w:r w:rsidRPr="00B8272A">
        <w:rPr>
          <w:i/>
        </w:rPr>
        <w:t>Cement and concrete research, 105</w:t>
      </w:r>
      <w:r w:rsidRPr="00B8272A">
        <w:t xml:space="preserve">, 91-110. </w:t>
      </w:r>
    </w:p>
    <w:p w14:paraId="693CFC20" w14:textId="77777777" w:rsidR="00B8272A" w:rsidRPr="00B8272A" w:rsidRDefault="00B8272A" w:rsidP="00B8272A">
      <w:pPr>
        <w:pStyle w:val="EndNoteBibliography"/>
        <w:spacing w:after="0"/>
        <w:ind w:left="720" w:hanging="720"/>
      </w:pPr>
      <w:r w:rsidRPr="00B8272A">
        <w:t xml:space="preserve">Kurashige, M. (1989). A thermoelastic theory of fluid-filled porous materials. </w:t>
      </w:r>
      <w:r w:rsidRPr="00B8272A">
        <w:rPr>
          <w:i/>
        </w:rPr>
        <w:t>International Journal of Solids and Structures, 25</w:t>
      </w:r>
      <w:r w:rsidRPr="00B8272A">
        <w:t xml:space="preserve">(9), 1039-1052. </w:t>
      </w:r>
    </w:p>
    <w:p w14:paraId="4EC557CB" w14:textId="77777777" w:rsidR="00B8272A" w:rsidRPr="00B8272A" w:rsidRDefault="00B8272A" w:rsidP="00B8272A">
      <w:pPr>
        <w:pStyle w:val="EndNoteBibliography"/>
        <w:spacing w:after="0"/>
        <w:ind w:left="720" w:hanging="720"/>
      </w:pPr>
      <w:r w:rsidRPr="00B8272A">
        <w:t xml:space="preserve">Massion, C., Radonjic, M., Lu, Y., Bunger, A., &amp; Crandall, D. (2021). </w:t>
      </w:r>
      <w:r w:rsidRPr="00B8272A">
        <w:rPr>
          <w:i/>
        </w:rPr>
        <w:t>Impact of Graphene and the Testing Conditions on the Wellbore Cement Mechanical and Microstructural Properties.</w:t>
      </w:r>
      <w:r w:rsidRPr="00B8272A">
        <w:t xml:space="preserve"> Paper presented at the 55th US Rock Mechanics/Geomechanics Symposium, Paper number: ARMA 21–2089  20-23, June, 2021, Houston, Texas.</w:t>
      </w:r>
    </w:p>
    <w:p w14:paraId="7858E2F2" w14:textId="77777777" w:rsidR="00B8272A" w:rsidRPr="00B8272A" w:rsidRDefault="00B8272A" w:rsidP="00B8272A">
      <w:pPr>
        <w:pStyle w:val="EndNoteBibliography"/>
        <w:spacing w:after="0"/>
        <w:ind w:left="720" w:hanging="720"/>
      </w:pPr>
      <w:r w:rsidRPr="00B8272A">
        <w:t xml:space="preserve">Massion, C., Vissa, V. S., Lu, Y., Crandall, D., Bunger, A., &amp; Radonjic, M. (2022). Geomimicry-Inspired Micro-Nano Concrete as Subsurface Hydraulic Barrier Materials: Learning from Shale Rocks as Best Geological Seals. In </w:t>
      </w:r>
      <w:r w:rsidRPr="00B8272A">
        <w:rPr>
          <w:i/>
        </w:rPr>
        <w:t>REWAS 2022: Energy Technologies and CO2 Management (Volume II)</w:t>
      </w:r>
      <w:r w:rsidRPr="00B8272A">
        <w:t xml:space="preserve"> (pp. 129-138): Springer.</w:t>
      </w:r>
    </w:p>
    <w:p w14:paraId="2B2FDEBC" w14:textId="77777777" w:rsidR="00B8272A" w:rsidRPr="00B8272A" w:rsidRDefault="00B8272A" w:rsidP="00B8272A">
      <w:pPr>
        <w:pStyle w:val="EndNoteBibliography"/>
        <w:spacing w:after="0"/>
        <w:ind w:left="720" w:hanging="720"/>
      </w:pPr>
      <w:r w:rsidRPr="00B8272A">
        <w:t xml:space="preserve">Meng, M., Frash, L. P., Carey, J. W., Li, W., Welch, N. J., &amp; Zhang, W. (2021). Cement stress and microstructure evolution during curing in semi-rigid high-pressure environments. </w:t>
      </w:r>
      <w:r w:rsidRPr="00B8272A">
        <w:rPr>
          <w:i/>
        </w:rPr>
        <w:t>Cement and concrete research, 149</w:t>
      </w:r>
      <w:r w:rsidRPr="00B8272A">
        <w:t xml:space="preserve">, 106555. </w:t>
      </w:r>
    </w:p>
    <w:p w14:paraId="3696767F" w14:textId="77777777" w:rsidR="00B8272A" w:rsidRPr="00B8272A" w:rsidRDefault="00B8272A" w:rsidP="00B8272A">
      <w:pPr>
        <w:pStyle w:val="EndNoteBibliography"/>
        <w:spacing w:after="0"/>
        <w:ind w:left="720" w:hanging="720"/>
      </w:pPr>
      <w:r w:rsidRPr="00B8272A">
        <w:t xml:space="preserve">Olson, J., Eustes, A., Fleckenstein, W., Eker, E., Baker, R., &amp; Augustine, C. (2015). Completion Design Considerations for a Horizontal Enhanced Geothermal System. </w:t>
      </w:r>
      <w:r w:rsidRPr="00B8272A">
        <w:rPr>
          <w:i/>
        </w:rPr>
        <w:t>GRC Transactions, 39</w:t>
      </w:r>
      <w:r w:rsidRPr="00B8272A">
        <w:t xml:space="preserve">, 335-344. </w:t>
      </w:r>
    </w:p>
    <w:p w14:paraId="52F3DECB" w14:textId="77777777" w:rsidR="00B8272A" w:rsidRPr="00B8272A" w:rsidRDefault="00B8272A" w:rsidP="00B8272A">
      <w:pPr>
        <w:pStyle w:val="EndNoteBibliography"/>
        <w:spacing w:after="0"/>
        <w:ind w:left="720" w:hanging="720"/>
      </w:pPr>
      <w:r w:rsidRPr="00B8272A">
        <w:lastRenderedPageBreak/>
        <w:t xml:space="preserve">Picandet, V., Rangeard, D., Perrot, A., &amp; Lecompte, T. (2011). Permeability measurement of fresh cement paste. </w:t>
      </w:r>
      <w:r w:rsidRPr="00B8272A">
        <w:rPr>
          <w:i/>
        </w:rPr>
        <w:t>Cement and concrete research, 41</w:t>
      </w:r>
      <w:r w:rsidRPr="00B8272A">
        <w:t xml:space="preserve">(3), 330-338. </w:t>
      </w:r>
    </w:p>
    <w:p w14:paraId="32D21E2D" w14:textId="77777777" w:rsidR="00B8272A" w:rsidRPr="00B8272A" w:rsidRDefault="00B8272A" w:rsidP="00B8272A">
      <w:pPr>
        <w:pStyle w:val="EndNoteBibliography"/>
        <w:spacing w:after="0"/>
        <w:ind w:left="720" w:hanging="720"/>
      </w:pPr>
      <w:r w:rsidRPr="00B8272A">
        <w:t xml:space="preserve">Qin, J., Pang, X., Cheng, G., Bu, Y., &amp; Liu, H. (2021). Influences of different admixtures on the properties of oil well cement systems at HPHT conditions. </w:t>
      </w:r>
      <w:r w:rsidRPr="00B8272A">
        <w:rPr>
          <w:i/>
        </w:rPr>
        <w:t>Cement and Concrete Composites, 123</w:t>
      </w:r>
      <w:r w:rsidRPr="00B8272A">
        <w:t xml:space="preserve">, 104202. </w:t>
      </w:r>
    </w:p>
    <w:p w14:paraId="2C1EBCCF" w14:textId="77777777" w:rsidR="00B8272A" w:rsidRPr="00B8272A" w:rsidRDefault="00B8272A" w:rsidP="00B8272A">
      <w:pPr>
        <w:pStyle w:val="EndNoteBibliography"/>
        <w:spacing w:after="0"/>
        <w:ind w:left="720" w:hanging="720"/>
      </w:pPr>
      <w:r w:rsidRPr="00B8272A">
        <w:t xml:space="preserve">Roshan, H., Andersen, M., &amp; Acworth, R. (2015). Effect of solid–fluid thermal expansion on thermo-osmotic tests: an experimental and analytical study. </w:t>
      </w:r>
      <w:r w:rsidRPr="00B8272A">
        <w:rPr>
          <w:i/>
        </w:rPr>
        <w:t>Journal of Petroleum Science and Engineering, 126</w:t>
      </w:r>
      <w:r w:rsidRPr="00B8272A">
        <w:t xml:space="preserve">, 222-230. </w:t>
      </w:r>
    </w:p>
    <w:p w14:paraId="0B0AC1ED" w14:textId="77777777" w:rsidR="00B8272A" w:rsidRPr="00B8272A" w:rsidRDefault="00B8272A" w:rsidP="00B8272A">
      <w:pPr>
        <w:pStyle w:val="EndNoteBibliography"/>
        <w:spacing w:after="0"/>
        <w:ind w:left="720" w:hanging="720"/>
      </w:pPr>
      <w:r w:rsidRPr="00B8272A">
        <w:t xml:space="preserve">Samarakoon, M., Ranjith, P., &amp; Wanniarachchi, W. (2022). Properties of well cement following carbonated brine exposure under HTHP conditions: A comparative study of alkali-activated and class G cements. </w:t>
      </w:r>
      <w:r w:rsidRPr="00B8272A">
        <w:rPr>
          <w:i/>
        </w:rPr>
        <w:t>Cement and Concrete Composites, 126</w:t>
      </w:r>
      <w:r w:rsidRPr="00B8272A">
        <w:t xml:space="preserve">, 104342. </w:t>
      </w:r>
    </w:p>
    <w:p w14:paraId="6A3A1741" w14:textId="77777777" w:rsidR="00B8272A" w:rsidRPr="00B8272A" w:rsidRDefault="00B8272A" w:rsidP="00B8272A">
      <w:pPr>
        <w:pStyle w:val="EndNoteBibliography"/>
        <w:spacing w:after="0"/>
        <w:ind w:left="720" w:hanging="720"/>
      </w:pPr>
      <w:r w:rsidRPr="00B8272A">
        <w:t xml:space="preserve">Sarout, J., &amp; Detournay, E. (2011). Chemoporoelastic analysis and experimental validation of the pore pressure transmission test for reactive shales. </w:t>
      </w:r>
      <w:r w:rsidRPr="00B8272A">
        <w:rPr>
          <w:i/>
        </w:rPr>
        <w:t>International Journal of Rock Mechanics and Mining Sciences, 48</w:t>
      </w:r>
      <w:r w:rsidRPr="00B8272A">
        <w:t xml:space="preserve">(5), 759-772. </w:t>
      </w:r>
    </w:p>
    <w:p w14:paraId="56440CC1" w14:textId="77777777" w:rsidR="00B8272A" w:rsidRPr="00B8272A" w:rsidRDefault="00B8272A" w:rsidP="00B8272A">
      <w:pPr>
        <w:pStyle w:val="EndNoteBibliography"/>
        <w:spacing w:after="0"/>
        <w:ind w:left="720" w:hanging="720"/>
      </w:pPr>
      <w:r w:rsidRPr="00B8272A">
        <w:t xml:space="preserve">Scholz, M., &amp; Grabowiecki, P. (2007). Review of permeable pavement systems. </w:t>
      </w:r>
      <w:r w:rsidRPr="00B8272A">
        <w:rPr>
          <w:i/>
        </w:rPr>
        <w:t>Building and environment, 42</w:t>
      </w:r>
      <w:r w:rsidRPr="00B8272A">
        <w:t xml:space="preserve">(11), 3830-3836. </w:t>
      </w:r>
    </w:p>
    <w:p w14:paraId="1935DBB2" w14:textId="77777777" w:rsidR="00B8272A" w:rsidRPr="00B8272A" w:rsidRDefault="00B8272A" w:rsidP="00B8272A">
      <w:pPr>
        <w:pStyle w:val="EndNoteBibliography"/>
        <w:spacing w:after="0"/>
        <w:ind w:left="720" w:hanging="720"/>
      </w:pPr>
      <w:r w:rsidRPr="00B8272A">
        <w:t xml:space="preserve">Shapiro, A. (2003). Monte Carlo sampling methods. </w:t>
      </w:r>
      <w:r w:rsidRPr="00B8272A">
        <w:rPr>
          <w:i/>
        </w:rPr>
        <w:t>Handbooks in operations research and management science, 10</w:t>
      </w:r>
      <w:r w:rsidRPr="00B8272A">
        <w:t xml:space="preserve">, 353-425. </w:t>
      </w:r>
    </w:p>
    <w:p w14:paraId="6BFAC13B" w14:textId="77777777" w:rsidR="00B8272A" w:rsidRPr="00B8272A" w:rsidRDefault="00B8272A" w:rsidP="00B8272A">
      <w:pPr>
        <w:pStyle w:val="EndNoteBibliography"/>
        <w:spacing w:after="0"/>
        <w:ind w:left="720" w:hanging="720"/>
      </w:pPr>
      <w:r w:rsidRPr="00B8272A">
        <w:t xml:space="preserve">Skempton, A. (1984). Effective stress in soils, concrete and rocks. </w:t>
      </w:r>
      <w:r w:rsidRPr="00B8272A">
        <w:rPr>
          <w:i/>
        </w:rPr>
        <w:t>Selected papers on soil mechanics, 1032</w:t>
      </w:r>
      <w:r w:rsidRPr="00B8272A">
        <w:t xml:space="preserve">(3), 4-16. </w:t>
      </w:r>
    </w:p>
    <w:p w14:paraId="150F9D8D" w14:textId="77777777" w:rsidR="00B8272A" w:rsidRPr="00B8272A" w:rsidRDefault="00B8272A" w:rsidP="00B8272A">
      <w:pPr>
        <w:pStyle w:val="EndNoteBibliography"/>
        <w:spacing w:after="0"/>
        <w:ind w:left="720" w:hanging="720"/>
      </w:pPr>
      <w:r w:rsidRPr="00B8272A">
        <w:t xml:space="preserve">Smith, D. W., &amp; Booker, J. R. (1993). Green's functions for a fully coupled thermoporoelastic material. </w:t>
      </w:r>
      <w:r w:rsidRPr="00B8272A">
        <w:rPr>
          <w:i/>
        </w:rPr>
        <w:t>International Journal for Numerical and Analytical Methods in Geomechanics, 17</w:t>
      </w:r>
      <w:r w:rsidRPr="00B8272A">
        <w:t xml:space="preserve">(3), 139-163. </w:t>
      </w:r>
    </w:p>
    <w:p w14:paraId="1778C689" w14:textId="77777777" w:rsidR="00B8272A" w:rsidRPr="00B8272A" w:rsidRDefault="00B8272A" w:rsidP="00B8272A">
      <w:pPr>
        <w:pStyle w:val="EndNoteBibliography"/>
        <w:spacing w:after="0"/>
        <w:ind w:left="720" w:hanging="720"/>
      </w:pPr>
      <w:r w:rsidRPr="00B8272A">
        <w:t xml:space="preserve">Snee, J.-E. L., &amp; Zoback, M. D. (2018). State of stress in the Permian Basin, Texas and New Mexico: Implications for induced seismicity. </w:t>
      </w:r>
      <w:r w:rsidRPr="00B8272A">
        <w:rPr>
          <w:i/>
        </w:rPr>
        <w:t>The Leading Edge, 37</w:t>
      </w:r>
      <w:r w:rsidRPr="00B8272A">
        <w:t xml:space="preserve">(2), 127-134. </w:t>
      </w:r>
    </w:p>
    <w:p w14:paraId="2BED92DA" w14:textId="77777777" w:rsidR="00B8272A" w:rsidRPr="00B8272A" w:rsidRDefault="00B8272A" w:rsidP="00B8272A">
      <w:pPr>
        <w:pStyle w:val="EndNoteBibliography"/>
        <w:spacing w:after="0"/>
        <w:ind w:left="720" w:hanging="720"/>
      </w:pPr>
      <w:r w:rsidRPr="00B8272A">
        <w:t xml:space="preserve">Song, Z., Liang, F., Lin, C., &amp; Xiang, Y. (2019). Interaction of pore pressures in double-porosity medium: Fluid injection in borehole. </w:t>
      </w:r>
      <w:r w:rsidRPr="00B8272A">
        <w:rPr>
          <w:i/>
        </w:rPr>
        <w:t>Computers and Geotechnics, 107</w:t>
      </w:r>
      <w:r w:rsidRPr="00B8272A">
        <w:t xml:space="preserve">, 142-149. </w:t>
      </w:r>
    </w:p>
    <w:p w14:paraId="09D59E68" w14:textId="77777777" w:rsidR="00B8272A" w:rsidRPr="00B8272A" w:rsidRDefault="00B8272A" w:rsidP="00B8272A">
      <w:pPr>
        <w:pStyle w:val="EndNoteBibliography"/>
        <w:spacing w:after="0"/>
        <w:ind w:left="720" w:hanging="720"/>
      </w:pPr>
      <w:r w:rsidRPr="00B8272A">
        <w:t xml:space="preserve">Stehfest, H. (1970). Algorithm 368: Numerical inversion of Laplace transforms [D5]. </w:t>
      </w:r>
      <w:r w:rsidRPr="00B8272A">
        <w:rPr>
          <w:i/>
        </w:rPr>
        <w:t>Communications of the ACM, 13</w:t>
      </w:r>
      <w:r w:rsidRPr="00B8272A">
        <w:t xml:space="preserve">(1), 47-49. </w:t>
      </w:r>
    </w:p>
    <w:p w14:paraId="7D198A6D" w14:textId="77777777" w:rsidR="00B8272A" w:rsidRPr="00B8272A" w:rsidRDefault="00B8272A" w:rsidP="00B8272A">
      <w:pPr>
        <w:pStyle w:val="EndNoteBibliography"/>
        <w:spacing w:after="0"/>
        <w:ind w:left="720" w:hanging="720"/>
      </w:pPr>
      <w:r w:rsidRPr="00B8272A">
        <w:t xml:space="preserve">Tao, Q., &amp; Ghassemi, A. (2010). Poro-thermoelastic borehole stress analysis for determination of the in situ stress and rock strength. </w:t>
      </w:r>
      <w:r w:rsidRPr="00B8272A">
        <w:rPr>
          <w:i/>
        </w:rPr>
        <w:t>Geothermics, 39</w:t>
      </w:r>
      <w:r w:rsidRPr="00B8272A">
        <w:t xml:space="preserve">(3), 250-259. </w:t>
      </w:r>
    </w:p>
    <w:p w14:paraId="53770451" w14:textId="77777777" w:rsidR="00B8272A" w:rsidRPr="00B8272A" w:rsidRDefault="00B8272A" w:rsidP="00B8272A">
      <w:pPr>
        <w:pStyle w:val="EndNoteBibliography"/>
        <w:spacing w:after="0"/>
        <w:ind w:left="720" w:hanging="720"/>
      </w:pPr>
      <w:r w:rsidRPr="00B8272A">
        <w:t xml:space="preserve">Trémosa, J., Gonçalvès, J., Matray, J., &amp; Violette, S. (2010). Estimating thermo-osmotic coefficients in clay-rocks: II. In situ experimental approach. </w:t>
      </w:r>
      <w:r w:rsidRPr="00B8272A">
        <w:rPr>
          <w:i/>
        </w:rPr>
        <w:t>Journal of colloid and interface science, 342</w:t>
      </w:r>
      <w:r w:rsidRPr="00B8272A">
        <w:t xml:space="preserve">(1), 175-184. </w:t>
      </w:r>
    </w:p>
    <w:p w14:paraId="0A4A58F3" w14:textId="77777777" w:rsidR="00B8272A" w:rsidRPr="00B8272A" w:rsidRDefault="00B8272A" w:rsidP="00B8272A">
      <w:pPr>
        <w:pStyle w:val="EndNoteBibliography"/>
        <w:spacing w:after="0"/>
        <w:ind w:left="720" w:hanging="720"/>
      </w:pPr>
      <w:r w:rsidRPr="00B8272A">
        <w:t xml:space="preserve">Valov, A., Golovin, S., Shcherbakov, V., &amp; Kuznetsov, D. (2022). Thermoporoelastic model for the cement sheath failure in a cased and cemented wellbore. </w:t>
      </w:r>
      <w:r w:rsidRPr="00B8272A">
        <w:rPr>
          <w:i/>
        </w:rPr>
        <w:t>Journal of Petroleum Science and Engineering, 210</w:t>
      </w:r>
      <w:r w:rsidRPr="00B8272A">
        <w:t xml:space="preserve">, 109916. </w:t>
      </w:r>
    </w:p>
    <w:p w14:paraId="71C1E1E8" w14:textId="77777777" w:rsidR="00B8272A" w:rsidRPr="00B8272A" w:rsidRDefault="00B8272A" w:rsidP="00B8272A">
      <w:pPr>
        <w:pStyle w:val="EndNoteBibliography"/>
        <w:spacing w:after="0"/>
        <w:ind w:left="720" w:hanging="720"/>
      </w:pPr>
      <w:r w:rsidRPr="00B8272A">
        <w:t xml:space="preserve">Vrålstad, T., Saasen, A., Fjær, E., Øia, T., Ytrehus, J. D., &amp; Khalifeh, M. (2019). Plug &amp; abandonment of offshore wells: Ensuring long-term well integrity and cost-efficiency. </w:t>
      </w:r>
      <w:r w:rsidRPr="00B8272A">
        <w:rPr>
          <w:i/>
        </w:rPr>
        <w:t>Journal of Petroleum Science and Engineering, 173</w:t>
      </w:r>
      <w:r w:rsidRPr="00B8272A">
        <w:t xml:space="preserve">, 478-491. </w:t>
      </w:r>
    </w:p>
    <w:p w14:paraId="69D677AC" w14:textId="77777777" w:rsidR="00B8272A" w:rsidRPr="00B8272A" w:rsidRDefault="00B8272A" w:rsidP="00B8272A">
      <w:pPr>
        <w:pStyle w:val="EndNoteBibliography"/>
        <w:spacing w:after="0"/>
        <w:ind w:left="720" w:hanging="720"/>
      </w:pPr>
      <w:r w:rsidRPr="00B8272A">
        <w:t xml:space="preserve">Wang, H. F. (2017). </w:t>
      </w:r>
      <w:r w:rsidRPr="00B8272A">
        <w:rPr>
          <w:i/>
        </w:rPr>
        <w:t>Theory of linear poroelasticity with applications to geomechanics and hydrogeology</w:t>
      </w:r>
      <w:r w:rsidRPr="00B8272A">
        <w:t>: Princeton University Press.</w:t>
      </w:r>
    </w:p>
    <w:p w14:paraId="17129147" w14:textId="77777777" w:rsidR="00B8272A" w:rsidRPr="00B8272A" w:rsidRDefault="00B8272A" w:rsidP="00B8272A">
      <w:pPr>
        <w:pStyle w:val="EndNoteBibliography"/>
        <w:spacing w:after="0"/>
        <w:ind w:left="720" w:hanging="720"/>
      </w:pPr>
      <w:r w:rsidRPr="00B8272A">
        <w:t xml:space="preserve">Wang, Y., &amp; Dusseault, M. B. (2003). A coupled conductive–convective thermo-poroelastic solution and implications for wellbore stability. </w:t>
      </w:r>
      <w:r w:rsidRPr="00B8272A">
        <w:rPr>
          <w:i/>
        </w:rPr>
        <w:t>Journal of Petroleum Science and Engineering, 38</w:t>
      </w:r>
      <w:r w:rsidRPr="00B8272A">
        <w:t xml:space="preserve">(3-4), 187-198. </w:t>
      </w:r>
    </w:p>
    <w:p w14:paraId="69FD29AB" w14:textId="77A434DD" w:rsidR="00B8272A" w:rsidRPr="00B8272A" w:rsidRDefault="00B8272A" w:rsidP="00B8272A">
      <w:pPr>
        <w:pStyle w:val="EndNoteBibliography"/>
        <w:spacing w:after="0"/>
        <w:ind w:left="720" w:hanging="720"/>
      </w:pPr>
      <w:r w:rsidRPr="00B8272A">
        <w:t xml:space="preserve">Weisstein, E. W. (2002). Eigen decomposition. </w:t>
      </w:r>
      <w:hyperlink r:id="rId359" w:history="1">
        <w:r w:rsidRPr="00B8272A">
          <w:rPr>
            <w:rStyle w:val="Hyperlink"/>
            <w:i/>
          </w:rPr>
          <w:t>https://mathworld</w:t>
        </w:r>
      </w:hyperlink>
      <w:r w:rsidRPr="00B8272A">
        <w:rPr>
          <w:i/>
        </w:rPr>
        <w:t>. wolfram. com/</w:t>
      </w:r>
      <w:r w:rsidRPr="00B8272A">
        <w:t xml:space="preserve">. </w:t>
      </w:r>
    </w:p>
    <w:p w14:paraId="1B776D22" w14:textId="77777777" w:rsidR="00B8272A" w:rsidRPr="00B8272A" w:rsidRDefault="00B8272A" w:rsidP="00B8272A">
      <w:pPr>
        <w:pStyle w:val="EndNoteBibliography"/>
        <w:spacing w:after="0"/>
        <w:ind w:left="720" w:hanging="720"/>
      </w:pPr>
      <w:r w:rsidRPr="00B8272A">
        <w:t xml:space="preserve">Xu, S., &amp; Zoback, M. D. (2015). </w:t>
      </w:r>
      <w:r w:rsidRPr="00B8272A">
        <w:rPr>
          <w:i/>
        </w:rPr>
        <w:t>Analysis of stress variations with depth in the Permian Basin Spraberry/Dean/Wolfcamp Shale.</w:t>
      </w:r>
      <w:r w:rsidRPr="00B8272A">
        <w:t xml:space="preserve"> Paper presented at the 49th US Rock Mechanics/Geomechanics Symposium, Paper number: ARMA-2015-189, June 28, 2015, San Francisco, California.</w:t>
      </w:r>
    </w:p>
    <w:p w14:paraId="3A2E45C2" w14:textId="77777777" w:rsidR="00B8272A" w:rsidRPr="00B8272A" w:rsidRDefault="00B8272A" w:rsidP="00B8272A">
      <w:pPr>
        <w:pStyle w:val="EndNoteBibliography"/>
        <w:spacing w:after="0"/>
        <w:ind w:left="720" w:hanging="720"/>
      </w:pPr>
      <w:r w:rsidRPr="00B8272A">
        <w:lastRenderedPageBreak/>
        <w:t xml:space="preserve">Zhou, X., &amp; Ghassemi, A. (2009). Finite element analysis of coupled chemo-poro-thermo-mechanical effects around a wellbore in swelling shale. </w:t>
      </w:r>
      <w:r w:rsidRPr="00B8272A">
        <w:rPr>
          <w:i/>
        </w:rPr>
        <w:t>International Journal of Rock Mechanics and Mining Sciences, 46</w:t>
      </w:r>
      <w:r w:rsidRPr="00B8272A">
        <w:t xml:space="preserve">(4), 769-778. </w:t>
      </w:r>
    </w:p>
    <w:p w14:paraId="5457C586" w14:textId="77777777" w:rsidR="00B8272A" w:rsidRPr="00B8272A" w:rsidRDefault="00B8272A" w:rsidP="00B8272A">
      <w:pPr>
        <w:pStyle w:val="EndNoteBibliography"/>
        <w:ind w:left="720" w:hanging="720"/>
      </w:pPr>
      <w:r w:rsidRPr="00B8272A">
        <w:t xml:space="preserve">Zoback, M., Barton, C., Brudy, M., Castillo, D., Finkbeiner, T., Grollimund, B., . . . Wiprut, D. (2003). Determination of stress orientation and magnitude in deep wells. </w:t>
      </w:r>
      <w:r w:rsidRPr="00B8272A">
        <w:rPr>
          <w:i/>
        </w:rPr>
        <w:t>International Journal of Rock Mechanics and Mining Sciences, 40</w:t>
      </w:r>
      <w:r w:rsidRPr="00B8272A">
        <w:t xml:space="preserve">(7-8), 1049-1076. </w:t>
      </w:r>
    </w:p>
    <w:p w14:paraId="79BC190C" w14:textId="017082D5"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8A73BC" w:rsidRDefault="008A73BC">
      <w:pPr>
        <w:pStyle w:val="CommentText"/>
      </w:pPr>
      <w:r>
        <w:rPr>
          <w:rStyle w:val="CommentReference"/>
        </w:rPr>
        <w:annotationRef/>
      </w:r>
      <w:r>
        <w:t xml:space="preserve">Maybe can have a better abbreviations? It sounds not catchy. </w:t>
      </w:r>
    </w:p>
  </w:comment>
  <w:comment w:id="7" w:author="Green, Aubrey" w:date="2022-08-18T08:42:00Z" w:initials="GA">
    <w:p w14:paraId="3F8A4649" w14:textId="587D8531" w:rsidR="008A73BC" w:rsidRDefault="008A73BC">
      <w:pPr>
        <w:pStyle w:val="CommentText"/>
      </w:pPr>
      <w:r>
        <w:rPr>
          <w:rStyle w:val="CommentReference"/>
        </w:rPr>
        <w:annotationRef/>
      </w:r>
      <w:r>
        <w:t>Maybe change to “can be found”</w:t>
      </w:r>
    </w:p>
  </w:comment>
  <w:comment w:id="43" w:author="Green, Aubrey" w:date="2022-08-18T12:56:00Z" w:initials="GA">
    <w:p w14:paraId="69A7DAD6" w14:textId="2C53B000" w:rsidR="008A73BC" w:rsidRDefault="008A73BC">
      <w:pPr>
        <w:pStyle w:val="CommentText"/>
      </w:pPr>
      <w:r>
        <w:rPr>
          <w:rStyle w:val="CommentReference"/>
        </w:rPr>
        <w:annotationRef/>
      </w:r>
      <w:r>
        <w:t>Maybe put this earlier in the paragraph or directly after the equations</w:t>
      </w:r>
    </w:p>
  </w:comment>
  <w:comment w:id="62" w:author="Green, Aubrey" w:date="2022-08-17T09:50:00Z" w:initials="GA">
    <w:p w14:paraId="5BC3C828" w14:textId="14CA6CD9" w:rsidR="008A73BC" w:rsidRDefault="008A73BC">
      <w:pPr>
        <w:pStyle w:val="CommentText"/>
      </w:pPr>
      <w:r>
        <w:rPr>
          <w:rStyle w:val="CommentReference"/>
        </w:rPr>
        <w:annotationRef/>
      </w:r>
      <w:r>
        <w:t>“to enter or leave” ?</w:t>
      </w:r>
    </w:p>
  </w:comment>
  <w:comment w:id="77" w:author="Green, Aubrey" w:date="2022-08-18T13:53:00Z" w:initials="GA">
    <w:p w14:paraId="6214FF28" w14:textId="41412DAB" w:rsidR="008A73BC" w:rsidRDefault="008A73BC">
      <w:pPr>
        <w:pStyle w:val="CommentText"/>
      </w:pPr>
      <w:r>
        <w:rPr>
          <w:rStyle w:val="CommentReference"/>
        </w:rPr>
        <w:annotationRef/>
      </w:r>
      <w:r>
        <w:t>Poroelasticity model?</w:t>
      </w:r>
    </w:p>
  </w:comment>
  <w:comment w:id="96" w:author="Green, Aubrey" w:date="2022-08-17T11:08:00Z" w:initials="GA">
    <w:p w14:paraId="1A6B204F" w14:textId="5CB4DD99" w:rsidR="008A73BC" w:rsidRDefault="008A73BC">
      <w:pPr>
        <w:pStyle w:val="CommentText"/>
      </w:pPr>
      <w:r>
        <w:rPr>
          <w:rStyle w:val="CommentReference"/>
        </w:rPr>
        <w:annotationRef/>
      </w:r>
      <w:r>
        <w:t>Should you explain why it’s not 0 here?</w:t>
      </w:r>
    </w:p>
  </w:comment>
  <w:comment w:id="157" w:author="Green, Aubrey" w:date="2022-08-17T13:51:00Z" w:initials="GA">
    <w:p w14:paraId="2C072670" w14:textId="5C6CDC69" w:rsidR="008A73BC" w:rsidRDefault="008A73BC">
      <w:pPr>
        <w:pStyle w:val="CommentText"/>
      </w:pPr>
      <w:r>
        <w:rPr>
          <w:rStyle w:val="CommentReference"/>
        </w:rPr>
        <w:annotationRef/>
      </w:r>
      <w:r>
        <w:t>I feel like you should use a different word here but I don’t know what yet</w:t>
      </w:r>
    </w:p>
  </w:comment>
  <w:comment w:id="160" w:author="Green, Aubrey" w:date="2022-08-17T14:04:00Z" w:initials="GA">
    <w:p w14:paraId="4BDE15A7" w14:textId="5DCAF065" w:rsidR="008A73BC" w:rsidRDefault="008A73BC">
      <w:pPr>
        <w:pStyle w:val="CommentText"/>
      </w:pPr>
      <w:r>
        <w:rPr>
          <w:rStyle w:val="CommentReference"/>
        </w:rPr>
        <w:annotationRef/>
      </w:r>
      <w:r>
        <w:t>Fully or full?</w:t>
      </w:r>
    </w:p>
  </w:comment>
  <w:comment w:id="190" w:author="Green, Aubrey" w:date="2022-08-17T15:03:00Z" w:initials="GA">
    <w:p w14:paraId="7466043A" w14:textId="0DE7A2F2" w:rsidR="008A73BC" w:rsidRDefault="008A73BC">
      <w:pPr>
        <w:pStyle w:val="CommentText"/>
      </w:pPr>
      <w:r>
        <w:rPr>
          <w:rStyle w:val="CommentReference"/>
        </w:rPr>
        <w:annotationRef/>
      </w:r>
      <w:r>
        <w:t>May want to use a different word here but I don’t know what yet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Ex w15:paraId="3F8A4649" w15:done="0"/>
  <w15:commentEx w15:paraId="69A7DAD6" w15:done="0"/>
  <w15:commentEx w15:paraId="5BC3C828" w15:done="0"/>
  <w15:commentEx w15:paraId="6214FF28" w15:done="0"/>
  <w15:commentEx w15:paraId="1A6B204F" w15:done="0"/>
  <w15:commentEx w15:paraId="2C072670" w15:done="0"/>
  <w15:commentEx w15:paraId="4BDE15A7" w15:done="0"/>
  <w15:commentEx w15:paraId="746604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16813" w14:textId="77777777" w:rsidR="00C20EB5" w:rsidRDefault="00C20EB5" w:rsidP="00C14B17">
      <w:pPr>
        <w:spacing w:after="0" w:line="240" w:lineRule="auto"/>
      </w:pPr>
      <w:r>
        <w:separator/>
      </w:r>
    </w:p>
  </w:endnote>
  <w:endnote w:type="continuationSeparator" w:id="0">
    <w:p w14:paraId="79B7A31B" w14:textId="77777777" w:rsidR="00C20EB5" w:rsidRDefault="00C20EB5"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BB844" w14:textId="77777777" w:rsidR="00C20EB5" w:rsidRDefault="00C20EB5" w:rsidP="00C14B17">
      <w:pPr>
        <w:spacing w:after="0" w:line="240" w:lineRule="auto"/>
      </w:pPr>
      <w:r>
        <w:separator/>
      </w:r>
    </w:p>
  </w:footnote>
  <w:footnote w:type="continuationSeparator" w:id="0">
    <w:p w14:paraId="5A6E3C9A" w14:textId="77777777" w:rsidR="00C20EB5" w:rsidRDefault="00C20EB5"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Green, Aubrey">
    <w15:presenceInfo w15:providerId="AD" w15:userId="S-1-5-21-2649704983-357081241-1902881243-8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qgFAMbOf+g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0A1D"/>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C1CC2"/>
    <w:rsid w:val="000D5D5E"/>
    <w:rsid w:val="000D7799"/>
    <w:rsid w:val="000E41C7"/>
    <w:rsid w:val="000E42FB"/>
    <w:rsid w:val="000E4DB8"/>
    <w:rsid w:val="000E67A2"/>
    <w:rsid w:val="000E70D7"/>
    <w:rsid w:val="000F0502"/>
    <w:rsid w:val="000F3DC6"/>
    <w:rsid w:val="000F4B0C"/>
    <w:rsid w:val="001015F2"/>
    <w:rsid w:val="00103C90"/>
    <w:rsid w:val="00106112"/>
    <w:rsid w:val="0011331F"/>
    <w:rsid w:val="001153BA"/>
    <w:rsid w:val="00116A03"/>
    <w:rsid w:val="00122068"/>
    <w:rsid w:val="00124870"/>
    <w:rsid w:val="00130335"/>
    <w:rsid w:val="00137205"/>
    <w:rsid w:val="00137220"/>
    <w:rsid w:val="0013783D"/>
    <w:rsid w:val="0013791D"/>
    <w:rsid w:val="001403EB"/>
    <w:rsid w:val="001405D8"/>
    <w:rsid w:val="0014262A"/>
    <w:rsid w:val="0014688A"/>
    <w:rsid w:val="00147199"/>
    <w:rsid w:val="00152817"/>
    <w:rsid w:val="0015351E"/>
    <w:rsid w:val="00155D80"/>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73C"/>
    <w:rsid w:val="001C7A3B"/>
    <w:rsid w:val="001D3178"/>
    <w:rsid w:val="001D678D"/>
    <w:rsid w:val="001D6F2F"/>
    <w:rsid w:val="001D703F"/>
    <w:rsid w:val="001E1407"/>
    <w:rsid w:val="001E4593"/>
    <w:rsid w:val="001F26AD"/>
    <w:rsid w:val="001F2942"/>
    <w:rsid w:val="001F3EBE"/>
    <w:rsid w:val="001F6E5E"/>
    <w:rsid w:val="002041EA"/>
    <w:rsid w:val="002130D7"/>
    <w:rsid w:val="00213C38"/>
    <w:rsid w:val="00215498"/>
    <w:rsid w:val="0022153A"/>
    <w:rsid w:val="002221C8"/>
    <w:rsid w:val="0022328D"/>
    <w:rsid w:val="00223413"/>
    <w:rsid w:val="00230522"/>
    <w:rsid w:val="00232CB2"/>
    <w:rsid w:val="00233EBE"/>
    <w:rsid w:val="00240239"/>
    <w:rsid w:val="00241C59"/>
    <w:rsid w:val="00247840"/>
    <w:rsid w:val="0024784D"/>
    <w:rsid w:val="00250BB9"/>
    <w:rsid w:val="0025100D"/>
    <w:rsid w:val="0025166E"/>
    <w:rsid w:val="002520D4"/>
    <w:rsid w:val="00255705"/>
    <w:rsid w:val="00256384"/>
    <w:rsid w:val="00270350"/>
    <w:rsid w:val="00271439"/>
    <w:rsid w:val="00271EC8"/>
    <w:rsid w:val="0027522A"/>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E4E0E"/>
    <w:rsid w:val="002F22E3"/>
    <w:rsid w:val="002F2CEB"/>
    <w:rsid w:val="002F7654"/>
    <w:rsid w:val="00302D84"/>
    <w:rsid w:val="00304B80"/>
    <w:rsid w:val="003069B6"/>
    <w:rsid w:val="0030776A"/>
    <w:rsid w:val="003130A6"/>
    <w:rsid w:val="0031667A"/>
    <w:rsid w:val="00317894"/>
    <w:rsid w:val="0032108E"/>
    <w:rsid w:val="00323F9D"/>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2426"/>
    <w:rsid w:val="0048319D"/>
    <w:rsid w:val="00483C64"/>
    <w:rsid w:val="004848C1"/>
    <w:rsid w:val="00484C2E"/>
    <w:rsid w:val="004942E1"/>
    <w:rsid w:val="00494C2C"/>
    <w:rsid w:val="004A0E6F"/>
    <w:rsid w:val="004A2767"/>
    <w:rsid w:val="004A7B41"/>
    <w:rsid w:val="004B132C"/>
    <w:rsid w:val="004B1950"/>
    <w:rsid w:val="004B6766"/>
    <w:rsid w:val="004C101F"/>
    <w:rsid w:val="004D22F0"/>
    <w:rsid w:val="004D4010"/>
    <w:rsid w:val="004D48AF"/>
    <w:rsid w:val="004E26D3"/>
    <w:rsid w:val="004F06D6"/>
    <w:rsid w:val="004F0F01"/>
    <w:rsid w:val="004F4081"/>
    <w:rsid w:val="00517A32"/>
    <w:rsid w:val="00521EDB"/>
    <w:rsid w:val="00523B02"/>
    <w:rsid w:val="005250F8"/>
    <w:rsid w:val="0053082F"/>
    <w:rsid w:val="00530F2F"/>
    <w:rsid w:val="00531F26"/>
    <w:rsid w:val="00533B06"/>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55B6"/>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8CB"/>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55B05"/>
    <w:rsid w:val="00760028"/>
    <w:rsid w:val="007664C7"/>
    <w:rsid w:val="007720AC"/>
    <w:rsid w:val="00777583"/>
    <w:rsid w:val="00780CED"/>
    <w:rsid w:val="007853A9"/>
    <w:rsid w:val="007872C8"/>
    <w:rsid w:val="007879EE"/>
    <w:rsid w:val="00787F00"/>
    <w:rsid w:val="0079059F"/>
    <w:rsid w:val="00793A30"/>
    <w:rsid w:val="007960C8"/>
    <w:rsid w:val="007A4899"/>
    <w:rsid w:val="007B078C"/>
    <w:rsid w:val="007B1CF8"/>
    <w:rsid w:val="007B3E8B"/>
    <w:rsid w:val="007B6946"/>
    <w:rsid w:val="007C0F11"/>
    <w:rsid w:val="007C2A07"/>
    <w:rsid w:val="007C3408"/>
    <w:rsid w:val="007C3E2C"/>
    <w:rsid w:val="007C4825"/>
    <w:rsid w:val="007C4D6D"/>
    <w:rsid w:val="007C5165"/>
    <w:rsid w:val="007D1834"/>
    <w:rsid w:val="007E0BC7"/>
    <w:rsid w:val="007E2A2F"/>
    <w:rsid w:val="007E7F8E"/>
    <w:rsid w:val="007F0F80"/>
    <w:rsid w:val="007F3E91"/>
    <w:rsid w:val="007F4828"/>
    <w:rsid w:val="007F6502"/>
    <w:rsid w:val="008035FA"/>
    <w:rsid w:val="0080650E"/>
    <w:rsid w:val="0081535F"/>
    <w:rsid w:val="0082060D"/>
    <w:rsid w:val="00826A08"/>
    <w:rsid w:val="008331AB"/>
    <w:rsid w:val="00834A3B"/>
    <w:rsid w:val="00835CBC"/>
    <w:rsid w:val="00835F3C"/>
    <w:rsid w:val="0084127A"/>
    <w:rsid w:val="0084179C"/>
    <w:rsid w:val="00842492"/>
    <w:rsid w:val="00843769"/>
    <w:rsid w:val="0084507B"/>
    <w:rsid w:val="00850671"/>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2BCC"/>
    <w:rsid w:val="00884924"/>
    <w:rsid w:val="00885785"/>
    <w:rsid w:val="00897E60"/>
    <w:rsid w:val="008A7070"/>
    <w:rsid w:val="008A73BC"/>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311D"/>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E54ED"/>
    <w:rsid w:val="009F4D3C"/>
    <w:rsid w:val="00A02BD8"/>
    <w:rsid w:val="00A04C13"/>
    <w:rsid w:val="00A0554A"/>
    <w:rsid w:val="00A075A9"/>
    <w:rsid w:val="00A13CC9"/>
    <w:rsid w:val="00A14E0A"/>
    <w:rsid w:val="00A17A09"/>
    <w:rsid w:val="00A23BF6"/>
    <w:rsid w:val="00A24336"/>
    <w:rsid w:val="00A26F68"/>
    <w:rsid w:val="00A35382"/>
    <w:rsid w:val="00A43245"/>
    <w:rsid w:val="00A438EF"/>
    <w:rsid w:val="00A454D8"/>
    <w:rsid w:val="00A45FA8"/>
    <w:rsid w:val="00A5049C"/>
    <w:rsid w:val="00A51F7A"/>
    <w:rsid w:val="00A53734"/>
    <w:rsid w:val="00A53E90"/>
    <w:rsid w:val="00A55103"/>
    <w:rsid w:val="00A556C5"/>
    <w:rsid w:val="00A56081"/>
    <w:rsid w:val="00A56250"/>
    <w:rsid w:val="00A56348"/>
    <w:rsid w:val="00A572F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8FD"/>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E5E2F"/>
    <w:rsid w:val="00BF22F0"/>
    <w:rsid w:val="00BF2BC4"/>
    <w:rsid w:val="00BF4A29"/>
    <w:rsid w:val="00BF5641"/>
    <w:rsid w:val="00BF644B"/>
    <w:rsid w:val="00C00103"/>
    <w:rsid w:val="00C03FFF"/>
    <w:rsid w:val="00C044D2"/>
    <w:rsid w:val="00C10794"/>
    <w:rsid w:val="00C14B17"/>
    <w:rsid w:val="00C20EB5"/>
    <w:rsid w:val="00C23A36"/>
    <w:rsid w:val="00C2490C"/>
    <w:rsid w:val="00C328A0"/>
    <w:rsid w:val="00C347E0"/>
    <w:rsid w:val="00C415BE"/>
    <w:rsid w:val="00C41EC6"/>
    <w:rsid w:val="00C4307C"/>
    <w:rsid w:val="00C463A0"/>
    <w:rsid w:val="00C47B16"/>
    <w:rsid w:val="00C51877"/>
    <w:rsid w:val="00C623E4"/>
    <w:rsid w:val="00C62E6B"/>
    <w:rsid w:val="00C63E53"/>
    <w:rsid w:val="00C70E27"/>
    <w:rsid w:val="00C71B4E"/>
    <w:rsid w:val="00C73EF8"/>
    <w:rsid w:val="00C74396"/>
    <w:rsid w:val="00C74AC4"/>
    <w:rsid w:val="00C813AA"/>
    <w:rsid w:val="00C84F96"/>
    <w:rsid w:val="00C878E1"/>
    <w:rsid w:val="00C9030D"/>
    <w:rsid w:val="00CA2BDE"/>
    <w:rsid w:val="00CA42FC"/>
    <w:rsid w:val="00CA4FA6"/>
    <w:rsid w:val="00CA671D"/>
    <w:rsid w:val="00CB6611"/>
    <w:rsid w:val="00CB7259"/>
    <w:rsid w:val="00CB7F3A"/>
    <w:rsid w:val="00CC3D8B"/>
    <w:rsid w:val="00CC5ECC"/>
    <w:rsid w:val="00CC634C"/>
    <w:rsid w:val="00CC7DA2"/>
    <w:rsid w:val="00CD7695"/>
    <w:rsid w:val="00CE30C4"/>
    <w:rsid w:val="00CE39C8"/>
    <w:rsid w:val="00D0267D"/>
    <w:rsid w:val="00D0327A"/>
    <w:rsid w:val="00D10CC1"/>
    <w:rsid w:val="00D13F6B"/>
    <w:rsid w:val="00D2176F"/>
    <w:rsid w:val="00D27DE2"/>
    <w:rsid w:val="00D319D5"/>
    <w:rsid w:val="00D31DBA"/>
    <w:rsid w:val="00D31F97"/>
    <w:rsid w:val="00D36154"/>
    <w:rsid w:val="00D37E7F"/>
    <w:rsid w:val="00D414E2"/>
    <w:rsid w:val="00D41BB2"/>
    <w:rsid w:val="00D447E4"/>
    <w:rsid w:val="00D4771D"/>
    <w:rsid w:val="00D54A29"/>
    <w:rsid w:val="00D55C7F"/>
    <w:rsid w:val="00D56ED5"/>
    <w:rsid w:val="00D570D0"/>
    <w:rsid w:val="00D61B32"/>
    <w:rsid w:val="00D64525"/>
    <w:rsid w:val="00D65643"/>
    <w:rsid w:val="00D6792D"/>
    <w:rsid w:val="00D775AF"/>
    <w:rsid w:val="00D85DCC"/>
    <w:rsid w:val="00D87EB2"/>
    <w:rsid w:val="00D92025"/>
    <w:rsid w:val="00D9521B"/>
    <w:rsid w:val="00DA3561"/>
    <w:rsid w:val="00DA670E"/>
    <w:rsid w:val="00DB4655"/>
    <w:rsid w:val="00DB4955"/>
    <w:rsid w:val="00DC24D1"/>
    <w:rsid w:val="00DC457D"/>
    <w:rsid w:val="00DC7FD5"/>
    <w:rsid w:val="00DD3B87"/>
    <w:rsid w:val="00DD428F"/>
    <w:rsid w:val="00DD650E"/>
    <w:rsid w:val="00DD6AFB"/>
    <w:rsid w:val="00DE192E"/>
    <w:rsid w:val="00DE3770"/>
    <w:rsid w:val="00DE62E4"/>
    <w:rsid w:val="00DE6E92"/>
    <w:rsid w:val="00DF5422"/>
    <w:rsid w:val="00E01205"/>
    <w:rsid w:val="00E02D78"/>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5439"/>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2916"/>
    <w:rsid w:val="00EC67BB"/>
    <w:rsid w:val="00ED0259"/>
    <w:rsid w:val="00EE0814"/>
    <w:rsid w:val="00EE0B9A"/>
    <w:rsid w:val="00EE3F27"/>
    <w:rsid w:val="00EE76A1"/>
    <w:rsid w:val="00EF2B69"/>
    <w:rsid w:val="00EF35F6"/>
    <w:rsid w:val="00EF43C1"/>
    <w:rsid w:val="00EF748E"/>
    <w:rsid w:val="00EF7E2B"/>
    <w:rsid w:val="00F03FB4"/>
    <w:rsid w:val="00F07CF1"/>
    <w:rsid w:val="00F100D5"/>
    <w:rsid w:val="00F2461C"/>
    <w:rsid w:val="00F24D91"/>
    <w:rsid w:val="00F30171"/>
    <w:rsid w:val="00F31CC3"/>
    <w:rsid w:val="00F40F3E"/>
    <w:rsid w:val="00F46066"/>
    <w:rsid w:val="00F50133"/>
    <w:rsid w:val="00F51E0A"/>
    <w:rsid w:val="00F52879"/>
    <w:rsid w:val="00F61710"/>
    <w:rsid w:val="00F65E3F"/>
    <w:rsid w:val="00F72A14"/>
    <w:rsid w:val="00F734BF"/>
    <w:rsid w:val="00F772F2"/>
    <w:rsid w:val="00F83DC3"/>
    <w:rsid w:val="00F84C13"/>
    <w:rsid w:val="00F86175"/>
    <w:rsid w:val="00F87AC5"/>
    <w:rsid w:val="00F91BDD"/>
    <w:rsid w:val="00F94569"/>
    <w:rsid w:val="00F945E9"/>
    <w:rsid w:val="00F94C29"/>
    <w:rsid w:val="00F954E5"/>
    <w:rsid w:val="00F9579B"/>
    <w:rsid w:val="00F972C0"/>
    <w:rsid w:val="00F97E10"/>
    <w:rsid w:val="00FA481F"/>
    <w:rsid w:val="00FA7FEC"/>
    <w:rsid w:val="00FC0170"/>
    <w:rsid w:val="00FC5959"/>
    <w:rsid w:val="00FC6272"/>
    <w:rsid w:val="00FD20C5"/>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63.bin"/><Relationship Id="rId170" Type="http://schemas.openxmlformats.org/officeDocument/2006/relationships/image" Target="media/image79.wmf"/><Relationship Id="rId226" Type="http://schemas.openxmlformats.org/officeDocument/2006/relationships/oleObject" Target="embeddings/oleObject111.bin"/><Relationship Id="rId268" Type="http://schemas.openxmlformats.org/officeDocument/2006/relationships/image" Target="media/image131.wmf"/><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1.bin"/><Relationship Id="rId335" Type="http://schemas.openxmlformats.org/officeDocument/2006/relationships/image" Target="media/image158.emf"/><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4.wmf"/><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92" Type="http://schemas.openxmlformats.org/officeDocument/2006/relationships/image" Target="media/image90.wmf"/><Relationship Id="rId206" Type="http://schemas.openxmlformats.org/officeDocument/2006/relationships/image" Target="media/image97.wmf"/><Relationship Id="rId248" Type="http://schemas.openxmlformats.org/officeDocument/2006/relationships/image" Target="media/image120.wmf"/><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image" Target="media/image148.wmf"/><Relationship Id="rId357" Type="http://schemas.openxmlformats.org/officeDocument/2006/relationships/image" Target="media/image165.png"/><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5.wmf"/><Relationship Id="rId217" Type="http://schemas.openxmlformats.org/officeDocument/2006/relationships/oleObject" Target="embeddings/oleObject106.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326" Type="http://schemas.openxmlformats.org/officeDocument/2006/relationships/oleObject" Target="embeddings/oleObject164.bin"/><Relationship Id="rId65" Type="http://schemas.openxmlformats.org/officeDocument/2006/relationships/oleObject" Target="embeddings/oleObject28.bin"/><Relationship Id="rId130" Type="http://schemas.openxmlformats.org/officeDocument/2006/relationships/oleObject" Target="embeddings/oleObject62.bin"/><Relationship Id="rId172" Type="http://schemas.openxmlformats.org/officeDocument/2006/relationships/image" Target="media/image80.wmf"/><Relationship Id="rId228" Type="http://schemas.openxmlformats.org/officeDocument/2006/relationships/oleObject" Target="embeddings/oleObject112.bin"/><Relationship Id="rId281" Type="http://schemas.openxmlformats.org/officeDocument/2006/relationships/oleObject" Target="embeddings/oleObject137.bin"/><Relationship Id="rId337" Type="http://schemas.openxmlformats.org/officeDocument/2006/relationships/oleObject" Target="embeddings/oleObject170.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image" Target="media/image65.wmf"/><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6.bin"/><Relationship Id="rId250" Type="http://schemas.openxmlformats.org/officeDocument/2006/relationships/image" Target="media/image121.emf"/><Relationship Id="rId292" Type="http://schemas.openxmlformats.org/officeDocument/2006/relationships/oleObject" Target="embeddings/oleObject146.bin"/><Relationship Id="rId306" Type="http://schemas.openxmlformats.org/officeDocument/2006/relationships/oleObject" Target="embeddings/oleObject154.bin"/><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0.wmf"/><Relationship Id="rId348" Type="http://schemas.openxmlformats.org/officeDocument/2006/relationships/image" Target="media/image161.wmf"/><Relationship Id="rId152" Type="http://schemas.openxmlformats.org/officeDocument/2006/relationships/oleObject" Target="embeddings/oleObject73.bin"/><Relationship Id="rId194" Type="http://schemas.openxmlformats.org/officeDocument/2006/relationships/image" Target="media/image91.wmf"/><Relationship Id="rId208" Type="http://schemas.openxmlformats.org/officeDocument/2006/relationships/image" Target="media/image98.wmf"/><Relationship Id="rId261" Type="http://schemas.openxmlformats.org/officeDocument/2006/relationships/oleObject" Target="embeddings/oleObject125.bin"/><Relationship Id="rId14" Type="http://schemas.openxmlformats.org/officeDocument/2006/relationships/image" Target="media/image3.wmf"/><Relationship Id="rId56" Type="http://schemas.openxmlformats.org/officeDocument/2006/relationships/image" Target="media/image24.wmf"/><Relationship Id="rId317" Type="http://schemas.openxmlformats.org/officeDocument/2006/relationships/image" Target="media/image149.wmf"/><Relationship Id="rId359" Type="http://schemas.openxmlformats.org/officeDocument/2006/relationships/hyperlink" Target="https://mathworld" TargetMode="External"/><Relationship Id="rId98" Type="http://schemas.openxmlformats.org/officeDocument/2006/relationships/image" Target="media/image45.wmf"/><Relationship Id="rId121" Type="http://schemas.openxmlformats.org/officeDocument/2006/relationships/image" Target="media/image55.wmf"/><Relationship Id="rId163" Type="http://schemas.openxmlformats.org/officeDocument/2006/relationships/image" Target="media/image76.wmf"/><Relationship Id="rId219" Type="http://schemas.openxmlformats.org/officeDocument/2006/relationships/oleObject" Target="embeddings/oleObject107.bin"/><Relationship Id="rId230" Type="http://schemas.openxmlformats.org/officeDocument/2006/relationships/oleObject" Target="embeddings/oleObject113.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oleObject" Target="embeddings/oleObject131.bin"/><Relationship Id="rId328" Type="http://schemas.openxmlformats.org/officeDocument/2006/relationships/oleObject" Target="embeddings/oleObject165.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8.emf"/><Relationship Id="rId283" Type="http://schemas.openxmlformats.org/officeDocument/2006/relationships/oleObject" Target="embeddings/oleObject139.bin"/><Relationship Id="rId318" Type="http://schemas.openxmlformats.org/officeDocument/2006/relationships/oleObject" Target="embeddings/oleObject160.bin"/><Relationship Id="rId339" Type="http://schemas.openxmlformats.org/officeDocument/2006/relationships/oleObject" Target="embeddings/oleObject172.bin"/><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80.bin"/><Relationship Id="rId9" Type="http://schemas.microsoft.com/office/2011/relationships/commentsExtended" Target="commentsExtended.xml"/><Relationship Id="rId210" Type="http://schemas.openxmlformats.org/officeDocument/2006/relationships/image" Target="media/image99.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47.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oleObject" Target="embeddings/oleObject168.bin"/><Relationship Id="rId355" Type="http://schemas.openxmlformats.org/officeDocument/2006/relationships/image" Target="media/image164.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303" Type="http://schemas.openxmlformats.org/officeDocument/2006/relationships/image" Target="media/image142.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6.bin"/><Relationship Id="rId345" Type="http://schemas.openxmlformats.org/officeDocument/2006/relationships/oleObject" Target="embeddings/oleObject177.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image" Target="media/image119.png"/><Relationship Id="rId107" Type="http://schemas.openxmlformats.org/officeDocument/2006/relationships/oleObject" Target="embeddings/oleObject50.bin"/><Relationship Id="rId289" Type="http://schemas.openxmlformats.org/officeDocument/2006/relationships/oleObject" Target="embeddings/oleObject144.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58.bin"/><Relationship Id="rId356" Type="http://schemas.openxmlformats.org/officeDocument/2006/relationships/oleObject" Target="embeddings/oleObject183.bin"/><Relationship Id="rId95" Type="http://schemas.openxmlformats.org/officeDocument/2006/relationships/oleObject" Target="embeddings/oleObject43.bin"/><Relationship Id="rId160" Type="http://schemas.openxmlformats.org/officeDocument/2006/relationships/oleObject" Target="embeddings/oleObject77.bin"/><Relationship Id="rId216" Type="http://schemas.openxmlformats.org/officeDocument/2006/relationships/image" Target="media/image102.wmf"/><Relationship Id="rId258" Type="http://schemas.openxmlformats.org/officeDocument/2006/relationships/image" Target="media/image126.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6.bin"/><Relationship Id="rId325" Type="http://schemas.openxmlformats.org/officeDocument/2006/relationships/image" Target="media/image153.wmf"/><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29.bin"/><Relationship Id="rId33" Type="http://schemas.openxmlformats.org/officeDocument/2006/relationships/oleObject" Target="embeddings/oleObject12.bin"/><Relationship Id="rId129" Type="http://schemas.openxmlformats.org/officeDocument/2006/relationships/image" Target="media/image59.wmf"/><Relationship Id="rId280" Type="http://schemas.openxmlformats.org/officeDocument/2006/relationships/image" Target="media/image135.wmf"/><Relationship Id="rId336" Type="http://schemas.openxmlformats.org/officeDocument/2006/relationships/oleObject" Target="embeddings/oleObject169.bin"/><Relationship Id="rId75" Type="http://schemas.openxmlformats.org/officeDocument/2006/relationships/oleObject" Target="embeddings/oleObject33.bin"/><Relationship Id="rId140" Type="http://schemas.openxmlformats.org/officeDocument/2006/relationships/oleObject" Target="embeddings/oleObject67.bin"/><Relationship Id="rId182" Type="http://schemas.openxmlformats.org/officeDocument/2006/relationships/image" Target="media/image85.wmf"/><Relationship Id="rId6" Type="http://schemas.openxmlformats.org/officeDocument/2006/relationships/footnotes" Target="footnotes.xml"/><Relationship Id="rId238" Type="http://schemas.openxmlformats.org/officeDocument/2006/relationships/oleObject" Target="embeddings/oleObject115.bin"/><Relationship Id="rId291" Type="http://schemas.openxmlformats.org/officeDocument/2006/relationships/oleObject" Target="embeddings/oleObject145.bin"/><Relationship Id="rId305" Type="http://schemas.openxmlformats.org/officeDocument/2006/relationships/image" Target="media/image143.wmf"/><Relationship Id="rId347" Type="http://schemas.openxmlformats.org/officeDocument/2006/relationships/oleObject" Target="embeddings/oleObject178.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70.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316" Type="http://schemas.openxmlformats.org/officeDocument/2006/relationships/oleObject" Target="embeddings/oleObject159.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7.bin"/><Relationship Id="rId358" Type="http://schemas.openxmlformats.org/officeDocument/2006/relationships/hyperlink" Target="https://doi.org/10.1007/978-981-16-7735-9_5" TargetMode="External"/><Relationship Id="rId162" Type="http://schemas.openxmlformats.org/officeDocument/2006/relationships/oleObject" Target="embeddings/oleObject78.bin"/><Relationship Id="rId218" Type="http://schemas.openxmlformats.org/officeDocument/2006/relationships/image" Target="media/image103.wmf"/><Relationship Id="rId271" Type="http://schemas.openxmlformats.org/officeDocument/2006/relationships/oleObject" Target="embeddings/oleObject130.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60.wmf"/><Relationship Id="rId327" Type="http://schemas.openxmlformats.org/officeDocument/2006/relationships/image" Target="media/image154.wmf"/><Relationship Id="rId173" Type="http://schemas.openxmlformats.org/officeDocument/2006/relationships/oleObject" Target="embeddings/oleObject84.bin"/><Relationship Id="rId229" Type="http://schemas.openxmlformats.org/officeDocument/2006/relationships/image" Target="media/image108.wmf"/><Relationship Id="rId240" Type="http://schemas.openxmlformats.org/officeDocument/2006/relationships/image" Target="media/image115.w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38" Type="http://schemas.openxmlformats.org/officeDocument/2006/relationships/oleObject" Target="embeddings/oleObject171.bin"/><Relationship Id="rId8" Type="http://schemas.openxmlformats.org/officeDocument/2006/relationships/comments" Target="comments.xml"/><Relationship Id="rId142" Type="http://schemas.openxmlformats.org/officeDocument/2006/relationships/oleObject" Target="embeddings/oleObject68.bin"/><Relationship Id="rId184" Type="http://schemas.openxmlformats.org/officeDocument/2006/relationships/image" Target="media/image86.wmf"/><Relationship Id="rId251" Type="http://schemas.openxmlformats.org/officeDocument/2006/relationships/image" Target="media/image122.png"/><Relationship Id="rId46" Type="http://schemas.openxmlformats.org/officeDocument/2006/relationships/image" Target="media/image19.wmf"/><Relationship Id="rId293" Type="http://schemas.openxmlformats.org/officeDocument/2006/relationships/image" Target="media/image138.png"/><Relationship Id="rId307" Type="http://schemas.openxmlformats.org/officeDocument/2006/relationships/image" Target="media/image144.wmf"/><Relationship Id="rId349" Type="http://schemas.openxmlformats.org/officeDocument/2006/relationships/oleObject" Target="embeddings/oleObject1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B2A5C-B952-438D-B7A0-F21F1D91A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31</Pages>
  <Words>12477</Words>
  <Characters>71125</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Green, Aubrey</cp:lastModifiedBy>
  <cp:revision>36</cp:revision>
  <dcterms:created xsi:type="dcterms:W3CDTF">2022-08-08T18:36:00Z</dcterms:created>
  <dcterms:modified xsi:type="dcterms:W3CDTF">2022-08-22T19:33:00Z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