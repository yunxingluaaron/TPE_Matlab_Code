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65297781"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B12C02">
        <w:rPr>
          <w:rFonts w:ascii="Times New Roman" w:hAnsi="Times New Roman"/>
          <w:b/>
          <w:sz w:val="30"/>
          <w:szCs w:val="30"/>
        </w:rPr>
        <w:t xml:space="preserve"> </w:t>
      </w:r>
    </w:p>
    <w:p w14:paraId="6D9C5A13" w14:textId="6F02BAE4" w:rsidR="00F87AC5" w:rsidRDefault="00B12C02" w:rsidP="00F87AC5">
      <w:pPr>
        <w:jc w:val="center"/>
        <w:rPr>
          <w:rFonts w:ascii="Times New Roman" w:hAnsi="Times New Roman"/>
          <w:b/>
          <w:sz w:val="30"/>
          <w:szCs w:val="30"/>
        </w:rPr>
      </w:pPr>
      <w:r w:rsidRPr="00B12C02">
        <w:rPr>
          <w:rFonts w:ascii="Times New Roman" w:hAnsi="Times New Roman"/>
          <w:b/>
          <w:sz w:val="30"/>
          <w:szCs w:val="30"/>
        </w:rPr>
        <w:t>Semi</w:t>
      </w:r>
      <w:r w:rsidR="00642246">
        <w:rPr>
          <w:rFonts w:ascii="Times New Roman" w:hAnsi="Times New Roman"/>
          <w:b/>
          <w:sz w:val="30"/>
          <w:szCs w:val="30"/>
        </w:rPr>
        <w:t>-A</w:t>
      </w:r>
      <w:r w:rsidRPr="00B12C02">
        <w:rPr>
          <w:rFonts w:ascii="Times New Roman" w:hAnsi="Times New Roman"/>
          <w:b/>
          <w:sz w:val="30"/>
          <w:szCs w:val="30"/>
        </w:rPr>
        <w:t>nalytical Solution for Thermo-</w:t>
      </w:r>
      <w:proofErr w:type="spellStart"/>
      <w:r w:rsidRPr="00B12C02">
        <w:rPr>
          <w:rFonts w:ascii="Times New Roman" w:hAnsi="Times New Roman"/>
          <w:b/>
          <w:sz w:val="30"/>
          <w:szCs w:val="30"/>
        </w:rPr>
        <w:t>Poro</w:t>
      </w:r>
      <w:proofErr w:type="spellEnd"/>
      <w:r w:rsidRPr="00B12C02">
        <w:rPr>
          <w:rFonts w:ascii="Times New Roman" w:hAnsi="Times New Roman"/>
          <w:b/>
          <w:sz w:val="30"/>
          <w:szCs w:val="30"/>
        </w:rPr>
        <w:t xml:space="preserve">-Elastic Stresses in a Wellbore Cement Plug and Implications for Cement Properties that </w:t>
      </w:r>
      <w:commentRangeStart w:id="0"/>
      <w:commentRangeStart w:id="1"/>
      <w:commentRangeStart w:id="2"/>
      <w:r w:rsidRPr="00B12C02">
        <w:rPr>
          <w:rFonts w:ascii="Times New Roman" w:hAnsi="Times New Roman"/>
          <w:b/>
          <w:sz w:val="30"/>
          <w:szCs w:val="30"/>
        </w:rPr>
        <w:t>Minimize Risk of Failure</w:t>
      </w:r>
      <w:commentRangeEnd w:id="0"/>
      <w:r>
        <w:rPr>
          <w:rStyle w:val="CommentReference"/>
        </w:rPr>
        <w:commentReference w:id="0"/>
      </w:r>
      <w:commentRangeEnd w:id="1"/>
      <w:r w:rsidR="001A53EE">
        <w:rPr>
          <w:rStyle w:val="CommentReference"/>
        </w:rPr>
        <w:commentReference w:id="1"/>
      </w:r>
      <w:commentRangeEnd w:id="2"/>
      <w:r w:rsidR="00864875">
        <w:rPr>
          <w:rStyle w:val="CommentReference"/>
        </w:rPr>
        <w:commentReference w:id="2"/>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 xml:space="preserve">Yunxing </w:t>
      </w:r>
      <w:proofErr w:type="spellStart"/>
      <w:r w:rsidRPr="00050543">
        <w:rPr>
          <w:rFonts w:ascii="Times New Roman" w:eastAsia="DengXian" w:hAnsi="Times New Roman"/>
          <w:sz w:val="28"/>
          <w:szCs w:val="32"/>
        </w:rPr>
        <w:t>Lu</w:t>
      </w:r>
      <w:r w:rsidRPr="00050543">
        <w:rPr>
          <w:rFonts w:ascii="Times New Roman" w:eastAsia="DengXian" w:hAnsi="Times New Roman"/>
          <w:sz w:val="28"/>
          <w:szCs w:val="32"/>
          <w:vertAlign w:val="superscript"/>
        </w:rPr>
        <w:t>a</w:t>
      </w:r>
      <w:proofErr w:type="spellEnd"/>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proofErr w:type="spellStart"/>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w:t>
      </w:r>
      <w:proofErr w:type="gramStart"/>
      <w:r w:rsidRPr="00050543">
        <w:rPr>
          <w:rFonts w:ascii="Times New Roman" w:eastAsia="DengXian" w:hAnsi="Times New Roman"/>
          <w:sz w:val="28"/>
          <w:szCs w:val="32"/>
          <w:vertAlign w:val="superscript"/>
        </w:rPr>
        <w:t>,b</w:t>
      </w:r>
      <w:proofErr w:type="spellEnd"/>
      <w:proofErr w:type="gramEnd"/>
      <w:r w:rsidRPr="00050543">
        <w:rPr>
          <w:rFonts w:ascii="Times New Roman" w:eastAsia="DengXian" w:hAnsi="Times New Roman"/>
          <w:sz w:val="28"/>
          <w:szCs w:val="32"/>
          <w:vertAlign w:val="superscript"/>
        </w:rPr>
        <w:t>,</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roofErr w:type="gramStart"/>
      <w:r w:rsidRPr="00E80268">
        <w:rPr>
          <w:rFonts w:ascii="Times New Roman" w:eastAsia="DengXian" w:hAnsi="Times New Roman"/>
          <w:sz w:val="24"/>
          <w:szCs w:val="24"/>
          <w:vertAlign w:val="superscript"/>
        </w:rPr>
        <w:t>a</w:t>
      </w:r>
      <w:proofErr w:type="gramEnd"/>
      <w:r w:rsidRPr="00E80268">
        <w:rPr>
          <w:rFonts w:ascii="Times New Roman" w:eastAsia="DengXian" w:hAnsi="Times New Roman"/>
          <w:sz w:val="24"/>
          <w:szCs w:val="24"/>
          <w:vertAlign w:val="superscript"/>
        </w:rPr>
        <w:t xml:space="preserve">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roofErr w:type="gramStart"/>
      <w:r w:rsidRPr="00E80268">
        <w:rPr>
          <w:rFonts w:ascii="Times New Roman" w:eastAsia="DengXian" w:hAnsi="Times New Roman"/>
          <w:sz w:val="24"/>
          <w:szCs w:val="24"/>
          <w:vertAlign w:val="superscript"/>
        </w:rPr>
        <w:t>b</w:t>
      </w:r>
      <w:proofErr w:type="gramEnd"/>
      <w:r w:rsidRPr="00E80268">
        <w:rPr>
          <w:rFonts w:ascii="Times New Roman" w:eastAsia="DengXian" w:hAnsi="Times New Roman"/>
          <w:sz w:val="24"/>
          <w:szCs w:val="24"/>
          <w:vertAlign w:val="superscript"/>
        </w:rPr>
        <w:t xml:space="preserve">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A55086"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with aid of a new semi-analytical solution for thermo-</w:t>
      </w:r>
      <w:proofErr w:type="spellStart"/>
      <w:r w:rsidR="00EF50F8">
        <w:rPr>
          <w:rFonts w:ascii="Times New Roman" w:hAnsi="Times New Roman"/>
        </w:rPr>
        <w:t>poro</w:t>
      </w:r>
      <w:proofErr w:type="spellEnd"/>
      <w:r w:rsidR="00EF50F8">
        <w:rPr>
          <w:rFonts w:ascii="Times New Roman" w:hAnsi="Times New Roman"/>
        </w:rPr>
        <w:t>-elastic</w:t>
      </w:r>
      <w:r w:rsidR="008B6486">
        <w:rPr>
          <w:rFonts w:ascii="Times New Roman" w:hAnsi="Times New Roman"/>
        </w:rPr>
        <w:t xml:space="preserve"> (TPE)</w:t>
      </w:r>
      <w:r w:rsidR="00EF50F8">
        <w:rPr>
          <w:rFonts w:ascii="Times New Roman" w:hAnsi="Times New Roman"/>
        </w:rPr>
        <w:t xml:space="preserve"> 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w:t>
      </w:r>
      <w:proofErr w:type="spellStart"/>
      <w:r w:rsidR="00CE01EF" w:rsidRPr="00AA505A">
        <w:rPr>
          <w:rFonts w:ascii="Times New Roman" w:hAnsi="Times New Roman"/>
        </w:rPr>
        <w:t>porothermoelastic</w:t>
      </w:r>
      <w:proofErr w:type="spellEnd"/>
      <w:r w:rsidR="00CE01EF" w:rsidRPr="00AA505A">
        <w:rPr>
          <w:rFonts w:ascii="Times New Roman" w:hAnsi="Times New Roman"/>
        </w:rPr>
        <w:t>-osmosis-filtration”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1E554D">
        <w:rPr>
          <w:rFonts w:ascii="Times New Roman" w:hAnsi="Times New Roman"/>
        </w:rPr>
        <w:t xml:space="preserve"> </w:t>
      </w:r>
      <w:r w:rsidR="00EF50F8">
        <w:rPr>
          <w:rFonts w:ascii="Times New Roman" w:hAnsi="Times New Roman"/>
        </w:rPr>
        <w:t>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w:t>
      </w:r>
      <w:r w:rsidR="00C47B16">
        <w:rPr>
          <w:rFonts w:ascii="Times New Roman" w:hAnsi="Times New Roman"/>
        </w:rPr>
        <w:t>permeability penalty</w:t>
      </w:r>
      <w:r w:rsidR="00884952">
        <w:rPr>
          <w:rFonts w:ascii="Times New Roman" w:hAnsi="Times New Roman"/>
        </w:rPr>
        <w:t>” are obtained through a combination of di</w:t>
      </w:r>
      <w:r w:rsidR="001E554D">
        <w:rPr>
          <w:rFonts w:ascii="Times New Roman" w:hAnsi="Times New Roman"/>
        </w:rPr>
        <w:t xml:space="preserve">mensional </w:t>
      </w:r>
      <w:r w:rsidR="00884952">
        <w:rPr>
          <w:rFonts w:ascii="Times New Roman" w:hAnsi="Times New Roman"/>
        </w:rPr>
        <w:t xml:space="preserve">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Pr="00FE13E6" w:rsidRDefault="00B12C02" w:rsidP="00124870">
      <w:pPr>
        <w:spacing w:line="360" w:lineRule="auto"/>
        <w:ind w:firstLine="720"/>
        <w:jc w:val="both"/>
        <w:rPr>
          <w:rFonts w:ascii="Times New Roman" w:hAnsi="Times New Roman"/>
          <w:sz w:val="24"/>
        </w:rPr>
      </w:pPr>
    </w:p>
    <w:p w14:paraId="6C90A21E" w14:textId="6A93763E"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1E554D">
        <w:rPr>
          <w:rFonts w:ascii="Times New Roman" w:hAnsi="Times New Roman"/>
          <w:sz w:val="24"/>
        </w:rPr>
        <w:t xml:space="preserve">Wellbore </w:t>
      </w:r>
      <w:r w:rsidR="008B6486">
        <w:rPr>
          <w:rFonts w:ascii="Times New Roman" w:hAnsi="Times New Roman"/>
          <w:sz w:val="24"/>
        </w:rPr>
        <w:t>Cementing;</w:t>
      </w:r>
      <w:r w:rsidR="00CA5620">
        <w:rPr>
          <w:rFonts w:ascii="Times New Roman" w:hAnsi="Times New Roman"/>
          <w:sz w:val="24"/>
        </w:rPr>
        <w:t xml:space="preserve"> Plug and Abandonment (P&amp;A); </w:t>
      </w:r>
      <w:r>
        <w:rPr>
          <w:rFonts w:ascii="Times New Roman" w:hAnsi="Times New Roman"/>
          <w:sz w:val="24"/>
        </w:rPr>
        <w:t>High-te</w:t>
      </w:r>
      <w:r w:rsidR="00864875">
        <w:rPr>
          <w:rFonts w:ascii="Times New Roman" w:hAnsi="Times New Roman"/>
          <w:sz w:val="24"/>
        </w:rPr>
        <w:t>mperature High pressure (HTHP); Thermo-</w:t>
      </w:r>
      <w:proofErr w:type="spellStart"/>
      <w:r w:rsidR="00864875">
        <w:rPr>
          <w:rFonts w:ascii="Times New Roman" w:hAnsi="Times New Roman"/>
          <w:sz w:val="24"/>
        </w:rPr>
        <w:t>poro</w:t>
      </w:r>
      <w:proofErr w:type="spellEnd"/>
      <w:r w:rsidR="00864875">
        <w:rPr>
          <w:rFonts w:ascii="Times New Roman" w:hAnsi="Times New Roman"/>
          <w:sz w:val="24"/>
        </w:rPr>
        <w:t>-elastic; Ther</w:t>
      </w:r>
      <w:r w:rsidR="001E554D">
        <w:rPr>
          <w:rFonts w:ascii="Times New Roman" w:hAnsi="Times New Roman"/>
          <w:sz w:val="24"/>
        </w:rPr>
        <w:t xml:space="preserve">mal Osmosis; Thermal filtration. </w:t>
      </w:r>
    </w:p>
    <w:p w14:paraId="5C213174" w14:textId="04CB04DE" w:rsidR="00F87AC5" w:rsidRPr="00FE13E6" w:rsidRDefault="009009AA" w:rsidP="00124870">
      <w:pPr>
        <w:spacing w:line="360" w:lineRule="auto"/>
        <w:ind w:firstLine="720"/>
        <w:jc w:val="both"/>
        <w:rPr>
          <w:rFonts w:ascii="Times New Roman" w:hAnsi="Times New Roman"/>
          <w:sz w:val="24"/>
        </w:rPr>
      </w:pPr>
      <w:r w:rsidRPr="00FE13E6">
        <w:rPr>
          <w:rFonts w:ascii="Times New Roman" w:hAnsi="Times New Roman"/>
          <w:sz w:val="24"/>
        </w:rPr>
        <w:br w:type="page"/>
      </w:r>
    </w:p>
    <w:p w14:paraId="007310ED" w14:textId="77777777" w:rsidR="00F972C0" w:rsidRDefault="00F94C29" w:rsidP="00F972C0">
      <w:pPr>
        <w:pStyle w:val="Paper"/>
      </w:pPr>
      <w:r>
        <w:lastRenderedPageBreak/>
        <w:t>1. Introduction</w:t>
      </w:r>
    </w:p>
    <w:p w14:paraId="595D0925" w14:textId="35DF4F40"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sidR="001E554D">
        <w:rPr>
          <w:rFonts w:ascii="Times New Roman" w:hAnsi="Times New Roman"/>
        </w:rPr>
        <w:t xml:space="preserve">various </w:t>
      </w:r>
      <w:r w:rsidR="00693B12" w:rsidRPr="00F972C0">
        <w:rPr>
          <w:rFonts w:ascii="Times New Roman" w:hAnsi="Times New Roman"/>
        </w:rPr>
        <w:t>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xml:space="preserve">. Despite the advancements </w:t>
      </w:r>
      <w:r w:rsidR="001E554D">
        <w:rPr>
          <w:rFonts w:ascii="Times New Roman" w:hAnsi="Times New Roman"/>
        </w:rPr>
        <w:t xml:space="preserve">in </w:t>
      </w:r>
      <w:r w:rsidR="00693B12" w:rsidRPr="00F972C0">
        <w:rPr>
          <w:rFonts w:ascii="Times New Roman" w:hAnsi="Times New Roman"/>
        </w:rPr>
        <w:t>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w:t>
      </w:r>
      <w:r w:rsidR="00B175F8">
        <w:rPr>
          <w:rFonts w:ascii="Times New Roman" w:hAnsi="Times New Roman"/>
        </w:rPr>
        <w:t xml:space="preserve">275 MPa </w:t>
      </w:r>
      <w:r w:rsidR="00693B12" w:rsidRPr="00F972C0">
        <w:rPr>
          <w:rFonts w:ascii="Times New Roman" w:hAnsi="Times New Roman"/>
        </w:rPr>
        <w:t xml:space="preserve">and </w:t>
      </w:r>
      <w:r w:rsidR="00B175F8">
        <w:rPr>
          <w:rFonts w:ascii="Times New Roman" w:hAnsi="Times New Roman"/>
        </w:rPr>
        <w:t>315 Celsius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r w:rsidR="001A53EE">
        <w:rPr>
          <w:rFonts w:ascii="Times New Roman" w:hAnsi="Times New Roman"/>
        </w:rPr>
        <w:t xml:space="preserve"> </w:t>
      </w:r>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05048FA6"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 xml:space="preserve">cementitious saturated porous material with permeability ranges from </w:t>
      </w:r>
      <w:proofErr w:type="spellStart"/>
      <w:r w:rsidR="00693B12" w:rsidRPr="00F972C0">
        <w:rPr>
          <w:rFonts w:ascii="Times New Roman" w:hAnsi="Times New Roman"/>
        </w:rPr>
        <w:t>mil</w:t>
      </w:r>
      <w:r>
        <w:rPr>
          <w:rFonts w:ascii="Times New Roman" w:hAnsi="Times New Roman"/>
        </w:rPr>
        <w:t>li</w:t>
      </w:r>
      <w:proofErr w:type="spellEnd"/>
      <w:r>
        <w:rPr>
          <w:rFonts w:ascii="Times New Roman" w:hAnsi="Times New Roman"/>
        </w:rPr>
        <w:t>-</w:t>
      </w:r>
      <w:r w:rsidR="00693B12" w:rsidRPr="00F972C0">
        <w:rPr>
          <w:rFonts w:ascii="Times New Roman" w:hAnsi="Times New Roman"/>
        </w:rPr>
        <w:t xml:space="preserve"> to </w:t>
      </w:r>
      <w:proofErr w:type="spellStart"/>
      <w:r w:rsidR="00693B12" w:rsidRPr="00F972C0">
        <w:rPr>
          <w:rFonts w:ascii="Times New Roman" w:hAnsi="Times New Roman"/>
        </w:rPr>
        <w:t>nano</w:t>
      </w:r>
      <w:r>
        <w:rPr>
          <w:rFonts w:ascii="Times New Roman" w:hAnsi="Times New Roman"/>
        </w:rPr>
        <w:t>-D</w:t>
      </w:r>
      <w:r w:rsidR="00693B12" w:rsidRPr="00F972C0">
        <w:rPr>
          <w:rFonts w:ascii="Times New Roman" w:hAnsi="Times New Roman"/>
        </w:rPr>
        <w:t>arc</w:t>
      </w:r>
      <w:r>
        <w:rPr>
          <w:rFonts w:ascii="Times New Roman" w:hAnsi="Times New Roman"/>
        </w:rPr>
        <w:t>ies</w:t>
      </w:r>
      <w:proofErr w:type="spellEnd"/>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upling</w:t>
      </w:r>
      <w:r w:rsidR="001E554D">
        <w:rPr>
          <w:rFonts w:ascii="Times New Roman" w:hAnsi="Times New Roman"/>
        </w:rPr>
        <w:t xml:space="preserve">, which will also lead to </w:t>
      </w:r>
      <w:r w:rsidR="00693B12" w:rsidRPr="00F972C0">
        <w:rPr>
          <w:rFonts w:ascii="Times New Roman" w:hAnsi="Times New Roman"/>
        </w:rPr>
        <w:t xml:space="preserve">changing of the effective stress and </w:t>
      </w:r>
      <w:r w:rsidR="00F972C0">
        <w:rPr>
          <w:rFonts w:ascii="Times New Roman" w:hAnsi="Times New Roman"/>
        </w:rPr>
        <w:t xml:space="preserve">increase the possibility </w:t>
      </w:r>
      <w:r w:rsidR="00693B12" w:rsidRPr="00F972C0">
        <w:rPr>
          <w:rFonts w:ascii="Times New Roman" w:hAnsi="Times New Roman"/>
        </w:rPr>
        <w:t>failure</w:t>
      </w:r>
      <w:r w:rsidR="001E554D">
        <w:rPr>
          <w:rFonts w:ascii="Times New Roman" w:hAnsi="Times New Roman"/>
        </w:rPr>
        <w:t>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w:t>
      </w:r>
      <w:r w:rsidR="001E554D">
        <w:rPr>
          <w:rFonts w:ascii="Times New Roman" w:hAnsi="Times New Roman"/>
        </w:rPr>
        <w:t>performance</w:t>
      </w:r>
      <w:r w:rsidR="00693B12" w:rsidRPr="00F972C0">
        <w:rPr>
          <w:rFonts w:ascii="Times New Roman" w:hAnsi="Times New Roman"/>
        </w:rPr>
        <w:t xml:space="preserve"> has rarely been considered and fully investigated under the HTHP conditions</w:t>
      </w:r>
      <w:r w:rsidR="007A40EA">
        <w:rPr>
          <w:rFonts w:ascii="Times New Roman" w:hAnsi="Times New Roman"/>
        </w:rPr>
        <w:t xml:space="preserve">. This knowledge gap means that conditions that will generate stresses that are able to damage the material are not well understood, and therefore it has potentially </w:t>
      </w:r>
      <w:r w:rsidR="00693B12" w:rsidRPr="00F972C0">
        <w:rPr>
          <w:rFonts w:ascii="Times New Roman" w:hAnsi="Times New Roman"/>
        </w:rPr>
        <w:t xml:space="preserve">serious </w:t>
      </w:r>
      <w:commentRangeStart w:id="3"/>
      <w:commentRangeStart w:id="4"/>
      <w:r w:rsidR="00693B12" w:rsidRPr="00F972C0">
        <w:rPr>
          <w:rFonts w:ascii="Times New Roman" w:hAnsi="Times New Roman"/>
        </w:rPr>
        <w:t>consequences</w:t>
      </w:r>
      <w:commentRangeEnd w:id="3"/>
      <w:r w:rsidR="007A40EA">
        <w:rPr>
          <w:rStyle w:val="CommentReference"/>
        </w:rPr>
        <w:commentReference w:id="3"/>
      </w:r>
      <w:commentRangeEnd w:id="4"/>
      <w:r w:rsidR="008B6486">
        <w:rPr>
          <w:rStyle w:val="CommentReference"/>
        </w:rPr>
        <w:commentReference w:id="4"/>
      </w:r>
      <w:r w:rsidR="00693B12" w:rsidRPr="00F972C0">
        <w:rPr>
          <w:rFonts w:ascii="Times New Roman" w:hAnsi="Times New Roman"/>
        </w:rPr>
        <w:t xml:space="preserve">. </w:t>
      </w:r>
    </w:p>
    <w:p w14:paraId="1BDCA2A4" w14:textId="15A9C513" w:rsidR="006B402B" w:rsidRDefault="00F972C0" w:rsidP="00F972C0">
      <w:pPr>
        <w:spacing w:line="360" w:lineRule="auto"/>
        <w:jc w:val="both"/>
        <w:rPr>
          <w:rFonts w:ascii="Times New Roman" w:hAnsi="Times New Roman"/>
        </w:rPr>
      </w:pPr>
      <w:r>
        <w:rPr>
          <w:rFonts w:ascii="Times New Roman" w:hAnsi="Times New Roman"/>
        </w:rPr>
        <w:lastRenderedPageBreak/>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w:t>
      </w:r>
      <w:proofErr w:type="spellStart"/>
      <w:r w:rsidR="00693B12" w:rsidRPr="00F972C0">
        <w:rPr>
          <w:rFonts w:ascii="Times New Roman" w:hAnsi="Times New Roman"/>
        </w:rPr>
        <w:t>Biot</w:t>
      </w:r>
      <w:proofErr w:type="spellEnd"/>
      <w:r w:rsidR="00693B12" w:rsidRPr="00F972C0">
        <w:rPr>
          <w:rFonts w:ascii="Times New Roman" w:hAnsi="Times New Roman"/>
        </w:rPr>
        <w:t xml:space="preserve">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5"/>
      <w:commentRangeStart w:id="6"/>
      <w:commentRangeStart w:id="7"/>
      <w:commentRangeStart w:id="8"/>
      <w:r w:rsidR="00693B12" w:rsidRPr="00F972C0">
        <w:rPr>
          <w:rFonts w:ascii="Times New Roman" w:hAnsi="Times New Roman"/>
        </w:rPr>
        <w:t xml:space="preserve">extended </w:t>
      </w:r>
      <w:commentRangeEnd w:id="5"/>
      <w:r w:rsidR="002D66D7">
        <w:rPr>
          <w:rStyle w:val="CommentReference"/>
        </w:rPr>
        <w:commentReference w:id="5"/>
      </w:r>
      <w:commentRangeEnd w:id="6"/>
      <w:r w:rsidR="00133F37">
        <w:rPr>
          <w:rStyle w:val="CommentReference"/>
        </w:rPr>
        <w:commentReference w:id="6"/>
      </w:r>
      <w:commentRangeEnd w:id="7"/>
      <w:r w:rsidR="001A53EE">
        <w:rPr>
          <w:rStyle w:val="CommentReference"/>
        </w:rPr>
        <w:commentReference w:id="7"/>
      </w:r>
      <w:commentRangeEnd w:id="8"/>
      <w:r w:rsidR="001E3C68">
        <w:rPr>
          <w:rStyle w:val="CommentReference"/>
        </w:rPr>
        <w:commentReference w:id="8"/>
      </w:r>
      <w:r w:rsidR="00693B12" w:rsidRPr="00F972C0">
        <w:rPr>
          <w:rFonts w:ascii="Times New Roman" w:hAnsi="Times New Roman"/>
        </w:rPr>
        <w:t>the tradition</w:t>
      </w:r>
      <w:r w:rsidR="0075189A">
        <w:rPr>
          <w:rFonts w:ascii="Times New Roman" w:hAnsi="Times New Roman"/>
        </w:rPr>
        <w:t xml:space="preserve">al theory of </w:t>
      </w:r>
      <w:proofErr w:type="spellStart"/>
      <w:r w:rsidR="0075189A">
        <w:rPr>
          <w:rFonts w:ascii="Times New Roman" w:hAnsi="Times New Roman"/>
        </w:rPr>
        <w:t>poromechanics</w:t>
      </w:r>
      <w:proofErr w:type="spellEnd"/>
      <w:r w:rsidR="0075189A">
        <w:rPr>
          <w:rFonts w:ascii="Times New Roman" w:hAnsi="Times New Roman"/>
        </w:rPr>
        <w:t xml:space="preserve"> </w:t>
      </w:r>
      <w:r w:rsidR="00133F37">
        <w:rPr>
          <w:rFonts w:ascii="Times New Roman" w:hAnsi="Times New Roman"/>
        </w:rPr>
        <w:fldChar w:fldCharType="begin"/>
      </w:r>
      <w:r w:rsidR="00FB2096">
        <w:rPr>
          <w:rFonts w:ascii="Times New Roman" w:hAnsi="Times New Roman"/>
        </w:rPr>
        <w:instrText xml:space="preserve"> ADDIN EN.CITE &lt;EndNote&gt;&lt;Cite&gt;&lt;Author&gt;Biot&lt;/Author&gt;&lt;Year&gt;1941&lt;/Year&gt;&lt;RecNum&gt;5&lt;/RecNum&gt;&lt;DisplayText&gt;(Biot, 1941)&lt;/DisplayText&gt;&lt;record&gt;&lt;rec-number&gt;5&lt;/rec-number&gt;&lt;foreign-keys&gt;&lt;key app="EN" db-id="ssfvrr2e4dpfdrettfh5de0dvap00tsdfpwd" timestamp="1662937761"&gt;</w:instrText>
      </w:r>
      <w:r w:rsidR="00FB2096">
        <w:rPr>
          <w:rFonts w:ascii="Times New Roman" w:hAnsi="Times New Roman" w:hint="eastAsia"/>
        </w:rPr>
        <w:instrTex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consolidation&lt;/title&gt;&lt;secondary-title&gt;Journal of applied</w:instrText>
      </w:r>
      <w:r w:rsidR="00FB2096">
        <w:rPr>
          <w:rFonts w:ascii="Times New Roman" w:hAnsi="Times New Roman"/>
        </w:rPr>
        <w:instrText xml:space="preserve">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proofErr w:type="spellStart"/>
      <w:r w:rsidR="00693B12" w:rsidRPr="00F972C0">
        <w:rPr>
          <w:rFonts w:ascii="Times New Roman" w:hAnsi="Times New Roman"/>
        </w:rPr>
        <w:t>variational</w:t>
      </w:r>
      <w:proofErr w:type="spellEnd"/>
      <w:r w:rsidR="00693B12" w:rsidRPr="00F972C0">
        <w:rPr>
          <w:rFonts w:ascii="Times New Roman" w:hAnsi="Times New Roman"/>
        </w:rPr>
        <w:t xml:space="preserve"> </w:t>
      </w:r>
      <w:proofErr w:type="spellStart"/>
      <w:r w:rsidR="00693B12" w:rsidRPr="00F972C0">
        <w:rPr>
          <w:rFonts w:ascii="Times New Roman" w:hAnsi="Times New Roman"/>
        </w:rPr>
        <w:t>Lagrangian</w:t>
      </w:r>
      <w:proofErr w:type="spellEnd"/>
      <w:r w:rsidR="00693B12" w:rsidRPr="00F972C0">
        <w:rPr>
          <w:rFonts w:ascii="Times New Roman" w:hAnsi="Times New Roman"/>
        </w:rPr>
        <w:t xml:space="preserve">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w:t>
      </w:r>
      <w:proofErr w:type="spellStart"/>
      <w:r w:rsidR="00693B12" w:rsidRPr="00F972C0">
        <w:rPr>
          <w:rFonts w:ascii="Times New Roman" w:hAnsi="Times New Roman"/>
        </w:rPr>
        <w:t>porothermoelastic</w:t>
      </w:r>
      <w:proofErr w:type="spellEnd"/>
      <w:r w:rsidR="00693B12" w:rsidRPr="00F972C0">
        <w:rPr>
          <w:rFonts w:ascii="Times New Roman" w:hAnsi="Times New Roman"/>
        </w:rPr>
        <w:t xml:space="preserve">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E51A51">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xml:space="preserve">. Within the framework of linear </w:t>
      </w:r>
      <w:proofErr w:type="spellStart"/>
      <w:r w:rsidR="00693B12" w:rsidRPr="00F972C0">
        <w:rPr>
          <w:rFonts w:ascii="Times New Roman" w:hAnsi="Times New Roman"/>
        </w:rPr>
        <w:t>poroth</w:t>
      </w:r>
      <w:r w:rsidR="001E554D">
        <w:rPr>
          <w:rFonts w:ascii="Times New Roman" w:hAnsi="Times New Roman"/>
        </w:rPr>
        <w:t>ermoelasticity</w:t>
      </w:r>
      <w:proofErr w:type="spellEnd"/>
      <w:r w:rsidR="001E554D">
        <w:rPr>
          <w:rFonts w:ascii="Times New Roman" w:hAnsi="Times New Roman"/>
        </w:rPr>
        <w:t>, past</w:t>
      </w:r>
      <w:r w:rsidR="00693B12" w:rsidRPr="00F972C0">
        <w:rPr>
          <w:rFonts w:ascii="Times New Roman" w:hAnsi="Times New Roman"/>
        </w:rPr>
        <w:t xml:space="preserve">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5pt;height:18pt;mso-width-percent:0;mso-height-percent:0;mso-width-percent:0;mso-height-percent:0" o:ole="">
            <v:imagedata r:id="rId10" o:title=""/>
          </v:shape>
          <o:OLEObject Type="Embed" ProgID="Equation.DSMT4" ShapeID="_x0000_i1025" DrawAspect="Content" ObjectID="_1726686176" r:id="rId11"/>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w:t>
      </w:r>
      <w:proofErr w:type="spellStart"/>
      <w:r w:rsidR="00693B12" w:rsidRPr="00F972C0">
        <w:rPr>
          <w:rFonts w:ascii="Times New Roman" w:hAnsi="Times New Roman"/>
        </w:rPr>
        <w:t>mechano</w:t>
      </w:r>
      <w:proofErr w:type="spellEnd"/>
      <w:r w:rsidR="00693B12" w:rsidRPr="00F972C0">
        <w:rPr>
          <w:rFonts w:ascii="Times New Roman" w:hAnsi="Times New Roman"/>
        </w:rPr>
        <w:t xml:space="preserve">-caloric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4.25pt;height:18pt;mso-width-percent:0;mso-height-percent:0;mso-width-percent:0;mso-height-percent:0" o:ole="">
            <v:imagedata r:id="rId12" o:title=""/>
          </v:shape>
          <o:OLEObject Type="Embed" ProgID="Equation.DSMT4" ShapeID="_x0000_i1026" DrawAspect="Content" ObjectID="_1726686177" r:id="rId13"/>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BD6490E"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092FA4">
        <w:rPr>
          <w:rFonts w:ascii="Times New Roman" w:hAnsi="Times New Roman"/>
          <w:noProof/>
          <w:position w:val="-18"/>
        </w:rPr>
        <w:object w:dxaOrig="2000" w:dyaOrig="480" w14:anchorId="7448E465">
          <v:shape id="_x0000_i1027" type="#_x0000_t75" alt="" style="width:99.75pt;height:22.5pt" o:ole="">
            <v:imagedata r:id="rId14" o:title=""/>
          </v:shape>
          <o:OLEObject Type="Embed" ProgID="Equation.DSMT4" ShapeID="_x0000_i1027" DrawAspect="Content" ObjectID="_1726686178" r:id="rId15"/>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21DEDEB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F972C0">
        <w:rPr>
          <w:rFonts w:ascii="Times New Roman" w:hAnsi="Times New Roman"/>
          <w:noProof/>
          <w:position w:val="-14"/>
        </w:rPr>
        <w:object w:dxaOrig="1680" w:dyaOrig="380" w14:anchorId="2B6EF03A">
          <v:shape id="_x0000_i1028" type="#_x0000_t75" alt="" style="width:82.5pt;height:18pt" o:ole="">
            <v:imagedata r:id="rId16" o:title=""/>
          </v:shape>
          <o:OLEObject Type="Embed" ProgID="Equation.DSMT4" ShapeID="_x0000_i1028" DrawAspect="Content" ObjectID="_1726686179" r:id="rId17"/>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711EE6D" w:rsidR="00210318" w:rsidRDefault="00210318" w:rsidP="00F972C0">
      <w:pPr>
        <w:spacing w:line="360" w:lineRule="auto"/>
        <w:jc w:val="both"/>
        <w:rPr>
          <w:rFonts w:ascii="Times New Roman" w:hAnsi="Times New Roman"/>
        </w:rPr>
      </w:pPr>
      <w:r>
        <w:rPr>
          <w:rFonts w:ascii="Times New Roman" w:hAnsi="Times New Roman"/>
        </w:rPr>
        <w:t xml:space="preserve">Here </w:t>
      </w:r>
      <w:r w:rsidR="00E36C8F" w:rsidRPr="00F972C0">
        <w:rPr>
          <w:rFonts w:ascii="Times New Roman" w:hAnsi="Times New Roman"/>
          <w:noProof/>
          <w:position w:val="-10"/>
        </w:rPr>
        <w:object w:dxaOrig="220" w:dyaOrig="300" w14:anchorId="36C6DBF7">
          <v:shape id="_x0000_i1029" type="#_x0000_t75" alt="" style="width:10.5pt;height:12pt" o:ole="">
            <v:imagedata r:id="rId18" o:title=""/>
          </v:shape>
          <o:OLEObject Type="Embed" ProgID="Equation.DSMT4" ShapeID="_x0000_i1029" DrawAspect="Content" ObjectID="_1726686180" r:id="rId19"/>
        </w:object>
      </w:r>
      <w:r w:rsidRPr="00F972C0">
        <w:rPr>
          <w:rFonts w:ascii="Times New Roman" w:hAnsi="Times New Roman"/>
        </w:rPr>
        <w:t>is</w:t>
      </w:r>
      <w:r>
        <w:rPr>
          <w:rFonts w:ascii="Times New Roman" w:hAnsi="Times New Roman"/>
        </w:rPr>
        <w:t xml:space="preserve"> </w:t>
      </w:r>
      <w:r w:rsidR="001E554D">
        <w:rPr>
          <w:rFonts w:ascii="Times New Roman" w:hAnsi="Times New Roman"/>
        </w:rPr>
        <w:t xml:space="preserve">the fluid flux, </w:t>
      </w:r>
      <w:r w:rsidR="00E36C8F" w:rsidRPr="00F972C0">
        <w:rPr>
          <w:rFonts w:ascii="Times New Roman" w:hAnsi="Times New Roman"/>
          <w:noProof/>
          <w:position w:val="-6"/>
        </w:rPr>
        <w:object w:dxaOrig="220" w:dyaOrig="320" w14:anchorId="05F17617">
          <v:shape id="_x0000_i1030" type="#_x0000_t75" alt="" style="width:10.5pt;height:14.25pt" o:ole="">
            <v:imagedata r:id="rId20" o:title=""/>
          </v:shape>
          <o:OLEObject Type="Embed" ProgID="Equation.DSMT4" ShapeID="_x0000_i1030" DrawAspect="Content" ObjectID="_1726686181" r:id="rId21"/>
        </w:object>
      </w:r>
      <w:r w:rsidR="00E36C8F">
        <w:rPr>
          <w:rFonts w:ascii="Times New Roman" w:hAnsi="Times New Roman"/>
          <w:noProof/>
        </w:rPr>
        <w:t xml:space="preserve"> </w:t>
      </w:r>
      <w:r w:rsidR="001E554D">
        <w:rPr>
          <w:rFonts w:ascii="Times New Roman" w:hAnsi="Times New Roman"/>
        </w:rPr>
        <w:t xml:space="preserve">is the heat flux, </w:t>
      </w:r>
      <w:r>
        <w:rPr>
          <w:rFonts w:ascii="Times New Roman" w:hAnsi="Times New Roman"/>
          <w:i/>
          <w:iCs/>
        </w:rPr>
        <w:t>p</w:t>
      </w:r>
      <w:r>
        <w:rPr>
          <w:rFonts w:ascii="Times New Roman" w:hAnsi="Times New Roman"/>
        </w:rPr>
        <w:t xml:space="preserve"> is the pore pressure</w:t>
      </w:r>
      <w:r w:rsidR="001E554D">
        <w:rPr>
          <w:rFonts w:ascii="Times New Roman" w:hAnsi="Times New Roman"/>
        </w:rPr>
        <w:t>,</w:t>
      </w:r>
      <w:r>
        <w:rPr>
          <w:rFonts w:ascii="Times New Roman" w:hAnsi="Times New Roman"/>
        </w:rPr>
        <w:t xml:space="preserve"> and </w:t>
      </w:r>
      <w:r w:rsidRPr="008B6486">
        <w:rPr>
          <w:rFonts w:ascii="Times New Roman" w:hAnsi="Times New Roman"/>
          <w:i/>
          <w:iCs/>
        </w:rPr>
        <w:t>T</w:t>
      </w:r>
      <w:r>
        <w:rPr>
          <w:rFonts w:ascii="Times New Roman" w:hAnsi="Times New Roman"/>
        </w:rPr>
        <w:t xml:space="preserve"> is the temperature field. </w:t>
      </w:r>
      <w:r w:rsidR="001E554D">
        <w:rPr>
          <w:rFonts w:ascii="Times New Roman" w:hAnsi="Times New Roman"/>
        </w:rPr>
        <w:t>Note</w:t>
      </w:r>
      <w:r w:rsidR="00406356">
        <w:rPr>
          <w:rFonts w:ascii="Times New Roman" w:hAnsi="Times New Roman"/>
        </w:rPr>
        <w:t xml:space="preserve"> that the mechano-caloric coefficient is also known thermal filtration coefficient </w:t>
      </w:r>
      <w:r w:rsidR="00406356" w:rsidRPr="00F972C0">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87E35B8"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mechano-caloric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1E554D">
        <w:rPr>
          <w:rFonts w:ascii="Times New Roman" w:hAnsi="Times New Roman"/>
        </w:rPr>
        <w:t>-osmotic</w:t>
      </w:r>
      <w:r w:rsidR="00693B12" w:rsidRPr="00F972C0">
        <w:rPr>
          <w:rFonts w:ascii="Times New Roman" w:hAnsi="Times New Roman"/>
        </w:rPr>
        <w:t xml:space="preserve">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mechano-caloric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2FB9884F" w:rsidR="00406356" w:rsidRDefault="00AA505A" w:rsidP="00F65E3F">
      <w:pPr>
        <w:spacing w:line="360" w:lineRule="auto"/>
        <w:jc w:val="both"/>
        <w:rPr>
          <w:rFonts w:ascii="Times New Roman" w:hAnsi="Times New Roman"/>
        </w:rPr>
      </w:pPr>
      <w:r>
        <w:rPr>
          <w:rFonts w:ascii="Times New Roman" w:hAnsi="Times New Roman"/>
        </w:rPr>
        <w:tab/>
        <w:t>By introducing</w:t>
      </w:r>
      <w:r w:rsidRPr="00F972C0">
        <w:rPr>
          <w:rFonts w:ascii="Times New Roman" w:hAnsi="Times New Roman"/>
        </w:rPr>
        <w:t xml:space="preserve"> </w:t>
      </w:r>
      <w:r w:rsidR="008F7343">
        <w:rPr>
          <w:rFonts w:ascii="Times New Roman" w:hAnsi="Times New Roman"/>
        </w:rPr>
        <w:t>a</w:t>
      </w:r>
      <w:r w:rsidRPr="00F972C0">
        <w:rPr>
          <w:rFonts w:ascii="Times New Roman" w:hAnsi="Times New Roman"/>
        </w:rPr>
        <w:t xml:space="preserve">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w:t>
      </w:r>
      <w:r w:rsidR="008824D4">
        <w:rPr>
          <w:rFonts w:ascii="Times New Roman" w:hAnsi="Times New Roman"/>
        </w:rPr>
        <w:lastRenderedPageBreak/>
        <w:t xml:space="preserve">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1E554D">
        <w:rPr>
          <w:rFonts w:ascii="Times New Roman" w:hAnsi="Times New Roman"/>
        </w:rPr>
        <w:t>The motivation</w:t>
      </w:r>
      <w:r w:rsidR="00693B12" w:rsidRPr="00F972C0">
        <w:rPr>
          <w:rFonts w:ascii="Times New Roman" w:hAnsi="Times New Roman"/>
        </w:rPr>
        <w:t xml:space="preserve"> of creating </w:t>
      </w:r>
      <w:r w:rsidR="002F2CEB" w:rsidRPr="00F972C0">
        <w:rPr>
          <w:rFonts w:ascii="Times New Roman" w:hAnsi="Times New Roman"/>
        </w:rPr>
        <w:t xml:space="preserve">the PTEOF </w:t>
      </w:r>
      <w:r w:rsidR="00693B12" w:rsidRPr="00F972C0">
        <w:rPr>
          <w:rFonts w:ascii="Times New Roman" w:hAnsi="Times New Roman"/>
        </w:rPr>
        <w:t>model is to have a comprehensi</w:t>
      </w:r>
      <w:r w:rsidR="001E554D">
        <w:rPr>
          <w:rFonts w:ascii="Times New Roman" w:hAnsi="Times New Roman"/>
        </w:rPr>
        <w:t>ve understanding of the cement behavior under</w:t>
      </w:r>
      <w:r w:rsidR="00693B12" w:rsidRPr="00F972C0">
        <w:rPr>
          <w:rFonts w:ascii="Times New Roman" w:hAnsi="Times New Roman"/>
        </w:rPr>
        <w:t xml:space="preserve"> HTHP </w:t>
      </w:r>
      <w:r w:rsidR="001E554D">
        <w:rPr>
          <w:rFonts w:ascii="Times New Roman" w:hAnsi="Times New Roman"/>
        </w:rPr>
        <w:t xml:space="preserve">conditions </w:t>
      </w:r>
      <w:r w:rsidR="00693B12" w:rsidRPr="00F972C0">
        <w:rPr>
          <w:rFonts w:ascii="Times New Roman" w:hAnsi="Times New Roman"/>
        </w:rPr>
        <w:t xml:space="preserve">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1E554D">
        <w:rPr>
          <w:rFonts w:ascii="Times New Roman" w:hAnsi="Times New Roman"/>
        </w:rPr>
        <w:t xml:space="preserve"> studies</w:t>
      </w:r>
      <w:r w:rsidR="00693B12" w:rsidRPr="00F972C0">
        <w:rPr>
          <w:rFonts w:ascii="Times New Roman" w:hAnsi="Times New Roman"/>
        </w:rPr>
        <w:t xml:space="preserve">. </w:t>
      </w:r>
      <w:r w:rsidR="008824D4">
        <w:rPr>
          <w:rFonts w:ascii="Times New Roman" w:hAnsi="Times New Roman"/>
        </w:rPr>
        <w:t xml:space="preserve">Specifically, we derive a semi-analytical solution (analytical up to a numerical inversion of a Laplace transport) that draws </w:t>
      </w:r>
      <w:r w:rsidR="008F7343">
        <w:rPr>
          <w:rFonts w:ascii="Times New Roman" w:hAnsi="Times New Roman"/>
        </w:rPr>
        <w:t xml:space="preserve">inspiration from </w:t>
      </w:r>
      <w:r w:rsidR="008824D4">
        <w:rPr>
          <w:rFonts w:ascii="Times New Roman" w:hAnsi="Times New Roman"/>
        </w:rPr>
        <w:t>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r w:rsidR="00693B12" w:rsidRPr="00F972C0">
        <w:rPr>
          <w:rFonts w:ascii="Times New Roman" w:hAnsi="Times New Roman"/>
        </w:rPr>
        <w:t>poroelasticity</w:t>
      </w:r>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0F7E2B45" w:rsidR="00B6606E" w:rsidRPr="0013783D" w:rsidRDefault="00370BCC" w:rsidP="0013783D">
      <w:pPr>
        <w:pStyle w:val="Paper"/>
      </w:pPr>
      <w:r w:rsidRPr="0013783D">
        <w:t xml:space="preserve">2. </w:t>
      </w:r>
      <w:r w:rsidR="00804302">
        <w:t xml:space="preserve"> Governing Equations</w:t>
      </w:r>
    </w:p>
    <w:p w14:paraId="0892818B" w14:textId="432CC26D" w:rsidR="00CD6CD3" w:rsidRDefault="001A53EE" w:rsidP="00CD6CD3">
      <w:pPr>
        <w:spacing w:line="360" w:lineRule="auto"/>
        <w:jc w:val="both"/>
        <w:rPr>
          <w:rFonts w:ascii="Times New Roman" w:hAnsi="Times New Roman"/>
        </w:rPr>
      </w:pPr>
      <w:r>
        <w:rPr>
          <w:rFonts w:ascii="Times New Roman" w:hAnsi="Times New Roman"/>
        </w:rPr>
        <w:t>The formulation begins with classical</w:t>
      </w:r>
      <w:r w:rsidR="00CD6CD3">
        <w:rPr>
          <w:rFonts w:ascii="Times New Roman" w:hAnsi="Times New Roman"/>
        </w:rPr>
        <w:t xml:space="preserve"> </w:t>
      </w:r>
      <w:r w:rsidR="00B43845">
        <w:rPr>
          <w:rFonts w:ascii="Times New Roman" w:hAnsi="Times New Roman"/>
        </w:rPr>
        <w:t xml:space="preserve">tensorial strain-stress constitutive relation that expatiates upon the coupled thermo-hydro-mechanical behaviors of fluid saturated porous medium </w:t>
      </w:r>
      <w:r w:rsidR="00CA17DB">
        <w:rPr>
          <w:rFonts w:ascii="Times New Roman" w:hAnsi="Times New Roman"/>
        </w:rPr>
        <w:t xml:space="preserve">under the plain-strain conditions </w:t>
      </w:r>
      <w:r w:rsidR="00CD6CD3">
        <w:rPr>
          <w:rFonts w:ascii="Times New Roman" w:hAnsi="Times New Roman"/>
        </w:rPr>
        <w:t>could be rewritten as</w:t>
      </w:r>
      <w:r>
        <w:rPr>
          <w:rFonts w:ascii="Times New Roman" w:hAnsi="Times New Roman"/>
        </w:rPr>
        <w:t xml:space="preserve"> </w:t>
      </w:r>
      <w:r w:rsidR="00160C48">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160C48">
        <w:rPr>
          <w:rFonts w:ascii="Times New Roman" w:hAnsi="Times New Roman"/>
        </w:rPr>
        <w:fldChar w:fldCharType="separate"/>
      </w:r>
      <w:r w:rsidR="00160C48">
        <w:rPr>
          <w:rFonts w:ascii="Times New Roman" w:hAnsi="Times New Roman"/>
          <w:noProof/>
        </w:rPr>
        <w:t>(Cheng, 2016)</w:t>
      </w:r>
      <w:r w:rsidR="00160C48">
        <w:rPr>
          <w:rFonts w:ascii="Times New Roman" w:hAnsi="Times New Roman"/>
        </w:rPr>
        <w:fldChar w:fldCharType="end"/>
      </w:r>
    </w:p>
    <w:p w14:paraId="4C9A133A" w14:textId="08517A18"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922E06" w:rsidRPr="00FC6272">
        <w:rPr>
          <w:rFonts w:ascii="Times New Roman" w:hAnsi="Times New Roman"/>
          <w:position w:val="-24"/>
        </w:rPr>
        <w:object w:dxaOrig="2760" w:dyaOrig="639" w14:anchorId="0E9CD61F">
          <v:shape id="_x0000_i1031" type="#_x0000_t75" alt="" style="width:138.75pt;height:32.25pt" o:ole="">
            <v:imagedata r:id="rId22" o:title=""/>
          </v:shape>
          <o:OLEObject Type="Embed" ProgID="Equation.DSMT4" ShapeID="_x0000_i1031" DrawAspect="Content" ObjectID="_1726686182" r:id="rId23"/>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w:t>
      </w:r>
      <w:commentRangeStart w:id="9"/>
      <w:r w:rsidR="00A8731B">
        <w:rPr>
          <w:rFonts w:ascii="Times New Roman" w:hAnsi="Times New Roman"/>
        </w:rPr>
        <w:t>3</w:t>
      </w:r>
      <w:commentRangeEnd w:id="9"/>
      <w:r w:rsidR="009F18EC">
        <w:rPr>
          <w:rStyle w:val="CommentReference"/>
        </w:rPr>
        <w:commentReference w:id="9"/>
      </w:r>
      <w:r>
        <w:rPr>
          <w:rFonts w:ascii="Times New Roman" w:hAnsi="Times New Roman"/>
        </w:rPr>
        <w:t>)</w:t>
      </w:r>
    </w:p>
    <w:p w14:paraId="6E3813B4" w14:textId="4E7DDD11" w:rsidR="00A8731B" w:rsidRDefault="00CD6CD3" w:rsidP="009C6DCF">
      <w:pPr>
        <w:spacing w:line="360" w:lineRule="auto"/>
        <w:jc w:val="both"/>
        <w:rPr>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00922E06" w:rsidRPr="001E554D">
        <w:rPr>
          <w:rFonts w:ascii="Times New Roman" w:hAnsi="Times New Roman"/>
          <w:noProof/>
          <w:position w:val="-6"/>
        </w:rPr>
        <w:object w:dxaOrig="240" w:dyaOrig="260" w14:anchorId="75AA118D">
          <v:shape id="_x0000_i1032" type="#_x0000_t75" alt="" style="width:10.5pt;height:11.25pt" o:ole="">
            <v:imagedata r:id="rId24" o:title=""/>
          </v:shape>
          <o:OLEObject Type="Embed" ProgID="Equation.DSMT4" ShapeID="_x0000_i1032" DrawAspect="Content" ObjectID="_1726686183" r:id="rId25"/>
        </w:object>
      </w:r>
      <w:r w:rsidR="00ED529C">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00922E06" w:rsidRPr="001E554D">
        <w:rPr>
          <w:rFonts w:ascii="Times New Roman" w:hAnsi="Times New Roman"/>
          <w:noProof/>
          <w:position w:val="-4"/>
        </w:rPr>
        <w:object w:dxaOrig="240" w:dyaOrig="300" w14:anchorId="62E4CD20">
          <v:shape id="_x0000_i1033" type="#_x0000_t75" alt="" style="width:11.25pt;height:10.5pt" o:ole="">
            <v:imagedata r:id="rId26" o:title=""/>
          </v:shape>
          <o:OLEObject Type="Embed" ProgID="Equation.DSMT4" ShapeID="_x0000_i1033" DrawAspect="Content" ObjectID="_1726686184" r:id="rId27"/>
        </w:object>
      </w:r>
      <w:r w:rsidR="00ED529C">
        <w:rPr>
          <w:rFonts w:ascii="Times New Roman" w:hAnsi="Times New Roman"/>
          <w:noProof/>
        </w:rPr>
        <w:t xml:space="preserve"> </w:t>
      </w:r>
      <w:r w:rsidR="00634588">
        <w:rPr>
          <w:rFonts w:ascii="Times New Roman" w:hAnsi="Times New Roman"/>
          <w:snapToGrid w:val="0"/>
        </w:rPr>
        <w:t>is</w:t>
      </w:r>
      <w:r>
        <w:rPr>
          <w:rFonts w:ascii="Times New Roman" w:hAnsi="Times New Roman"/>
          <w:snapToGrid w:val="0"/>
        </w:rPr>
        <w:t xml:space="preserve"> stress tensor components</w:t>
      </w:r>
      <w:r w:rsidR="00922E06">
        <w:rPr>
          <w:rFonts w:ascii="Times New Roman" w:hAnsi="Times New Roman"/>
          <w:snapToGrid w:val="0"/>
        </w:rPr>
        <w:t xml:space="preserve"> matrix</w:t>
      </w:r>
      <w:r>
        <w:rPr>
          <w:rFonts w:ascii="Times New Roman" w:hAnsi="Times New Roman"/>
          <w:snapToGrid w:val="0"/>
        </w:rPr>
        <w:t xml:space="preserve"> and strain tensor components</w:t>
      </w:r>
      <w:r w:rsidR="00922E06">
        <w:rPr>
          <w:rFonts w:ascii="Times New Roman" w:hAnsi="Times New Roman"/>
          <w:snapToGrid w:val="0"/>
        </w:rPr>
        <w:t xml:space="preserve"> matrix</w:t>
      </w:r>
      <w:r w:rsidR="00A8731B">
        <w:rPr>
          <w:rFonts w:ascii="Times New Roman" w:hAnsi="Times New Roman"/>
          <w:snapToGrid w:val="0"/>
        </w:rPr>
        <w:t>, respectively;</w:t>
      </w:r>
      <w:r w:rsidR="001E3C68">
        <w:rPr>
          <w:rFonts w:ascii="Times New Roman" w:hAnsi="Times New Roman"/>
          <w:snapToGrid w:val="0"/>
        </w:rPr>
        <w:t xml:space="preserve"> </w:t>
      </w:r>
      <w:r w:rsidR="009C6DCF" w:rsidRPr="009C6DCF">
        <w:rPr>
          <w:rFonts w:ascii="Times New Roman" w:hAnsi="Times New Roman"/>
          <w:snapToGrid w:val="0"/>
          <w:position w:val="-6"/>
        </w:rPr>
        <w:object w:dxaOrig="200" w:dyaOrig="220" w14:anchorId="433B20F1">
          <v:shape id="_x0000_i1034" type="#_x0000_t75" style="width:10.5pt;height:10.5pt" o:ole="">
            <v:imagedata r:id="rId28" o:title=""/>
          </v:shape>
          <o:OLEObject Type="Embed" ProgID="Equation.DSMT4" ShapeID="_x0000_i1034" DrawAspect="Content" ObjectID="_1726686185" r:id="rId29"/>
        </w:object>
      </w:r>
      <w:r w:rsidR="009C6DCF">
        <w:rPr>
          <w:rFonts w:ascii="Times New Roman" w:hAnsi="Times New Roman" w:hint="eastAsia"/>
          <w:snapToGrid w:val="0"/>
        </w:rPr>
        <w:t>is</w:t>
      </w:r>
      <w:r w:rsidR="009C6DCF">
        <w:rPr>
          <w:rFonts w:ascii="Times New Roman" w:hAnsi="Times New Roman"/>
          <w:snapToGrid w:val="0"/>
        </w:rPr>
        <w:t xml:space="preserve"> the volumetric strain</w:t>
      </w:r>
      <w:r w:rsidR="0038714A">
        <w:rPr>
          <w:rFonts w:ascii="Times New Roman" w:hAnsi="Times New Roman"/>
          <w:snapToGrid w:val="0"/>
        </w:rPr>
        <w:t xml:space="preserve"> (the trace of the strain tensor)</w:t>
      </w:r>
      <w:r w:rsidR="009C6DCF">
        <w:rPr>
          <w:rFonts w:ascii="Times New Roman" w:hAnsi="Times New Roman"/>
          <w:snapToGrid w:val="0"/>
        </w:rPr>
        <w:t>;</w:t>
      </w:r>
      <w:r w:rsidR="009C6DCF" w:rsidRPr="009C6DCF">
        <w:t xml:space="preserve"> </w:t>
      </w:r>
      <w:r w:rsidR="001E554D" w:rsidRPr="001E554D">
        <w:rPr>
          <w:position w:val="-6"/>
        </w:rPr>
        <w:object w:dxaOrig="200" w:dyaOrig="279" w14:anchorId="3AE04ECE">
          <v:shape id="_x0000_i1035" type="#_x0000_t75" style="width:10.5pt;height:14.25pt" o:ole="">
            <v:imagedata r:id="rId30" o:title=""/>
          </v:shape>
          <o:OLEObject Type="Embed" ProgID="Equation.DSMT4" ShapeID="_x0000_i1035" DrawAspect="Content" ObjectID="_1726686186" r:id="rId31"/>
        </w:object>
      </w:r>
      <w:r w:rsidR="009C6DCF">
        <w:rPr>
          <w:rFonts w:ascii="Times New Roman" w:hAnsi="Times New Roman"/>
          <w:snapToGrid w:val="0"/>
        </w:rPr>
        <w:t xml:space="preserve"> is the </w:t>
      </w:r>
      <w:proofErr w:type="spellStart"/>
      <w:r w:rsidR="009C6DCF">
        <w:rPr>
          <w:rFonts w:ascii="Times New Roman" w:hAnsi="Times New Roman"/>
          <w:snapToGrid w:val="0"/>
        </w:rPr>
        <w:t>Kronecker</w:t>
      </w:r>
      <w:proofErr w:type="spellEnd"/>
      <w:r w:rsidR="009C6DCF">
        <w:rPr>
          <w:rFonts w:ascii="Times New Roman" w:hAnsi="Times New Roman"/>
          <w:snapToGrid w:val="0"/>
        </w:rPr>
        <w:t xml:space="preserve"> delta</w:t>
      </w:r>
      <w:r w:rsidR="001E3C68">
        <w:rPr>
          <w:rFonts w:ascii="Times New Roman" w:hAnsi="Times New Roman"/>
          <w:snapToGrid w:val="0"/>
        </w:rPr>
        <w:t>;</w:t>
      </w:r>
      <w:r w:rsidR="009C6DCF">
        <w:rPr>
          <w:rFonts w:ascii="Times New Roman" w:hAnsi="Times New Roman"/>
          <w:snapToGrid w:val="0"/>
        </w:rPr>
        <w:t xml:space="preserve"> </w:t>
      </w:r>
      <w:r w:rsidRPr="003E53A4">
        <w:rPr>
          <w:rFonts w:ascii="Times New Roman" w:hAnsi="Times New Roman"/>
          <w:noProof/>
          <w:position w:val="-10"/>
        </w:rPr>
        <w:object w:dxaOrig="240" w:dyaOrig="260" w14:anchorId="58F43633">
          <v:shape id="_x0000_i1036" type="#_x0000_t75" alt="" style="width:10.5pt;height:11.25pt;mso-width-percent:0;mso-height-percent:0;mso-width-percent:0;mso-height-percent:0" o:ole="">
            <v:imagedata r:id="rId32" o:title=""/>
          </v:shape>
          <o:OLEObject Type="Embed" ProgID="Equation.DSMT4" ShapeID="_x0000_i1036" DrawAspect="Content" ObjectID="_1726686187" r:id="rId33"/>
        </w:object>
      </w:r>
      <w:r w:rsidR="009C6DCF">
        <w:rPr>
          <w:rFonts w:ascii="Times New Roman" w:hAnsi="Times New Roman"/>
          <w:noProof/>
        </w:rPr>
        <w:t xml:space="preserve"> </w: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7" type="#_x0000_t75" alt="" style="width:10.5pt;height:11.25pt;mso-width-percent:0;mso-height-percent:0;mso-width-percent:0;mso-height-percent:0" o:ole="">
            <v:imagedata r:id="rId34" o:title=""/>
          </v:shape>
          <o:OLEObject Type="Embed" ProgID="Equation.DSMT4" ShapeID="_x0000_i1037" DrawAspect="Content" ObjectID="_1726686188" r:id="rId35"/>
        </w:object>
      </w:r>
      <w:r w:rsidR="009C6DCF">
        <w:rPr>
          <w:rFonts w:ascii="Times New Roman" w:hAnsi="Times New Roman"/>
          <w:noProof/>
        </w:rPr>
        <w:t xml:space="preserve"> </w: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8" type="#_x0000_t75" alt="" style="width:14.25pt;height:18pt;mso-width-percent:0;mso-height-percent:0;mso-width-percent:0;mso-height-percent:0" o:ole="">
            <v:imagedata r:id="rId36" o:title=""/>
          </v:shape>
          <o:OLEObject Type="Embed" ProgID="Equation.DSMT4" ShapeID="_x0000_i1038" DrawAspect="Content" ObjectID="_1726686189" r:id="rId37"/>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9" type="#_x0000_t75" style="width:12.75pt;height:14.25pt" o:ole="">
            <v:imagedata r:id="rId38" o:title=""/>
          </v:shape>
          <o:OLEObject Type="Embed" ProgID="Equation.DSMT4" ShapeID="_x0000_i1039" DrawAspect="Content" ObjectID="_1726686190" r:id="rId39"/>
        </w:object>
      </w:r>
      <w:r w:rsidR="009C6DCF">
        <w:rPr>
          <w:rFonts w:ascii="Times New Roman" w:hAnsi="Times New Roman"/>
          <w:snapToGrid w:val="0"/>
        </w:rPr>
        <w:t xml:space="preserve"> </w: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40" type="#_x0000_t75" style="width:9pt;height:11.25pt" o:ole="">
            <v:imagedata r:id="rId40" o:title=""/>
          </v:shape>
          <o:OLEObject Type="Embed" ProgID="Equation.DSMT4" ShapeID="_x0000_i1040" DrawAspect="Content" ObjectID="_1726686191" r:id="rId41"/>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41" type="#_x0000_t75" style="width:11.25pt;height:11.25pt" o:ole="">
            <v:imagedata r:id="rId42" o:title=""/>
          </v:shape>
          <o:OLEObject Type="Embed" ProgID="Equation.DSMT4" ShapeID="_x0000_i1041" DrawAspect="Content" ObjectID="_1726686192" r:id="rId43"/>
        </w:object>
      </w:r>
      <w:r w:rsidR="00C85925">
        <w:rPr>
          <w:rFonts w:ascii="Times New Roman" w:hAnsi="Times New Roman"/>
          <w:snapToGrid w:val="0"/>
        </w:rPr>
        <w:t xml:space="preserve"> </w:t>
      </w:r>
      <w:r w:rsidR="00A8731B">
        <w:rPr>
          <w:rFonts w:ascii="Times New Roman" w:hAnsi="Times New Roman"/>
          <w:snapToGrid w:val="0"/>
        </w:rPr>
        <w:t xml:space="preserve">is the </w:t>
      </w:r>
      <w:proofErr w:type="spellStart"/>
      <w:r w:rsidR="00A8731B">
        <w:rPr>
          <w:rFonts w:ascii="Times New Roman" w:hAnsi="Times New Roman"/>
          <w:snapToGrid w:val="0"/>
        </w:rPr>
        <w:t>Biot</w:t>
      </w:r>
      <w:proofErr w:type="spellEnd"/>
      <w:r w:rsidR="00A8731B">
        <w:rPr>
          <w:rFonts w:ascii="Times New Roman" w:hAnsi="Times New Roman"/>
          <w:snapToGrid w:val="0"/>
        </w:rPr>
        <w:t xml:space="preserve"> effective stress coefficient and </w:t>
      </w:r>
      <w:r w:rsidR="00A8731B" w:rsidRPr="00A8731B">
        <w:rPr>
          <w:rFonts w:ascii="Times New Roman" w:hAnsi="Times New Roman"/>
          <w:snapToGrid w:val="0"/>
          <w:position w:val="-12"/>
        </w:rPr>
        <w:object w:dxaOrig="320" w:dyaOrig="360" w14:anchorId="1D82A14F">
          <v:shape id="_x0000_i1042" type="#_x0000_t75" style="width:16.5pt;height:18pt" o:ole="">
            <v:imagedata r:id="rId44" o:title=""/>
          </v:shape>
          <o:OLEObject Type="Embed" ProgID="Equation.DSMT4" ShapeID="_x0000_i1042" DrawAspect="Content" ObjectID="_1726686193" r:id="rId45"/>
        </w:object>
      </w:r>
      <w:r w:rsidR="00A8731B">
        <w:rPr>
          <w:rFonts w:ascii="Times New Roman" w:hAnsi="Times New Roman"/>
          <w:snapToGrid w:val="0"/>
        </w:rPr>
        <w:t xml:space="preserve"> is the </w:t>
      </w:r>
      <w:proofErr w:type="spellStart"/>
      <w:r w:rsidR="00A8731B">
        <w:rPr>
          <w:rFonts w:ascii="Times New Roman" w:hAnsi="Times New Roman"/>
          <w:snapToGrid w:val="0"/>
        </w:rPr>
        <w:t>thermoelastic</w:t>
      </w:r>
      <w:proofErr w:type="spellEnd"/>
      <w:r w:rsidR="00A8731B">
        <w:rPr>
          <w:rFonts w:ascii="Times New Roman" w:hAnsi="Times New Roman"/>
          <w:snapToGrid w:val="0"/>
        </w:rPr>
        <w:t xml:space="preserve"> effective stress coefficient. </w:t>
      </w:r>
      <w:r w:rsidR="001A53EE">
        <w:rPr>
          <w:rFonts w:ascii="Times New Roman" w:hAnsi="Times New Roman"/>
        </w:rPr>
        <w:t>Note that, f</w:t>
      </w:r>
      <w:r w:rsidR="001A53EE" w:rsidRPr="0013783D">
        <w:rPr>
          <w:rFonts w:ascii="Times New Roman" w:hAnsi="Times New Roman"/>
        </w:rPr>
        <w:t xml:space="preserve">ollowing the sign convention in </w:t>
      </w:r>
      <w:r w:rsidR="001A53EE"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6375C0">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p>
    <w:p w14:paraId="2063FC7C" w14:textId="089E4365" w:rsidR="00D7323E" w:rsidRDefault="00D7323E" w:rsidP="00D7323E">
      <w:pPr>
        <w:adjustRightInd w:val="0"/>
        <w:snapToGrid w:val="0"/>
        <w:spacing w:line="360" w:lineRule="auto"/>
        <w:jc w:val="both"/>
        <w:rPr>
          <w:rFonts w:ascii="Times New Roman" w:hAnsi="Times New Roman"/>
        </w:rPr>
      </w:pPr>
      <w:r>
        <w:rPr>
          <w:rFonts w:ascii="Times New Roman" w:hAnsi="Times New Roman"/>
        </w:rPr>
        <w:t xml:space="preserve">Furthermore, based on the fundamental work of </w:t>
      </w:r>
      <w:r>
        <w:rPr>
          <w:rFonts w:ascii="Times New Roman" w:hAnsi="Times New Roman"/>
        </w:rPr>
        <w:fldChar w:fldCharType="begin"/>
      </w:r>
      <w:r w:rsidR="00FB2096">
        <w:rPr>
          <w:rFonts w:ascii="Times New Roman" w:hAnsi="Times New Roman"/>
        </w:rPr>
        <w:instrText xml:space="preserve"> ADDIN EN.CITE &lt;EndNote&gt;&lt;Cite AuthorYear="1"&gt;&lt;Author&gt;Cheng&lt;/Author&gt;&lt;Year&gt;2016&lt;/Year&gt;&lt;RecNum&gt;3&lt;/RecNum&gt;&lt;DisplayText&gt;Cheng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rPr>
        <w:fldChar w:fldCharType="separate"/>
      </w:r>
      <w:r>
        <w:rPr>
          <w:rFonts w:ascii="Times New Roman" w:hAnsi="Times New Roman"/>
          <w:noProof/>
        </w:rPr>
        <w:t>Cheng (2016)</w:t>
      </w:r>
      <w:r>
        <w:rPr>
          <w:rFonts w:ascii="Times New Roman" w:hAnsi="Times New Roman"/>
        </w:rPr>
        <w:fldChar w:fldCharType="end"/>
      </w:r>
      <w:r>
        <w:rPr>
          <w:rFonts w:ascii="Times New Roman" w:hAnsi="Times New Roman"/>
        </w:rPr>
        <w:t xml:space="preserve"> and </w:t>
      </w:r>
      <w:r>
        <w:rPr>
          <w:rFonts w:ascii="Times New Roman" w:hAnsi="Times New Roman"/>
        </w:rPr>
        <w:fldChar w:fldCharType="begin"/>
      </w:r>
      <w:r w:rsidR="006375C0">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Pr>
          <w:rFonts w:ascii="Times New Roman" w:hAnsi="Times New Roman"/>
        </w:rPr>
        <w:fldChar w:fldCharType="separate"/>
      </w:r>
      <w:r w:rsidR="006375C0">
        <w:rPr>
          <w:rFonts w:ascii="Times New Roman" w:hAnsi="Times New Roman"/>
          <w:noProof/>
        </w:rPr>
        <w:t>Wang (2017)</w:t>
      </w:r>
      <w:r>
        <w:rPr>
          <w:rFonts w:ascii="Times New Roman" w:hAnsi="Times New Roman"/>
        </w:rPr>
        <w:fldChar w:fldCharType="end"/>
      </w:r>
      <w:r>
        <w:rPr>
          <w:rFonts w:ascii="Times New Roman" w:hAnsi="Times New Roman"/>
        </w:rPr>
        <w:t>, within the framework of linear thermoporoelasticity, the coupled volumetric response relations are</w:t>
      </w:r>
    </w:p>
    <w:p w14:paraId="36D9E1DC" w14:textId="036D4414" w:rsidR="00D7323E" w:rsidRDefault="00D7323E" w:rsidP="00D7323E">
      <w:pPr>
        <w:adjustRightInd w:val="0"/>
        <w:snapToGrid w:val="0"/>
        <w:spacing w:line="360" w:lineRule="auto"/>
        <w:jc w:val="both"/>
        <w:rPr>
          <w:rFonts w:ascii="Times New Roman" w:hAnsi="Times New Roman"/>
        </w:rPr>
      </w:pPr>
      <w:r>
        <w:rPr>
          <w:rFonts w:ascii="Times New Roman" w:hAnsi="Times New Roman"/>
          <w:noProof/>
        </w:rPr>
        <w:lastRenderedPageBreak/>
        <w:t xml:space="preserve">                                       </w:t>
      </w:r>
      <w:r w:rsidRPr="0013783D">
        <w:rPr>
          <w:rFonts w:ascii="Times New Roman" w:hAnsi="Times New Roman"/>
          <w:noProof/>
          <w:position w:val="-60"/>
        </w:rPr>
        <w:object w:dxaOrig="1420" w:dyaOrig="1320" w14:anchorId="312E6A9D">
          <v:shape id="_x0000_i1043" type="#_x0000_t75" alt="" style="width:69pt;height:69pt;mso-width-percent:0;mso-height-percent:0;mso-width-percent:0;mso-height-percent:0" o:ole="">
            <v:imagedata r:id="rId46" o:title=""/>
          </v:shape>
          <o:OLEObject Type="Embed" ProgID="Equation.DSMT4" ShapeID="_x0000_i1043" DrawAspect="Content" ObjectID="_1726686194" r:id="rId47"/>
        </w:object>
      </w:r>
      <w:r>
        <w:rPr>
          <w:rFonts w:ascii="Times New Roman" w:hAnsi="Times New Roman"/>
        </w:rPr>
        <w:t>,</w:t>
      </w:r>
      <w:r w:rsidRPr="0013783D">
        <w:rPr>
          <w:rFonts w:ascii="Times New Roman" w:hAnsi="Times New Roman"/>
        </w:rPr>
        <w:t xml:space="preserve">   </w:t>
      </w:r>
      <w:proofErr w:type="gramStart"/>
      <w:r w:rsidRPr="0013783D">
        <w:rPr>
          <w:rFonts w:ascii="Times New Roman" w:hAnsi="Times New Roman"/>
        </w:rPr>
        <w:t xml:space="preserve">where </w:t>
      </w:r>
      <w:proofErr w:type="gramEnd"/>
      <w:r w:rsidR="006C37D9" w:rsidRPr="00715EFC">
        <w:rPr>
          <w:rFonts w:ascii="Times New Roman" w:hAnsi="Times New Roman"/>
          <w:noProof/>
          <w:position w:val="-98"/>
        </w:rPr>
        <w:object w:dxaOrig="2580" w:dyaOrig="2079" w14:anchorId="5CBCCBF2">
          <v:shape id="_x0000_i1044" type="#_x0000_t75" alt="" style="width:132pt;height:102.75pt" o:ole="">
            <v:imagedata r:id="rId48" o:title=""/>
          </v:shape>
          <o:OLEObject Type="Embed" ProgID="Equation.DSMT4" ShapeID="_x0000_i1044" DrawAspect="Content" ObjectID="_1726686195" r:id="rId49"/>
        </w:object>
      </w:r>
      <w:r>
        <w:rPr>
          <w:rFonts w:ascii="Times New Roman" w:hAnsi="Times New Roman"/>
          <w:noProof/>
        </w:rPr>
        <w:t>,</w:t>
      </w:r>
      <w:r>
        <w:rPr>
          <w:rFonts w:ascii="Times New Roman" w:hAnsi="Times New Roman"/>
        </w:rPr>
        <w:t xml:space="preserve">                                     (4)           </w:t>
      </w:r>
    </w:p>
    <w:p w14:paraId="5FBA9354" w14:textId="1321277A" w:rsidR="00D7323E" w:rsidRDefault="00D7323E" w:rsidP="00D7323E">
      <w:pPr>
        <w:adjustRightInd w:val="0"/>
        <w:snapToGrid w:val="0"/>
        <w:spacing w:line="360" w:lineRule="auto"/>
        <w:jc w:val="both"/>
        <w:rPr>
          <w:rFonts w:ascii="Times New Roman" w:hAnsi="Times New Roman"/>
        </w:rPr>
      </w:pPr>
      <w:commentRangeStart w:id="10"/>
      <w:commentRangeStart w:id="11"/>
      <w:r>
        <w:rPr>
          <w:rFonts w:ascii="Times New Roman" w:hAnsi="Times New Roman"/>
        </w:rPr>
        <w:t>Note that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(4), </w:t>
      </w:r>
      <w:r w:rsidRPr="003E53A4">
        <w:rPr>
          <w:rFonts w:ascii="Times New Roman" w:hAnsi="Times New Roman"/>
          <w:noProof/>
          <w:position w:val="-4"/>
        </w:rPr>
        <w:object w:dxaOrig="220" w:dyaOrig="260" w14:anchorId="51E8E49F">
          <v:shape id="_x0000_i1045" type="#_x0000_t75" alt="" style="width:10.5pt;height:10.5pt;mso-width-percent:0;mso-height-percent:0;mso-width-percent:0;mso-height-percent:0" o:ole="">
            <v:imagedata r:id="rId50" o:title=""/>
          </v:shape>
          <o:OLEObject Type="Embed" ProgID="Equation.DSMT4" ShapeID="_x0000_i1045" DrawAspect="Content" ObjectID="_1726686196" r:id="rId51"/>
        </w:object>
      </w:r>
      <w:r>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Pr="0013783D">
        <w:rPr>
          <w:rFonts w:ascii="Times New Roman" w:hAnsi="Times New Roman"/>
          <w:noProof/>
          <w:position w:val="-6"/>
        </w:rPr>
        <w:object w:dxaOrig="220" w:dyaOrig="220" w14:anchorId="6E977C34">
          <v:shape id="_x0000_i1046" type="#_x0000_t75" alt="" style="width:10.5pt;height:10.5pt;mso-width-percent:0;mso-height-percent:0;mso-width-percent:0;mso-height-percent:0" o:ole="">
            <v:imagedata r:id="rId52" o:title=""/>
          </v:shape>
          <o:OLEObject Type="Embed" ProgID="Equation.DSMT4" ShapeID="_x0000_i1046" DrawAspect="Content" ObjectID="_1726686197" r:id="rId53"/>
        </w:object>
      </w:r>
      <w:r>
        <w:rPr>
          <w:rFonts w:ascii="Times New Roman" w:hAnsi="Times New Roman"/>
          <w:noProof/>
        </w:rPr>
        <w:t xml:space="preserve"> </w:t>
      </w:r>
      <w:r>
        <w:rPr>
          <w:rFonts w:ascii="Times New Roman" w:hAnsi="Times New Roman"/>
          <w:snapToGrid w:val="0"/>
        </w:rPr>
        <w:t>are</w:t>
      </w:r>
      <w:r w:rsidRPr="0013783D">
        <w:rPr>
          <w:rFonts w:ascii="Times New Roman" w:hAnsi="Times New Roman"/>
          <w:snapToGrid w:val="0"/>
        </w:rPr>
        <w:t xml:space="preserve"> volumetric strain and </w:t>
      </w:r>
      <w:r>
        <w:rPr>
          <w:rFonts w:ascii="Times New Roman" w:hAnsi="Times New Roman"/>
          <w:snapToGrid w:val="0"/>
        </w:rPr>
        <w:t>stress</w:t>
      </w:r>
      <w:r w:rsidR="0038714A">
        <w:rPr>
          <w:rFonts w:ascii="Times New Roman" w:hAnsi="Times New Roman"/>
          <w:snapToGrid w:val="0"/>
        </w:rPr>
        <w:t>,</w:t>
      </w:r>
      <w:r>
        <w:rPr>
          <w:rFonts w:ascii="Times New Roman" w:hAnsi="Times New Roman"/>
          <w:snapToGrid w:val="0"/>
        </w:rPr>
        <w:t xml:space="preserve"> </w:t>
      </w:r>
      <w:r w:rsidR="0038714A">
        <w:rPr>
          <w:rFonts w:ascii="Times New Roman" w:hAnsi="Times New Roman"/>
          <w:snapToGrid w:val="0"/>
        </w:rPr>
        <w:t>respectively, given as the traces of their respective tensors</w:t>
      </w:r>
      <w:r>
        <w:rPr>
          <w:rFonts w:ascii="Times New Roman" w:hAnsi="Times New Roman"/>
          <w:snapToGrid w:val="0"/>
        </w:rPr>
        <w:t xml:space="preserve">; </w:t>
      </w:r>
      <w:r w:rsidRPr="003E53A4">
        <w:rPr>
          <w:rFonts w:ascii="Times New Roman" w:hAnsi="Times New Roman"/>
          <w:noProof/>
          <w:position w:val="-10"/>
        </w:rPr>
        <w:object w:dxaOrig="200" w:dyaOrig="320" w14:anchorId="4484CBEE">
          <v:shape id="_x0000_i1047" type="#_x0000_t75" alt="" style="width:10.5pt;height:14.25pt;mso-width-percent:0;mso-height-percent:0;mso-width-percent:0;mso-height-percent:0" o:ole="">
            <v:imagedata r:id="rId54" o:title=""/>
          </v:shape>
          <o:OLEObject Type="Embed" ProgID="Equation.DSMT4" ShapeID="_x0000_i1047" DrawAspect="Content" ObjectID="_1726686198" r:id="rId55"/>
        </w:object>
      </w:r>
      <w:r w:rsidRPr="0013783D">
        <w:rPr>
          <w:rFonts w:ascii="Times New Roman" w:hAnsi="Times New Roman"/>
          <w:snapToGrid w:val="0"/>
        </w:rPr>
        <w:t xml:space="preserve"> is the varia</w:t>
      </w:r>
      <w:r>
        <w:rPr>
          <w:rFonts w:ascii="Times New Roman" w:hAnsi="Times New Roman"/>
          <w:snapToGrid w:val="0"/>
        </w:rPr>
        <w:t>tion of fluid content per unit volume;</w:t>
      </w:r>
      <w:r w:rsidRPr="0013783D">
        <w:rPr>
          <w:rFonts w:ascii="Times New Roman" w:hAnsi="Times New Roman"/>
          <w:snapToGrid w:val="0"/>
        </w:rPr>
        <w:t xml:space="preserve"> </w:t>
      </w:r>
      <w:r w:rsidRPr="003E53A4">
        <w:rPr>
          <w:rFonts w:ascii="Times New Roman" w:hAnsi="Times New Roman"/>
          <w:noProof/>
          <w:position w:val="-4"/>
        </w:rPr>
        <w:object w:dxaOrig="240" w:dyaOrig="260" w14:anchorId="359038D0">
          <v:shape id="_x0000_i1048" type="#_x0000_t75" alt="" style="width:10.5pt;height:11.25pt;mso-width-percent:0;mso-height-percent:0;mso-width-percent:0;mso-height-percent:0" o:ole="">
            <v:imagedata r:id="rId56" o:title=""/>
          </v:shape>
          <o:OLEObject Type="Embed" ProgID="Equation.DSMT4" ShapeID="_x0000_i1048" DrawAspect="Content" ObjectID="_1726686199" r:id="rId57"/>
        </w:object>
      </w:r>
      <w:r>
        <w:rPr>
          <w:rFonts w:ascii="Times New Roman" w:hAnsi="Times New Roman"/>
          <w:noProof/>
        </w:rPr>
        <w:t xml:space="preserve"> </w:t>
      </w:r>
      <w:r w:rsidRPr="0013783D">
        <w:rPr>
          <w:rFonts w:ascii="Times New Roman" w:hAnsi="Times New Roman"/>
          <w:snapToGrid w:val="0"/>
        </w:rPr>
        <w:t>is entropy density</w:t>
      </w:r>
      <w:r>
        <w:rPr>
          <w:rFonts w:ascii="Times New Roman" w:hAnsi="Times New Roman"/>
          <w:snapToGrid w:val="0"/>
        </w:rPr>
        <w:t xml:space="preserve">. </w:t>
      </w:r>
      <w:r w:rsidRPr="0013783D">
        <w:rPr>
          <w:rFonts w:ascii="Times New Roman" w:hAnsi="Times New Roman"/>
          <w:snapToGrid w:val="0"/>
        </w:rPr>
        <w:t>The material constants include the drained bulk modulus tensor</w:t>
      </w:r>
      <w:r w:rsidR="00715EFC" w:rsidRPr="00715EFC">
        <w:rPr>
          <w:rFonts w:ascii="Times New Roman" w:hAnsi="Times New Roman"/>
          <w:noProof/>
          <w:position w:val="-12"/>
        </w:rPr>
        <w:object w:dxaOrig="340" w:dyaOrig="360" w14:anchorId="78E044BF">
          <v:shape id="_x0000_i1049" type="#_x0000_t75" alt="" style="width:14.25pt;height:15.75pt" o:ole="">
            <v:imagedata r:id="rId58" o:title=""/>
          </v:shape>
          <o:OLEObject Type="Embed" ProgID="Equation.DSMT4" ShapeID="_x0000_i1049" DrawAspect="Content" ObjectID="_1726686200" r:id="rId59"/>
        </w:object>
      </w:r>
      <w:r w:rsidRPr="0013783D">
        <w:rPr>
          <w:rFonts w:ascii="Times New Roman" w:hAnsi="Times New Roman"/>
        </w:rPr>
        <w:t xml:space="preserve">, </w:t>
      </w:r>
      <w:proofErr w:type="spellStart"/>
      <w:r w:rsidRPr="0013783D">
        <w:rPr>
          <w:rFonts w:ascii="Times New Roman" w:hAnsi="Times New Roman"/>
        </w:rPr>
        <w:t>Biot</w:t>
      </w:r>
      <w:proofErr w:type="spellEnd"/>
      <w:r w:rsidRPr="0013783D">
        <w:rPr>
          <w:rFonts w:ascii="Times New Roman" w:hAnsi="Times New Roman"/>
        </w:rPr>
        <w:t xml:space="preserve"> effective stress coefficient</w:t>
      </w:r>
      <w:r w:rsidRPr="0013783D">
        <w:rPr>
          <w:rFonts w:ascii="Times New Roman" w:hAnsi="Times New Roman"/>
          <w:noProof/>
          <w:position w:val="-6"/>
        </w:rPr>
        <w:object w:dxaOrig="220" w:dyaOrig="220" w14:anchorId="4EBA54A3">
          <v:shape id="_x0000_i1050" type="#_x0000_t75" alt="" style="width:10.5pt;height:10.5pt;mso-width-percent:0;mso-height-percent:0;mso-width-percent:0;mso-height-percent:0" o:ole="">
            <v:imagedata r:id="rId60" o:title=""/>
          </v:shape>
          <o:OLEObject Type="Embed" ProgID="Equation.DSMT4" ShapeID="_x0000_i1050" DrawAspect="Content" ObjectID="_1726686201" r:id="rId61"/>
        </w:object>
      </w:r>
      <w:r w:rsidRPr="0013783D">
        <w:rPr>
          <w:rFonts w:ascii="Times New Roman" w:hAnsi="Times New Roman"/>
        </w:rPr>
        <w:t xml:space="preserve">, </w:t>
      </w:r>
      <w:proofErr w:type="spellStart"/>
      <w:r w:rsidRPr="0013783D">
        <w:rPr>
          <w:rFonts w:ascii="Times New Roman" w:hAnsi="Times New Roman"/>
          <w:snapToGrid w:val="0"/>
        </w:rPr>
        <w:t>Skempton</w:t>
      </w:r>
      <w:proofErr w:type="spellEnd"/>
      <w:r w:rsidRPr="0013783D">
        <w:rPr>
          <w:rFonts w:ascii="Times New Roman" w:hAnsi="Times New Roman"/>
          <w:snapToGrid w:val="0"/>
        </w:rPr>
        <w:t xml:space="preserve"> pore pressure coefficient</w:t>
      </w:r>
      <w:r>
        <w:rPr>
          <w:rFonts w:ascii="Times New Roman" w:hAnsi="Times New Roman"/>
          <w:snapToGrid w:val="0"/>
        </w:rPr>
        <w:t xml:space="preserve"> </w:t>
      </w:r>
      <w:r w:rsidRPr="003E53A4">
        <w:rPr>
          <w:rFonts w:ascii="Times New Roman" w:hAnsi="Times New Roman"/>
          <w:noProof/>
          <w:position w:val="-4"/>
        </w:rPr>
        <w:object w:dxaOrig="240" w:dyaOrig="260" w14:anchorId="5D4DD7CA">
          <v:shape id="_x0000_i1051" type="#_x0000_t75" alt="" style="width:10.5pt;height:11.25pt;mso-width-percent:0;mso-height-percent:0;mso-width-percent:0;mso-height-percent:0" o:ole="">
            <v:imagedata r:id="rId62" o:title=""/>
          </v:shape>
          <o:OLEObject Type="Embed" ProgID="Equation.DSMT4" ShapeID="_x0000_i1051" DrawAspect="Content" ObjectID="_1726686202" r:id="rId63"/>
        </w:object>
      </w:r>
      <w:r w:rsidRPr="0013783D">
        <w:rPr>
          <w:rFonts w:ascii="Times New Roman" w:hAnsi="Times New Roman"/>
          <w:snapToGrid w:val="0"/>
        </w:rPr>
        <w:t xml:space="preserve">, coefficient of volumetric thermal expansion of porous media frame </w:t>
      </w:r>
      <w:r w:rsidRPr="003E53A4">
        <w:rPr>
          <w:rFonts w:ascii="Times New Roman" w:hAnsi="Times New Roman"/>
          <w:noProof/>
          <w:position w:val="-12"/>
        </w:rPr>
        <w:object w:dxaOrig="279" w:dyaOrig="360" w14:anchorId="0E5C53C7">
          <v:shape id="_x0000_i1052" type="#_x0000_t75" alt="" style="width:11.25pt;height:18pt;mso-width-percent:0;mso-height-percent:0;mso-width-percent:0;mso-height-percent:0" o:ole="">
            <v:imagedata r:id="rId64" o:title=""/>
          </v:shape>
          <o:OLEObject Type="Embed" ProgID="Equation.DSMT4" ShapeID="_x0000_i1052" DrawAspect="Content" ObjectID="_1726686203" r:id="rId65"/>
        </w:object>
      </w:r>
      <w:r>
        <w:rPr>
          <w:rFonts w:ascii="Times New Roman" w:hAnsi="Times New Roman"/>
          <w:noProof/>
        </w:rPr>
        <w:t xml:space="preserve"> </w:t>
      </w:r>
      <w:r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Pr="003E53A4">
        <w:rPr>
          <w:rFonts w:ascii="Times New Roman" w:hAnsi="Times New Roman"/>
          <w:noProof/>
          <w:position w:val="-12"/>
        </w:rPr>
        <w:object w:dxaOrig="260" w:dyaOrig="360" w14:anchorId="0706A248">
          <v:shape id="_x0000_i1053" type="#_x0000_t75" alt="" style="width:11.25pt;height:18pt;mso-width-percent:0;mso-height-percent:0;mso-width-percent:0;mso-height-percent:0" o:ole="">
            <v:imagedata r:id="rId66" o:title=""/>
          </v:shape>
          <o:OLEObject Type="Embed" ProgID="Equation.DSMT4" ShapeID="_x0000_i1053" DrawAspect="Content" ObjectID="_1726686204" r:id="rId67"/>
        </w:object>
      </w:r>
      <w:r>
        <w:rPr>
          <w:rFonts w:ascii="Times New Roman" w:hAnsi="Times New Roman"/>
          <w:noProof/>
        </w:rPr>
        <w:t xml:space="preserve"> </w:t>
      </w:r>
      <w:r>
        <w:rPr>
          <w:rFonts w:ascii="Times New Roman" w:hAnsi="Times New Roman"/>
          <w:noProof/>
        </w:rPr>
        <w:fldChar w:fldCharType="begin"/>
      </w:r>
      <w:r w:rsidR="00FB2096">
        <w:rPr>
          <w:rFonts w:ascii="Times New Roman" w:hAnsi="Times New Roman"/>
          <w:noProof/>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noProof/>
        </w:rPr>
        <w:fldChar w:fldCharType="separate"/>
      </w:r>
      <w:r>
        <w:rPr>
          <w:rFonts w:ascii="Times New Roman" w:hAnsi="Times New Roman"/>
          <w:noProof/>
        </w:rPr>
        <w:t>(Cheng, 2016)</w:t>
      </w:r>
      <w:r>
        <w:rPr>
          <w:rFonts w:ascii="Times New Roman" w:hAnsi="Times New Roman"/>
          <w:noProof/>
        </w:rPr>
        <w:fldChar w:fldCharType="end"/>
      </w:r>
      <w:r w:rsidRPr="0013783D">
        <w:rPr>
          <w:rFonts w:ascii="Times New Roman" w:hAnsi="Times New Roman"/>
          <w:snapToGrid w:val="0"/>
        </w:rPr>
        <w:t>, and</w:t>
      </w:r>
      <w:r>
        <w:rPr>
          <w:rFonts w:ascii="Times New Roman" w:hAnsi="Times New Roman"/>
          <w:snapToGrid w:val="0"/>
        </w:rPr>
        <w:t xml:space="preserve"> </w:t>
      </w:r>
      <w:r w:rsidR="006C37D9" w:rsidRPr="006C37D9">
        <w:rPr>
          <w:rFonts w:ascii="Times New Roman" w:hAnsi="Times New Roman"/>
          <w:noProof/>
          <w:position w:val="-12"/>
        </w:rPr>
        <w:object w:dxaOrig="340" w:dyaOrig="360" w14:anchorId="248C6559">
          <v:shape id="_x0000_i1054" type="#_x0000_t75" alt="" style="width:14.25pt;height:15.75pt" o:ole="">
            <v:imagedata r:id="rId68" o:title=""/>
          </v:shape>
          <o:OLEObject Type="Embed" ProgID="Equation.DSMT4" ShapeID="_x0000_i1054" DrawAspect="Content" ObjectID="_1726686205" r:id="rId69"/>
        </w:object>
      </w:r>
      <w:r>
        <w:rPr>
          <w:rFonts w:ascii="Times New Roman" w:hAnsi="Times New Roman"/>
          <w:noProof/>
        </w:rPr>
        <w:t xml:space="preserve"> </w:t>
      </w:r>
      <w:r w:rsidRPr="0013783D">
        <w:rPr>
          <w:rFonts w:ascii="Times New Roman" w:hAnsi="Times New Roman"/>
          <w:snapToGrid w:val="0"/>
        </w:rPr>
        <w:t xml:space="preserve">represents the </w:t>
      </w:r>
      <w:proofErr w:type="gramStart"/>
      <w:r w:rsidRPr="0013783D">
        <w:rPr>
          <w:rFonts w:ascii="Times New Roman" w:hAnsi="Times New Roman"/>
          <w:snapToGrid w:val="0"/>
        </w:rPr>
        <w:t>specific</w:t>
      </w:r>
      <w:proofErr w:type="gramEnd"/>
      <w:r w:rsidRPr="0013783D">
        <w:rPr>
          <w:rFonts w:ascii="Times New Roman" w:hAnsi="Times New Roman"/>
          <w:snapToGrid w:val="0"/>
        </w:rPr>
        <w:t xml:space="preserve"> heat of the porous medium at the reference temperature. </w:t>
      </w:r>
      <w:commentRangeEnd w:id="10"/>
      <w:r>
        <w:rPr>
          <w:rStyle w:val="CommentReference"/>
        </w:rPr>
        <w:commentReference w:id="10"/>
      </w:r>
      <w:commentRangeEnd w:id="11"/>
      <w:r w:rsidR="00A34BEA">
        <w:rPr>
          <w:rStyle w:val="CommentReference"/>
        </w:rPr>
        <w:commentReference w:id="11"/>
      </w:r>
    </w:p>
    <w:p w14:paraId="2E2DDEEB" w14:textId="7A36B002" w:rsidR="00922E06" w:rsidRDefault="00922E06" w:rsidP="00922E06">
      <w:pPr>
        <w:adjustRightInd w:val="0"/>
        <w:snapToGrid w:val="0"/>
        <w:spacing w:line="360" w:lineRule="auto"/>
        <w:jc w:val="both"/>
        <w:rPr>
          <w:sz w:val="24"/>
          <w:szCs w:val="24"/>
        </w:rPr>
      </w:pPr>
      <w:r>
        <w:rPr>
          <w:rFonts w:ascii="Times New Roman" w:hAnsi="Times New Roman"/>
        </w:rPr>
        <w:tab/>
      </w:r>
      <w:r w:rsidR="00D7323E" w:rsidRPr="00A34BEA">
        <w:rPr>
          <w:rFonts w:ascii="Times New Roman" w:hAnsi="Times New Roman"/>
        </w:rPr>
        <w:t xml:space="preserve">Before moving on to the solution method, it is intuitive to reflect that </w:t>
      </w:r>
      <w:r w:rsidR="00D7323E" w:rsidRPr="00922E06">
        <w:rPr>
          <w:rFonts w:ascii="Times New Roman" w:hAnsi="Times New Roman"/>
        </w:rPr>
        <w:t xml:space="preserve">from Eq. (4), deformation of the solid frame is caused by changes in stress, pore pressure, and/or temperature. The fluid phase in the porous medium is not only deforming with the solid frame, but at the same time, driven by pore pressure gradient and thermal forces, causing the pore fluid </w:t>
      </w:r>
      <w:r w:rsidR="002D547C" w:rsidRPr="00922E06">
        <w:rPr>
          <w:rFonts w:ascii="Times New Roman" w:hAnsi="Times New Roman"/>
        </w:rPr>
        <w:t xml:space="preserve">to be </w:t>
      </w:r>
      <w:r w:rsidR="00D7323E" w:rsidRPr="00922E06">
        <w:rPr>
          <w:rFonts w:ascii="Times New Roman" w:hAnsi="Times New Roman"/>
        </w:rPr>
        <w:t xml:space="preserve">entering or leaving the solid frame of unit volume. </w:t>
      </w:r>
      <w:r w:rsidR="002D547C" w:rsidRPr="00922E06">
        <w:rPr>
          <w:rFonts w:ascii="Times New Roman" w:hAnsi="Times New Roman"/>
        </w:rPr>
        <w:t>Similarly</w:t>
      </w:r>
      <w:r w:rsidR="00D7323E" w:rsidRPr="00922E06">
        <w:rPr>
          <w:rFonts w:ascii="Times New Roman" w:hAnsi="Times New Roman"/>
        </w:rPr>
        <w:t xml:space="preserve">, the stress and temperature change will cause the change of the entropy of the porous system based on the generalized-energy relation. The entropy density is therefore a function of volumetric strain of the solid frame, fluid content, and the change of temperature. Thus, the constitutive equations relate and couple volumetric strain, fluid content, and energy variables </w:t>
      </w:r>
      <w:r w:rsidRPr="00922E06">
        <w:rPr>
          <w:rFonts w:ascii="Times New Roman" w:hAnsi="Times New Roman"/>
          <w:position w:val="-14"/>
        </w:rPr>
        <w:object w:dxaOrig="859" w:dyaOrig="400" w14:anchorId="3918BBDC">
          <v:shape id="_x0000_i1055" type="#_x0000_t75" alt="" style="width:46.5pt;height:19.5pt" o:ole="">
            <v:imagedata r:id="rId70" o:title=""/>
          </v:shape>
          <o:OLEObject Type="Embed" ProgID="Equation.DSMT4" ShapeID="_x0000_i1055" DrawAspect="Content" ObjectID="_1726686206" r:id="rId71"/>
        </w:object>
      </w:r>
      <w:r w:rsidR="00D7323E" w:rsidRPr="00A34BEA">
        <w:rPr>
          <w:rFonts w:ascii="Times New Roman" w:hAnsi="Times New Roman"/>
        </w:rPr>
        <w:t xml:space="preserve"> </w:t>
      </w:r>
      <w:r w:rsidR="00D7323E" w:rsidRPr="00922E06">
        <w:rPr>
          <w:rFonts w:ascii="Times New Roman" w:hAnsi="Times New Roman"/>
        </w:rPr>
        <w:t xml:space="preserve">with total stress, pore stress, and temperature variables </w:t>
      </w:r>
      <w:r w:rsidRPr="00922E06">
        <w:rPr>
          <w:rFonts w:ascii="Times New Roman" w:hAnsi="Times New Roman"/>
          <w:position w:val="-14"/>
        </w:rPr>
        <w:object w:dxaOrig="880" w:dyaOrig="400" w14:anchorId="04EBA710">
          <v:shape id="_x0000_i1056" type="#_x0000_t75" alt="" style="width:47.25pt;height:19.5pt" o:ole="">
            <v:imagedata r:id="rId72" o:title=""/>
          </v:shape>
          <o:OLEObject Type="Embed" ProgID="Equation.DSMT4" ShapeID="_x0000_i1056" DrawAspect="Content" ObjectID="_1726686207" r:id="rId73"/>
        </w:object>
      </w:r>
      <w:r w:rsidR="00D7323E" w:rsidRPr="00A34BEA">
        <w:rPr>
          <w:rFonts w:ascii="Times New Roman" w:hAnsi="Times New Roman"/>
        </w:rPr>
        <w:t>with the material constants</w:t>
      </w:r>
      <w:r w:rsidR="006C37D9" w:rsidRPr="00922E06">
        <w:rPr>
          <w:rFonts w:ascii="Times New Roman" w:hAnsi="Times New Roman"/>
          <w:position w:val="-14"/>
        </w:rPr>
        <w:object w:dxaOrig="2040" w:dyaOrig="400" w14:anchorId="5F74D6DE">
          <v:shape id="_x0000_i1057" type="#_x0000_t75" alt="" style="width:101.25pt;height:19.5pt" o:ole="">
            <v:imagedata r:id="rId74" o:title=""/>
          </v:shape>
          <o:OLEObject Type="Embed" ProgID="Equation.DSMT4" ShapeID="_x0000_i1057" DrawAspect="Content" ObjectID="_1726686208" r:id="rId75"/>
        </w:object>
      </w:r>
      <w:r w:rsidR="00F80214">
        <w:rPr>
          <w:rFonts w:ascii="Times New Roman" w:hAnsi="Times New Roman"/>
        </w:rPr>
        <w:t xml:space="preserve">. </w:t>
      </w:r>
      <w:r w:rsidR="00F80214" w:rsidRPr="0013783D">
        <w:rPr>
          <w:rFonts w:ascii="Times New Roman" w:hAnsi="Times New Roman"/>
        </w:rPr>
        <w:t xml:space="preserve">The </w:t>
      </w:r>
      <w:r w:rsidR="00A23E80">
        <w:rPr>
          <w:rFonts w:ascii="Times New Roman" w:hAnsi="Times New Roman"/>
        </w:rPr>
        <w:t>notation</w:t>
      </w:r>
      <w:r w:rsidR="00F80214">
        <w:rPr>
          <w:rFonts w:ascii="Times New Roman" w:hAnsi="Times New Roman"/>
        </w:rPr>
        <w:t xml:space="preserve"> that</w:t>
      </w:r>
      <w:r w:rsidR="00A23E80">
        <w:rPr>
          <w:rFonts w:ascii="Times New Roman" w:hAnsi="Times New Roman"/>
        </w:rPr>
        <w:t xml:space="preserve"> used within this work is</w:t>
      </w:r>
      <w:r w:rsidR="00F80214">
        <w:rPr>
          <w:rFonts w:ascii="Times New Roman" w:hAnsi="Times New Roman"/>
        </w:rPr>
        <w:t xml:space="preserve"> </w:t>
      </w:r>
      <w:r w:rsidR="00F80214" w:rsidRPr="00A02BD8">
        <w:rPr>
          <w:rFonts w:ascii="Times New Roman" w:hAnsi="Times New Roman"/>
        </w:rPr>
        <w:t xml:space="preserve">summarized </w:t>
      </w:r>
      <w:r w:rsidR="00F80214">
        <w:rPr>
          <w:rFonts w:ascii="Times New Roman" w:hAnsi="Times New Roman"/>
        </w:rPr>
        <w:t xml:space="preserve">in </w:t>
      </w:r>
      <w:r w:rsidR="00F80214" w:rsidRPr="00A02BD8">
        <w:rPr>
          <w:rFonts w:ascii="Times New Roman" w:hAnsi="Times New Roman"/>
        </w:rPr>
        <w:t>Table 1.</w:t>
      </w:r>
      <w:r w:rsidRPr="00922E06">
        <w:rPr>
          <w:sz w:val="24"/>
          <w:szCs w:val="24"/>
        </w:rPr>
        <w:t xml:space="preserve"> </w:t>
      </w:r>
    </w:p>
    <w:p w14:paraId="75764AA6" w14:textId="7572109B" w:rsidR="00922E06" w:rsidRPr="00F87AC5" w:rsidRDefault="00922E06" w:rsidP="00ED529C">
      <w:pPr>
        <w:pStyle w:val="Paper"/>
        <w:jc w:val="center"/>
        <w:rPr>
          <w:sz w:val="24"/>
          <w:szCs w:val="24"/>
        </w:rPr>
      </w:pPr>
      <w:r>
        <w:rPr>
          <w:sz w:val="24"/>
          <w:szCs w:val="24"/>
        </w:rPr>
        <w:t xml:space="preserve">Table 1. </w:t>
      </w:r>
      <w:commentRangeStart w:id="12"/>
      <w:r w:rsidRPr="00F87AC5">
        <w:rPr>
          <w:sz w:val="24"/>
          <w:szCs w:val="24"/>
        </w:rPr>
        <w:t>Notation</w:t>
      </w:r>
      <w:commentRangeEnd w:id="12"/>
      <w:r>
        <w:rPr>
          <w:rStyle w:val="CommentReference"/>
          <w:rFonts w:asciiTheme="minorHAnsi" w:eastAsiaTheme="minorEastAsia" w:hAnsiTheme="minorHAnsi" w:cs="Times New Roman"/>
        </w:rPr>
        <w:commentReference w:id="12"/>
      </w:r>
    </w:p>
    <w:tbl>
      <w:tblPr>
        <w:tblStyle w:val="GridTable5Dark-Accent3"/>
        <w:tblW w:w="0" w:type="auto"/>
        <w:jc w:val="center"/>
        <w:tblLook w:val="04A0" w:firstRow="1" w:lastRow="0" w:firstColumn="1" w:lastColumn="0" w:noHBand="0" w:noVBand="1"/>
      </w:tblPr>
      <w:tblGrid>
        <w:gridCol w:w="2473"/>
        <w:gridCol w:w="3166"/>
        <w:gridCol w:w="1997"/>
      </w:tblGrid>
      <w:tr w:rsidR="00922E06" w:rsidRPr="00D570D0" w14:paraId="0FAADAD6" w14:textId="77777777" w:rsidTr="00066E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61AAA74" w14:textId="77777777" w:rsidR="00922E06" w:rsidRPr="00D570D0" w:rsidRDefault="00922E06" w:rsidP="00066EFA">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580A1090"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152A37C9"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922E06" w:rsidRPr="00D570D0" w14:paraId="16A9EC1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899FBCA"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847BC4E">
                <v:shape id="_x0000_i1058" type="#_x0000_t75" alt="" style="width:10.5pt;height:10.5pt;mso-width-percent:0;mso-height-percent:0;mso-width-percent:0;mso-height-percent:0" o:ole="">
                  <v:imagedata r:id="rId76" o:title=""/>
                </v:shape>
                <o:OLEObject Type="Embed" ProgID="Equation.DSMT4" ShapeID="_x0000_i1058" DrawAspect="Content" ObjectID="_1726686209" r:id="rId77"/>
              </w:object>
            </w:r>
          </w:p>
        </w:tc>
        <w:tc>
          <w:tcPr>
            <w:tcW w:w="3166" w:type="dxa"/>
            <w:vAlign w:val="center"/>
          </w:tcPr>
          <w:p w14:paraId="365D4921"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CB3B2D"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922E06" w:rsidRPr="00D570D0" w14:paraId="2897F150"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FD1FCEE" w14:textId="77777777" w:rsidR="00922E06" w:rsidRPr="00D570D0" w:rsidRDefault="00922E06" w:rsidP="00066EFA">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430FAD6A">
                <v:shape id="_x0000_i1059" type="#_x0000_t75" alt="" style="width:14.25pt;height:18pt;mso-width-percent:0;mso-height-percent:0;mso-width-percent:0;mso-height-percent:0" o:ole="">
                  <v:imagedata r:id="rId78" o:title=""/>
                </v:shape>
                <o:OLEObject Type="Embed" ProgID="Equation.DSMT4" ShapeID="_x0000_i1059" DrawAspect="Content" ObjectID="_1726686210" r:id="rId79"/>
              </w:object>
            </w:r>
          </w:p>
        </w:tc>
        <w:tc>
          <w:tcPr>
            <w:tcW w:w="3166" w:type="dxa"/>
            <w:vAlign w:val="center"/>
          </w:tcPr>
          <w:p w14:paraId="05E0E525"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1FC37623"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922E06" w:rsidRPr="00D570D0" w14:paraId="015CD6F4"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811404F"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4B7C945F">
                <v:shape id="_x0000_i1060" type="#_x0000_t75" alt="" style="width:10.5pt;height:11.25pt;mso-width-percent:0;mso-height-percent:0;mso-width-percent:0;mso-height-percent:0" o:ole="">
                  <v:imagedata r:id="rId80" o:title=""/>
                </v:shape>
                <o:OLEObject Type="Embed" ProgID="Equation.DSMT4" ShapeID="_x0000_i1060" DrawAspect="Content" ObjectID="_1726686211" r:id="rId81"/>
              </w:object>
            </w:r>
          </w:p>
        </w:tc>
        <w:tc>
          <w:tcPr>
            <w:tcW w:w="3166" w:type="dxa"/>
            <w:vAlign w:val="center"/>
          </w:tcPr>
          <w:p w14:paraId="78DD0404" w14:textId="77777777" w:rsidR="00922E06" w:rsidRPr="00D570D0" w:rsidRDefault="00922E06"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1F00E2E"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7C9548D4"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1AEF2C1" w14:textId="068DC33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5284FE4">
                <v:shape id="_x0000_i1061" type="#_x0000_t75" alt="" style="width:14.25pt;height:18pt;mso-width-percent:0;mso-height-percent:0;mso-width-percent:0;mso-height-percent:0" o:ole="">
                  <v:imagedata r:id="rId82" o:title=""/>
                </v:shape>
                <o:OLEObject Type="Embed" ProgID="Equation.DSMT4" ShapeID="_x0000_i1061" DrawAspect="Content" ObjectID="_1726686212" r:id="rId83"/>
              </w:object>
            </w:r>
          </w:p>
        </w:tc>
        <w:tc>
          <w:tcPr>
            <w:tcW w:w="3166" w:type="dxa"/>
            <w:vAlign w:val="center"/>
          </w:tcPr>
          <w:p w14:paraId="0FA3C516" w14:textId="51A3B44C"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18CC9C4F" w14:textId="4E8E9D21"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53C9893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617EDD2" w14:textId="7F2C099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2F377FBC">
                <v:shape id="_x0000_i1062" type="#_x0000_t75" alt="" style="width:10.5pt;height:18pt;mso-width-percent:0;mso-height-percent:0;mso-width-percent:0;mso-height-percent:0" o:ole="">
                  <v:imagedata r:id="rId84" o:title=""/>
                </v:shape>
                <o:OLEObject Type="Embed" ProgID="Equation.DSMT4" ShapeID="_x0000_i1062" DrawAspect="Content" ObjectID="_1726686213" r:id="rId85"/>
              </w:object>
            </w:r>
          </w:p>
        </w:tc>
        <w:tc>
          <w:tcPr>
            <w:tcW w:w="3166" w:type="dxa"/>
            <w:vAlign w:val="center"/>
          </w:tcPr>
          <w:p w14:paraId="5F0B4E0E" w14:textId="50308C76"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FBE54D7" w14:textId="3D9334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23AFF269"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A18C91" w14:textId="5BA6A672"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594232E0">
                <v:shape id="_x0000_i1063" type="#_x0000_t75" alt="" style="width:10.5pt;height:18pt;mso-width-percent:0;mso-height-percent:0;mso-width-percent:0;mso-height-percent:0" o:ole="">
                  <v:imagedata r:id="rId86" o:title=""/>
                </v:shape>
                <o:OLEObject Type="Embed" ProgID="Equation.DSMT4" ShapeID="_x0000_i1063" DrawAspect="Content" ObjectID="_1726686214" r:id="rId87"/>
              </w:object>
            </w:r>
          </w:p>
        </w:tc>
        <w:tc>
          <w:tcPr>
            <w:tcW w:w="3166" w:type="dxa"/>
            <w:vAlign w:val="center"/>
          </w:tcPr>
          <w:p w14:paraId="519AA078" w14:textId="421572E9"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340AF6EF" w14:textId="583EC0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402DEAE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FF379D7" w14:textId="213BC04F"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00" w:dyaOrig="360" w14:anchorId="668BEE24">
                <v:shape id="_x0000_i1064" type="#_x0000_t75" alt="" style="width:12pt;height:18pt" o:ole="">
                  <v:imagedata r:id="rId88" o:title=""/>
                </v:shape>
                <o:OLEObject Type="Embed" ProgID="Equation.DSMT4" ShapeID="_x0000_i1064" DrawAspect="Content" ObjectID="_1726686215" r:id="rId89"/>
              </w:object>
            </w:r>
          </w:p>
        </w:tc>
        <w:tc>
          <w:tcPr>
            <w:tcW w:w="3166" w:type="dxa"/>
            <w:vAlign w:val="center"/>
          </w:tcPr>
          <w:p w14:paraId="2A9602D3" w14:textId="0E6AF7C5" w:rsidR="00F32AE9" w:rsidRPr="00D570D0" w:rsidRDefault="00F32AE9" w:rsidP="00066EFA">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57F72AB3" w14:textId="523D6FA4"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C630D62"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C99332D" w14:textId="2A7935FF"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20" w:dyaOrig="300" w14:anchorId="440FBAAC">
                <v:shape id="_x0000_i1065" type="#_x0000_t75" alt="" style="width:11.25pt;height:12pt" o:ole="">
                  <v:imagedata r:id="rId90" o:title=""/>
                </v:shape>
                <o:OLEObject Type="Embed" ProgID="Equation.DSMT4" ShapeID="_x0000_i1065" DrawAspect="Content" ObjectID="_1726686216" r:id="rId91"/>
              </w:object>
            </w:r>
          </w:p>
        </w:tc>
        <w:tc>
          <w:tcPr>
            <w:tcW w:w="3166" w:type="dxa"/>
            <w:vAlign w:val="center"/>
          </w:tcPr>
          <w:p w14:paraId="5C4D12F9" w14:textId="6F8B9BAF"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13DDBB31" w14:textId="112F029E"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6E6BBAC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05467D" w14:textId="123554A7"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320" w14:anchorId="10EA93D0">
                <v:shape id="_x0000_i1066" type="#_x0000_t75" alt="" style="width:11.25pt;height:15.75pt" o:ole="">
                  <v:imagedata r:id="rId92" o:title=""/>
                </v:shape>
                <o:OLEObject Type="Embed" ProgID="Equation.DSMT4" ShapeID="_x0000_i1066" DrawAspect="Content" ObjectID="_1726686217" r:id="rId93"/>
              </w:object>
            </w:r>
          </w:p>
        </w:tc>
        <w:tc>
          <w:tcPr>
            <w:tcW w:w="3166" w:type="dxa"/>
            <w:vAlign w:val="center"/>
          </w:tcPr>
          <w:p w14:paraId="486DF3BD" w14:textId="697695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3D2C7AB1" w14:textId="2FC48F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39F4636A"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871E1" w14:textId="14DCBA3C"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57EF5D57">
                <v:shape id="_x0000_i1067" type="#_x0000_t75" alt="" style="width:10.5pt;height:14.25pt;mso-width-percent:0;mso-height-percent:0;mso-width-percent:0;mso-height-percent:0" o:ole="">
                  <v:imagedata r:id="rId94" o:title=""/>
                </v:shape>
                <o:OLEObject Type="Embed" ProgID="Equation.DSMT4" ShapeID="_x0000_i1067" DrawAspect="Content" ObjectID="_1726686218" r:id="rId95"/>
              </w:object>
            </w:r>
          </w:p>
        </w:tc>
        <w:tc>
          <w:tcPr>
            <w:tcW w:w="3166" w:type="dxa"/>
            <w:vAlign w:val="center"/>
          </w:tcPr>
          <w:p w14:paraId="316590A4" w14:textId="4812384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206ABD7F" w14:textId="2CBCA189"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F32AE9" w:rsidRPr="00D570D0" w14:paraId="756B07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F96AEC6" w14:textId="1E26A1FB"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20" w:dyaOrig="360" w14:anchorId="6AECEC00">
                <v:shape id="_x0000_i1068" type="#_x0000_t75" alt="" style="width:9pt;height:18pt" o:ole="">
                  <v:imagedata r:id="rId96" o:title=""/>
                </v:shape>
                <o:OLEObject Type="Embed" ProgID="Equation.DSMT4" ShapeID="_x0000_i1068" DrawAspect="Content" ObjectID="_1726686219" r:id="rId97"/>
              </w:object>
            </w:r>
          </w:p>
        </w:tc>
        <w:tc>
          <w:tcPr>
            <w:tcW w:w="3166" w:type="dxa"/>
            <w:vAlign w:val="center"/>
          </w:tcPr>
          <w:p w14:paraId="02BBD6E6" w14:textId="45BACFD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7B2FD77E" w14:textId="4792BE3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F32AE9" w:rsidRPr="00D570D0" w14:paraId="3BE651A6"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618B8D2" w14:textId="10D7FEBE"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4F91362B">
                <v:shape id="_x0000_i1069" type="#_x0000_t75" alt="" style="width:11.25pt;height:18pt;mso-width-percent:0;mso-height-percent:0;mso-width-percent:0;mso-height-percent:0" o:ole="">
                  <v:imagedata r:id="rId98" o:title=""/>
                </v:shape>
                <o:OLEObject Type="Embed" ProgID="Equation.DSMT4" ShapeID="_x0000_i1069" DrawAspect="Content" ObjectID="_1726686220" r:id="rId99"/>
              </w:object>
            </w:r>
          </w:p>
        </w:tc>
        <w:tc>
          <w:tcPr>
            <w:tcW w:w="3166" w:type="dxa"/>
            <w:vAlign w:val="center"/>
          </w:tcPr>
          <w:p w14:paraId="1D77118E" w14:textId="49DE71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BE93013" w14:textId="13B74ED5"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5E8C1302"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DD713D1" w14:textId="315BFE4A"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1BEEC082">
                <v:shape id="_x0000_i1070" type="#_x0000_t75" alt="" style="width:14.25pt;height:18pt;mso-width-percent:0;mso-height-percent:0;mso-width-percent:0;mso-height-percent:0" o:ole="">
                  <v:imagedata r:id="rId100" o:title=""/>
                </v:shape>
                <o:OLEObject Type="Embed" ProgID="Equation.DSMT4" ShapeID="_x0000_i1070" DrawAspect="Content" ObjectID="_1726686221" r:id="rId101"/>
              </w:object>
            </w:r>
          </w:p>
        </w:tc>
        <w:tc>
          <w:tcPr>
            <w:tcW w:w="3166" w:type="dxa"/>
            <w:vAlign w:val="center"/>
          </w:tcPr>
          <w:p w14:paraId="0F1FE97C" w14:textId="2BBFE576" w:rsidR="00F32AE9" w:rsidRPr="00D570D0" w:rsidRDefault="00F32AE9"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564CE222" w14:textId="5C9B98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B5E8848"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C219B4" w14:textId="5E273811"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242297D3">
                <v:shape id="_x0000_i1071" type="#_x0000_t75" alt="" style="width:7.5pt;height:10.5pt;mso-width-percent:0;mso-height-percent:0;mso-width-percent:0;mso-height-percent:0" o:ole="">
                  <v:imagedata r:id="rId102" o:title=""/>
                </v:shape>
                <o:OLEObject Type="Embed" ProgID="Equation.DSMT4" ShapeID="_x0000_i1071" DrawAspect="Content" ObjectID="_1726686222" r:id="rId103"/>
              </w:object>
            </w:r>
          </w:p>
        </w:tc>
        <w:tc>
          <w:tcPr>
            <w:tcW w:w="3166" w:type="dxa"/>
            <w:vAlign w:val="center"/>
          </w:tcPr>
          <w:p w14:paraId="3760F066" w14:textId="63AFBCD2"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CF34303" w14:textId="55D3418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637676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49F02DB" w14:textId="5284AEE3"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20" w:dyaOrig="360" w14:anchorId="224BD705">
                <v:shape id="_x0000_i1072" type="#_x0000_t75" alt="" style="width:12pt;height:14.25pt" o:ole="">
                  <v:imagedata r:id="rId104" o:title=""/>
                </v:shape>
                <o:OLEObject Type="Embed" ProgID="Equation.DSMT4" ShapeID="_x0000_i1072" DrawAspect="Content" ObjectID="_1726686223" r:id="rId105"/>
              </w:object>
            </w:r>
          </w:p>
        </w:tc>
        <w:tc>
          <w:tcPr>
            <w:tcW w:w="3166" w:type="dxa"/>
            <w:vAlign w:val="center"/>
          </w:tcPr>
          <w:p w14:paraId="533D5716" w14:textId="7F909332" w:rsidR="00F32AE9" w:rsidRPr="00D570D0" w:rsidRDefault="00F32AE9" w:rsidP="00066EFA">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B</w:t>
            </w:r>
            <w:r w:rsidRPr="00D570D0">
              <w:rPr>
                <w:rFonts w:ascii="Times New Roman" w:hAnsi="Times New Roman"/>
              </w:rPr>
              <w:t>ulk modulus</w:t>
            </w:r>
          </w:p>
        </w:tc>
        <w:tc>
          <w:tcPr>
            <w:tcW w:w="1997" w:type="dxa"/>
            <w:vAlign w:val="center"/>
          </w:tcPr>
          <w:p w14:paraId="7342C46D" w14:textId="0DFA9C8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5750121C"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BA1003" w14:textId="3E282450"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1E1CAA7">
                <v:shape id="_x0000_i1073" type="#_x0000_t75" alt="" style="width:10.5pt;height:11.25pt;mso-width-percent:0;mso-height-percent:0;mso-width-percent:0;mso-height-percent:0" o:ole="">
                  <v:imagedata r:id="rId106" o:title=""/>
                </v:shape>
                <o:OLEObject Type="Embed" ProgID="Equation.DSMT4" ShapeID="_x0000_i1073" DrawAspect="Content" ObjectID="_1726686224" r:id="rId107"/>
              </w:object>
            </w:r>
          </w:p>
        </w:tc>
        <w:tc>
          <w:tcPr>
            <w:tcW w:w="3166" w:type="dxa"/>
            <w:vAlign w:val="center"/>
          </w:tcPr>
          <w:p w14:paraId="4705313C" w14:textId="6CB00D01" w:rsidR="00F32AE9" w:rsidRPr="00D570D0" w:rsidRDefault="00F32AE9" w:rsidP="00066EFA">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2D3EA516" w14:textId="6401DF3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3D71A559"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D3A333" w14:textId="4C62D84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2"/>
              </w:rPr>
              <w:object w:dxaOrig="220" w:dyaOrig="380" w14:anchorId="45F11296">
                <v:shape id="_x0000_i1074" type="#_x0000_t75" alt="" style="width:10.5pt;height:18pt;mso-width-percent:0;mso-height-percent:0;mso-width-percent:0;mso-height-percent:0" o:ole="">
                  <v:imagedata r:id="rId108" o:title=""/>
                </v:shape>
                <o:OLEObject Type="Embed" ProgID="Equation.DSMT4" ShapeID="_x0000_i1074" DrawAspect="Content" ObjectID="_1726686225" r:id="rId109"/>
              </w:object>
            </w:r>
          </w:p>
        </w:tc>
        <w:tc>
          <w:tcPr>
            <w:tcW w:w="3166" w:type="dxa"/>
            <w:vAlign w:val="center"/>
          </w:tcPr>
          <w:p w14:paraId="1328AC01" w14:textId="73BD5D7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1A5B58FD" w14:textId="18BBE048"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32AE9" w:rsidRPr="00D570D0" w14:paraId="26DD4B1F" w14:textId="77777777" w:rsidTr="00F32AE9">
        <w:trPr>
          <w:trHeight w:val="44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BE10D17" w14:textId="2B7F3EE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6"/>
              </w:rPr>
              <w:object w:dxaOrig="280" w:dyaOrig="420" w14:anchorId="30FE6BED">
                <v:shape id="_x0000_i1075" type="#_x0000_t75" alt="" style="width:11.25pt;height:19.5pt;mso-width-percent:0;mso-height-percent:0;mso-width-percent:0;mso-height-percent:0" o:ole="">
                  <v:imagedata r:id="rId110" o:title=""/>
                </v:shape>
                <o:OLEObject Type="Embed" ProgID="Equation.DSMT4" ShapeID="_x0000_i1075" DrawAspect="Content" ObjectID="_1726686226" r:id="rId111"/>
              </w:object>
            </w:r>
          </w:p>
        </w:tc>
        <w:tc>
          <w:tcPr>
            <w:tcW w:w="3166" w:type="dxa"/>
            <w:vAlign w:val="center"/>
          </w:tcPr>
          <w:p w14:paraId="13C00952" w14:textId="46EF56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493239B9" w14:textId="170F7E3B"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59FB8722" w14:textId="526FD5AB" w:rsidR="00D7323E" w:rsidRDefault="00F80214" w:rsidP="00F80214">
      <w:pPr>
        <w:adjustRightInd w:val="0"/>
        <w:snapToGrid w:val="0"/>
        <w:spacing w:line="360" w:lineRule="auto"/>
        <w:jc w:val="both"/>
        <w:rPr>
          <w:rFonts w:ascii="Times New Roman" w:hAnsi="Times New Roman"/>
        </w:rPr>
      </w:pPr>
      <w:r w:rsidRPr="00A02BD8">
        <w:rPr>
          <w:rFonts w:ascii="Times New Roman" w:hAnsi="Times New Roman"/>
        </w:rPr>
        <w:t xml:space="preserve"> </w:t>
      </w:r>
    </w:p>
    <w:p w14:paraId="1F333025" w14:textId="257706C2" w:rsidR="006B402B" w:rsidRDefault="00D7323E"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00A006D8">
        <w:rPr>
          <w:rFonts w:ascii="Times New Roman" w:hAnsi="Times New Roman"/>
          <w:snapToGrid w:val="0"/>
        </w:rPr>
        <w:t>Next, based on</w:t>
      </w:r>
      <w:r w:rsidR="003C6F51" w:rsidRPr="00780CED">
        <w:rPr>
          <w:rFonts w:ascii="Times New Roman" w:hAnsi="Times New Roman"/>
          <w:snapToGrid w:val="0"/>
        </w:rPr>
        <w:t xml:space="preserve"> </w:t>
      </w:r>
      <w:r w:rsidR="006B402B">
        <w:rPr>
          <w:rFonts w:ascii="Times New Roman" w:hAnsi="Times New Roman"/>
          <w:snapToGrid w:val="0"/>
        </w:rPr>
        <w:t>quasi-static equilibrium</w:t>
      </w:r>
      <w:r w:rsidR="00A006D8">
        <w:rPr>
          <w:rFonts w:ascii="Times New Roman" w:hAnsi="Times New Roman"/>
          <w:snapToGrid w:val="0"/>
        </w:rPr>
        <w:t>, the divergence of the stress tensor is taken to be zero</w:t>
      </w:r>
      <w:proofErr w:type="gramStart"/>
      <w:r w:rsidR="00A006D8">
        <w:rPr>
          <w:rFonts w:ascii="Times New Roman" w:hAnsi="Times New Roman"/>
          <w:snapToGrid w:val="0"/>
        </w:rPr>
        <w:t>,</w:t>
      </w:r>
      <w:r w:rsidR="00A23E80">
        <w:rPr>
          <w:rFonts w:ascii="Times New Roman" w:hAnsi="Times New Roman"/>
          <w:snapToGrid w:val="0"/>
        </w:rPr>
        <w:t xml:space="preserve"> </w:t>
      </w:r>
      <w:proofErr w:type="gramEnd"/>
      <w:r w:rsidR="00A23E80" w:rsidRPr="001E554D">
        <w:rPr>
          <w:rFonts w:ascii="Times New Roman" w:hAnsi="Times New Roman"/>
          <w:noProof/>
          <w:position w:val="-6"/>
        </w:rPr>
        <w:object w:dxaOrig="240" w:dyaOrig="260" w14:anchorId="714A83FC">
          <v:shape id="_x0000_i1076" type="#_x0000_t75" alt="" style="width:10.5pt;height:11.25pt" o:ole="">
            <v:imagedata r:id="rId24" o:title=""/>
          </v:shape>
          <o:OLEObject Type="Embed" ProgID="Equation.DSMT4" ShapeID="_x0000_i1076" DrawAspect="Content" ObjectID="_1726686227" r:id="rId112"/>
        </w:object>
      </w:r>
      <w:r w:rsidR="00A23E80">
        <w:rPr>
          <w:rFonts w:ascii="Times New Roman" w:hAnsi="Times New Roman"/>
          <w:snapToGrid w:val="0"/>
        </w:rPr>
        <w:t>,</w:t>
      </w:r>
      <w:r w:rsidR="00A006D8">
        <w:rPr>
          <w:rFonts w:ascii="Times New Roman" w:hAnsi="Times New Roman"/>
          <w:snapToGrid w:val="0"/>
        </w:rPr>
        <w:t xml:space="preserve"> that is</w:t>
      </w:r>
      <w:r w:rsidR="006B402B">
        <w:rPr>
          <w:rFonts w:ascii="Times New Roman" w:hAnsi="Times New Roman"/>
          <w:snapToGrid w:val="0"/>
        </w:rPr>
        <w:t xml:space="preserve"> </w:t>
      </w:r>
    </w:p>
    <w:p w14:paraId="7E16BB7B" w14:textId="43437474" w:rsidR="006B402B" w:rsidRDefault="006B402B" w:rsidP="00FC6272">
      <w:pPr>
        <w:adjustRightInd w:val="0"/>
        <w:snapToGrid w:val="0"/>
        <w:rPr>
          <w:rFonts w:ascii="Times New Roman" w:hAnsi="Times New Roman"/>
        </w:rPr>
      </w:pPr>
      <w:r>
        <w:rPr>
          <w:rFonts w:ascii="Times New Roman" w:hAnsi="Times New Roman"/>
          <w:noProof/>
        </w:rPr>
        <w:t xml:space="preserve">                                                                    </w:t>
      </w:r>
      <w:commentRangeStart w:id="13"/>
      <w:commentRangeStart w:id="14"/>
      <w:r w:rsidR="00A23E80" w:rsidRPr="00C85925">
        <w:rPr>
          <w:rFonts w:ascii="Times New Roman" w:hAnsi="Times New Roman"/>
          <w:noProof/>
          <w:position w:val="-6"/>
        </w:rPr>
        <w:object w:dxaOrig="900" w:dyaOrig="279" w14:anchorId="6C7D1833">
          <v:shape id="_x0000_i1077" type="#_x0000_t75" alt="" style="width:45pt;height:14.25pt" o:ole="">
            <v:imagedata r:id="rId113" o:title=""/>
          </v:shape>
          <o:OLEObject Type="Embed" ProgID="Equation.DSMT4" ShapeID="_x0000_i1077" DrawAspect="Content" ObjectID="_1726686228" r:id="rId114"/>
        </w:object>
      </w:r>
      <w:r w:rsidR="00A23E80">
        <w:rPr>
          <w:rFonts w:ascii="Times New Roman" w:hAnsi="Times New Roman"/>
        </w:rPr>
        <w:t>,</w:t>
      </w:r>
      <w:r>
        <w:rPr>
          <w:rFonts w:ascii="Times New Roman" w:hAnsi="Times New Roman"/>
        </w:rPr>
        <w:t xml:space="preserve">      </w:t>
      </w:r>
      <w:commentRangeEnd w:id="13"/>
      <w:r w:rsidR="00FC72C8">
        <w:rPr>
          <w:rStyle w:val="CommentReference"/>
        </w:rPr>
        <w:commentReference w:id="13"/>
      </w:r>
      <w:commentRangeEnd w:id="14"/>
      <w:r w:rsidR="00407179">
        <w:rPr>
          <w:rStyle w:val="CommentReference"/>
        </w:rPr>
        <w:commentReference w:id="14"/>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D7323E">
        <w:rPr>
          <w:rFonts w:ascii="Times New Roman" w:hAnsi="Times New Roman"/>
        </w:rPr>
        <w:t>(</w:t>
      </w:r>
      <w:commentRangeStart w:id="16"/>
      <w:r w:rsidR="00D7323E">
        <w:rPr>
          <w:rFonts w:ascii="Times New Roman" w:hAnsi="Times New Roman"/>
        </w:rPr>
        <w:t>5</w:t>
      </w:r>
      <w:commentRangeEnd w:id="16"/>
      <w:r w:rsidR="00965FF7">
        <w:rPr>
          <w:rStyle w:val="CommentReference"/>
        </w:rPr>
        <w:commentReference w:id="16"/>
      </w:r>
      <w:r w:rsidR="00A8731B">
        <w:rPr>
          <w:rFonts w:ascii="Times New Roman" w:hAnsi="Times New Roman"/>
        </w:rPr>
        <w:t>)</w:t>
      </w:r>
    </w:p>
    <w:p w14:paraId="3B38ECCC" w14:textId="4C510EF3" w:rsidR="002A31AD" w:rsidRPr="00A23E80" w:rsidRDefault="00A23E80" w:rsidP="002A31AD">
      <w:pPr>
        <w:adjustRightInd w:val="0"/>
        <w:snapToGrid w:val="0"/>
        <w:rPr>
          <w:rFonts w:ascii="Times New Roman" w:hAnsi="Times New Roman"/>
        </w:rPr>
      </w:pPr>
      <w:proofErr w:type="gramStart"/>
      <w:r>
        <w:rPr>
          <w:rFonts w:ascii="Times New Roman" w:hAnsi="Times New Roman"/>
          <w:snapToGrid w:val="0"/>
        </w:rPr>
        <w:t>where</w:t>
      </w:r>
      <w:proofErr w:type="gramEnd"/>
      <w:r>
        <w:rPr>
          <w:rFonts w:ascii="Times New Roman" w:hAnsi="Times New Roman"/>
          <w:snapToGrid w:val="0"/>
        </w:rPr>
        <w:t xml:space="preserve"> volumetric stress </w:t>
      </w:r>
      <w:r w:rsidRPr="001E554D">
        <w:rPr>
          <w:rFonts w:ascii="Times New Roman" w:hAnsi="Times New Roman"/>
          <w:noProof/>
          <w:position w:val="-6"/>
        </w:rPr>
        <w:object w:dxaOrig="240" w:dyaOrig="220" w14:anchorId="7011EFF7">
          <v:shape id="_x0000_i1078" type="#_x0000_t75" alt="" style="width:10.5pt;height:10.5pt" o:ole="">
            <v:imagedata r:id="rId115" o:title=""/>
          </v:shape>
          <o:OLEObject Type="Embed" ProgID="Equation.DSMT4" ShapeID="_x0000_i1078" DrawAspect="Content" ObjectID="_1726686229" r:id="rId116"/>
        </w:object>
      </w:r>
      <w:r>
        <w:rPr>
          <w:rFonts w:ascii="Times New Roman" w:hAnsi="Times New Roman"/>
          <w:snapToGrid w:val="0"/>
        </w:rPr>
        <w:t xml:space="preserve"> is the trace of the stress tensor.</w:t>
      </w:r>
      <w:r>
        <w:rPr>
          <w:rFonts w:ascii="Times New Roman" w:hAnsi="Times New Roman"/>
        </w:rPr>
        <w:t xml:space="preserve"> </w:t>
      </w:r>
      <w:r w:rsidR="00A006D8">
        <w:rPr>
          <w:rFonts w:ascii="Times New Roman" w:hAnsi="Times New Roman"/>
          <w:snapToGrid w:val="0"/>
        </w:rPr>
        <w:t xml:space="preserve">Furthermore, </w:t>
      </w:r>
      <w:r w:rsidR="00407179">
        <w:rPr>
          <w:rFonts w:ascii="Times New Roman" w:hAnsi="Times New Roman"/>
          <w:snapToGrid w:val="0"/>
        </w:rPr>
        <w:t xml:space="preserve">if the displacement </w:t>
      </w:r>
      <w:proofErr w:type="gramStart"/>
      <w:r w:rsidR="00407179">
        <w:rPr>
          <w:rFonts w:ascii="Times New Roman" w:hAnsi="Times New Roman"/>
          <w:snapToGrid w:val="0"/>
        </w:rPr>
        <w:t xml:space="preserve">is </w:t>
      </w:r>
      <w:proofErr w:type="gramEnd"/>
      <w:r w:rsidR="007D3B6C" w:rsidRPr="00407179">
        <w:rPr>
          <w:rFonts w:ascii="Times New Roman" w:hAnsi="Times New Roman"/>
          <w:position w:val="-4"/>
        </w:rPr>
        <w:object w:dxaOrig="320" w:dyaOrig="300" w14:anchorId="6C41C8EE">
          <v:shape id="_x0000_i1079" type="#_x0000_t75" style="width:16.5pt;height:15.75pt" o:ole="">
            <v:imagedata r:id="rId117" o:title=""/>
          </v:shape>
          <o:OLEObject Type="Embed" ProgID="Equation.DSMT4" ShapeID="_x0000_i1079" DrawAspect="Content" ObjectID="_1726686230" r:id="rId118"/>
        </w:object>
      </w:r>
      <w:r w:rsidR="00407179" w:rsidRPr="00407179">
        <w:rPr>
          <w:rFonts w:ascii="Times New Roman" w:hAnsi="Times New Roman"/>
        </w:rPr>
        <w:t xml:space="preserve">, </w:t>
      </w:r>
      <w:r w:rsidR="00407179" w:rsidRPr="00407179">
        <w:rPr>
          <w:rFonts w:ascii="Times New Roman" w:hAnsi="Times New Roman"/>
          <w:snapToGrid w:val="0"/>
        </w:rPr>
        <w:t xml:space="preserve">then </w:t>
      </w:r>
      <w:r w:rsidR="00A006D8">
        <w:rPr>
          <w:rFonts w:ascii="Times New Roman" w:hAnsi="Times New Roman"/>
          <w:snapToGrid w:val="0"/>
        </w:rPr>
        <w:t>the classical small strain assumption is adopted whereby the</w:t>
      </w:r>
      <w:r w:rsidR="002A31AD">
        <w:rPr>
          <w:rFonts w:ascii="Times New Roman" w:hAnsi="Times New Roman"/>
          <w:snapToGrid w:val="0"/>
        </w:rPr>
        <w:t xml:space="preserve"> strain-displacement relations</w:t>
      </w:r>
      <w:r w:rsidR="00A006D8">
        <w:rPr>
          <w:rFonts w:ascii="Times New Roman" w:hAnsi="Times New Roman"/>
          <w:snapToGrid w:val="0"/>
        </w:rPr>
        <w:t xml:space="preserve"> are</w:t>
      </w:r>
      <w:r w:rsidR="002A31AD">
        <w:rPr>
          <w:rFonts w:ascii="Times New Roman" w:hAnsi="Times New Roman"/>
          <w:snapToGrid w:val="0"/>
        </w:rPr>
        <w:t xml:space="preserve"> </w:t>
      </w:r>
    </w:p>
    <w:p w14:paraId="57902EA8" w14:textId="69DD39C5" w:rsidR="002A31AD" w:rsidRPr="00D7323E" w:rsidRDefault="002A31AD" w:rsidP="002A31AD">
      <w:pPr>
        <w:adjustRightInd w:val="0"/>
        <w:snapToGrid w:val="0"/>
        <w:rPr>
          <w:rFonts w:ascii="Times New Roman" w:hAnsi="Times New Roman"/>
        </w:rPr>
      </w:pPr>
      <w:r>
        <w:rPr>
          <w:rFonts w:ascii="Times New Roman" w:hAnsi="Times New Roman"/>
          <w:snapToGrid w:val="0"/>
        </w:rPr>
        <w:t xml:space="preserve">                                                                </w:t>
      </w:r>
      <w:commentRangeStart w:id="17"/>
      <w:commentRangeStart w:id="18"/>
      <w:r>
        <w:rPr>
          <w:rFonts w:ascii="Times New Roman" w:hAnsi="Times New Roman"/>
          <w:snapToGrid w:val="0"/>
        </w:rPr>
        <w:t xml:space="preserve"> </w:t>
      </w:r>
      <w:r w:rsidR="00A23E80" w:rsidRPr="00407179">
        <w:rPr>
          <w:rFonts w:ascii="Times New Roman" w:hAnsi="Times New Roman"/>
          <w:noProof/>
          <w:position w:val="-24"/>
        </w:rPr>
        <w:object w:dxaOrig="1960" w:dyaOrig="639" w14:anchorId="1150F724">
          <v:shape id="_x0000_i1080" type="#_x0000_t75" alt="" style="width:97.5pt;height:32.25pt" o:ole="">
            <v:imagedata r:id="rId119" o:title=""/>
          </v:shape>
          <o:OLEObject Type="Embed" ProgID="Equation.DSMT4" ShapeID="_x0000_i1080" DrawAspect="Content" ObjectID="_1726686231" r:id="rId120"/>
        </w:object>
      </w:r>
      <w:r w:rsidRPr="00D7323E">
        <w:rPr>
          <w:rFonts w:ascii="Times New Roman" w:hAnsi="Times New Roman"/>
        </w:rPr>
        <w:t xml:space="preserve"> </w:t>
      </w:r>
      <w:commentRangeEnd w:id="17"/>
      <w:r w:rsidR="00FC72C8">
        <w:rPr>
          <w:rStyle w:val="CommentReference"/>
        </w:rPr>
        <w:commentReference w:id="17"/>
      </w:r>
      <w:commentRangeEnd w:id="18"/>
      <w:r w:rsidR="00407179">
        <w:rPr>
          <w:rStyle w:val="CommentReference"/>
        </w:rPr>
        <w:commentReference w:id="18"/>
      </w:r>
      <w:r w:rsidR="00F415BA" w:rsidRPr="00D7323E">
        <w:rPr>
          <w:rFonts w:ascii="Times New Roman" w:hAnsi="Times New Roman"/>
        </w:rPr>
        <w:t>.</w:t>
      </w:r>
      <w:r w:rsidR="00FC6272" w:rsidRPr="00D7323E">
        <w:rPr>
          <w:rFonts w:ascii="Times New Roman" w:hAnsi="Times New Roman"/>
        </w:rPr>
        <w:t xml:space="preserve">  </w:t>
      </w:r>
      <w:r w:rsidRPr="00D7323E">
        <w:rPr>
          <w:rFonts w:ascii="Times New Roman" w:hAnsi="Times New Roman"/>
        </w:rPr>
        <w:t xml:space="preserve">                            </w:t>
      </w:r>
      <w:r w:rsidR="006375C0">
        <w:rPr>
          <w:rFonts w:ascii="Times New Roman" w:hAnsi="Times New Roman"/>
        </w:rPr>
        <w:t xml:space="preserve">                         </w:t>
      </w:r>
      <w:r w:rsidR="00F32AE9">
        <w:rPr>
          <w:rFonts w:ascii="Times New Roman" w:hAnsi="Times New Roman"/>
        </w:rPr>
        <w:t xml:space="preserve"> </w:t>
      </w:r>
      <w:r w:rsidR="006375C0">
        <w:rPr>
          <w:rFonts w:ascii="Times New Roman" w:hAnsi="Times New Roman"/>
        </w:rPr>
        <w:t xml:space="preserve">    </w:t>
      </w:r>
      <w:commentRangeStart w:id="19"/>
      <w:commentRangeStart w:id="20"/>
      <w:r w:rsidR="006375C0">
        <w:rPr>
          <w:rFonts w:ascii="Times New Roman" w:hAnsi="Times New Roman"/>
        </w:rPr>
        <w:t xml:space="preserve"> </w:t>
      </w:r>
      <w:r w:rsidRPr="00D7323E">
        <w:rPr>
          <w:rFonts w:ascii="Times New Roman" w:hAnsi="Times New Roman"/>
        </w:rPr>
        <w:t xml:space="preserve"> </w:t>
      </w:r>
      <w:r w:rsidR="00D7323E">
        <w:rPr>
          <w:rFonts w:ascii="Times New Roman" w:hAnsi="Times New Roman"/>
        </w:rPr>
        <w:t>(</w:t>
      </w:r>
      <w:commentRangeStart w:id="21"/>
      <w:r w:rsidR="00D7323E">
        <w:rPr>
          <w:rFonts w:ascii="Times New Roman" w:hAnsi="Times New Roman"/>
        </w:rPr>
        <w:t>6</w:t>
      </w:r>
      <w:commentRangeEnd w:id="21"/>
      <w:r w:rsidR="00965FF7">
        <w:rPr>
          <w:rStyle w:val="CommentReference"/>
        </w:rPr>
        <w:commentReference w:id="21"/>
      </w:r>
      <w:r w:rsidR="00A8731B" w:rsidRPr="00D7323E">
        <w:rPr>
          <w:rFonts w:ascii="Times New Roman" w:hAnsi="Times New Roman"/>
        </w:rPr>
        <w:t>)</w:t>
      </w:r>
      <w:commentRangeEnd w:id="19"/>
      <w:r w:rsidR="002D547C">
        <w:rPr>
          <w:rStyle w:val="CommentReference"/>
        </w:rPr>
        <w:commentReference w:id="19"/>
      </w:r>
      <w:commentRangeEnd w:id="20"/>
      <w:r w:rsidR="00407179">
        <w:rPr>
          <w:rStyle w:val="CommentReference"/>
        </w:rPr>
        <w:commentReference w:id="20"/>
      </w:r>
    </w:p>
    <w:p w14:paraId="01C70642" w14:textId="1DCBC6F1" w:rsidR="002A31AD" w:rsidRPr="00D7323E" w:rsidRDefault="00A006D8" w:rsidP="0013783D">
      <w:pPr>
        <w:adjustRightInd w:val="0"/>
        <w:snapToGrid w:val="0"/>
        <w:spacing w:line="360" w:lineRule="auto"/>
        <w:jc w:val="both"/>
        <w:rPr>
          <w:rFonts w:ascii="Times New Roman" w:hAnsi="Times New Roman"/>
          <w:snapToGrid w:val="0"/>
        </w:rPr>
      </w:pPr>
      <w:r w:rsidRPr="00D7323E">
        <w:rPr>
          <w:rFonts w:ascii="Times New Roman" w:hAnsi="Times New Roman"/>
          <w:snapToGrid w:val="0"/>
        </w:rPr>
        <w:t>Next, we consider the fluid in the pore spaces to be incompressible so that the</w:t>
      </w:r>
      <w:r w:rsidR="00D7323E" w:rsidRPr="00D7323E">
        <w:rPr>
          <w:rFonts w:ascii="Times New Roman" w:hAnsi="Times New Roman"/>
          <w:snapToGrid w:val="0"/>
        </w:rPr>
        <w:t xml:space="preserve"> divergence of the fluid flux (</w:t>
      </w:r>
      <w:r w:rsidR="00D7323E" w:rsidRPr="00D7323E">
        <w:rPr>
          <w:rFonts w:ascii="Times New Roman" w:hAnsi="Times New Roman"/>
          <w:snapToGrid w:val="0"/>
          <w:position w:val="-10"/>
        </w:rPr>
        <w:object w:dxaOrig="200" w:dyaOrig="260" w14:anchorId="7AE9CDA4">
          <v:shape id="_x0000_i1081" type="#_x0000_t75" style="width:10.5pt;height:12.75pt" o:ole="">
            <v:imagedata r:id="rId121" o:title=""/>
          </v:shape>
          <o:OLEObject Type="Embed" ProgID="Equation.DSMT4" ShapeID="_x0000_i1081" DrawAspect="Content" ObjectID="_1726686232" r:id="rId122"/>
        </w:object>
      </w:r>
      <w:r w:rsidRPr="00D7323E">
        <w:rPr>
          <w:rFonts w:ascii="Times New Roman" w:hAnsi="Times New Roman"/>
          <w:snapToGrid w:val="0"/>
        </w:rPr>
        <w:t xml:space="preserve">) </w:t>
      </w:r>
      <w:r w:rsidR="00F415BA" w:rsidRPr="00D7323E">
        <w:rPr>
          <w:rFonts w:ascii="Times New Roman" w:hAnsi="Times New Roman"/>
          <w:snapToGrid w:val="0"/>
        </w:rPr>
        <w:t xml:space="preserve">is directly balanced by rate of change of </w:t>
      </w:r>
      <w:r w:rsidR="00D7323E" w:rsidRPr="00D7323E">
        <w:rPr>
          <w:rFonts w:ascii="Times New Roman" w:hAnsi="Times New Roman"/>
          <w:snapToGrid w:val="0"/>
        </w:rPr>
        <w:t>the variation of fluid content (</w:t>
      </w:r>
      <w:r w:rsidR="00D7323E" w:rsidRPr="00D7323E">
        <w:rPr>
          <w:position w:val="-10"/>
        </w:rPr>
        <w:object w:dxaOrig="240" w:dyaOrig="320" w14:anchorId="24C552AE">
          <v:shape id="_x0000_i1082" type="#_x0000_t75" style="width:11.25pt;height:16.5pt" o:ole="">
            <v:imagedata r:id="rId123" o:title=""/>
          </v:shape>
          <o:OLEObject Type="Embed" ProgID="Equation.DSMT4" ShapeID="_x0000_i1082" DrawAspect="Content" ObjectID="_1726686233" r:id="rId124"/>
        </w:object>
      </w:r>
      <w:r w:rsidR="00D7323E" w:rsidRPr="00D7323E">
        <w:rPr>
          <w:rFonts w:ascii="Times New Roman" w:hAnsi="Times New Roman"/>
          <w:snapToGrid w:val="0"/>
        </w:rPr>
        <w:t xml:space="preserve">), hence </w:t>
      </w:r>
      <w:r w:rsidR="00D7323E" w:rsidRPr="00D7323E">
        <w:rPr>
          <w:rFonts w:ascii="Times New Roman" w:hAnsi="Times New Roman"/>
          <w:snapToGrid w:val="0"/>
        </w:rPr>
        <w:fldChar w:fldCharType="begin"/>
      </w:r>
      <w:r w:rsidR="00FB2096">
        <w:rPr>
          <w:rFonts w:ascii="Times New Roman" w:hAnsi="Times New Roman"/>
          <w:snapToGrid w:val="0"/>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snapToGrid w:val="0"/>
        </w:rPr>
        <w:fldChar w:fldCharType="separate"/>
      </w:r>
      <w:r w:rsidR="00D7323E" w:rsidRPr="00D7323E">
        <w:rPr>
          <w:rFonts w:ascii="Times New Roman" w:hAnsi="Times New Roman"/>
          <w:noProof/>
          <w:snapToGrid w:val="0"/>
        </w:rPr>
        <w:t>(Cheng, 2016)</w:t>
      </w:r>
      <w:r w:rsidR="00D7323E" w:rsidRPr="00D7323E">
        <w:rPr>
          <w:rFonts w:ascii="Times New Roman" w:hAnsi="Times New Roman"/>
          <w:snapToGrid w:val="0"/>
        </w:rPr>
        <w:fldChar w:fldCharType="end"/>
      </w:r>
    </w:p>
    <w:p w14:paraId="4E174091" w14:textId="1742DB65" w:rsidR="002A31AD" w:rsidRPr="00D7323E" w:rsidRDefault="002A31AD" w:rsidP="002A31AD">
      <w:pPr>
        <w:adjustRightInd w:val="0"/>
        <w:snapToGrid w:val="0"/>
        <w:rPr>
          <w:rFonts w:ascii="Times New Roman" w:hAnsi="Times New Roman"/>
        </w:rPr>
      </w:pPr>
      <w:r w:rsidRPr="00D7323E">
        <w:rPr>
          <w:rFonts w:ascii="Times New Roman" w:hAnsi="Times New Roman"/>
          <w:noProof/>
        </w:rPr>
        <w:t xml:space="preserve">                                                                         </w:t>
      </w:r>
      <w:r w:rsidR="00A23E80" w:rsidRPr="00D7323E">
        <w:rPr>
          <w:rFonts w:ascii="Times New Roman" w:hAnsi="Times New Roman"/>
          <w:noProof/>
          <w:position w:val="-24"/>
        </w:rPr>
        <w:object w:dxaOrig="1400" w:dyaOrig="620" w14:anchorId="08A7B404">
          <v:shape id="_x0000_i1083" type="#_x0000_t75" alt="" style="width:69pt;height:30pt" o:ole="">
            <v:imagedata r:id="rId125" o:title=""/>
          </v:shape>
          <o:OLEObject Type="Embed" ProgID="Equation.DSMT4" ShapeID="_x0000_i1083" DrawAspect="Content" ObjectID="_1726686234" r:id="rId126"/>
        </w:object>
      </w:r>
      <w:r w:rsidR="00F415BA" w:rsidRPr="00D7323E">
        <w:rPr>
          <w:rFonts w:ascii="Times New Roman" w:hAnsi="Times New Roman"/>
        </w:rPr>
        <w:t>.</w:t>
      </w:r>
      <w:r w:rsidRPr="00D7323E">
        <w:rPr>
          <w:rFonts w:ascii="Times New Roman" w:hAnsi="Times New Roman"/>
        </w:rPr>
        <w:t xml:space="preserve">                                                                </w:t>
      </w:r>
      <w:r w:rsidR="00D7323E">
        <w:rPr>
          <w:rFonts w:ascii="Times New Roman" w:hAnsi="Times New Roman"/>
        </w:rPr>
        <w:t xml:space="preserve"> (7</w:t>
      </w:r>
      <w:r w:rsidR="00A8731B" w:rsidRPr="00D7323E">
        <w:rPr>
          <w:rFonts w:ascii="Times New Roman" w:hAnsi="Times New Roman"/>
        </w:rPr>
        <w:t>)</w:t>
      </w:r>
    </w:p>
    <w:p w14:paraId="233C84EA" w14:textId="7532720D" w:rsidR="00F415BA" w:rsidRDefault="00F415BA" w:rsidP="002A31AD">
      <w:pPr>
        <w:adjustRightInd w:val="0"/>
        <w:snapToGrid w:val="0"/>
        <w:rPr>
          <w:rFonts w:ascii="Times New Roman" w:hAnsi="Times New Roman"/>
          <w:snapToGrid w:val="0"/>
        </w:rPr>
      </w:pPr>
      <w:r w:rsidRPr="00D7323E">
        <w:rPr>
          <w:rFonts w:ascii="Times New Roman" w:hAnsi="Times New Roman"/>
        </w:rPr>
        <w:t>A similar conservation law assumes</w:t>
      </w:r>
      <w:r w:rsidR="00D7323E" w:rsidRPr="00D7323E">
        <w:rPr>
          <w:rFonts w:ascii="Times New Roman" w:hAnsi="Times New Roman"/>
        </w:rPr>
        <w:t xml:space="preserve"> the heat flux only through conduction </w:t>
      </w:r>
      <w:r w:rsidRPr="00D7323E">
        <w:rPr>
          <w:rFonts w:ascii="Times New Roman" w:hAnsi="Times New Roman"/>
        </w:rPr>
        <w:t>and relates th</w:t>
      </w:r>
      <w:r w:rsidR="00D7323E" w:rsidRPr="00D7323E">
        <w:rPr>
          <w:rFonts w:ascii="Times New Roman" w:hAnsi="Times New Roman"/>
        </w:rPr>
        <w:t>e divergence of the heat flux (</w:t>
      </w:r>
      <w:r w:rsidR="00D7323E" w:rsidRPr="00D7323E">
        <w:rPr>
          <w:rFonts w:ascii="Times New Roman" w:hAnsi="Times New Roman"/>
          <w:position w:val="-6"/>
        </w:rPr>
        <w:object w:dxaOrig="200" w:dyaOrig="279" w14:anchorId="530F9DC7">
          <v:shape id="_x0000_i1084" type="#_x0000_t75" style="width:10.5pt;height:14.25pt" o:ole="">
            <v:imagedata r:id="rId127" o:title=""/>
          </v:shape>
          <o:OLEObject Type="Embed" ProgID="Equation.DSMT4" ShapeID="_x0000_i1084" DrawAspect="Content" ObjectID="_1726686235" r:id="rId128"/>
        </w:object>
      </w:r>
      <w:r w:rsidRPr="00D7323E">
        <w:rPr>
          <w:rFonts w:ascii="Times New Roman" w:hAnsi="Times New Roman"/>
        </w:rPr>
        <w:t xml:space="preserve">) to the rate of </w:t>
      </w:r>
      <w:r w:rsidR="00D7323E" w:rsidRPr="00D7323E">
        <w:rPr>
          <w:rFonts w:ascii="Times New Roman" w:hAnsi="Times New Roman"/>
        </w:rPr>
        <w:t>change of the entropy density (</w:t>
      </w:r>
      <w:r w:rsidR="00D7323E" w:rsidRPr="00D7323E">
        <w:rPr>
          <w:position w:val="-4"/>
        </w:rPr>
        <w:object w:dxaOrig="279" w:dyaOrig="260" w14:anchorId="40BD90C3">
          <v:shape id="_x0000_i1085" type="#_x0000_t75" style="width:14.25pt;height:12.75pt" o:ole="">
            <v:imagedata r:id="rId129" o:title=""/>
          </v:shape>
          <o:OLEObject Type="Embed" ProgID="Equation.DSMT4" ShapeID="_x0000_i1085" DrawAspect="Content" ObjectID="_1726686236" r:id="rId130"/>
        </w:object>
      </w:r>
      <w:r w:rsidRPr="00D7323E">
        <w:rPr>
          <w:rFonts w:ascii="Times New Roman" w:hAnsi="Times New Roman"/>
        </w:rPr>
        <w:t xml:space="preserve">) according to </w:t>
      </w:r>
      <w:r w:rsidR="00D7323E" w:rsidRPr="00D7323E">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rPr>
        <w:fldChar w:fldCharType="separate"/>
      </w:r>
      <w:r w:rsidR="00D7323E" w:rsidRPr="00D7323E">
        <w:rPr>
          <w:rFonts w:ascii="Times New Roman" w:hAnsi="Times New Roman"/>
          <w:noProof/>
        </w:rPr>
        <w:t>(Cheng, 2016)</w:t>
      </w:r>
      <w:r w:rsidR="00D7323E" w:rsidRPr="00D7323E">
        <w:rPr>
          <w:rFonts w:ascii="Times New Roman" w:hAnsi="Times New Roman"/>
        </w:rPr>
        <w:fldChar w:fldCharType="end"/>
      </w:r>
    </w:p>
    <w:p w14:paraId="0311B2BE" w14:textId="2EC11F7C"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00A23E80" w:rsidRPr="00E7580B">
        <w:rPr>
          <w:rFonts w:ascii="Times New Roman" w:hAnsi="Times New Roman"/>
          <w:noProof/>
          <w:position w:val="-24"/>
        </w:rPr>
        <w:object w:dxaOrig="1440" w:dyaOrig="620" w14:anchorId="24B1A518">
          <v:shape id="_x0000_i1086" type="#_x0000_t75" alt="" style="width:70.5pt;height:30pt" o:ole="">
            <v:imagedata r:id="rId131" o:title=""/>
          </v:shape>
          <o:OLEObject Type="Embed" ProgID="Equation.DSMT4" ShapeID="_x0000_i1086" DrawAspect="Content" ObjectID="_1726686237" r:id="rId132"/>
        </w:object>
      </w:r>
      <w:r w:rsidR="00F415BA">
        <w:rPr>
          <w:rFonts w:ascii="Times New Roman" w:hAnsi="Times New Roman"/>
        </w:rPr>
        <w:t>.</w:t>
      </w:r>
      <w:r>
        <w:rPr>
          <w:rFonts w:ascii="Times New Roman" w:hAnsi="Times New Roman"/>
        </w:rPr>
        <w:t xml:space="preserve">                                                       </w:t>
      </w:r>
      <w:r w:rsidR="00F32AE9">
        <w:rPr>
          <w:rFonts w:ascii="Times New Roman" w:hAnsi="Times New Roman"/>
        </w:rPr>
        <w:t xml:space="preserve"> </w:t>
      </w:r>
      <w:r>
        <w:rPr>
          <w:rFonts w:ascii="Times New Roman" w:hAnsi="Times New Roman"/>
        </w:rPr>
        <w:t xml:space="preserve">         </w:t>
      </w:r>
      <w:r w:rsidR="00D7323E">
        <w:rPr>
          <w:rFonts w:ascii="Times New Roman" w:hAnsi="Times New Roman"/>
        </w:rPr>
        <w:t>(8</w:t>
      </w:r>
      <w:r w:rsidR="00A8731B">
        <w:rPr>
          <w:rFonts w:ascii="Times New Roman" w:hAnsi="Times New Roman"/>
        </w:rPr>
        <w:t>)</w:t>
      </w:r>
    </w:p>
    <w:p w14:paraId="6AE4240E" w14:textId="183DC1E4" w:rsidR="002A31AD" w:rsidRDefault="00F415BA" w:rsidP="0013783D">
      <w:pPr>
        <w:adjustRightInd w:val="0"/>
        <w:snapToGrid w:val="0"/>
        <w:spacing w:line="360" w:lineRule="auto"/>
        <w:jc w:val="both"/>
        <w:rPr>
          <w:rFonts w:ascii="Times New Roman" w:hAnsi="Times New Roman"/>
          <w:snapToGrid w:val="0"/>
        </w:rPr>
      </w:pPr>
      <w:r>
        <w:rPr>
          <w:rFonts w:ascii="Times New Roman" w:hAnsi="Times New Roman"/>
          <w:snapToGrid w:val="0"/>
        </w:rPr>
        <w:lastRenderedPageBreak/>
        <w:t>B</w:t>
      </w:r>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r>
        <w:rPr>
          <w:rFonts w:ascii="Times New Roman" w:hAnsi="Times New Roman"/>
          <w:snapToGrid w:val="0"/>
        </w:rPr>
        <w:t>,</w:t>
      </w:r>
      <w:r w:rsidR="00A006D8">
        <w:rPr>
          <w:rFonts w:ascii="Times New Roman" w:hAnsi="Times New Roman"/>
          <w:snapToGrid w:val="0"/>
        </w:rPr>
        <w:t xml:space="preserve"> </w:t>
      </w:r>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r>
        <w:rPr>
          <w:rFonts w:ascii="Times New Roman" w:hAnsi="Times New Roman"/>
          <w:snapToGrid w:val="0"/>
        </w:rPr>
        <w:t>are obtained as</w:t>
      </w:r>
    </w:p>
    <w:p w14:paraId="12850A4D" w14:textId="49C23D84" w:rsidR="002A31AD" w:rsidRDefault="002A31AD" w:rsidP="002A31AD">
      <w:pPr>
        <w:adjustRightInd w:val="0"/>
        <w:snapToGrid w:val="0"/>
        <w:rPr>
          <w:rFonts w:ascii="Times New Roman" w:hAnsi="Times New Roman"/>
        </w:rPr>
      </w:pPr>
      <w:r>
        <w:rPr>
          <w:noProof/>
        </w:rPr>
        <w:t xml:space="preserve">                                                                               </w:t>
      </w:r>
      <w:r w:rsidR="006C37D9" w:rsidRPr="00AB5EC1">
        <w:rPr>
          <w:noProof/>
          <w:position w:val="-24"/>
        </w:rPr>
        <w:object w:dxaOrig="2060" w:dyaOrig="620" w14:anchorId="05AC080E">
          <v:shape id="_x0000_i1087" type="#_x0000_t75" alt="" style="width:103.5pt;height:30pt" o:ole="">
            <v:imagedata r:id="rId133" o:title=""/>
          </v:shape>
          <o:OLEObject Type="Embed" ProgID="Equation.DSMT4" ShapeID="_x0000_i1087" DrawAspect="Content" ObjectID="_1726686238" r:id="rId134"/>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D7323E">
        <w:rPr>
          <w:rFonts w:ascii="Times New Roman" w:hAnsi="Times New Roman"/>
        </w:rPr>
        <w:t>(9</w:t>
      </w:r>
      <w:r w:rsidR="00A8731B">
        <w:rPr>
          <w:rFonts w:ascii="Times New Roman" w:hAnsi="Times New Roman"/>
        </w:rPr>
        <w:t>)</w:t>
      </w:r>
    </w:p>
    <w:p w14:paraId="74E08485" w14:textId="7030F8E1" w:rsidR="00767C42" w:rsidRDefault="00767C42" w:rsidP="002A31AD">
      <w:pPr>
        <w:adjustRightInd w:val="0"/>
        <w:snapToGrid w:val="0"/>
        <w:rPr>
          <w:rFonts w:ascii="Times New Roman" w:hAnsi="Times New Roman"/>
        </w:rPr>
      </w:pPr>
      <w:r>
        <w:rPr>
          <w:rFonts w:ascii="Times New Roman" w:hAnsi="Times New Roman"/>
        </w:rPr>
        <w:t>and</w:t>
      </w:r>
    </w:p>
    <w:p w14:paraId="3C592E03" w14:textId="45EB9040"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E303AD">
        <w:rPr>
          <w:rFonts w:ascii="Times New Roman" w:hAnsi="Times New Roman"/>
          <w:noProof/>
        </w:rPr>
        <w:t xml:space="preserve">                               </w:t>
      </w:r>
      <w:r>
        <w:rPr>
          <w:rFonts w:ascii="Times New Roman" w:hAnsi="Times New Roman"/>
          <w:noProof/>
        </w:rPr>
        <w:t xml:space="preserve">                  </w:t>
      </w:r>
      <w:r w:rsidR="006C37D9" w:rsidRPr="00E7580B">
        <w:rPr>
          <w:rFonts w:ascii="Times New Roman" w:hAnsi="Times New Roman"/>
          <w:noProof/>
          <w:position w:val="-24"/>
        </w:rPr>
        <w:object w:dxaOrig="2260" w:dyaOrig="620" w14:anchorId="10FA4B73">
          <v:shape id="_x0000_i1088" type="#_x0000_t75" alt="" style="width:114.75pt;height:30pt" o:ole="">
            <v:imagedata r:id="rId135" o:title=""/>
          </v:shape>
          <o:OLEObject Type="Embed" ProgID="Equation.DSMT4" ShapeID="_x0000_i1088" DrawAspect="Content" ObjectID="_1726686239" r:id="rId136"/>
        </w:object>
      </w:r>
      <w:r w:rsidR="00767C42">
        <w:rPr>
          <w:rFonts w:ascii="Times New Roman" w:hAnsi="Times New Roman"/>
          <w:noProof/>
        </w:rPr>
        <w:t>.</w:t>
      </w:r>
      <w:r w:rsidR="00D7323E">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D7323E">
        <w:rPr>
          <w:rFonts w:ascii="Times New Roman" w:hAnsi="Times New Roman"/>
        </w:rPr>
        <w:t>(10</w:t>
      </w:r>
      <w:r w:rsidR="00A8731B">
        <w:rPr>
          <w:rFonts w:ascii="Times New Roman" w:hAnsi="Times New Roman"/>
        </w:rPr>
        <w:t>)</w:t>
      </w:r>
    </w:p>
    <w:p w14:paraId="09C26B99" w14:textId="3E16136C" w:rsidR="00A044DA" w:rsidRDefault="00F415BA" w:rsidP="0013783D">
      <w:pPr>
        <w:adjustRightInd w:val="0"/>
        <w:snapToGrid w:val="0"/>
        <w:spacing w:line="360" w:lineRule="auto"/>
        <w:jc w:val="both"/>
        <w:rPr>
          <w:rFonts w:ascii="Times New Roman" w:hAnsi="Times New Roman"/>
        </w:rPr>
      </w:pPr>
      <w:r>
        <w:rPr>
          <w:rFonts w:ascii="Times New Roman" w:hAnsi="Times New Roman"/>
          <w:snapToGrid w:val="0"/>
        </w:rPr>
        <w:t>In these equations, the</w:t>
      </w:r>
      <w:r w:rsidR="00AB7DCB">
        <w:rPr>
          <w:rFonts w:ascii="Times New Roman" w:hAnsi="Times New Roman"/>
          <w:snapToGrid w:val="0"/>
        </w:rPr>
        <w:t xml:space="preserve"> balancing of the rate of change of fluid content and entropy density with the Laplacian of the fluid pressure and temperature, respectively, comprise the classical uncoupled diffusion equations. However, these equation</w:t>
      </w:r>
      <w:r w:rsidR="00767C42">
        <w:rPr>
          <w:rFonts w:ascii="Times New Roman" w:hAnsi="Times New Roman"/>
          <w:snapToGrid w:val="0"/>
        </w:rPr>
        <w:t>s</w:t>
      </w:r>
      <w:r w:rsidR="00A23E80">
        <w:rPr>
          <w:rFonts w:ascii="Times New Roman" w:hAnsi="Times New Roman"/>
          <w:snapToGrid w:val="0"/>
        </w:rPr>
        <w:t xml:space="preserve"> also have off-diagonal </w:t>
      </w:r>
      <w:r w:rsidR="00AB7DCB">
        <w:rPr>
          <w:rFonts w:ascii="Times New Roman" w:hAnsi="Times New Roman"/>
          <w:snapToGrid w:val="0"/>
        </w:rPr>
        <w:t>terms that relate rate of change of fluid content to the Laplacian of the temperature field</w:t>
      </w:r>
      <w:r w:rsidR="00767C42">
        <w:rPr>
          <w:rFonts w:ascii="Times New Roman" w:hAnsi="Times New Roman"/>
          <w:snapToGrid w:val="0"/>
        </w:rPr>
        <w:t>,</w:t>
      </w:r>
      <w:r w:rsidR="00AB7DCB">
        <w:rPr>
          <w:rFonts w:ascii="Times New Roman" w:hAnsi="Times New Roman"/>
          <w:snapToGrid w:val="0"/>
        </w:rPr>
        <w:t xml:space="preserve"> as well as the rate of change of entropy density to the Laplacian of the fluid pressure. </w:t>
      </w:r>
      <w:r w:rsidR="00014269" w:rsidRPr="00780CED">
        <w:rPr>
          <w:rFonts w:ascii="Times New Roman" w:hAnsi="Times New Roman"/>
          <w:snapToGrid w:val="0"/>
        </w:rPr>
        <w:t xml:space="preserve">These </w:t>
      </w:r>
      <w:r w:rsidR="00AB7DCB">
        <w:rPr>
          <w:rFonts w:ascii="Times New Roman" w:hAnsi="Times New Roman"/>
          <w:snapToGrid w:val="0"/>
        </w:rPr>
        <w:t>impacts are known as the</w:t>
      </w:r>
      <w:r w:rsidR="00014269">
        <w:rPr>
          <w:rFonts w:ascii="Times New Roman" w:hAnsi="Times New Roman"/>
          <w:snapToGrid w:val="0"/>
        </w:rPr>
        <w:t xml:space="preserve"> thermal osmosis effect and thermal filtration effect</w:t>
      </w:r>
      <w:r w:rsidR="00AB7DCB">
        <w:rPr>
          <w:rFonts w:ascii="Times New Roman" w:hAnsi="Times New Roman"/>
          <w:snapToGrid w:val="0"/>
        </w:rPr>
        <w:t>, respectively</w:t>
      </w:r>
      <w:r w:rsidR="00014269">
        <w:rPr>
          <w:rFonts w:ascii="Times New Roman" w:hAnsi="Times New Roman"/>
          <w:snapToGrid w:val="0"/>
        </w:rPr>
        <w:t xml:space="preserve">. </w:t>
      </w:r>
      <w:r w:rsidR="00AB7DCB">
        <w:rPr>
          <w:rFonts w:ascii="Times New Roman" w:hAnsi="Times New Roman"/>
          <w:snapToGrid w:val="0"/>
        </w:rPr>
        <w:t xml:space="preserve">The model fully coupling all of these terms will henceforth be referred as the </w:t>
      </w:r>
      <w:r w:rsidR="00014269" w:rsidRPr="00A34BEA">
        <w:rPr>
          <w:rFonts w:ascii="Times New Roman" w:hAnsi="Times New Roman"/>
        </w:rPr>
        <w:t xml:space="preserve">porothermoelastic-osmosis-filtration (PTEOF) </w:t>
      </w:r>
      <w:r w:rsidR="00AB7DCB" w:rsidRPr="00A34BEA">
        <w:rPr>
          <w:rFonts w:ascii="Times New Roman" w:hAnsi="Times New Roman"/>
        </w:rPr>
        <w:t>model</w:t>
      </w:r>
      <w:r w:rsidR="00014269" w:rsidRPr="00A34BEA">
        <w:rPr>
          <w:rFonts w:ascii="Times New Roman" w:hAnsi="Times New Roman"/>
        </w:rPr>
        <w:t xml:space="preserve">. </w:t>
      </w:r>
      <w:r w:rsidR="00767C42" w:rsidRPr="00A34BEA">
        <w:rPr>
          <w:rFonts w:ascii="Times New Roman" w:hAnsi="Times New Roman"/>
        </w:rPr>
        <w:t xml:space="preserve">While it may indeed be valid at times to neglect thermal osmosis and/or thermal filtration, here we retain the full coupling in order to elucidate conditions in which they may have an important impact. </w:t>
      </w:r>
    </w:p>
    <w:p w14:paraId="5678B4F6" w14:textId="77AD0D99" w:rsidR="00D7323E" w:rsidRDefault="00A044DA" w:rsidP="00B175F8">
      <w:pPr>
        <w:adjustRightInd w:val="0"/>
        <w:snapToGrid w:val="0"/>
        <w:spacing w:line="360" w:lineRule="auto"/>
        <w:ind w:firstLine="720"/>
        <w:jc w:val="both"/>
        <w:rPr>
          <w:rFonts w:ascii="Times New Roman" w:hAnsi="Times New Roman"/>
        </w:rPr>
      </w:pPr>
      <w:r>
        <w:rPr>
          <w:rFonts w:ascii="Times New Roman" w:hAnsi="Times New Roman"/>
        </w:rPr>
        <w:t xml:space="preserve">With </w:t>
      </w:r>
      <w:r w:rsidR="00D7323E" w:rsidRPr="00A34BEA">
        <w:rPr>
          <w:rFonts w:ascii="Times New Roman" w:hAnsi="Times New Roman"/>
        </w:rPr>
        <w:t xml:space="preserve">the addition of boundary and </w:t>
      </w:r>
      <w:commentRangeStart w:id="22"/>
      <w:commentRangeStart w:id="23"/>
      <w:r w:rsidR="00D7323E" w:rsidRPr="00A34BEA">
        <w:rPr>
          <w:rFonts w:ascii="Times New Roman" w:hAnsi="Times New Roman"/>
        </w:rPr>
        <w:t xml:space="preserve">initial conditions </w:t>
      </w:r>
      <w:commentRangeEnd w:id="22"/>
      <w:r w:rsidR="00C531AE">
        <w:rPr>
          <w:rStyle w:val="CommentReference"/>
        </w:rPr>
        <w:commentReference w:id="22"/>
      </w:r>
      <w:commentRangeEnd w:id="23"/>
      <w:r w:rsidR="00E303AD">
        <w:rPr>
          <w:rStyle w:val="CommentReference"/>
        </w:rPr>
        <w:commentReference w:id="23"/>
      </w:r>
      <w:r w:rsidR="00D7323E" w:rsidRPr="00A34BEA">
        <w:rPr>
          <w:rFonts w:ascii="Times New Roman" w:hAnsi="Times New Roman"/>
        </w:rPr>
        <w:t>(to be discussed later), Eqs. (1-10) comprise a complete model, sufficient to solve for all unknown quantities.</w:t>
      </w:r>
    </w:p>
    <w:p w14:paraId="04853B79" w14:textId="1425366C" w:rsidR="00A93EF4" w:rsidRPr="00406356" w:rsidRDefault="00B43845" w:rsidP="00A34BEA">
      <w:pPr>
        <w:adjustRightInd w:val="0"/>
        <w:snapToGrid w:val="0"/>
        <w:spacing w:line="360" w:lineRule="auto"/>
        <w:jc w:val="both"/>
        <w:rPr>
          <w:rFonts w:ascii="Times New Roman" w:hAnsi="Times New Roman"/>
        </w:rPr>
      </w:pPr>
      <w:r>
        <w:rPr>
          <w:rFonts w:ascii="Times New Roman" w:hAnsi="Times New Roman"/>
        </w:rPr>
        <w:tab/>
      </w:r>
    </w:p>
    <w:p w14:paraId="1445D1BC" w14:textId="38A5D63A" w:rsidR="009127D9" w:rsidRPr="0013783D" w:rsidRDefault="009127D9" w:rsidP="0013783D">
      <w:pPr>
        <w:pStyle w:val="Paper"/>
      </w:pPr>
      <w:r>
        <w:t xml:space="preserve">3. </w:t>
      </w:r>
      <w:r w:rsidR="00A23E80">
        <w:t>PTEOF S</w:t>
      </w:r>
      <w:r w:rsidRPr="0013783D">
        <w:t xml:space="preserve">olution for </w:t>
      </w:r>
      <w:r w:rsidR="00A34BEA">
        <w:t>Constrained Cylinder</w:t>
      </w:r>
    </w:p>
    <w:p w14:paraId="558BD1A4" w14:textId="2A694DDC"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1428C1">
        <w:rPr>
          <w:rFonts w:ascii="Times New Roman" w:hAnsi="Times New Roman"/>
          <w:sz w:val="24"/>
        </w:rPr>
        <w:t>escription</w:t>
      </w:r>
      <w:r w:rsidRPr="0013783D">
        <w:rPr>
          <w:rFonts w:ascii="Times New Roman" w:hAnsi="Times New Roman"/>
          <w:sz w:val="24"/>
        </w:rPr>
        <w:t xml:space="preserve"> and boundary conditions</w:t>
      </w:r>
    </w:p>
    <w:p w14:paraId="504A5962" w14:textId="7EC34975" w:rsidR="00BB1EB1" w:rsidRDefault="009A04F7" w:rsidP="00CA17DB">
      <w:pPr>
        <w:keepNext/>
        <w:spacing w:line="360" w:lineRule="auto"/>
        <w:jc w:val="both"/>
        <w:rPr>
          <w:rFonts w:ascii="Times New Roman" w:hAnsi="Times New Roman"/>
        </w:rPr>
      </w:pPr>
      <w:r>
        <w:rPr>
          <w:rFonts w:ascii="Times New Roman" w:hAnsi="Times New Roman"/>
        </w:rPr>
        <w:tab/>
        <w:t>Consider a thermoporoelastic cylinder of radius R and length 2L</w:t>
      </w:r>
      <w:r w:rsidR="00502917">
        <w:rPr>
          <w:rFonts w:ascii="Times New Roman" w:hAnsi="Times New Roman"/>
        </w:rPr>
        <w:t xml:space="preserve"> (Figure 1a</w:t>
      </w:r>
      <w:r w:rsidR="00AD759D">
        <w:rPr>
          <w:rFonts w:ascii="Times New Roman" w:hAnsi="Times New Roman"/>
        </w:rPr>
        <w:t>)</w:t>
      </w:r>
      <w:r>
        <w:rPr>
          <w:rFonts w:ascii="Times New Roman" w:hAnsi="Times New Roman"/>
        </w:rPr>
        <w:t xml:space="preserve">. Both of its ends are jacketed which is fixed and impermeable for fluid and thermal isolation from heat. The radial boundary conditions are unjacketed and can have fluid and heat exchange </w:t>
      </w:r>
      <w:r w:rsidR="00AD759D">
        <w:rPr>
          <w:rFonts w:ascii="Times New Roman" w:hAnsi="Times New Roman"/>
        </w:rPr>
        <w:t>at the boundary. This constrained cylinder geometry is inspired by the geometry and boundary conditions of the primary plug in P&amp;A (Fig</w:t>
      </w:r>
      <w:r w:rsidR="00502917">
        <w:rPr>
          <w:rFonts w:ascii="Times New Roman" w:hAnsi="Times New Roman"/>
        </w:rPr>
        <w:t>ure 1a</w:t>
      </w:r>
      <w:r w:rsidR="00AD759D">
        <w:rPr>
          <w:rFonts w:ascii="Times New Roman" w:hAnsi="Times New Roman"/>
        </w:rPr>
        <w:t xml:space="preserve">) </w:t>
      </w:r>
      <w:r w:rsidR="00C044D2" w:rsidRPr="00A13CC9">
        <w:rPr>
          <w:rFonts w:ascii="Times New Roman" w:hAnsi="Times New Roman"/>
        </w:rPr>
        <w:t>where the length of the primary plug is usually 50 to 100 times larger than its diameter</w:t>
      </w:r>
      <w:r w:rsidR="007B2C01">
        <w:rPr>
          <w:rFonts w:ascii="Times New Roman" w:hAnsi="Times New Roman"/>
        </w:rPr>
        <w:t xml:space="preserve"> that</w:t>
      </w:r>
      <w:r w:rsidR="006375C0">
        <w:rPr>
          <w:rFonts w:ascii="Times New Roman" w:hAnsi="Times New Roman"/>
        </w:rPr>
        <w:t xml:space="preserve"> </w:t>
      </w:r>
      <w:r w:rsidR="006375C0">
        <w:rPr>
          <w:rFonts w:ascii="Times New Roman" w:hAnsi="Times New Roman" w:hint="eastAsia"/>
        </w:rPr>
        <w:t>o</w:t>
      </w:r>
      <w:r w:rsidR="006375C0">
        <w:rPr>
          <w:rFonts w:ascii="Times New Roman" w:hAnsi="Times New Roman"/>
        </w:rPr>
        <w:t>ften</w:t>
      </w:r>
      <w:r w:rsidR="007B2C01">
        <w:rPr>
          <w:rFonts w:ascii="Times New Roman" w:hAnsi="Times New Roman"/>
        </w:rPr>
        <w:t xml:space="preserve"> ranges from 5 to 20 inches</w:t>
      </w:r>
      <w:r w:rsidR="006375C0">
        <w:rPr>
          <w:rFonts w:ascii="Times New Roman" w:hAnsi="Times New Roman"/>
        </w:rPr>
        <w:t xml:space="preserve"> </w:t>
      </w:r>
      <w:r w:rsidR="007B2C01">
        <w:rPr>
          <w:rFonts w:ascii="Times New Roman" w:hAnsi="Times New Roman"/>
        </w:rPr>
        <w:t>a</w:t>
      </w:r>
      <w:r w:rsidR="001428C1">
        <w:rPr>
          <w:rFonts w:ascii="Times New Roman" w:hAnsi="Times New Roman"/>
        </w:rPr>
        <w:t xml:space="preserve">nd its loadings mainly come from the high temperature, </w:t>
      </w:r>
      <w:r w:rsidR="00AD759D">
        <w:rPr>
          <w:rFonts w:ascii="Times New Roman" w:hAnsi="Times New Roman"/>
        </w:rPr>
        <w:t xml:space="preserve">and pore pressure from </w:t>
      </w:r>
      <w:r w:rsidR="001428C1">
        <w:rPr>
          <w:rFonts w:ascii="Times New Roman" w:hAnsi="Times New Roman"/>
        </w:rPr>
        <w:t xml:space="preserve">the formation, </w:t>
      </w:r>
      <w:r w:rsidR="00AD759D">
        <w:rPr>
          <w:rFonts w:ascii="Times New Roman" w:hAnsi="Times New Roman"/>
        </w:rPr>
        <w:t>and the far-field in-situ stress. Thus,</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 xml:space="preserve">-strain </w:t>
      </w:r>
      <w:r w:rsidR="00C044D2" w:rsidRPr="00A13CC9">
        <w:rPr>
          <w:rFonts w:ascii="Times New Roman" w:hAnsi="Times New Roman"/>
        </w:rPr>
        <w:lastRenderedPageBreak/>
        <w:t>assumption where the pore</w:t>
      </w:r>
      <w:r w:rsidR="001428C1">
        <w:rPr>
          <w:rFonts w:ascii="Times New Roman" w:hAnsi="Times New Roman"/>
        </w:rPr>
        <w:t xml:space="preserve"> pressure and thermal diffusion</w:t>
      </w:r>
      <w:r w:rsidR="00C044D2" w:rsidRPr="00A13CC9">
        <w:rPr>
          <w:rFonts w:ascii="Times New Roman" w:hAnsi="Times New Roman"/>
        </w:rPr>
        <w:t xml:space="preserve">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BB1EB1">
        <w:rPr>
          <w:rFonts w:ascii="Times New Roman" w:hAnsi="Times New Roman"/>
        </w:rPr>
        <w:t xml:space="preserve">. </w:t>
      </w:r>
    </w:p>
    <w:p w14:paraId="4619645D" w14:textId="61FBBA13" w:rsidR="009A04F7" w:rsidRDefault="006375C0" w:rsidP="009A04F7">
      <w:pPr>
        <w:keepNext/>
        <w:spacing w:line="360" w:lineRule="auto"/>
        <w:jc w:val="center"/>
        <w:rPr>
          <w:rFonts w:ascii="Times New Roman" w:hAnsi="Times New Roman"/>
        </w:rPr>
      </w:pPr>
      <w:r>
        <w:rPr>
          <w:noProof/>
        </w:rPr>
        <w:drawing>
          <wp:inline distT="0" distB="0" distL="0" distR="0" wp14:anchorId="111E4FE9" wp14:editId="42F676F9">
            <wp:extent cx="5581766" cy="275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l="-1" t="2082" r="233"/>
                    <a:stretch/>
                  </pic:blipFill>
                  <pic:spPr bwMode="auto">
                    <a:xfrm>
                      <a:off x="0" y="0"/>
                      <a:ext cx="5590333" cy="2755678"/>
                    </a:xfrm>
                    <a:prstGeom prst="rect">
                      <a:avLst/>
                    </a:prstGeom>
                    <a:ln>
                      <a:noFill/>
                    </a:ln>
                    <a:extLst>
                      <a:ext uri="{53640926-AAD7-44D8-BBD7-CCE9431645EC}">
                        <a14:shadowObscured xmlns:a14="http://schemas.microsoft.com/office/drawing/2010/main"/>
                      </a:ext>
                    </a:extLst>
                  </pic:spPr>
                </pic:pic>
              </a:graphicData>
            </a:graphic>
          </wp:inline>
        </w:drawing>
      </w:r>
    </w:p>
    <w:p w14:paraId="7AA9B2AD" w14:textId="665C7E9F" w:rsidR="00AD759D" w:rsidRDefault="00502917" w:rsidP="009477E6">
      <w:pPr>
        <w:keepNext/>
        <w:spacing w:line="360" w:lineRule="auto"/>
        <w:rPr>
          <w:rFonts w:ascii="Times New Roman" w:hAnsi="Times New Roman"/>
        </w:rPr>
      </w:pPr>
      <w:r>
        <w:rPr>
          <w:rFonts w:ascii="Times New Roman" w:hAnsi="Times New Roman"/>
        </w:rPr>
        <w:t>Figure 1(a)</w:t>
      </w:r>
      <w:r w:rsidR="00AD759D">
        <w:rPr>
          <w:rFonts w:ascii="Times New Roman" w:hAnsi="Times New Roman"/>
        </w:rPr>
        <w:t xml:space="preserve"> </w:t>
      </w:r>
      <w:r w:rsidR="006375C0">
        <w:rPr>
          <w:rFonts w:ascii="Times New Roman" w:hAnsi="Times New Roman"/>
        </w:rPr>
        <w:t>Sketch showing a primary plug in P&amp;A and its boundary conditions</w:t>
      </w:r>
      <w:r w:rsidR="00AD759D">
        <w:rPr>
          <w:rFonts w:ascii="Times New Roman" w:hAnsi="Times New Roman"/>
        </w:rPr>
        <w:t>;</w:t>
      </w:r>
      <w:r>
        <w:rPr>
          <w:rFonts w:ascii="Times New Roman" w:hAnsi="Times New Roman"/>
        </w:rPr>
        <w:t xml:space="preserve"> (b)</w:t>
      </w:r>
      <w:r w:rsidR="00AD759D">
        <w:rPr>
          <w:rFonts w:ascii="Times New Roman" w:hAnsi="Times New Roman"/>
        </w:rPr>
        <w:t xml:space="preserve"> </w:t>
      </w:r>
      <w:r w:rsidR="006375C0">
        <w:rPr>
          <w:rFonts w:ascii="Times New Roman" w:hAnsi="Times New Roman"/>
        </w:rPr>
        <w:t>A zoom in sketch</w:t>
      </w:r>
      <w:r w:rsidR="00762BB7">
        <w:rPr>
          <w:rFonts w:ascii="Times New Roman" w:hAnsi="Times New Roman"/>
        </w:rPr>
        <w:t xml:space="preserve"> showing a cross-section of the plug in plane-strain conditions </w:t>
      </w:r>
      <w:r w:rsidR="006375C0">
        <w:rPr>
          <w:rFonts w:ascii="Times New Roman" w:hAnsi="Times New Roman"/>
        </w:rPr>
        <w:t>and its boundary conditions.</w:t>
      </w:r>
    </w:p>
    <w:p w14:paraId="3A60749C" w14:textId="63F5D12C" w:rsidR="00D54A29" w:rsidRPr="00A13CC9" w:rsidRDefault="00AD759D" w:rsidP="00A13CC9">
      <w:pPr>
        <w:keepNext/>
        <w:spacing w:line="360" w:lineRule="auto"/>
        <w:jc w:val="both"/>
        <w:rPr>
          <w:rFonts w:ascii="Times New Roman" w:hAnsi="Times New Roman"/>
        </w:rPr>
      </w:pPr>
      <w:r>
        <w:rPr>
          <w:rFonts w:ascii="Times New Roman" w:hAnsi="Times New Roman"/>
        </w:rPr>
        <w:tab/>
      </w:r>
      <w:r w:rsidR="00C044D2">
        <w:rPr>
          <w:rFonts w:ascii="Times New Roman" w:hAnsi="Times New Roman"/>
        </w:rPr>
        <w:t xml:space="preserve">In line with the loading decomposition scheme proposed by </w:t>
      </w:r>
      <w:r w:rsidR="00C044D2">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6375C0">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w:t>
      </w:r>
      <w:r w:rsidR="00C75A48">
        <w:rPr>
          <w:rFonts w:ascii="Times New Roman" w:hAnsi="Times New Roman"/>
        </w:rPr>
        <w:t xml:space="preserve"> the context of</w:t>
      </w:r>
      <w:r w:rsidR="00E16FDC">
        <w:rPr>
          <w:rFonts w:ascii="Times New Roman" w:hAnsi="Times New Roman"/>
        </w:rPr>
        <w:t xml:space="preserve"> poroelasticity</w:t>
      </w:r>
      <w:r w:rsidR="00C044D2">
        <w:rPr>
          <w:rFonts w:ascii="Times New Roman" w:hAnsi="Times New Roman"/>
        </w:rPr>
        <w:t xml:space="preserve">, the PTEOF model </w:t>
      </w:r>
      <w:r w:rsidR="00C75A48">
        <w:rPr>
          <w:rFonts w:ascii="Times New Roman" w:hAnsi="Times New Roman"/>
        </w:rPr>
        <w:t xml:space="preserve">can </w:t>
      </w:r>
      <w:r w:rsidR="00C044D2">
        <w:rPr>
          <w:rFonts w:ascii="Times New Roman" w:hAnsi="Times New Roman"/>
        </w:rPr>
        <w:t>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-loading cases to simplify the analysis</w:t>
      </w:r>
      <w:r w:rsidR="00C75A48">
        <w:rPr>
          <w:rFonts w:ascii="Times New Roman" w:hAnsi="Times New Roman"/>
        </w:rPr>
        <w:t>. These are: 1)</w:t>
      </w:r>
      <w:r w:rsidR="00C044D2">
        <w:rPr>
          <w:rFonts w:ascii="Times New Roman" w:hAnsi="Times New Roman"/>
        </w:rPr>
        <w:t xml:space="preserve"> pore pressure </w:t>
      </w:r>
      <w:r w:rsidR="00711C8A">
        <w:rPr>
          <w:rFonts w:ascii="Times New Roman" w:hAnsi="Times New Roman"/>
        </w:rPr>
        <w:t>loading,</w:t>
      </w:r>
      <w:r w:rsidR="00C044D2">
        <w:rPr>
          <w:rFonts w:ascii="Times New Roman" w:hAnsi="Times New Roman"/>
        </w:rPr>
        <w:t xml:space="preserve"> </w:t>
      </w:r>
      <w:r w:rsidR="00C75A48">
        <w:rPr>
          <w:rFonts w:ascii="Times New Roman" w:hAnsi="Times New Roman"/>
        </w:rPr>
        <w:t xml:space="preserve">2) </w:t>
      </w:r>
      <w:r w:rsidR="00C044D2">
        <w:rPr>
          <w:rFonts w:ascii="Times New Roman" w:hAnsi="Times New Roman"/>
        </w:rPr>
        <w:t>temperature loading</w:t>
      </w:r>
      <w:r w:rsidR="00BF5641">
        <w:rPr>
          <w:rFonts w:ascii="Times New Roman" w:hAnsi="Times New Roman"/>
        </w:rPr>
        <w:t xml:space="preserve">, </w:t>
      </w:r>
      <w:r w:rsidR="00711C8A">
        <w:rPr>
          <w:rFonts w:ascii="Times New Roman" w:hAnsi="Times New Roman"/>
        </w:rPr>
        <w:t xml:space="preserve">and </w:t>
      </w:r>
      <w:r w:rsidR="00C75A48">
        <w:rPr>
          <w:rFonts w:ascii="Times New Roman" w:hAnsi="Times New Roman"/>
        </w:rPr>
        <w:t xml:space="preserve">3) </w:t>
      </w:r>
      <w:r w:rsidR="00711C8A">
        <w:rPr>
          <w:rFonts w:ascii="Times New Roman" w:hAnsi="Times New Roman"/>
        </w:rPr>
        <w:t>isotropic far-field stress loading</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928040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CA17DB" w:rsidRPr="00E16FDC">
        <w:rPr>
          <w:rFonts w:ascii="Times New Roman" w:hAnsi="Times New Roman" w:cs="Times New Roman"/>
          <w:noProof/>
          <w:position w:val="-12"/>
        </w:rPr>
        <w:object w:dxaOrig="740" w:dyaOrig="360" w14:anchorId="336A6F58">
          <v:shape id="_x0000_i1089" type="#_x0000_t75" alt="" style="width:36.75pt;height:16.5pt" o:ole="">
            <v:imagedata r:id="rId138" o:title=""/>
          </v:shape>
          <o:OLEObject Type="Embed" ProgID="Equation.DSMT4" ShapeID="_x0000_i1089" DrawAspect="Content" ObjectID="_1726686240" r:id="rId139"/>
        </w:object>
      </w:r>
      <w:r w:rsidRPr="00E16FDC">
        <w:rPr>
          <w:rFonts w:ascii="Times New Roman" w:hAnsi="Times New Roman" w:cs="Times New Roman"/>
        </w:rPr>
        <w:t>,</w:t>
      </w:r>
      <w:r w:rsidR="00CA17DB" w:rsidRPr="00CA17DB">
        <w:rPr>
          <w:rFonts w:ascii="Times New Roman" w:hAnsi="Times New Roman" w:cs="Times New Roman"/>
          <w:noProof/>
          <w:position w:val="-10"/>
        </w:rPr>
        <w:object w:dxaOrig="1280" w:dyaOrig="320" w14:anchorId="7347A37E">
          <v:shape id="_x0000_i1090" type="#_x0000_t75" alt="" style="width:63pt;height:14.25pt" o:ole="">
            <v:imagedata r:id="rId140" o:title=""/>
          </v:shape>
          <o:OLEObject Type="Embed" ProgID="Equation.DSMT4" ShapeID="_x0000_i1090" DrawAspect="Content" ObjectID="_1726686241" r:id="rId141"/>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6"/>
        </w:rPr>
        <w:object w:dxaOrig="580" w:dyaOrig="279" w14:anchorId="0F657D8D">
          <v:shape id="_x0000_i1091" type="#_x0000_t75" alt="" style="width:32.25pt;height:13.5pt" o:ole="">
            <v:imagedata r:id="rId142" o:title=""/>
          </v:shape>
          <o:OLEObject Type="Embed" ProgID="Equation.DSMT4" ShapeID="_x0000_i1091" DrawAspect="Content" ObjectID="_1726686242" r:id="rId143"/>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74B1358C">
          <v:shape id="_x0000_i1092" type="#_x0000_t75" alt="" style="width:32.25pt;height:12pt" o:ole="">
            <v:imagedata r:id="rId144" o:title=""/>
          </v:shape>
          <o:OLEObject Type="Embed" ProgID="Equation.DSMT4" ShapeID="_x0000_i1092" DrawAspect="Content" ObjectID="_1726686243" r:id="rId145"/>
        </w:object>
      </w:r>
      <w:r w:rsidR="00CA17DB">
        <w:rPr>
          <w:rFonts w:ascii="Times New Roman" w:hAnsi="Times New Roman" w:cs="Times New Roman"/>
          <w:noProof/>
        </w:rPr>
        <w:t xml:space="preserve"> </w:t>
      </w:r>
      <w:r w:rsidR="00634588">
        <w:rPr>
          <w:rFonts w:ascii="Times New Roman" w:hAnsi="Times New Roman" w:cs="Times New Roman"/>
          <w:noProof/>
        </w:rPr>
        <w:t>;</w:t>
      </w:r>
    </w:p>
    <w:p w14:paraId="1F7548CD" w14:textId="3A3F19F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CA17DB" w:rsidRPr="00E16FDC">
        <w:rPr>
          <w:rFonts w:ascii="Times New Roman" w:hAnsi="Times New Roman" w:cs="Times New Roman"/>
          <w:noProof/>
          <w:position w:val="-12"/>
        </w:rPr>
        <w:object w:dxaOrig="740" w:dyaOrig="360" w14:anchorId="6DDD4B7A">
          <v:shape id="_x0000_i1093" type="#_x0000_t75" alt="" style="width:36.75pt;height:16.5pt" o:ole="">
            <v:imagedata r:id="rId146" o:title=""/>
          </v:shape>
          <o:OLEObject Type="Embed" ProgID="Equation.DSMT4" ShapeID="_x0000_i1093" DrawAspect="Content" ObjectID="_1726686244" r:id="rId147"/>
        </w:object>
      </w:r>
      <w:r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083FB54F">
          <v:shape id="_x0000_i1094" type="#_x0000_t75" alt="" style="width:29.25pt;height:15pt" o:ole="">
            <v:imagedata r:id="rId148" o:title=""/>
          </v:shape>
          <o:OLEObject Type="Embed" ProgID="Equation.DSMT4" ShapeID="_x0000_i1094" DrawAspect="Content" ObjectID="_1726686245" r:id="rId149"/>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10"/>
        </w:rPr>
        <w:object w:dxaOrig="1320" w:dyaOrig="320" w14:anchorId="3655C62C">
          <v:shape id="_x0000_i1095" type="#_x0000_t75" alt="" style="width:64.5pt;height:14.25pt" o:ole="">
            <v:imagedata r:id="rId150" o:title=""/>
          </v:shape>
          <o:OLEObject Type="Embed" ProgID="Equation.DSMT4" ShapeID="_x0000_i1095" DrawAspect="Content" ObjectID="_1726686246" r:id="rId151"/>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0DA2D12B">
          <v:shape id="_x0000_i1096" type="#_x0000_t75" alt="" style="width:32.25pt;height:12pt" o:ole="">
            <v:imagedata r:id="rId144" o:title=""/>
          </v:shape>
          <o:OLEObject Type="Embed" ProgID="Equation.DSMT4" ShapeID="_x0000_i1096" DrawAspect="Content" ObjectID="_1726686247" r:id="rId152"/>
        </w:object>
      </w:r>
      <w:r w:rsidR="00634588">
        <w:rPr>
          <w:rFonts w:ascii="Times New Roman" w:hAnsi="Times New Roman" w:cs="Times New Roman"/>
          <w:noProof/>
        </w:rPr>
        <w:t>;</w:t>
      </w:r>
    </w:p>
    <w:p w14:paraId="1FDE797F" w14:textId="4BDD71AA"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CA17DB" w:rsidRPr="00CA17DB">
        <w:rPr>
          <w:rFonts w:ascii="Times New Roman" w:hAnsi="Times New Roman" w:cs="Times New Roman"/>
          <w:noProof/>
          <w:position w:val="-12"/>
        </w:rPr>
        <w:object w:dxaOrig="1579" w:dyaOrig="380" w14:anchorId="6B089015">
          <v:shape id="_x0000_i1097" type="#_x0000_t75" alt="" style="width:82.5pt;height:15.75pt" o:ole="">
            <v:imagedata r:id="rId153" o:title=""/>
          </v:shape>
          <o:OLEObject Type="Embed" ProgID="Equation.DSMT4" ShapeID="_x0000_i1097" DrawAspect="Content" ObjectID="_1726686248" r:id="rId154"/>
        </w:object>
      </w:r>
      <w:r w:rsidR="00711C8A"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41E4DDD1">
          <v:shape id="_x0000_i1098" type="#_x0000_t75" alt="" style="width:29.25pt;height:15pt" o:ole="">
            <v:imagedata r:id="rId155" o:title=""/>
          </v:shape>
          <o:OLEObject Type="Embed" ProgID="Equation.DSMT4" ShapeID="_x0000_i1098" DrawAspect="Content" ObjectID="_1726686249" r:id="rId156"/>
        </w:object>
      </w:r>
      <w:r>
        <w:rPr>
          <w:rFonts w:ascii="Times New Roman" w:hAnsi="Times New Roman" w:cs="Times New Roman"/>
        </w:rPr>
        <w:t xml:space="preserve">, </w:t>
      </w:r>
      <w:r w:rsidR="00711C8A" w:rsidRPr="00E16FDC">
        <w:rPr>
          <w:rFonts w:ascii="Times New Roman" w:hAnsi="Times New Roman" w:cs="Times New Roman"/>
        </w:rPr>
        <w:t xml:space="preserve">and </w:t>
      </w:r>
      <w:r w:rsidR="00CA17DB" w:rsidRPr="00CA17DB">
        <w:rPr>
          <w:rFonts w:ascii="Times New Roman" w:hAnsi="Times New Roman" w:cs="Times New Roman"/>
          <w:noProof/>
          <w:position w:val="-6"/>
        </w:rPr>
        <w:object w:dxaOrig="580" w:dyaOrig="279" w14:anchorId="360410B3">
          <v:shape id="_x0000_i1099" type="#_x0000_t75" alt="" style="width:32.25pt;height:13.5pt" o:ole="">
            <v:imagedata r:id="rId157" o:title=""/>
          </v:shape>
          <o:OLEObject Type="Embed" ProgID="Equation.DSMT4" ShapeID="_x0000_i1099" DrawAspect="Content" ObjectID="_1726686250" r:id="rId158"/>
        </w:object>
      </w:r>
      <w:r w:rsidR="00CA17DB">
        <w:rPr>
          <w:rFonts w:ascii="Times New Roman" w:hAnsi="Times New Roman" w:cs="Times New Roman"/>
          <w:noProof/>
        </w:rPr>
        <w:t>,</w:t>
      </w:r>
      <w:r w:rsidR="00CA17DB" w:rsidRPr="00CA17DB">
        <w:rPr>
          <w:rFonts w:ascii="Times New Roman" w:hAnsi="Times New Roman" w:cs="Times New Roman"/>
          <w:noProof/>
        </w:rPr>
        <w:t xml:space="preserve"> </w:t>
      </w:r>
      <w:r w:rsidR="00CA17DB">
        <w:rPr>
          <w:rFonts w:ascii="Times New Roman" w:hAnsi="Times New Roman" w:cs="Times New Roman"/>
          <w:noProof/>
        </w:rPr>
        <w:t xml:space="preserve">at </w:t>
      </w:r>
      <w:r w:rsidR="00CA17DB" w:rsidRPr="00CA17DB">
        <w:rPr>
          <w:rFonts w:ascii="Times New Roman" w:hAnsi="Times New Roman" w:cs="Times New Roman"/>
          <w:noProof/>
          <w:position w:val="-4"/>
        </w:rPr>
        <w:object w:dxaOrig="580" w:dyaOrig="260" w14:anchorId="00325426">
          <v:shape id="_x0000_i1100" type="#_x0000_t75" alt="" style="width:32.25pt;height:12pt" o:ole="">
            <v:imagedata r:id="rId144" o:title=""/>
          </v:shape>
          <o:OLEObject Type="Embed" ProgID="Equation.DSMT4" ShapeID="_x0000_i1100" DrawAspect="Content" ObjectID="_1726686251" r:id="rId159"/>
        </w:object>
      </w:r>
      <w:r w:rsidR="00CA17DB">
        <w:rPr>
          <w:rFonts w:ascii="Times New Roman" w:hAnsi="Times New Roman" w:cs="Times New Roman"/>
          <w:noProof/>
        </w:rPr>
        <w:t>;</w:t>
      </w:r>
    </w:p>
    <w:p w14:paraId="28548A24" w14:textId="7AEDBEEF" w:rsidR="00634588" w:rsidRDefault="00CA17DB" w:rsidP="007F6B90">
      <w:pPr>
        <w:pStyle w:val="ListParagraph"/>
        <w:spacing w:line="360" w:lineRule="auto"/>
        <w:ind w:left="0"/>
        <w:jc w:val="both"/>
        <w:rPr>
          <w:rFonts w:ascii="Times New Roman" w:hAnsi="Times New Roman"/>
        </w:rPr>
      </w:pPr>
      <w:proofErr w:type="gramStart"/>
      <w:r>
        <w:rPr>
          <w:rFonts w:ascii="Times New Roman" w:hAnsi="Times New Roman"/>
        </w:rPr>
        <w:t>where</w:t>
      </w:r>
      <w:proofErr w:type="gramEnd"/>
      <w:r w:rsidR="00E36C8F">
        <w:rPr>
          <w:rFonts w:ascii="Times New Roman" w:hAnsi="Times New Roman"/>
        </w:rPr>
        <w:t xml:space="preserve"> </w:t>
      </w:r>
      <w:r w:rsidR="00E36C8F" w:rsidRPr="00E36C8F">
        <w:rPr>
          <w:rFonts w:ascii="Times New Roman" w:hAnsi="Times New Roman"/>
          <w:position w:val="-12"/>
        </w:rPr>
        <w:object w:dxaOrig="360" w:dyaOrig="360" w14:anchorId="7866F7F7">
          <v:shape id="_x0000_i1101" type="#_x0000_t75" style="width:18pt;height:18pt" o:ole="">
            <v:imagedata r:id="rId160" o:title=""/>
          </v:shape>
          <o:OLEObject Type="Embed" ProgID="Equation.DSMT4" ShapeID="_x0000_i1101" DrawAspect="Content" ObjectID="_1726686252" r:id="rId161"/>
        </w:object>
      </w:r>
      <w:r w:rsidR="00E36C8F" w:rsidRPr="00E36C8F">
        <w:rPr>
          <w:rFonts w:ascii="Times New Roman" w:hAnsi="Times New Roman"/>
        </w:rPr>
        <w:t xml:space="preserve"> is the normal stress in the radial direction</w:t>
      </w:r>
      <w:r w:rsidR="00E36C8F">
        <w:rPr>
          <w:rFonts w:ascii="Times New Roman" w:hAnsi="Times New Roman"/>
        </w:rPr>
        <w:t xml:space="preserve">, </w:t>
      </w:r>
      <w:r w:rsidR="00E36C8F" w:rsidRPr="00E36C8F">
        <w:rPr>
          <w:rFonts w:ascii="Times New Roman" w:hAnsi="Times New Roman"/>
        </w:rPr>
        <w:t>and</w:t>
      </w:r>
      <w:r w:rsidR="00E36C8F">
        <w:rPr>
          <w:rFonts w:ascii="Times New Roman" w:hAnsi="Times New Roman"/>
        </w:rPr>
        <w:t xml:space="preserve"> </w:t>
      </w:r>
      <w:r w:rsidR="00E36C8F" w:rsidRPr="00E36C8F">
        <w:rPr>
          <w:rFonts w:ascii="Times New Roman" w:hAnsi="Times New Roman"/>
          <w:position w:val="-10"/>
        </w:rPr>
        <w:object w:dxaOrig="540" w:dyaOrig="320" w14:anchorId="2C08E209">
          <v:shape id="_x0000_i1102" type="#_x0000_t75" style="width:27pt;height:16.5pt" o:ole="">
            <v:imagedata r:id="rId162" o:title=""/>
          </v:shape>
          <o:OLEObject Type="Embed" ProgID="Equation.DSMT4" ShapeID="_x0000_i1102" DrawAspect="Content" ObjectID="_1726686253" r:id="rId163"/>
        </w:object>
      </w:r>
      <w:r w:rsidR="00E36C8F" w:rsidRPr="00E36C8F">
        <w:rPr>
          <w:rFonts w:ascii="Times New Roman" w:hAnsi="Times New Roman"/>
        </w:rPr>
        <w:t xml:space="preserve"> is the Heaviside step function. </w:t>
      </w:r>
      <w:r w:rsidR="00634588">
        <w:rPr>
          <w:rFonts w:ascii="Times New Roman" w:hAnsi="Times New Roman"/>
        </w:rPr>
        <w:t>Since the PTEOF model is linear, the principle of superposition will be used as final step to obtain the final solution</w:t>
      </w:r>
      <w:r w:rsidR="00E36C8F">
        <w:rPr>
          <w:rFonts w:ascii="Times New Roman" w:hAnsi="Times New Roman"/>
        </w:rPr>
        <w:t xml:space="preserve"> by combining the individual loading modes</w:t>
      </w:r>
      <w:r w:rsidR="00634588">
        <w:rPr>
          <w:rFonts w:ascii="Times New Roman" w:hAnsi="Times New Roman"/>
        </w:rPr>
        <w:t>.</w:t>
      </w:r>
      <w:r w:rsidR="00C75A48">
        <w:rPr>
          <w:rFonts w:ascii="Times New Roman" w:hAnsi="Times New Roman"/>
        </w:rPr>
        <w:t xml:space="preserve"> Note that, in general, there is a fourth mode of loading corresponding to deviatoric far field stress, which is neglected here but can be useful as a future investigation.</w:t>
      </w:r>
    </w:p>
    <w:p w14:paraId="6EE658E3" w14:textId="77777777" w:rsidR="00A93EF4" w:rsidRDefault="00A93EF4" w:rsidP="00634588">
      <w:pPr>
        <w:pStyle w:val="ListParagraph"/>
        <w:spacing w:line="360" w:lineRule="auto"/>
        <w:ind w:left="0"/>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0AD4323A" w:rsidR="00014269" w:rsidRPr="001C28A5" w:rsidRDefault="0013783D" w:rsidP="00D54A29">
      <w:pPr>
        <w:spacing w:line="360" w:lineRule="auto"/>
        <w:jc w:val="both"/>
        <w:rPr>
          <w:rFonts w:ascii="Times New Roman" w:hAnsi="Times New Roman"/>
        </w:rPr>
      </w:pPr>
      <w:r>
        <w:rPr>
          <w:rFonts w:ascii="Times New Roman" w:hAnsi="Times New Roman"/>
        </w:rPr>
        <w:lastRenderedPageBreak/>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w:t>
      </w:r>
      <w:r w:rsidR="006375C0">
        <w:rPr>
          <w:rFonts w:ascii="Times New Roman" w:hAnsi="Times New Roman"/>
        </w:rPr>
        <w:t>9</w:t>
      </w:r>
      <w:r w:rsidR="00634588">
        <w:rPr>
          <w:rFonts w:ascii="Times New Roman" w:hAnsi="Times New Roman"/>
        </w:rPr>
        <w:t>) and Eq. (</w:t>
      </w:r>
      <w:r w:rsidR="006375C0">
        <w:rPr>
          <w:rFonts w:ascii="Times New Roman" w:hAnsi="Times New Roman"/>
        </w:rPr>
        <w:t>10</w:t>
      </w:r>
      <w:r w:rsidR="00634588">
        <w:rPr>
          <w:rFonts w:ascii="Times New Roman" w:hAnsi="Times New Roman"/>
        </w:rPr>
        <w:t>)</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fluid and thermal</w:t>
      </w:r>
      <w:r w:rsidR="009A43C1">
        <w:rPr>
          <w:rFonts w:ascii="Times New Roman" w:hAnsi="Times New Roman"/>
        </w:rPr>
        <w:t xml:space="preserve"> transport directed</w:t>
      </w:r>
      <w:r w:rsidR="00E36C8F">
        <w:rPr>
          <w:rFonts w:ascii="Times New Roman" w:hAnsi="Times New Roman"/>
        </w:rPr>
        <w:t xml:space="preserve"> only</w:t>
      </w:r>
      <w:r w:rsidR="009A43C1">
        <w:rPr>
          <w:rFonts w:ascii="Times New Roman" w:hAnsi="Times New Roman"/>
        </w:rPr>
        <w:t xml:space="preserve">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103" type="#_x0000_t75" alt="" style="width:10.5pt;height:14.25pt;mso-width-percent:0;mso-height-percent:0;mso-width-percent:0;mso-height-percent:0" o:ole="">
            <v:imagedata r:id="rId54" o:title=""/>
          </v:shape>
          <o:OLEObject Type="Embed" ProgID="Equation.DSMT4" ShapeID="_x0000_i1103" DrawAspect="Content" ObjectID="_1726686254" r:id="rId164"/>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104" type="#_x0000_t75" alt="" style="width:10.5pt;height:11.25pt;mso-width-percent:0;mso-height-percent:0;mso-width-percent:0;mso-height-percent:0" o:ole="">
            <v:imagedata r:id="rId56" o:title=""/>
          </v:shape>
          <o:OLEObject Type="Embed" ProgID="Equation.DSMT4" ShapeID="_x0000_i1104" DrawAspect="Content" ObjectID="_1726686255" r:id="rId165"/>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E36C8F">
        <w:rPr>
          <w:rFonts w:ascii="Times New Roman" w:hAnsi="Times New Roman"/>
          <w:snapToGrid w:val="0"/>
        </w:rPr>
        <w:t xml:space="preserve"> substituting the constitutive</w:t>
      </w:r>
      <w:r w:rsidR="003C6F51">
        <w:rPr>
          <w:rFonts w:ascii="Times New Roman" w:hAnsi="Times New Roman"/>
          <w:snapToGrid w:val="0"/>
        </w:rPr>
        <w:t xml:space="preserve"> </w:t>
      </w:r>
      <w:r w:rsidR="00B430F0">
        <w:rPr>
          <w:rFonts w:ascii="Times New Roman" w:hAnsi="Times New Roman"/>
          <w:snapToGrid w:val="0"/>
        </w:rPr>
        <w:t>equation</w:t>
      </w:r>
      <w:r w:rsidR="00E36C8F">
        <w:rPr>
          <w:rFonts w:ascii="Times New Roman" w:hAnsi="Times New Roman"/>
          <w:snapToGrid w:val="0"/>
        </w:rPr>
        <w:t>s</w:t>
      </w:r>
      <w:r w:rsidR="00634588">
        <w:rPr>
          <w:rFonts w:ascii="Times New Roman" w:hAnsi="Times New Roman"/>
          <w:snapToGrid w:val="0"/>
        </w:rPr>
        <w:t xml:space="preserve"> (Eq. (</w:t>
      </w:r>
      <w:r w:rsidR="006375C0">
        <w:rPr>
          <w:rFonts w:ascii="Times New Roman" w:hAnsi="Times New Roman"/>
          <w:snapToGrid w:val="0"/>
        </w:rPr>
        <w:t>4</w:t>
      </w:r>
      <w:r w:rsidR="00634588">
        <w:rPr>
          <w:rFonts w:ascii="Times New Roman" w:hAnsi="Times New Roman"/>
          <w:snapToGrid w:val="0"/>
        </w:rPr>
        <w:t>))</w:t>
      </w:r>
      <w:r w:rsidR="00C75A48">
        <w:rPr>
          <w:rFonts w:ascii="Times New Roman" w:hAnsi="Times New Roman"/>
          <w:snapToGrid w:val="0"/>
        </w:rPr>
        <w:t>. T</w:t>
      </w:r>
      <w:r w:rsidR="003C6F51" w:rsidRPr="00780CED">
        <w:rPr>
          <w:rFonts w:ascii="Times New Roman" w:hAnsi="Times New Roman"/>
          <w:snapToGrid w:val="0"/>
        </w:rPr>
        <w:t xml:space="preserve">his results in a new form of coupled diffusion equations </w:t>
      </w:r>
    </w:p>
    <w:p w14:paraId="093FC562" w14:textId="2592751A" w:rsidR="001C28A5" w:rsidRDefault="009A55BD" w:rsidP="002A31AD">
      <w:pPr>
        <w:keepNext/>
        <w:jc w:val="center"/>
      </w:pPr>
      <w:r>
        <w:rPr>
          <w:noProof/>
        </w:rPr>
        <w:t xml:space="preserve">                            </w:t>
      </w:r>
      <w:r w:rsidR="002A31AD">
        <w:rPr>
          <w:noProof/>
        </w:rPr>
        <w:t xml:space="preserve">       </w:t>
      </w:r>
      <w:r w:rsidR="00C46E2E" w:rsidRPr="00C94161">
        <w:rPr>
          <w:noProof/>
          <w:position w:val="-24"/>
        </w:rPr>
        <w:object w:dxaOrig="4020" w:dyaOrig="660" w14:anchorId="6EEE9BFD">
          <v:shape id="_x0000_i1105" type="#_x0000_t75" alt="" style="width:203.25pt;height:32.25pt" o:ole="">
            <v:imagedata r:id="rId166" o:title=""/>
          </v:shape>
          <o:OLEObject Type="Embed" ProgID="Equation.DSMT4" ShapeID="_x0000_i1105" DrawAspect="Content" ObjectID="_1726686256" r:id="rId167"/>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F32AE9">
        <w:rPr>
          <w:rFonts w:ascii="Times New Roman" w:hAnsi="Times New Roman"/>
        </w:rPr>
        <w:t xml:space="preserve"> </w:t>
      </w:r>
      <w:r w:rsidR="00A13CC9">
        <w:rPr>
          <w:rFonts w:ascii="Times New Roman" w:hAnsi="Times New Roman"/>
        </w:rPr>
        <w:t xml:space="preserve">        </w:t>
      </w:r>
      <w:r w:rsidR="00BB1EB1">
        <w:rPr>
          <w:rFonts w:ascii="Times New Roman" w:hAnsi="Times New Roman"/>
        </w:rPr>
        <w:t>(12</w:t>
      </w:r>
      <w:r w:rsidR="00B907B3">
        <w:rPr>
          <w:rFonts w:ascii="Times New Roman" w:hAnsi="Times New Roman"/>
        </w:rPr>
        <w:t>)</w:t>
      </w:r>
    </w:p>
    <w:p w14:paraId="6E8406A8" w14:textId="5D3764D3" w:rsidR="009127D9" w:rsidRDefault="002A31AD" w:rsidP="002A31AD">
      <w:pPr>
        <w:keepNext/>
        <w:jc w:val="center"/>
        <w:rPr>
          <w:rFonts w:ascii="Times New Roman" w:hAnsi="Times New Roman"/>
        </w:rPr>
      </w:pPr>
      <w:r>
        <w:rPr>
          <w:noProof/>
        </w:rPr>
        <w:t xml:space="preserve">                                    </w:t>
      </w:r>
      <w:r w:rsidR="00C46E2E" w:rsidRPr="00C94161">
        <w:rPr>
          <w:noProof/>
          <w:position w:val="-30"/>
        </w:rPr>
        <w:object w:dxaOrig="4000" w:dyaOrig="720" w14:anchorId="74519325">
          <v:shape id="_x0000_i1106" type="#_x0000_t75" alt="" style="width:200.25pt;height:37.5pt" o:ole="">
            <v:imagedata r:id="rId168" o:title=""/>
          </v:shape>
          <o:OLEObject Type="Embed" ProgID="Equation.DSMT4" ShapeID="_x0000_i1106" DrawAspect="Content" ObjectID="_1726686257" r:id="rId169"/>
        </w:object>
      </w:r>
      <w:r w:rsidR="00E36C8F">
        <w:rPr>
          <w:rFonts w:ascii="Times New Roman" w:hAnsi="Times New Roman"/>
        </w:rPr>
        <w:t>,</w:t>
      </w:r>
      <w:r w:rsidR="00A13CC9">
        <w:rPr>
          <w:rFonts w:ascii="Times New Roman" w:hAnsi="Times New Roman"/>
        </w:rPr>
        <w:t xml:space="preserve"> </w:t>
      </w:r>
      <w:r>
        <w:rPr>
          <w:rFonts w:ascii="Times New Roman" w:hAnsi="Times New Roman"/>
        </w:rPr>
        <w:t xml:space="preserve">                  </w:t>
      </w:r>
      <w:r w:rsidR="00E36C8F">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BB1EB1">
        <w:rPr>
          <w:rFonts w:ascii="Times New Roman" w:hAnsi="Times New Roman"/>
        </w:rPr>
        <w:t>(13</w:t>
      </w:r>
      <w:r w:rsidR="00B907B3">
        <w:rPr>
          <w:rFonts w:ascii="Times New Roman" w:hAnsi="Times New Roman"/>
        </w:rPr>
        <w:t>)</w:t>
      </w:r>
    </w:p>
    <w:p w14:paraId="5A0054DD" w14:textId="39DEB5E9" w:rsidR="00A13CC9" w:rsidRPr="00E36C8F" w:rsidRDefault="00E36C8F" w:rsidP="009127D9">
      <w:pPr>
        <w:keepNext/>
        <w:rPr>
          <w:rFonts w:ascii="Times New Roman" w:hAnsi="Times New Roman"/>
        </w:rPr>
      </w:pPr>
      <w:commentRangeStart w:id="24"/>
      <w:proofErr w:type="gramStart"/>
      <w:r w:rsidRPr="00C46E2E">
        <w:rPr>
          <w:rFonts w:ascii="Times New Roman" w:hAnsi="Times New Roman"/>
        </w:rPr>
        <w:t xml:space="preserve">where </w:t>
      </w:r>
      <w:proofErr w:type="gramEnd"/>
      <w:r w:rsidRPr="00C46E2E">
        <w:rPr>
          <w:rFonts w:ascii="Times New Roman" w:hAnsi="Times New Roman"/>
          <w:position w:val="-12"/>
        </w:rPr>
        <w:object w:dxaOrig="1359" w:dyaOrig="360" w14:anchorId="5CDE5FA2">
          <v:shape id="_x0000_i1107" type="#_x0000_t75" style="width:67.5pt;height:18pt" o:ole="">
            <v:imagedata r:id="rId170" o:title=""/>
          </v:shape>
          <o:OLEObject Type="Embed" ProgID="Equation.DSMT4" ShapeID="_x0000_i1107" DrawAspect="Content" ObjectID="_1726686258" r:id="rId171"/>
        </w:object>
      </w:r>
      <w:r w:rsidR="00C46E2E" w:rsidRPr="00C46E2E">
        <w:rPr>
          <w:rFonts w:ascii="Times New Roman" w:hAnsi="Times New Roman"/>
        </w:rPr>
        <w:t xml:space="preserve">, </w:t>
      </w:r>
      <w:r w:rsidR="007D3B6C" w:rsidRPr="00C46E2E">
        <w:rPr>
          <w:rFonts w:ascii="Times New Roman" w:hAnsi="Times New Roman"/>
          <w:position w:val="-12"/>
        </w:rPr>
        <w:object w:dxaOrig="1080" w:dyaOrig="360" w14:anchorId="7ABA22C2">
          <v:shape id="_x0000_i1108" type="#_x0000_t75" style="width:54pt;height:18pt" o:ole="">
            <v:imagedata r:id="rId172" o:title=""/>
          </v:shape>
          <o:OLEObject Type="Embed" ProgID="Equation.DSMT4" ShapeID="_x0000_i1108" DrawAspect="Content" ObjectID="_1726686259" r:id="rId173"/>
        </w:object>
      </w:r>
      <w:r>
        <w:rPr>
          <w:rFonts w:ascii="Times New Roman" w:hAnsi="Times New Roman"/>
        </w:rPr>
        <w:t xml:space="preserve">and </w:t>
      </w:r>
      <w:r w:rsidR="007D3B6C" w:rsidRPr="007D3B6C">
        <w:rPr>
          <w:position w:val="-12"/>
        </w:rPr>
        <w:object w:dxaOrig="2100" w:dyaOrig="380" w14:anchorId="0665036D">
          <v:shape id="_x0000_i1109" type="#_x0000_t75" style="width:105pt;height:19.5pt" o:ole="">
            <v:imagedata r:id="rId174" o:title=""/>
          </v:shape>
          <o:OLEObject Type="Embed" ProgID="Equation.DSMT4" ShapeID="_x0000_i1109" DrawAspect="Content" ObjectID="_1726686260" r:id="rId175"/>
        </w:object>
      </w:r>
      <w:r>
        <w:t>.</w:t>
      </w:r>
      <w:commentRangeEnd w:id="24"/>
      <w:r w:rsidR="007D3B6C">
        <w:rPr>
          <w:rStyle w:val="CommentReference"/>
        </w:rPr>
        <w:commentReference w:id="24"/>
      </w:r>
    </w:p>
    <w:p w14:paraId="59C4899C" w14:textId="45B12576"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w:t>
      </w:r>
      <w:r w:rsidR="00C75A48">
        <w:rPr>
          <w:rFonts w:ascii="Times New Roman" w:hAnsi="Times New Roman"/>
        </w:rPr>
        <w:t>is</w:t>
      </w:r>
      <w:r w:rsidR="002A31AD">
        <w:rPr>
          <w:rFonts w:ascii="Times New Roman" w:hAnsi="Times New Roman"/>
        </w:rPr>
        <w:t xml:space="preserve"> obtained as</w:t>
      </w:r>
    </w:p>
    <w:p w14:paraId="63E01204" w14:textId="646B329E"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commentRangeStart w:id="25"/>
      <w:commentRangeStart w:id="26"/>
      <w:r w:rsidR="00C46E2E" w:rsidRPr="0025100D">
        <w:rPr>
          <w:rFonts w:ascii="Times New Roman" w:hAnsi="Times New Roman"/>
          <w:noProof/>
          <w:position w:val="-24"/>
        </w:rPr>
        <w:object w:dxaOrig="3340" w:dyaOrig="639" w14:anchorId="4AC3AE38">
          <v:shape id="_x0000_i1110" type="#_x0000_t75" alt="" style="width:165.75pt;height:32.25pt" o:ole="">
            <v:imagedata r:id="rId176" o:title=""/>
          </v:shape>
          <o:OLEObject Type="Embed" ProgID="Equation.DSMT4" ShapeID="_x0000_i1110" DrawAspect="Content" ObjectID="_1726686261" r:id="rId177"/>
        </w:object>
      </w:r>
      <w:r>
        <w:rPr>
          <w:rFonts w:ascii="Times New Roman" w:hAnsi="Times New Roman"/>
          <w:noProof/>
        </w:rPr>
        <w:t>.</w:t>
      </w:r>
      <w:r>
        <w:rPr>
          <w:rFonts w:ascii="Times New Roman" w:hAnsi="Times New Roman"/>
        </w:rPr>
        <w:t xml:space="preserve"> </w:t>
      </w:r>
      <w:commentRangeEnd w:id="25"/>
      <w:r w:rsidR="003B4BBA">
        <w:rPr>
          <w:rStyle w:val="CommentReference"/>
        </w:rPr>
        <w:commentReference w:id="25"/>
      </w:r>
      <w:commentRangeEnd w:id="26"/>
      <w:r w:rsidR="00407179">
        <w:rPr>
          <w:rStyle w:val="CommentReference"/>
        </w:rPr>
        <w:commentReference w:id="26"/>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B1EB1">
        <w:rPr>
          <w:rFonts w:ascii="Times New Roman" w:hAnsi="Times New Roman"/>
        </w:rPr>
        <w:t>(14</w:t>
      </w:r>
      <w:r w:rsidR="00B907B3">
        <w:rPr>
          <w:rFonts w:ascii="Times New Roman" w:hAnsi="Times New Roman"/>
        </w:rPr>
        <w:t>)</w:t>
      </w:r>
    </w:p>
    <w:p w14:paraId="26201652" w14:textId="7C5193BF"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w:t>
      </w:r>
      <w:r w:rsidR="00C75A48">
        <w:rPr>
          <w:rFonts w:ascii="Times New Roman" w:hAnsi="Times New Roman"/>
        </w:rPr>
        <w:t>approach</w:t>
      </w:r>
      <w:r w:rsidRPr="00E16FDC">
        <w:rPr>
          <w:rFonts w:ascii="Times New Roman" w:hAnsi="Times New Roman"/>
        </w:rPr>
        <w:t xml:space="preserve"> of </w:t>
      </w:r>
      <w:r w:rsidRPr="00E16FDC">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006375C0">
        <w:rPr>
          <w:rFonts w:ascii="Times New Roman" w:hAnsi="Times New Roman"/>
          <w:noProof/>
        </w:rPr>
        <w:t>Sarout et al. (2011)</w:t>
      </w:r>
      <w:r w:rsidRPr="00E16FDC">
        <w:rPr>
          <w:rFonts w:ascii="Times New Roman" w:hAnsi="Times New Roman"/>
        </w:rPr>
        <w:fldChar w:fldCharType="end"/>
      </w:r>
      <w:r w:rsidR="00C75A48">
        <w:rPr>
          <w:rFonts w:ascii="Times New Roman" w:hAnsi="Times New Roman"/>
        </w:rPr>
        <w:t>,</w:t>
      </w:r>
      <w:r w:rsidRPr="00E16FDC">
        <w:rPr>
          <w:rFonts w:ascii="Times New Roman" w:hAnsi="Times New Roman"/>
        </w:rPr>
        <w:t xml:space="preserve"> </w:t>
      </w:r>
      <w:r w:rsidR="006D1AA7" w:rsidRPr="006D1AA7">
        <w:rPr>
          <w:rFonts w:ascii="Times New Roman" w:hAnsi="Times New Roman"/>
        </w:rPr>
        <w:t>we can then use the irrotational field assumptions</w:t>
      </w:r>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w:t>
      </w:r>
      <w:r w:rsidR="008F6489" w:rsidRPr="00407179">
        <w:rPr>
          <w:rFonts w:ascii="Times New Roman" w:hAnsi="Times New Roman"/>
        </w:rPr>
        <w:t xml:space="preserve">i.e. </w:t>
      </w:r>
      <w:r w:rsidR="00C46E2E" w:rsidRPr="00407179">
        <w:rPr>
          <w:rFonts w:ascii="Times New Roman" w:hAnsi="Times New Roman"/>
          <w:noProof/>
          <w:position w:val="-4"/>
        </w:rPr>
        <w:object w:dxaOrig="260" w:dyaOrig="300" w14:anchorId="18C9D9D4">
          <v:shape id="_x0000_i1111" type="#_x0000_t75" alt="" style="width:10.5pt;height:14.25pt" o:ole="">
            <v:imagedata r:id="rId178" o:title=""/>
          </v:shape>
          <o:OLEObject Type="Embed" ProgID="Equation.DSMT4" ShapeID="_x0000_i1111" DrawAspect="Content" ObjectID="_1726686262" r:id="rId179"/>
        </w:object>
      </w:r>
      <w:r w:rsidR="00407179" w:rsidRPr="00407179">
        <w:rPr>
          <w:rFonts w:ascii="Times New Roman" w:hAnsi="Times New Roman"/>
          <w:noProof/>
        </w:rPr>
        <w:t xml:space="preserve"> </w:t>
      </w:r>
      <w:r w:rsidR="008F6489" w:rsidRPr="00407179">
        <w:rPr>
          <w:rFonts w:ascii="Times New Roman" w:hAnsi="Times New Roman"/>
        </w:rPr>
        <w:t>is the gradient</w:t>
      </w:r>
      <w:r w:rsidR="008F6489" w:rsidRPr="00E16FDC">
        <w:rPr>
          <w:rFonts w:ascii="Times New Roman" w:hAnsi="Times New Roman"/>
        </w:rPr>
        <w:t xml:space="preserve"> of a scaler, one can integrate </w:t>
      </w:r>
      <w:r w:rsidR="008F6489" w:rsidRPr="00780CED">
        <w:rPr>
          <w:rFonts w:ascii="Times New Roman" w:hAnsi="Times New Roman"/>
        </w:rPr>
        <w:t xml:space="preserve">Eq. </w:t>
      </w:r>
      <w:r w:rsidR="00D64C8B">
        <w:rPr>
          <w:rFonts w:ascii="Times New Roman" w:hAnsi="Times New Roman"/>
        </w:rPr>
        <w:t>(</w:t>
      </w:r>
      <w:r w:rsidR="00BB1EB1">
        <w:rPr>
          <w:rFonts w:ascii="Times New Roman" w:hAnsi="Times New Roman"/>
        </w:rPr>
        <w:t>14</w:t>
      </w:r>
      <w:r w:rsidR="00D64C8B">
        <w:rPr>
          <w:rFonts w:ascii="Times New Roman" w:hAnsi="Times New Roman"/>
        </w:rPr>
        <w:t>)</w:t>
      </w:r>
      <w:r w:rsidR="008F6489" w:rsidRPr="00780CED">
        <w:rPr>
          <w:rFonts w:ascii="Times New Roman" w:hAnsi="Times New Roman"/>
        </w:rPr>
        <w:t xml:space="preserve"> to obtain</w:t>
      </w:r>
    </w:p>
    <w:p w14:paraId="38050CB9" w14:textId="5BC7FF27"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C46E2E" w:rsidRPr="00E16FDC">
        <w:rPr>
          <w:rFonts w:ascii="Times New Roman" w:hAnsi="Times New Roman"/>
          <w:noProof/>
          <w:position w:val="-24"/>
        </w:rPr>
        <w:object w:dxaOrig="3700" w:dyaOrig="620" w14:anchorId="48939DD4">
          <v:shape id="_x0000_i1112" type="#_x0000_t75" alt="" style="width:186.75pt;height:30pt" o:ole="">
            <v:imagedata r:id="rId180" o:title=""/>
          </v:shape>
          <o:OLEObject Type="Embed" ProgID="Equation.DSMT4" ShapeID="_x0000_i1112" DrawAspect="Content" ObjectID="_1726686263" r:id="rId181"/>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1B2C00">
        <w:rPr>
          <w:rFonts w:ascii="Times New Roman" w:hAnsi="Times New Roman"/>
        </w:rPr>
        <w:t xml:space="preserve">    </w:t>
      </w:r>
      <w:r w:rsidR="00A13CC9">
        <w:rPr>
          <w:rFonts w:ascii="Times New Roman" w:hAnsi="Times New Roman"/>
        </w:rPr>
        <w:t xml:space="preserve">     </w:t>
      </w:r>
      <w:r w:rsidR="00BB1EB1">
        <w:rPr>
          <w:rFonts w:ascii="Times New Roman" w:hAnsi="Times New Roman"/>
        </w:rPr>
        <w:t>(15</w:t>
      </w:r>
      <w:r w:rsidR="00B907B3">
        <w:rPr>
          <w:rFonts w:ascii="Times New Roman" w:hAnsi="Times New Roman"/>
        </w:rPr>
        <w:t>)</w:t>
      </w:r>
    </w:p>
    <w:p w14:paraId="34C5F33E" w14:textId="3938EE2C" w:rsidR="009B68E8" w:rsidRPr="00E16FDC" w:rsidRDefault="002A31AD" w:rsidP="00FE23E5">
      <w:pPr>
        <w:adjustRightInd w:val="0"/>
        <w:snapToGrid w:val="0"/>
        <w:rPr>
          <w:rFonts w:ascii="Times New Roman" w:hAnsi="Times New Roman"/>
          <w:snapToGrid w:val="0"/>
        </w:rPr>
      </w:pPr>
      <w:proofErr w:type="gramStart"/>
      <w:r>
        <w:rPr>
          <w:rFonts w:ascii="Times New Roman" w:hAnsi="Times New Roman"/>
        </w:rPr>
        <w:t>w</w:t>
      </w:r>
      <w:r w:rsidR="009B68E8" w:rsidRPr="00E16FDC">
        <w:rPr>
          <w:rFonts w:ascii="Times New Roman" w:hAnsi="Times New Roman"/>
        </w:rPr>
        <w:t>here</w:t>
      </w:r>
      <w:proofErr w:type="gramEnd"/>
      <w:r w:rsidR="009B68E8" w:rsidRPr="00E16FDC">
        <w:rPr>
          <w:rFonts w:ascii="Times New Roman" w:hAnsi="Times New Roman"/>
        </w:rPr>
        <w:t xml:space="preserve"> </w:t>
      </w:r>
      <w:r w:rsidR="0090156F" w:rsidRPr="00E16FDC">
        <w:rPr>
          <w:rFonts w:ascii="Times New Roman" w:hAnsi="Times New Roman"/>
          <w:noProof/>
          <w:position w:val="-24"/>
        </w:rPr>
        <w:object w:dxaOrig="1359" w:dyaOrig="620" w14:anchorId="634EA756">
          <v:shape id="_x0000_i1113" type="#_x0000_t75" alt="" style="width:69pt;height:30pt;mso-width-percent:0;mso-height-percent:0;mso-width-percent:0;mso-height-percent:0" o:ole="">
            <v:imagedata r:id="rId182" o:title=""/>
          </v:shape>
          <o:OLEObject Type="Embed" ProgID="Equation.DSMT4" ShapeID="_x0000_i1113" DrawAspect="Content" ObjectID="_1726686264" r:id="rId183"/>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114" type="#_x0000_t75" alt="" style="width:79.5pt;height:30pt;mso-width-percent:0;mso-height-percent:0;mso-width-percent:0;mso-height-percent:0" o:ole="">
            <v:imagedata r:id="rId184" o:title=""/>
          </v:shape>
          <o:OLEObject Type="Embed" ProgID="Equation.DSMT4" ShapeID="_x0000_i1114" DrawAspect="Content" ObjectID="_1726686265" r:id="rId185"/>
        </w:object>
      </w:r>
      <w:r>
        <w:rPr>
          <w:rFonts w:ascii="Times New Roman" w:hAnsi="Times New Roman"/>
          <w:noProof/>
        </w:rPr>
        <w:t>.</w:t>
      </w:r>
    </w:p>
    <w:p w14:paraId="291169CA" w14:textId="1AABB2B0"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C75A48">
        <w:rPr>
          <w:rFonts w:ascii="Times New Roman" w:hAnsi="Times New Roman"/>
        </w:rPr>
        <w:t xml:space="preserve"> function</w:t>
      </w:r>
      <w:r w:rsidR="0090156F" w:rsidRPr="002A31AD">
        <w:rPr>
          <w:rFonts w:ascii="Times New Roman" w:hAnsi="Times New Roman"/>
          <w:noProof/>
          <w:position w:val="-10"/>
        </w:rPr>
        <w:object w:dxaOrig="480" w:dyaOrig="320" w14:anchorId="5791A75A">
          <v:shape id="_x0000_i1115" type="#_x0000_t75" alt="" style="width:24.75pt;height:14.25pt;mso-width-percent:0;mso-height-percent:0;mso-width-percent:0;mso-height-percent:0" o:ole="">
            <v:imagedata r:id="rId186" o:title=""/>
          </v:shape>
          <o:OLEObject Type="Embed" ProgID="Equation.DSMT4" ShapeID="_x0000_i1115" DrawAspect="Content" ObjectID="_1726686266" r:id="rId187"/>
        </w:object>
      </w:r>
      <w:r w:rsidR="00C75A48">
        <w:rPr>
          <w:rFonts w:ascii="Times New Roman" w:hAnsi="Times New Roman"/>
          <w:noProof/>
        </w:rPr>
        <w:t>results from the integration and i</w:t>
      </w:r>
      <w:r w:rsidR="001A5010">
        <w:rPr>
          <w:rFonts w:ascii="Times New Roman" w:hAnsi="Times New Roman"/>
          <w:noProof/>
        </w:rPr>
        <w:t xml:space="preserve">t therefore </w:t>
      </w:r>
      <w:r w:rsidR="009B68E8" w:rsidRPr="002A31AD">
        <w:rPr>
          <w:rFonts w:ascii="Times New Roman" w:hAnsi="Times New Roman"/>
        </w:rPr>
        <w:t>does not de</w:t>
      </w:r>
      <w:r w:rsidR="00C46E2E">
        <w:rPr>
          <w:rFonts w:ascii="Times New Roman" w:hAnsi="Times New Roman"/>
        </w:rPr>
        <w:t xml:space="preserve">pend on the spatial coordinates. </w:t>
      </w:r>
      <w:r w:rsidR="001A5010">
        <w:rPr>
          <w:rFonts w:ascii="Times New Roman" w:hAnsi="Times New Roman"/>
        </w:rPr>
        <w:t xml:space="preserve">In fact, </w:t>
      </w:r>
      <w:r w:rsidR="009B68E8" w:rsidRPr="002A31AD">
        <w:rPr>
          <w:rFonts w:ascii="Times New Roman" w:hAnsi="Times New Roman"/>
        </w:rPr>
        <w:t xml:space="preserve">for </w:t>
      </w:r>
      <w:r w:rsidR="001A5010">
        <w:rPr>
          <w:rFonts w:ascii="Times New Roman" w:hAnsi="Times New Roman"/>
        </w:rPr>
        <w:t xml:space="preserve">many </w:t>
      </w:r>
      <w:r w:rsidR="009B68E8" w:rsidRPr="002A31AD">
        <w:rPr>
          <w:rFonts w:ascii="Times New Roman" w:hAnsi="Times New Roman"/>
        </w:rPr>
        <w:t>infinite or semi-infinite domain</w:t>
      </w:r>
      <w:r w:rsidR="001A5010">
        <w:rPr>
          <w:rFonts w:ascii="Times New Roman" w:hAnsi="Times New Roman"/>
        </w:rPr>
        <w:t xml:space="preserve"> problems</w:t>
      </w:r>
      <w:r w:rsidR="00C46E2E">
        <w:rPr>
          <w:rFonts w:ascii="Times New Roman" w:hAnsi="Times New Roman"/>
        </w:rPr>
        <w:t xml:space="preserve">, </w:t>
      </w:r>
      <w:r w:rsidR="001A5010">
        <w:rPr>
          <w:rFonts w:ascii="Times New Roman" w:hAnsi="Times New Roman"/>
        </w:rPr>
        <w:t>conditions exist to require quantities decay to zero in the far field</w:t>
      </w:r>
      <w:r w:rsidR="00C46E2E">
        <w:rPr>
          <w:rFonts w:ascii="Times New Roman" w:hAnsi="Times New Roman"/>
        </w:rPr>
        <w:t>, thus forcing</w:t>
      </w:r>
      <w:r w:rsidR="001A5010">
        <w:rPr>
          <w:rFonts w:ascii="Times New Roman" w:hAnsi="Times New Roman"/>
        </w:rPr>
        <w:t xml:space="preserve"> to</w:t>
      </w:r>
      <w:r w:rsidR="001A5010" w:rsidRPr="00B175F8">
        <w:rPr>
          <w:rFonts w:ascii="Times New Roman" w:hAnsi="Times New Roman"/>
          <w:i/>
          <w:iCs/>
        </w:rPr>
        <w:t xml:space="preserve"> f(t) </w:t>
      </w:r>
      <w:r w:rsidR="001A5010">
        <w:rPr>
          <w:rFonts w:ascii="Times New Roman" w:hAnsi="Times New Roman"/>
        </w:rPr>
        <w:t>to be zero</w:t>
      </w:r>
      <w:r w:rsidR="009B68E8" w:rsidRPr="002A31AD">
        <w:rPr>
          <w:rFonts w:ascii="Times New Roman" w:hAnsi="Times New Roman"/>
        </w:rPr>
        <w:t xml:space="preserve"> </w:t>
      </w:r>
      <w:r w:rsidR="009B68E8" w:rsidRPr="002A31AD">
        <w:rPr>
          <w:rFonts w:ascii="Times New Roman" w:hAnsi="Times New Roman"/>
        </w:rPr>
        <w:fldChar w:fldCharType="begin"/>
      </w:r>
      <w:r w:rsidR="006375C0">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6375C0">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w:t>
      </w:r>
      <w:r w:rsidR="001A5010">
        <w:rPr>
          <w:rFonts w:ascii="Times New Roman" w:hAnsi="Times New Roman"/>
        </w:rPr>
        <w:t>,</w:t>
      </w:r>
      <w:r w:rsidRPr="002A31AD">
        <w:rPr>
          <w:rFonts w:ascii="Times New Roman" w:hAnsi="Times New Roman"/>
        </w:rPr>
        <w:t xml:space="preserve"> </w:t>
      </w:r>
      <w:r w:rsidR="00C46E2E">
        <w:rPr>
          <w:rFonts w:ascii="Times New Roman" w:hAnsi="Times New Roman"/>
        </w:rPr>
        <w:t>for the present finite domain problem</w:t>
      </w:r>
      <w:proofErr w:type="gramStart"/>
      <w:r w:rsidR="001A5010">
        <w:rPr>
          <w:rFonts w:ascii="Times New Roman" w:hAnsi="Times New Roman"/>
        </w:rPr>
        <w:t>,</w:t>
      </w:r>
      <w:proofErr w:type="gramEnd"/>
      <w:r w:rsidR="0090156F" w:rsidRPr="002A31AD">
        <w:rPr>
          <w:rFonts w:ascii="Times New Roman" w:hAnsi="Times New Roman"/>
          <w:noProof/>
          <w:position w:val="-10"/>
        </w:rPr>
        <w:object w:dxaOrig="480" w:dyaOrig="320" w14:anchorId="0D318C9C">
          <v:shape id="_x0000_i1116" type="#_x0000_t75" alt="" style="width:24.75pt;height:14.25pt;mso-width-percent:0;mso-height-percent:0;mso-width-percent:0;mso-height-percent:0" o:ole="">
            <v:imagedata r:id="rId186" o:title=""/>
          </v:shape>
          <o:OLEObject Type="Embed" ProgID="Equation.DSMT4" ShapeID="_x0000_i1116" DrawAspect="Content" ObjectID="_1726686267" r:id="rId188"/>
        </w:object>
      </w:r>
      <w:r w:rsidR="009B68E8" w:rsidRPr="002A31AD">
        <w:rPr>
          <w:rFonts w:ascii="Times New Roman" w:hAnsi="Times New Roman"/>
        </w:rPr>
        <w:t>w</w:t>
      </w:r>
      <w:r w:rsidR="00E92D57" w:rsidRPr="002A31AD">
        <w:rPr>
          <w:rFonts w:ascii="Times New Roman" w:hAnsi="Times New Roman"/>
        </w:rPr>
        <w:t xml:space="preserve">ill not be </w:t>
      </w:r>
      <w:r w:rsidR="009B68E8" w:rsidRPr="002A31AD">
        <w:rPr>
          <w:rFonts w:ascii="Times New Roman" w:hAnsi="Times New Roman"/>
        </w:rPr>
        <w:t>zero</w:t>
      </w:r>
      <w:r w:rsidR="001A5010">
        <w:rPr>
          <w:rFonts w:ascii="Times New Roman" w:hAnsi="Times New Roman"/>
        </w:rPr>
        <w:t xml:space="preserve"> but instead is a part of the solution</w:t>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B1EB1">
        <w:rPr>
          <w:rFonts w:ascii="Times New Roman" w:hAnsi="Times New Roman"/>
        </w:rPr>
        <w:t>15</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B1EB1">
        <w:rPr>
          <w:rFonts w:ascii="Times New Roman" w:hAnsi="Times New Roman"/>
        </w:rPr>
        <w:t>12</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B1EB1">
        <w:rPr>
          <w:rFonts w:ascii="Times New Roman" w:hAnsi="Times New Roman"/>
        </w:rPr>
        <w:t>13</w:t>
      </w:r>
      <w:r w:rsidR="00D64C8B">
        <w:rPr>
          <w:rFonts w:ascii="Times New Roman" w:hAnsi="Times New Roman"/>
        </w:rPr>
        <w:t>)</w:t>
      </w:r>
      <w:r w:rsidR="00B103D3" w:rsidRPr="002A31AD">
        <w:rPr>
          <w:rFonts w:ascii="Times New Roman" w:hAnsi="Times New Roman"/>
        </w:rPr>
        <w:t>, the</w:t>
      </w:r>
      <w:r w:rsidR="001A5010">
        <w:rPr>
          <w:rFonts w:ascii="Times New Roman" w:hAnsi="Times New Roman"/>
        </w:rPr>
        <w:t xml:space="preserve"> volumetric strain</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117" type="#_x0000_t75" alt="" style="width:10.5pt;height:11.25pt;mso-width-percent:0;mso-height-percent:0;mso-width-percent:0;mso-height-percent:0" o:ole="">
            <v:imagedata r:id="rId189" o:title=""/>
          </v:shape>
          <o:OLEObject Type="Embed" ProgID="Equation.DSMT4" ShapeID="_x0000_i1117" DrawAspect="Content" ObjectID="_1726686268" r:id="rId190"/>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w:t>
      </w:r>
      <w:r w:rsidR="001A5010">
        <w:rPr>
          <w:rFonts w:ascii="Times New Roman" w:hAnsi="Times New Roman"/>
        </w:rPr>
        <w:t>thus leaving the</w:t>
      </w:r>
      <w:r w:rsidR="00E92D57" w:rsidRPr="002A31AD">
        <w:rPr>
          <w:rFonts w:ascii="Times New Roman" w:hAnsi="Times New Roman"/>
        </w:rPr>
        <w:t xml:space="preserve"> coupled d</w:t>
      </w:r>
      <w:r w:rsidR="002A31AD">
        <w:rPr>
          <w:rFonts w:ascii="Times New Roman" w:hAnsi="Times New Roman"/>
        </w:rPr>
        <w:t>iffusion equation</w:t>
      </w:r>
      <w:r w:rsidR="00C46E2E">
        <w:rPr>
          <w:rFonts w:ascii="Times New Roman" w:hAnsi="Times New Roman"/>
        </w:rPr>
        <w:t>s</w:t>
      </w:r>
    </w:p>
    <w:p w14:paraId="1C14432D" w14:textId="34FD5092"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7D3B6C" w:rsidRPr="00780CED">
        <w:rPr>
          <w:rFonts w:ascii="Times New Roman" w:hAnsi="Times New Roman"/>
          <w:noProof/>
          <w:position w:val="-60"/>
        </w:rPr>
        <w:object w:dxaOrig="3860" w:dyaOrig="1320" w14:anchorId="3E9FDD5E">
          <v:shape id="_x0000_i1118" type="#_x0000_t75" alt="" style="width:193.5pt;height:69pt" o:ole="">
            <v:imagedata r:id="rId191" o:title=""/>
          </v:shape>
          <o:OLEObject Type="Embed" ProgID="Equation.DSMT4" ShapeID="_x0000_i1118" DrawAspect="Content" ObjectID="_1726686269" r:id="rId192"/>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B1EB1">
        <w:rPr>
          <w:rFonts w:ascii="Times New Roman" w:hAnsi="Times New Roman"/>
        </w:rPr>
        <w:t>(16</w:t>
      </w:r>
      <w:r w:rsidR="00B907B3">
        <w:rPr>
          <w:rFonts w:ascii="Times New Roman" w:hAnsi="Times New Roman"/>
        </w:rPr>
        <w:t>)</w:t>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commentRangeStart w:id="27"/>
    <w:p w14:paraId="53C96828" w14:textId="3853D77F" w:rsidR="00B103D3" w:rsidRDefault="006C37D9" w:rsidP="00B103D3">
      <w:pPr>
        <w:keepNext/>
      </w:pPr>
      <w:r w:rsidRPr="001B2C00">
        <w:rPr>
          <w:noProof/>
          <w:position w:val="-14"/>
        </w:rPr>
        <w:object w:dxaOrig="4440" w:dyaOrig="380" w14:anchorId="3812E0C2">
          <v:shape id="_x0000_i1119" type="#_x0000_t75" alt="" style="width:222pt;height:18pt" o:ole="">
            <v:imagedata r:id="rId193" o:title=""/>
          </v:shape>
          <o:OLEObject Type="Embed" ProgID="Equation.DSMT4" ShapeID="_x0000_i1119" DrawAspect="Content" ObjectID="_1726686270" r:id="rId194"/>
        </w:object>
      </w:r>
      <w:r w:rsidR="00FC6272">
        <w:rPr>
          <w:rFonts w:ascii="Times New Roman" w:hAnsi="Times New Roman"/>
        </w:rPr>
        <w:t>,</w:t>
      </w:r>
      <w:r w:rsidR="003E4A6C">
        <w:rPr>
          <w:rFonts w:ascii="Times New Roman" w:hAnsi="Times New Roman"/>
        </w:rPr>
        <w:t xml:space="preserve">                                                                                 (17)</w:t>
      </w:r>
    </w:p>
    <w:p w14:paraId="70ADB5DF" w14:textId="571504AA" w:rsidR="00B103D3" w:rsidRDefault="006C37D9" w:rsidP="00B103D3">
      <w:pPr>
        <w:keepNext/>
      </w:pPr>
      <w:r w:rsidRPr="00B143CC">
        <w:rPr>
          <w:noProof/>
          <w:position w:val="-14"/>
        </w:rPr>
        <w:object w:dxaOrig="4640" w:dyaOrig="380" w14:anchorId="11FC38A1">
          <v:shape id="_x0000_i1120" type="#_x0000_t75" alt="" style="width:232.5pt;height:18pt" o:ole="">
            <v:imagedata r:id="rId195" o:title=""/>
          </v:shape>
          <o:OLEObject Type="Embed" ProgID="Equation.DSMT4" ShapeID="_x0000_i1120" DrawAspect="Content" ObjectID="_1726686271" r:id="rId196"/>
        </w:object>
      </w:r>
      <w:r w:rsidR="00FC6272">
        <w:rPr>
          <w:rFonts w:ascii="Times New Roman" w:hAnsi="Times New Roman"/>
        </w:rPr>
        <w:t>,</w:t>
      </w:r>
      <w:r w:rsidR="003E4A6C">
        <w:rPr>
          <w:rFonts w:ascii="Times New Roman" w:hAnsi="Times New Roman"/>
        </w:rPr>
        <w:t xml:space="preserve">                                                                              (18)</w:t>
      </w:r>
    </w:p>
    <w:p w14:paraId="53272911" w14:textId="7629DF2E" w:rsidR="00B103D3" w:rsidRDefault="006C37D9" w:rsidP="00B103D3">
      <w:pPr>
        <w:keepNext/>
      </w:pPr>
      <w:r w:rsidRPr="00B143CC">
        <w:rPr>
          <w:noProof/>
          <w:position w:val="-14"/>
        </w:rPr>
        <w:object w:dxaOrig="4280" w:dyaOrig="380" w14:anchorId="62C57B52">
          <v:shape id="_x0000_i1121" type="#_x0000_t75" alt="" style="width:212.25pt;height:18pt" o:ole="">
            <v:imagedata r:id="rId197" o:title=""/>
          </v:shape>
          <o:OLEObject Type="Embed" ProgID="Equation.DSMT4" ShapeID="_x0000_i1121" DrawAspect="Content" ObjectID="_1726686272" r:id="rId198"/>
        </w:object>
      </w:r>
      <w:r w:rsidR="00FC6272">
        <w:rPr>
          <w:rFonts w:ascii="Times New Roman" w:hAnsi="Times New Roman"/>
        </w:rPr>
        <w:t>,</w:t>
      </w:r>
      <w:r w:rsidR="003E4A6C">
        <w:rPr>
          <w:rFonts w:ascii="Times New Roman" w:hAnsi="Times New Roman"/>
        </w:rPr>
        <w:t xml:space="preserve">                                                                                     (19)</w:t>
      </w:r>
    </w:p>
    <w:p w14:paraId="205F5129" w14:textId="069256CF" w:rsidR="00B103D3" w:rsidRDefault="006C37D9" w:rsidP="00B103D3">
      <w:pPr>
        <w:keepNext/>
      </w:pPr>
      <w:r w:rsidRPr="00B143CC">
        <w:rPr>
          <w:noProof/>
          <w:position w:val="-14"/>
        </w:rPr>
        <w:object w:dxaOrig="4380" w:dyaOrig="380" w14:anchorId="7D28A947">
          <v:shape id="_x0000_i1122" type="#_x0000_t75" alt="" style="width:215.25pt;height:18pt" o:ole="">
            <v:imagedata r:id="rId199" o:title=""/>
          </v:shape>
          <o:OLEObject Type="Embed" ProgID="Equation.DSMT4" ShapeID="_x0000_i1122" DrawAspect="Content" ObjectID="_1726686273" r:id="rId200"/>
        </w:object>
      </w:r>
      <w:r w:rsidR="00FC6272">
        <w:rPr>
          <w:rFonts w:ascii="Times New Roman" w:hAnsi="Times New Roman"/>
        </w:rPr>
        <w:t>,</w:t>
      </w:r>
      <w:r w:rsidR="003E4A6C">
        <w:rPr>
          <w:rFonts w:ascii="Times New Roman" w:hAnsi="Times New Roman"/>
        </w:rPr>
        <w:t xml:space="preserve">                                                                                    (20)             </w:t>
      </w:r>
    </w:p>
    <w:p w14:paraId="03B95F86" w14:textId="0F83EFCA" w:rsidR="00B103D3" w:rsidRDefault="006C37D9" w:rsidP="00B103D3">
      <w:pPr>
        <w:keepNext/>
      </w:pPr>
      <w:r w:rsidRPr="00B72B0F">
        <w:rPr>
          <w:noProof/>
          <w:position w:val="-12"/>
        </w:rPr>
        <w:object w:dxaOrig="2700" w:dyaOrig="360" w14:anchorId="4F47563F">
          <v:shape id="_x0000_i1123" type="#_x0000_t75" alt="" style="width:135.75pt;height:18pt" o:ole="">
            <v:imagedata r:id="rId201" o:title=""/>
          </v:shape>
          <o:OLEObject Type="Embed" ProgID="Equation.DSMT4" ShapeID="_x0000_i1123" DrawAspect="Content" ObjectID="_1726686274" r:id="rId202"/>
        </w:object>
      </w:r>
      <w:r w:rsidR="00FC6272">
        <w:rPr>
          <w:rFonts w:ascii="Times New Roman" w:hAnsi="Times New Roman"/>
        </w:rPr>
        <w:t>,</w:t>
      </w:r>
      <w:r w:rsidR="003E4A6C">
        <w:rPr>
          <w:rFonts w:ascii="Times New Roman" w:hAnsi="Times New Roman"/>
        </w:rPr>
        <w:t xml:space="preserve">                                                                                                                 (21)</w:t>
      </w:r>
    </w:p>
    <w:p w14:paraId="7992520C" w14:textId="4B375E68" w:rsidR="005C356A" w:rsidRDefault="006C37D9" w:rsidP="00B103D3">
      <w:pPr>
        <w:adjustRightInd w:val="0"/>
        <w:snapToGrid w:val="0"/>
      </w:pPr>
      <w:r w:rsidRPr="00B72B0F">
        <w:rPr>
          <w:noProof/>
          <w:position w:val="-12"/>
        </w:rPr>
        <w:object w:dxaOrig="2460" w:dyaOrig="360" w14:anchorId="121C44D4">
          <v:shape id="_x0000_i1124" type="#_x0000_t75" alt="" style="width:126pt;height:18pt" o:ole="">
            <v:imagedata r:id="rId203" o:title=""/>
          </v:shape>
          <o:OLEObject Type="Embed" ProgID="Equation.DSMT4" ShapeID="_x0000_i1124" DrawAspect="Content" ObjectID="_1726686275" r:id="rId204"/>
        </w:object>
      </w:r>
      <w:r w:rsidR="00FC6272">
        <w:rPr>
          <w:rFonts w:ascii="Times New Roman" w:hAnsi="Times New Roman"/>
        </w:rPr>
        <w:t>,</w:t>
      </w:r>
      <w:r w:rsidR="003E4A6C">
        <w:rPr>
          <w:rFonts w:ascii="Times New Roman" w:hAnsi="Times New Roman"/>
        </w:rPr>
        <w:t xml:space="preserve">                                                                                                                    (22)</w:t>
      </w:r>
    </w:p>
    <w:p w14:paraId="4754255F" w14:textId="6D79E8ED" w:rsidR="0085149E" w:rsidRDefault="006C37D9" w:rsidP="00B103D3">
      <w:pPr>
        <w:adjustRightInd w:val="0"/>
        <w:snapToGrid w:val="0"/>
      </w:pPr>
      <w:r w:rsidRPr="007B0F97">
        <w:rPr>
          <w:noProof/>
          <w:position w:val="-12"/>
        </w:rPr>
        <w:object w:dxaOrig="6140" w:dyaOrig="380" w14:anchorId="2DF49088">
          <v:shape id="_x0000_i1125" type="#_x0000_t75" alt="" style="width:308.25pt;height:18pt" o:ole="">
            <v:imagedata r:id="rId205" o:title=""/>
          </v:shape>
          <o:OLEObject Type="Embed" ProgID="Equation.DSMT4" ShapeID="_x0000_i1125" DrawAspect="Content" ObjectID="_1726686276" r:id="rId206"/>
        </w:object>
      </w:r>
      <w:r w:rsidR="002A31AD">
        <w:rPr>
          <w:noProof/>
        </w:rPr>
        <w:t>.</w:t>
      </w:r>
      <w:commentRangeEnd w:id="27"/>
      <w:r w:rsidR="001B2C00">
        <w:rPr>
          <w:rStyle w:val="CommentReference"/>
        </w:rPr>
        <w:commentReference w:id="27"/>
      </w:r>
      <w:r w:rsidR="003E4A6C">
        <w:rPr>
          <w:noProof/>
        </w:rPr>
        <w:t xml:space="preserve">                                                    </w:t>
      </w:r>
      <w:r w:rsidR="003E4A6C" w:rsidRPr="003E4A6C">
        <w:rPr>
          <w:rFonts w:ascii="Times New Roman" w:hAnsi="Times New Roman"/>
          <w:noProof/>
        </w:rPr>
        <w:t xml:space="preserve">   (23)</w:t>
      </w:r>
    </w:p>
    <w:p w14:paraId="747B6C9F" w14:textId="07E313B9"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BB1EB1">
        <w:rPr>
          <w:rFonts w:ascii="Times New Roman" w:hAnsi="Times New Roman"/>
        </w:rPr>
        <w:t>16</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r w:rsidR="00160C48" w:rsidRPr="00160C48">
        <w:rPr>
          <w:rFonts w:ascii="Times New Roman" w:hAnsi="Times New Roman"/>
          <w:position w:val="-4"/>
        </w:rPr>
        <w:object w:dxaOrig="220" w:dyaOrig="260" w14:anchorId="162917C4">
          <v:shape id="_x0000_i1126" type="#_x0000_t75" style="width:11.25pt;height:12.75pt" o:ole="">
            <v:imagedata r:id="rId207" o:title=""/>
          </v:shape>
          <o:OLEObject Type="Embed" ProgID="Equation.DSMT4" ShapeID="_x0000_i1126" DrawAspect="Content" ObjectID="_1726686277" r:id="rId208"/>
        </w:object>
      </w:r>
      <w:r w:rsidR="00160C48">
        <w:rPr>
          <w:rFonts w:ascii="Times New Roman" w:hAnsi="Times New Roman"/>
        </w:rPr>
        <w:t xml:space="preserve"> </w:t>
      </w:r>
      <w:proofErr w:type="spellStart"/>
      <w:r w:rsidR="00160C48">
        <w:rPr>
          <w:rFonts w:ascii="Times New Roman" w:hAnsi="Times New Roman"/>
        </w:rPr>
        <w:t>and</w:t>
      </w:r>
      <w:proofErr w:type="spellEnd"/>
      <w:r w:rsidR="00160C48">
        <w:rPr>
          <w:rFonts w:ascii="Times New Roman" w:hAnsi="Times New Roman"/>
        </w:rPr>
        <w:t xml:space="preserve"> </w:t>
      </w:r>
      <w:r w:rsidR="00160C48" w:rsidRPr="00160C48">
        <w:rPr>
          <w:rFonts w:ascii="Times New Roman" w:hAnsi="Times New Roman"/>
          <w:position w:val="-10"/>
        </w:rPr>
        <w:object w:dxaOrig="240" w:dyaOrig="260" w14:anchorId="7B9AEB2B">
          <v:shape id="_x0000_i1127" type="#_x0000_t75" style="width:11.25pt;height:12.75pt" o:ole="">
            <v:imagedata r:id="rId209" o:title=""/>
          </v:shape>
          <o:OLEObject Type="Embed" ProgID="Equation.DSMT4" ShapeID="_x0000_i1127" DrawAspect="Content" ObjectID="_1726686278" r:id="rId210"/>
        </w:object>
      </w:r>
      <w:r w:rsidR="006F59B8" w:rsidRPr="00D65FE3">
        <w:rPr>
          <w:rFonts w:ascii="Times New Roman" w:hAnsi="Times New Roman"/>
        </w:rPr>
        <w:t>,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28" type="#_x0000_t75" alt="" style="width:14.25pt;height:18pt;mso-width-percent:0;mso-height-percent:0;mso-width-percent:0;mso-height-percent:0" o:ole="">
            <v:imagedata r:id="rId211" o:title=""/>
          </v:shape>
          <o:OLEObject Type="Embed" ProgID="Equation.DSMT4" ShapeID="_x0000_i1128" DrawAspect="Content" ObjectID="_1726686279" r:id="rId21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29" type="#_x0000_t75" alt="" style="width:18pt;height:18pt;mso-width-percent:0;mso-height-percent:0;mso-width-percent:0;mso-height-percent:0" o:ole="">
            <v:imagedata r:id="rId213" o:title=""/>
          </v:shape>
          <o:OLEObject Type="Embed" ProgID="Equation.DSMT4" ShapeID="_x0000_i1129" DrawAspect="Content" ObjectID="_1726686280" r:id="rId214"/>
        </w:object>
      </w:r>
      <w:r w:rsidR="006F59B8" w:rsidRPr="00D65FE3">
        <w:rPr>
          <w:rFonts w:ascii="Times New Roman" w:hAnsi="Times New Roman"/>
        </w:rPr>
        <w:t>by using the</w:t>
      </w:r>
      <w:r w:rsidR="006F59B8">
        <w:rPr>
          <w:rFonts w:ascii="Times New Roman" w:hAnsi="Times New Roman"/>
        </w:rPr>
        <w:t xml:space="preserve"> </w:t>
      </w:r>
      <w:r w:rsidR="00847971">
        <w:rPr>
          <w:rFonts w:ascii="Times New Roman" w:hAnsi="Times New Roman"/>
        </w:rPr>
        <w:t xml:space="preserve">eigen </w:t>
      </w:r>
      <w:r w:rsidR="006F59B8">
        <w:rPr>
          <w:rFonts w:ascii="Times New Roman" w:hAnsi="Times New Roman"/>
        </w:rPr>
        <w:t xml:space="preserve">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6375C0">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30" type="#_x0000_t75" alt="" style="width:10.5pt;height:18pt;mso-width-percent:0;mso-height-percent:0;mso-width-percent:0;mso-height-percent:0" o:ole="">
            <v:imagedata r:id="rId215" o:title=""/>
          </v:shape>
          <o:OLEObject Type="Embed" ProgID="Equation.DSMT4" ShapeID="_x0000_i1130" DrawAspect="Content" ObjectID="_1726686281" r:id="rId216"/>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31" type="#_x0000_t75" alt="" style="width:14.25pt;height:18pt;mso-width-percent:0;mso-height-percent:0;mso-width-percent:0;mso-height-percent:0" o:ole="">
            <v:imagedata r:id="rId217" o:title=""/>
          </v:shape>
          <o:OLEObject Type="Embed" ProgID="Equation.DSMT4" ShapeID="_x0000_i1131" DrawAspect="Content" ObjectID="_1726686282" r:id="rId218"/>
        </w:object>
      </w:r>
      <w:r w:rsidR="006F59B8">
        <w:rPr>
          <w:rFonts w:ascii="Times New Roman" w:hAnsi="Times New Roman"/>
        </w:rPr>
        <w:t xml:space="preserve"> </w:t>
      </w:r>
      <w:r w:rsidR="006F59B8" w:rsidRPr="00D65FE3">
        <w:rPr>
          <w:rFonts w:ascii="Times New Roman" w:hAnsi="Times New Roman"/>
        </w:rPr>
        <w:t>o</w:t>
      </w:r>
      <w:r w:rsidR="00C46E2E">
        <w:rPr>
          <w:rFonts w:ascii="Times New Roman" w:hAnsi="Times New Roman"/>
        </w:rPr>
        <w:t xml:space="preserve">f the </w:t>
      </w:r>
      <w:r w:rsidR="00C46E2E" w:rsidRPr="002B0CC8">
        <w:rPr>
          <w:rFonts w:ascii="Times New Roman" w:hAnsi="Times New Roman"/>
          <w:noProof/>
          <w:position w:val="-4"/>
        </w:rPr>
        <w:object w:dxaOrig="320" w:dyaOrig="300" w14:anchorId="425B0FE6">
          <v:shape id="_x0000_i1132" type="#_x0000_t75" alt="" style="width:14.25pt;height:11.25pt" o:ole="">
            <v:imagedata r:id="rId219" o:title=""/>
          </v:shape>
          <o:OLEObject Type="Embed" ProgID="Equation.DSMT4" ShapeID="_x0000_i1132" DrawAspect="Content" ObjectID="_1726686283" r:id="rId220"/>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847971">
        <w:rPr>
          <w:rFonts w:ascii="Times New Roman" w:hAnsi="Times New Roman"/>
        </w:rPr>
        <w:t>e</w:t>
      </w:r>
      <w:r w:rsidR="00780CED" w:rsidRPr="00D65FE3">
        <w:rPr>
          <w:rFonts w:ascii="Times New Roman" w:hAnsi="Times New Roman"/>
        </w:rPr>
        <w:t>igen</w:t>
      </w:r>
      <w:r w:rsidR="00847971">
        <w:rPr>
          <w:rFonts w:ascii="Times New Roman" w:hAnsi="Times New Roman"/>
        </w:rPr>
        <w:t xml:space="preserve"> </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C46E2E">
        <w:rPr>
          <w:rFonts w:ascii="Times New Roman" w:hAnsi="Times New Roman"/>
        </w:rPr>
        <w:t xml:space="preserve"> </w:t>
      </w:r>
      <w:r w:rsidR="00C46E2E" w:rsidRPr="00D65FE3">
        <w:rPr>
          <w:rFonts w:ascii="Times New Roman" w:hAnsi="Times New Roman"/>
          <w:noProof/>
          <w:position w:val="-4"/>
        </w:rPr>
        <w:object w:dxaOrig="240" w:dyaOrig="300" w14:anchorId="592266A1">
          <v:shape id="_x0000_i1133" type="#_x0000_t75" alt="" style="width:10.5pt;height:11.25pt" o:ole="">
            <v:imagedata r:id="rId221" o:title=""/>
          </v:shape>
          <o:OLEObject Type="Embed" ProgID="Equation.DSMT4" ShapeID="_x0000_i1133" DrawAspect="Content" ObjectID="_1726686284" r:id="rId222"/>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C46E2E" w:rsidRPr="00D65FE3">
        <w:rPr>
          <w:rFonts w:ascii="Times New Roman" w:hAnsi="Times New Roman"/>
          <w:noProof/>
          <w:position w:val="-4"/>
        </w:rPr>
        <w:object w:dxaOrig="279" w:dyaOrig="300" w14:anchorId="733E9487">
          <v:shape id="_x0000_i1134" type="#_x0000_t75" alt="" style="width:14.25pt;height:11.25pt" o:ole="">
            <v:imagedata r:id="rId223" o:title=""/>
          </v:shape>
          <o:OLEObject Type="Embed" ProgID="Equation.DSMT4" ShapeID="_x0000_i1134" DrawAspect="Content" ObjectID="_1726686285" r:id="rId224"/>
        </w:object>
      </w:r>
      <w:r w:rsidR="00C46E2E">
        <w:rPr>
          <w:rFonts w:ascii="Times New Roman" w:hAnsi="Times New Roman"/>
          <w:noProof/>
        </w:rPr>
        <w:t xml:space="preserve">. </w:t>
      </w:r>
      <w:r w:rsidR="00C46E2E">
        <w:rPr>
          <w:rFonts w:ascii="Times New Roman" w:hAnsi="Times New Roman"/>
        </w:rPr>
        <w:t xml:space="preserve">The </w:t>
      </w:r>
      <w:r w:rsidR="00780CED" w:rsidRPr="00D65FE3">
        <w:rPr>
          <w:rFonts w:ascii="Times New Roman" w:hAnsi="Times New Roman"/>
        </w:rPr>
        <w:t xml:space="preserve">temperature and pore pressure </w:t>
      </w:r>
      <w:r w:rsidR="00C46E2E">
        <w:rPr>
          <w:rFonts w:ascii="Times New Roman" w:hAnsi="Times New Roman"/>
        </w:rPr>
        <w:t>therefore be changed into new variables by</w:t>
      </w:r>
    </w:p>
    <w:p w14:paraId="6ABCDCE6" w14:textId="678199D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35" type="#_x0000_t75" alt="" style="width:114pt;height:37.5pt;mso-width-percent:0;mso-height-percent:0;mso-width-percent:0;mso-height-percent:0" o:ole="">
            <v:imagedata r:id="rId225" o:title=""/>
          </v:shape>
          <o:OLEObject Type="Embed" ProgID="Equation.DSMT4" ShapeID="_x0000_i1135" DrawAspect="Content" ObjectID="_1726686286" r:id="rId226"/>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3E4A6C">
        <w:rPr>
          <w:rFonts w:ascii="Times New Roman" w:hAnsi="Times New Roman"/>
        </w:rPr>
        <w:t>(24</w:t>
      </w:r>
      <w:r w:rsidR="00B907B3">
        <w:rPr>
          <w:rFonts w:ascii="Times New Roman" w:hAnsi="Times New Roman"/>
        </w:rPr>
        <w:t>)</w:t>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36" type="#_x0000_t75" alt="" style="width:124.5pt;height:1in;mso-width-percent:0;mso-height-percent:0;mso-width-percent:0;mso-height-percent:0" o:ole="">
            <v:imagedata r:id="rId227" o:title=""/>
          </v:shape>
          <o:OLEObject Type="Embed" ProgID="Equation.DSMT4" ShapeID="_x0000_i1136" DrawAspect="Content" ObjectID="_1726686287" r:id="rId228"/>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37" type="#_x0000_t75" alt="" style="width:3in;height:30pt;mso-width-percent:0;mso-height-percent:0;mso-width-percent:0;mso-height-percent:0" o:ole="">
            <v:imagedata r:id="rId229" o:title=""/>
          </v:shape>
          <o:OLEObject Type="Embed" ProgID="Equation.DSMT4" ShapeID="_x0000_i1137" DrawAspect="Content" ObjectID="_1726686288" r:id="rId230"/>
        </w:object>
      </w:r>
      <w:r w:rsidR="002A31AD">
        <w:rPr>
          <w:rFonts w:ascii="Times New Roman" w:hAnsi="Times New Roman"/>
          <w:noProof/>
        </w:rPr>
        <w:t>.</w:t>
      </w:r>
    </w:p>
    <w:p w14:paraId="33ED6B47" w14:textId="4CE7E2A0" w:rsidR="007853A9" w:rsidRDefault="005812BA" w:rsidP="00B27921">
      <w:pPr>
        <w:spacing w:line="360" w:lineRule="auto"/>
        <w:jc w:val="both"/>
        <w:rPr>
          <w:rFonts w:ascii="Times New Roman" w:hAnsi="Times New Roman"/>
          <w:noProof/>
        </w:rPr>
      </w:pPr>
      <w:r>
        <w:rPr>
          <w:rFonts w:ascii="Times New Roman" w:hAnsi="Times New Roman"/>
        </w:rPr>
        <w:t xml:space="preserve">Substituting this change of variables into Eq. (16) leads </w:t>
      </w:r>
      <w:r w:rsidR="00B07C95" w:rsidRPr="00A13CC9">
        <w:rPr>
          <w:rFonts w:ascii="Times New Roman" w:hAnsi="Times New Roman"/>
        </w:rPr>
        <w:t>to an uncoupled system</w:t>
      </w:r>
      <w:r>
        <w:rPr>
          <w:rFonts w:ascii="Times New Roman" w:hAnsi="Times New Roman"/>
        </w:rPr>
        <w:t xml:space="preserve"> of diffusion equations and this process can be </w:t>
      </w:r>
      <w:del w:id="28" w:author="Bunger, Andrew P" w:date="2022-09-29T10:38:00Z">
        <w:r w:rsidDel="00965FF7">
          <w:rPr>
            <w:rFonts w:ascii="Times New Roman" w:hAnsi="Times New Roman"/>
          </w:rPr>
          <w:delText>proved by</w:delText>
        </w:r>
      </w:del>
      <w:ins w:id="29" w:author="Bunger, Andrew P" w:date="2022-09-29T10:38:00Z">
        <w:r w:rsidR="00965FF7">
          <w:rPr>
            <w:rFonts w:ascii="Times New Roman" w:hAnsi="Times New Roman"/>
          </w:rPr>
          <w:t>developed based on</w:t>
        </w:r>
      </w:ins>
      <w:r>
        <w:rPr>
          <w:rFonts w:ascii="Times New Roman" w:hAnsi="Times New Roman"/>
        </w:rPr>
        <w:t xml:space="preserve"> the </w:t>
      </w:r>
      <w:del w:id="30" w:author="Bunger, Andrew P" w:date="2022-09-29T10:38:00Z">
        <w:r w:rsidR="007D3B6C" w:rsidDel="00965FF7">
          <w:rPr>
            <w:rFonts w:ascii="Times New Roman" w:hAnsi="Times New Roman"/>
          </w:rPr>
          <w:delText>Eigen</w:delText>
        </w:r>
        <w:r w:rsidDel="00965FF7">
          <w:rPr>
            <w:rFonts w:ascii="Times New Roman" w:hAnsi="Times New Roman"/>
          </w:rPr>
          <w:delText xml:space="preserve"> </w:delText>
        </w:r>
      </w:del>
      <w:ins w:id="31" w:author="Bunger, Andrew P" w:date="2022-09-29T10:38:00Z">
        <w:r w:rsidR="00965FF7">
          <w:rPr>
            <w:rFonts w:ascii="Times New Roman" w:hAnsi="Times New Roman"/>
          </w:rPr>
          <w:t>eigen</w:t>
        </w:r>
      </w:ins>
      <w:r>
        <w:rPr>
          <w:rFonts w:ascii="Times New Roman" w:hAnsi="Times New Roman"/>
        </w:rPr>
        <w:t>decomposition theorem</w:t>
      </w:r>
    </w:p>
    <w:p w14:paraId="053EB544" w14:textId="78D1C2E1"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38" type="#_x0000_t75" alt="" style="width:111.75pt;height:30pt;mso-width-percent:0;mso-height-percent:0;mso-width-percent:0;mso-height-percent:0" o:ole="">
            <v:imagedata r:id="rId231" o:title=""/>
          </v:shape>
          <o:OLEObject Type="Embed" ProgID="Equation.DSMT4" ShapeID="_x0000_i1138" DrawAspect="Content" ObjectID="_1726686289" r:id="rId232"/>
        </w:object>
      </w:r>
      <w:r w:rsidR="007A4899">
        <w:rPr>
          <w:rFonts w:ascii="Times New Roman" w:hAnsi="Times New Roman"/>
          <w:noProof/>
        </w:rPr>
        <w:t>,</w:t>
      </w:r>
      <w:r>
        <w:rPr>
          <w:rFonts w:ascii="Times New Roman" w:hAnsi="Times New Roman"/>
        </w:rPr>
        <w:t xml:space="preserve">                                                                              </w:t>
      </w:r>
      <w:r w:rsidR="00BB1EB1">
        <w:rPr>
          <w:rFonts w:ascii="Times New Roman" w:hAnsi="Times New Roman"/>
        </w:rPr>
        <w:t>(</w:t>
      </w:r>
      <w:r w:rsidR="003E4A6C">
        <w:rPr>
          <w:rFonts w:ascii="Times New Roman" w:hAnsi="Times New Roman"/>
        </w:rPr>
        <w:t>25</w:t>
      </w:r>
      <w:r w:rsidR="00B907B3">
        <w:rPr>
          <w:rFonts w:ascii="Times New Roman" w:hAnsi="Times New Roman"/>
        </w:rPr>
        <w:t>)</w:t>
      </w:r>
    </w:p>
    <w:p w14:paraId="302199A7" w14:textId="6D5D31FD" w:rsidR="007A4899" w:rsidRDefault="00B430F0" w:rsidP="00B27921">
      <w:pPr>
        <w:spacing w:line="360" w:lineRule="auto"/>
        <w:jc w:val="both"/>
        <w:rPr>
          <w:rFonts w:ascii="Times New Roman" w:hAnsi="Times New Roman"/>
          <w:noProof/>
        </w:rPr>
      </w:pPr>
      <w:proofErr w:type="gramStart"/>
      <w:r w:rsidRPr="00A13CC9">
        <w:rPr>
          <w:rFonts w:ascii="Times New Roman" w:hAnsi="Times New Roman"/>
        </w:rPr>
        <w:lastRenderedPageBreak/>
        <w:t xml:space="preserve">where </w:t>
      </w:r>
      <w:proofErr w:type="gramEnd"/>
      <w:r w:rsidRPr="00A13CC9">
        <w:rPr>
          <w:rFonts w:ascii="Times New Roman" w:hAnsi="Times New Roman"/>
          <w:noProof/>
          <w:position w:val="-12"/>
        </w:rPr>
        <w:object w:dxaOrig="2140" w:dyaOrig="380" w14:anchorId="7AEC96E7">
          <v:shape id="_x0000_i1139" type="#_x0000_t75" alt="" style="width:106.5pt;height:18pt;mso-width-percent:0;mso-height-percent:0;mso-width-percent:0;mso-height-percent:0" o:ole="">
            <v:imagedata r:id="rId233" o:title=""/>
          </v:shape>
          <o:OLEObject Type="Embed" ProgID="Equation.DSMT4" ShapeID="_x0000_i1139" DrawAspect="Content" ObjectID="_1726686290" r:id="rId234"/>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847971">
        <w:rPr>
          <w:rFonts w:ascii="Times New Roman" w:hAnsi="Times New Roman"/>
        </w:rPr>
        <w:t>e</w:t>
      </w:r>
      <w:r w:rsidR="00E076CA" w:rsidRPr="00A13CC9">
        <w:rPr>
          <w:rFonts w:ascii="Times New Roman" w:hAnsi="Times New Roman"/>
        </w:rPr>
        <w:t>igen</w:t>
      </w:r>
      <w:r w:rsidR="00406356" w:rsidRPr="00A13CC9">
        <w:rPr>
          <w:rFonts w:ascii="Times New Roman" w:hAnsi="Times New Roman"/>
        </w:rPr>
        <w:t>function</w:t>
      </w:r>
      <w:r w:rsidR="007853A9">
        <w:rPr>
          <w:rFonts w:ascii="Times New Roman" w:hAnsi="Times New Roman"/>
        </w:rPr>
        <w:t xml:space="preserve"> </w:t>
      </w:r>
    </w:p>
    <w:p w14:paraId="28E37F24" w14:textId="0DB2075E"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sidR="005812BA">
        <w:rPr>
          <w:rFonts w:ascii="Times New Roman" w:hAnsi="Times New Roman"/>
          <w:noProof/>
        </w:rPr>
        <w:t xml:space="preserve">  </w:t>
      </w:r>
      <w:r>
        <w:rPr>
          <w:rFonts w:ascii="Times New Roman" w:hAnsi="Times New Roman"/>
          <w:noProof/>
        </w:rPr>
        <w:t xml:space="preserve">     </w:t>
      </w:r>
      <w:r w:rsidR="005812BA" w:rsidRPr="00A13CC9">
        <w:rPr>
          <w:rFonts w:ascii="Times New Roman" w:hAnsi="Times New Roman"/>
          <w:noProof/>
          <w:position w:val="-12"/>
        </w:rPr>
        <w:object w:dxaOrig="2040" w:dyaOrig="400" w14:anchorId="5AC1B62A">
          <v:shape id="_x0000_i1140" type="#_x0000_t75" alt="" style="width:99pt;height:19.5pt" o:ole="">
            <v:imagedata r:id="rId235" o:title=""/>
          </v:shape>
          <o:OLEObject Type="Embed" ProgID="Equation.DSMT4" ShapeID="_x0000_i1140" DrawAspect="Content" ObjectID="_1726686291" r:id="rId236"/>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00BB1EB1">
        <w:rPr>
          <w:rFonts w:ascii="Times New Roman" w:hAnsi="Times New Roman"/>
        </w:rPr>
        <w:t>(</w:t>
      </w:r>
      <w:r w:rsidR="003E4A6C">
        <w:rPr>
          <w:rFonts w:ascii="Times New Roman" w:hAnsi="Times New Roman"/>
        </w:rPr>
        <w:t>26</w:t>
      </w:r>
      <w:r w:rsidR="00B907B3">
        <w:rPr>
          <w:rFonts w:ascii="Times New Roman" w:hAnsi="Times New Roman"/>
        </w:rPr>
        <w:t>)</w:t>
      </w:r>
    </w:p>
    <w:p w14:paraId="1ABA293D" w14:textId="1E7E4FB0" w:rsidR="00B9314C" w:rsidRDefault="00B430F0" w:rsidP="00B9314C">
      <w:pPr>
        <w:spacing w:line="360" w:lineRule="auto"/>
        <w:jc w:val="both"/>
        <w:rPr>
          <w:rFonts w:ascii="Times New Roman" w:hAnsi="Times New Roman"/>
        </w:rPr>
      </w:pPr>
      <w:proofErr w:type="gramStart"/>
      <w:r>
        <w:rPr>
          <w:rFonts w:ascii="Times New Roman" w:hAnsi="Times New Roman"/>
        </w:rPr>
        <w:t>w</w:t>
      </w:r>
      <w:r w:rsidRPr="00A13CC9">
        <w:rPr>
          <w:rFonts w:ascii="Times New Roman" w:hAnsi="Times New Roman"/>
        </w:rPr>
        <w:t xml:space="preserve">here </w:t>
      </w:r>
      <w:proofErr w:type="gramEnd"/>
      <w:r w:rsidRPr="00A13CC9">
        <w:rPr>
          <w:rFonts w:ascii="Times New Roman" w:hAnsi="Times New Roman"/>
          <w:noProof/>
          <w:position w:val="-32"/>
        </w:rPr>
        <w:object w:dxaOrig="1060" w:dyaOrig="760" w14:anchorId="43AAC345">
          <v:shape id="_x0000_i1141" type="#_x0000_t75" alt="" style="width:52.5pt;height:37.5pt;mso-width-percent:0;mso-height-percent:0;mso-width-percent:0;mso-height-percent:0" o:ole="">
            <v:imagedata r:id="rId237" o:title=""/>
          </v:shape>
          <o:OLEObject Type="Embed" ProgID="Equation.DSMT4" ShapeID="_x0000_i1141" DrawAspect="Content" ObjectID="_1726686292" r:id="rId238"/>
        </w:object>
      </w:r>
      <w:r>
        <w:rPr>
          <w:rFonts w:ascii="Times New Roman" w:hAnsi="Times New Roman"/>
          <w:noProof/>
        </w:rPr>
        <w:t xml:space="preserve">, </w:t>
      </w:r>
      <w:r w:rsidR="007D3B6C">
        <w:rPr>
          <w:rFonts w:ascii="Times New Roman" w:hAnsi="Times New Roman"/>
        </w:rPr>
        <w:t xml:space="preserve">one obtains </w:t>
      </w:r>
      <w:r w:rsidR="00B07C95" w:rsidRPr="00A13CC9">
        <w:rPr>
          <w:rFonts w:ascii="Times New Roman" w:hAnsi="Times New Roman"/>
        </w:rPr>
        <w:t xml:space="preserve">an </w:t>
      </w:r>
      <w:r w:rsidR="009525B1">
        <w:rPr>
          <w:rFonts w:ascii="Times New Roman" w:hAnsi="Times New Roman"/>
        </w:rPr>
        <w:t xml:space="preserve">uncoupled system of </w:t>
      </w:r>
      <w:r w:rsidR="00B07C95" w:rsidRPr="00A13CC9">
        <w:rPr>
          <w:rFonts w:ascii="Times New Roman" w:hAnsi="Times New Roman"/>
        </w:rPr>
        <w:t>ordinary differential equation</w:t>
      </w:r>
      <w:r w:rsidR="009525B1">
        <w:rPr>
          <w:rFonts w:ascii="Times New Roman" w:hAnsi="Times New Roman"/>
        </w:rPr>
        <w:t>s (ODEs)</w:t>
      </w:r>
      <w:r w:rsidR="00B07C95" w:rsidRPr="00A13CC9">
        <w:rPr>
          <w:rFonts w:ascii="Times New Roman" w:hAnsi="Times New Roman"/>
        </w:rPr>
        <w:t xml:space="preserve"> in terms of </w:t>
      </w:r>
      <w:r w:rsidR="005812BA">
        <w:rPr>
          <w:rFonts w:ascii="Times New Roman" w:hAnsi="Times New Roman"/>
        </w:rPr>
        <w:t xml:space="preserve">the </w:t>
      </w:r>
      <w:r w:rsidR="00406356" w:rsidRPr="00A13CC9">
        <w:rPr>
          <w:rFonts w:ascii="Times New Roman" w:hAnsi="Times New Roman"/>
        </w:rPr>
        <w:t>variable</w:t>
      </w:r>
      <w:r w:rsidR="005812BA">
        <w:rPr>
          <w:rFonts w:ascii="Times New Roman" w:hAnsi="Times New Roman"/>
        </w:rPr>
        <w:t>s</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42" type="#_x0000_t75" alt="" style="width:10.5pt;height:18pt;mso-width-percent:0;mso-height-percent:0;mso-width-percent:0;mso-height-percent:0" o:ole="">
            <v:imagedata r:id="rId239" o:title=""/>
          </v:shape>
          <o:OLEObject Type="Embed" ProgID="Equation.DSMT4" ShapeID="_x0000_i1142" DrawAspect="Content" ObjectID="_1726686293" r:id="rId240"/>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43" type="#_x0000_t75" alt="" style="width:10.5pt;height:18pt;mso-width-percent:0;mso-height-percent:0;mso-width-percent:0;mso-height-percent:0" o:ole="">
            <v:imagedata r:id="rId239" o:title=""/>
          </v:shape>
          <o:OLEObject Type="Embed" ProgID="Equation.DSMT4" ShapeID="_x0000_i1143" DrawAspect="Content" ObjectID="_1726686294" r:id="rId241"/>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5812BA" w:rsidRPr="00A13CC9">
        <w:rPr>
          <w:rFonts w:ascii="Times New Roman" w:hAnsi="Times New Roman"/>
          <w:noProof/>
          <w:position w:val="-4"/>
        </w:rPr>
        <w:object w:dxaOrig="279" w:dyaOrig="300" w14:anchorId="765A12AE">
          <v:shape id="_x0000_i1144" type="#_x0000_t75" alt="" style="width:14.25pt;height:11.25pt" o:ole="">
            <v:imagedata r:id="rId242" o:title=""/>
          </v:shape>
          <o:OLEObject Type="Embed" ProgID="Equation.DSMT4" ShapeID="_x0000_i1144" DrawAspect="Content" ObjectID="_1726686295" r:id="rId243"/>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45" type="#_x0000_t75" alt="" style="width:10.5pt;height:18pt;mso-width-percent:0;mso-height-percent:0;mso-width-percent:0;mso-height-percent:0" o:ole="">
            <v:imagedata r:id="rId244" o:title=""/>
          </v:shape>
          <o:OLEObject Type="Embed" ProgID="Equation.DSMT4" ShapeID="_x0000_i1145" DrawAspect="Content" ObjectID="_1726686296" r:id="rId245"/>
        </w:object>
      </w:r>
      <w:r w:rsidR="00B665FD">
        <w:rPr>
          <w:rFonts w:ascii="Times New Roman" w:hAnsi="Times New Roman"/>
        </w:rPr>
        <w:t>.</w:t>
      </w:r>
      <w:r w:rsidR="00B07C95" w:rsidRPr="00A13CC9">
        <w:rPr>
          <w:rFonts w:ascii="Times New Roman" w:hAnsi="Times New Roman"/>
        </w:rPr>
        <w:t xml:space="preserve"> </w:t>
      </w:r>
      <w:r w:rsidR="00B9314C">
        <w:rPr>
          <w:rFonts w:ascii="Times New Roman" w:hAnsi="Times New Roman"/>
        </w:rPr>
        <w:t xml:space="preserve">These </w:t>
      </w:r>
      <w:r w:rsidR="005812BA">
        <w:rPr>
          <w:rFonts w:ascii="Times New Roman" w:hAnsi="Times New Roman"/>
        </w:rPr>
        <w:t xml:space="preserve">ODEs </w:t>
      </w:r>
      <w:r w:rsidR="00B9314C">
        <w:rPr>
          <w:rFonts w:ascii="Times New Roman" w:hAnsi="Times New Roman"/>
        </w:rPr>
        <w:t>are</w:t>
      </w:r>
    </w:p>
    <w:p w14:paraId="55F86013" w14:textId="7B736DA8" w:rsidR="00B9314C" w:rsidRDefault="00B9314C" w:rsidP="00B9314C">
      <w:pPr>
        <w:spacing w:line="360" w:lineRule="auto"/>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Pr="00B9314C">
        <w:rPr>
          <w:rFonts w:ascii="Times New Roman" w:hAnsi="Times New Roman"/>
          <w:noProof/>
          <w:position w:val="-14"/>
        </w:rPr>
        <w:object w:dxaOrig="2240" w:dyaOrig="420" w14:anchorId="63CC911D">
          <v:shape id="_x0000_i1146" type="#_x0000_t75" alt="" style="width:112.5pt;height:19.5pt" o:ole="">
            <v:imagedata r:id="rId246" o:title=""/>
          </v:shape>
          <o:OLEObject Type="Embed" ProgID="Equation.DSMT4" ShapeID="_x0000_i1146" DrawAspect="Content" ObjectID="_1726686297" r:id="rId247"/>
        </w:object>
      </w:r>
      <w:r w:rsidR="005812BA">
        <w:rPr>
          <w:rFonts w:ascii="Times New Roman" w:hAnsi="Times New Roman"/>
          <w:noProof/>
        </w:rPr>
        <w:t>.</w:t>
      </w:r>
      <w:r>
        <w:rPr>
          <w:rFonts w:ascii="Times New Roman" w:hAnsi="Times New Roman"/>
          <w:noProof/>
        </w:rPr>
        <w:t xml:space="preserve">                                                                            (</w:t>
      </w:r>
      <w:r w:rsidR="00BB1EB1">
        <w:rPr>
          <w:rFonts w:ascii="Times New Roman" w:hAnsi="Times New Roman"/>
          <w:noProof/>
        </w:rPr>
        <w:t>2</w:t>
      </w:r>
      <w:r w:rsidR="003E4A6C">
        <w:rPr>
          <w:rFonts w:ascii="Times New Roman" w:hAnsi="Times New Roman"/>
          <w:noProof/>
        </w:rPr>
        <w:t>7</w:t>
      </w:r>
      <w:r>
        <w:rPr>
          <w:rFonts w:ascii="Times New Roman" w:hAnsi="Times New Roman"/>
          <w:noProof/>
        </w:rPr>
        <w:t>)</w:t>
      </w:r>
    </w:p>
    <w:p w14:paraId="514058DA" w14:textId="556C28AF" w:rsidR="007A4899" w:rsidRDefault="005812BA" w:rsidP="00B27921">
      <w:pPr>
        <w:spacing w:line="360" w:lineRule="auto"/>
        <w:jc w:val="both"/>
        <w:rPr>
          <w:rFonts w:ascii="Times New Roman" w:hAnsi="Times New Roman"/>
        </w:rPr>
      </w:pPr>
      <w:r w:rsidRPr="007E014B">
        <w:rPr>
          <w:position w:val="-12"/>
        </w:rPr>
        <w:object w:dxaOrig="260" w:dyaOrig="400" w14:anchorId="14FBA771">
          <v:shape id="_x0000_i1147" type="#_x0000_t75" style="width:12pt;height:19.5pt" o:ole="">
            <v:imagedata r:id="rId248" o:title=""/>
          </v:shape>
          <o:OLEObject Type="Embed" ProgID="Equation.DSMT4" ShapeID="_x0000_i1147" DrawAspect="Content" ObjectID="_1726686298" r:id="rId249"/>
        </w:object>
      </w:r>
      <w:r>
        <w:t xml:space="preserve"> </w:t>
      </w:r>
      <w:proofErr w:type="gramStart"/>
      <w:r w:rsidR="009525B1">
        <w:rPr>
          <w:rFonts w:ascii="Times New Roman" w:hAnsi="Times New Roman"/>
        </w:rPr>
        <w:t>are</w:t>
      </w:r>
      <w:proofErr w:type="gramEnd"/>
      <w:r w:rsidR="00F87AC5" w:rsidRPr="00A13CC9">
        <w:rPr>
          <w:rFonts w:ascii="Times New Roman" w:hAnsi="Times New Roman"/>
        </w:rPr>
        <w:t xml:space="preserve"> zeroth-order modified Bessel equation</w:t>
      </w:r>
      <w:r w:rsidR="009525B1">
        <w:rPr>
          <w:rFonts w:ascii="Times New Roman" w:hAnsi="Times New Roman"/>
        </w:rPr>
        <w:t>s</w:t>
      </w:r>
      <w:r w:rsidR="007853A9" w:rsidRPr="007853A9">
        <w:rPr>
          <w:rFonts w:ascii="Times New Roman" w:hAnsi="Times New Roman"/>
        </w:rPr>
        <w:t xml:space="preserve">, </w:t>
      </w:r>
      <w:r w:rsidR="009525B1">
        <w:rPr>
          <w:rFonts w:ascii="Times New Roman" w:hAnsi="Times New Roman"/>
        </w:rPr>
        <w:t xml:space="preserve">which have </w:t>
      </w:r>
      <w:r w:rsidR="007A4899">
        <w:rPr>
          <w:rFonts w:ascii="Times New Roman" w:hAnsi="Times New Roman"/>
        </w:rPr>
        <w:t>the general solution</w:t>
      </w:r>
    </w:p>
    <w:p w14:paraId="1CF6E6B6" w14:textId="799E7A75"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00B9314C" w:rsidRPr="000D3424">
        <w:rPr>
          <w:rFonts w:ascii="Times New Roman" w:hAnsi="Times New Roman"/>
          <w:noProof/>
          <w:position w:val="-12"/>
        </w:rPr>
        <w:object w:dxaOrig="5120" w:dyaOrig="400" w14:anchorId="529D8350">
          <v:shape id="_x0000_i1148" type="#_x0000_t75" alt="" style="width:255pt;height:19.5pt" o:ole="">
            <v:imagedata r:id="rId250" o:title=""/>
          </v:shape>
          <o:OLEObject Type="Embed" ProgID="Equation.DSMT4" ShapeID="_x0000_i1148" DrawAspect="Content" ObjectID="_1726686299" r:id="rId251"/>
        </w:object>
      </w:r>
      <w:r>
        <w:rPr>
          <w:rFonts w:ascii="Times New Roman" w:hAnsi="Times New Roman"/>
          <w:noProof/>
        </w:rPr>
        <w:t>,</w:t>
      </w:r>
      <w:r>
        <w:rPr>
          <w:rFonts w:ascii="Times New Roman" w:hAnsi="Times New Roman"/>
        </w:rPr>
        <w:t xml:space="preserve">                                       </w:t>
      </w:r>
      <w:r w:rsidR="00BA08CD">
        <w:rPr>
          <w:rFonts w:ascii="Times New Roman" w:hAnsi="Times New Roman"/>
        </w:rPr>
        <w:t>(2</w:t>
      </w:r>
      <w:r w:rsidR="003E4A6C">
        <w:rPr>
          <w:rFonts w:ascii="Times New Roman" w:hAnsi="Times New Roman"/>
        </w:rPr>
        <w:t>8</w:t>
      </w:r>
      <w:r w:rsidR="00B907B3">
        <w:rPr>
          <w:rFonts w:ascii="Times New Roman" w:hAnsi="Times New Roman"/>
        </w:rPr>
        <w:t>)</w:t>
      </w:r>
    </w:p>
    <w:p w14:paraId="76526515" w14:textId="4A301BD9" w:rsidR="006C32C4" w:rsidRDefault="007A4899" w:rsidP="006C32C4">
      <w:pPr>
        <w:spacing w:line="360" w:lineRule="auto"/>
        <w:jc w:val="both"/>
        <w:rPr>
          <w:rFonts w:ascii="Times New Roman" w:hAnsi="Times New Roman"/>
        </w:rPr>
      </w:pPr>
      <w:r>
        <w:rPr>
          <w:rFonts w:ascii="Times New Roman" w:hAnsi="Times New Roman"/>
        </w:rPr>
        <w:t xml:space="preserve"> </w:t>
      </w:r>
      <w:r w:rsidR="009525B1">
        <w:rPr>
          <w:rFonts w:ascii="Times New Roman" w:hAnsi="Times New Roman"/>
        </w:rPr>
        <w:t xml:space="preserve">Here </w:t>
      </w:r>
      <w:commentRangeStart w:id="32"/>
      <w:commentRangeStart w:id="33"/>
      <w:r w:rsidR="0090156F" w:rsidRPr="00A13CC9">
        <w:rPr>
          <w:rFonts w:ascii="Times New Roman" w:hAnsi="Times New Roman"/>
          <w:noProof/>
          <w:position w:val="-12"/>
        </w:rPr>
        <w:object w:dxaOrig="220" w:dyaOrig="360" w14:anchorId="77EC7EC3">
          <v:shape id="_x0000_i1149" type="#_x0000_t75" alt="" style="width:10.5pt;height:18pt;mso-width-percent:0;mso-height-percent:0;mso-width-percent:0;mso-height-percent:0" o:ole="">
            <v:imagedata r:id="rId252" o:title=""/>
          </v:shape>
          <o:OLEObject Type="Embed" ProgID="Equation.DSMT4" ShapeID="_x0000_i1149" DrawAspect="Content" ObjectID="_1726686300" r:id="rId253"/>
        </w:object>
      </w:r>
      <w:r w:rsidR="00F87AC5" w:rsidRPr="00A13CC9">
        <w:rPr>
          <w:rFonts w:ascii="Times New Roman" w:hAnsi="Times New Roman"/>
        </w:rPr>
        <w:t xml:space="preserve"> </w:t>
      </w:r>
      <w:commentRangeEnd w:id="32"/>
      <w:r w:rsidR="00FC72C8">
        <w:rPr>
          <w:rStyle w:val="CommentReference"/>
        </w:rPr>
        <w:commentReference w:id="32"/>
      </w:r>
      <w:commentRangeEnd w:id="33"/>
      <w:r w:rsidR="00E303AD">
        <w:rPr>
          <w:rStyle w:val="CommentReference"/>
        </w:rPr>
        <w:commentReference w:id="33"/>
      </w:r>
      <w:r w:rsidR="00634224">
        <w:rPr>
          <w:rFonts w:ascii="Times New Roman" w:hAnsi="Times New Roman"/>
        </w:rPr>
        <w:t>,</w:t>
      </w:r>
      <w:r w:rsidR="0090156F" w:rsidRPr="00A13CC9">
        <w:rPr>
          <w:rFonts w:ascii="Times New Roman" w:hAnsi="Times New Roman"/>
          <w:noProof/>
          <w:position w:val="-12"/>
        </w:rPr>
        <w:object w:dxaOrig="240" w:dyaOrig="360" w14:anchorId="6561B88B">
          <v:shape id="_x0000_i1150" type="#_x0000_t75" alt="" style="width:10.5pt;height:18pt;mso-width-percent:0;mso-height-percent:0;mso-width-percent:0;mso-height-percent:0" o:ole="">
            <v:imagedata r:id="rId254" o:title=""/>
          </v:shape>
          <o:OLEObject Type="Embed" ProgID="Equation.DSMT4" ShapeID="_x0000_i1150" DrawAspect="Content" ObjectID="_1726686301" r:id="rId255"/>
        </w:object>
      </w:r>
      <w:r w:rsidR="00F87AC5" w:rsidRPr="00A13CC9">
        <w:rPr>
          <w:rFonts w:ascii="Times New Roman" w:hAnsi="Times New Roman"/>
        </w:rPr>
        <w:t xml:space="preserve"> </w:t>
      </w:r>
      <w:r w:rsidR="00634224">
        <w:rPr>
          <w:rFonts w:ascii="Times New Roman" w:hAnsi="Times New Roman"/>
        </w:rPr>
        <w:t xml:space="preserve">and </w:t>
      </w:r>
      <w:r w:rsidR="00634224" w:rsidRPr="00634224">
        <w:rPr>
          <w:rFonts w:ascii="Times New Roman" w:hAnsi="Times New Roman"/>
          <w:noProof/>
          <w:position w:val="-10"/>
        </w:rPr>
        <w:object w:dxaOrig="520" w:dyaOrig="320" w14:anchorId="01859AD6">
          <v:shape id="_x0000_i1151" type="#_x0000_t75" alt="" style="width:20.25pt;height:15pt" o:ole="">
            <v:imagedata r:id="rId256" o:title=""/>
          </v:shape>
          <o:OLEObject Type="Embed" ProgID="Equation.DSMT4" ShapeID="_x0000_i1151" DrawAspect="Content" ObjectID="_1726686302" r:id="rId257"/>
        </w:object>
      </w:r>
      <w:r w:rsidR="00634224" w:rsidRPr="00A13CC9">
        <w:rPr>
          <w:rFonts w:ascii="Times New Roman" w:hAnsi="Times New Roman"/>
        </w:rPr>
        <w:t xml:space="preserve"> </w:t>
      </w:r>
      <w:r w:rsidR="00F87AC5" w:rsidRPr="00A13CC9">
        <w:rPr>
          <w:rFonts w:ascii="Times New Roman" w:hAnsi="Times New Roman"/>
        </w:rPr>
        <w:t>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066EFA">
        <w:rPr>
          <w:rFonts w:ascii="Times New Roman" w:hAnsi="Times New Roman"/>
        </w:rPr>
        <w:t xml:space="preserve">, </w:t>
      </w:r>
      <w:r w:rsidR="0090156F" w:rsidRPr="0083146A">
        <w:rPr>
          <w:rFonts w:ascii="Times New Roman" w:hAnsi="Times New Roman"/>
          <w:noProof/>
          <w:position w:val="-12"/>
        </w:rPr>
        <w:object w:dxaOrig="620" w:dyaOrig="360" w14:anchorId="2F1CFF37">
          <v:shape id="_x0000_i1152" type="#_x0000_t75" alt="" style="width:30pt;height:18pt;mso-width-percent:0;mso-height-percent:0;mso-width-percent:0;mso-height-percent:0" o:ole="">
            <v:imagedata r:id="rId258" o:title=""/>
          </v:shape>
          <o:OLEObject Type="Embed" ProgID="Equation.DSMT4" ShapeID="_x0000_i1152" DrawAspect="Content" ObjectID="_1726686303" r:id="rId259"/>
        </w:object>
      </w:r>
      <w:r w:rsidR="0072734C">
        <w:rPr>
          <w:rFonts w:ascii="Times New Roman" w:hAnsi="Times New Roman"/>
          <w:noProof/>
        </w:rPr>
        <w:t xml:space="preserve"> </w:t>
      </w:r>
      <w:r w:rsidR="00407179">
        <w:rPr>
          <w:rFonts w:ascii="Times New Roman" w:hAnsi="Times New Roman"/>
        </w:rPr>
        <w:t>a</w:t>
      </w:r>
      <w:r w:rsidR="00B665FD" w:rsidRPr="001B59D0">
        <w:rPr>
          <w:rFonts w:ascii="Times New Roman" w:hAnsi="Times New Roman"/>
        </w:rPr>
        <w:t>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53" type="#_x0000_t75" alt="" style="width:37.5pt;height:18pt;mso-width-percent:0;mso-height-percent:0;mso-width-percent:0;mso-height-percent:0" o:ole="">
            <v:imagedata r:id="rId260" o:title=""/>
          </v:shape>
          <o:OLEObject Type="Embed" ProgID="Equation.DSMT4" ShapeID="_x0000_i1153" DrawAspect="Content" ObjectID="_1726686304" r:id="rId261"/>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r w:rsidR="006C32C4">
        <w:rPr>
          <w:rFonts w:ascii="Times New Roman" w:hAnsi="Times New Roman"/>
        </w:rPr>
        <w:t xml:space="preserve"> </w:t>
      </w:r>
    </w:p>
    <w:p w14:paraId="3DE2AAF2" w14:textId="496AA42F" w:rsidR="00B07C95" w:rsidRDefault="009525B1" w:rsidP="00B175F8">
      <w:pPr>
        <w:spacing w:line="360" w:lineRule="auto"/>
        <w:ind w:firstLine="720"/>
        <w:jc w:val="both"/>
        <w:rPr>
          <w:rFonts w:ascii="Times New Roman" w:hAnsi="Times New Roman"/>
        </w:rPr>
      </w:pPr>
      <w:r>
        <w:rPr>
          <w:rFonts w:ascii="Times New Roman" w:hAnsi="Times New Roman"/>
        </w:rPr>
        <w:t xml:space="preserve">The next step is to invoke the </w:t>
      </w:r>
      <w:r w:rsidR="00B07C95">
        <w:rPr>
          <w:rFonts w:ascii="Times New Roman" w:hAnsi="Times New Roman"/>
        </w:rPr>
        <w:t>symmetry conditions</w:t>
      </w:r>
      <w:r w:rsidR="00E076CA">
        <w:rPr>
          <w:rFonts w:ascii="Times New Roman" w:hAnsi="Times New Roman"/>
        </w:rPr>
        <w:t xml:space="preserve"> of the </w:t>
      </w:r>
      <w:r>
        <w:rPr>
          <w:rFonts w:ascii="Times New Roman" w:hAnsi="Times New Roman"/>
        </w:rPr>
        <w:t>problem under consideration, which</w:t>
      </w:r>
      <w:r w:rsidR="00B07C95">
        <w:rPr>
          <w:rFonts w:ascii="Times New Roman" w:hAnsi="Times New Roman"/>
        </w:rPr>
        <w:t xml:space="preserve"> ensure t</w:t>
      </w:r>
      <w:r w:rsidR="007853A9">
        <w:rPr>
          <w:rFonts w:ascii="Times New Roman" w:hAnsi="Times New Roman"/>
        </w:rPr>
        <w:t>hat</w:t>
      </w:r>
      <w:r w:rsidR="00B07C95">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54" type="#_x0000_t75" alt="" style="width:10.5pt;height:18pt;mso-width-percent:0;mso-height-percent:0;mso-width-percent:0;mso-height-percent:0" o:ole="">
            <v:imagedata r:id="rId262" o:title=""/>
          </v:shape>
          <o:OLEObject Type="Embed" ProgID="Equation.DSMT4" ShapeID="_x0000_i1154" DrawAspect="Content" ObjectID="_1726686305" r:id="rId263"/>
        </w:object>
      </w:r>
      <w:r w:rsidR="00FC72C8">
        <w:rPr>
          <w:rFonts w:ascii="Times New Roman" w:hAnsi="Times New Roman"/>
        </w:rPr>
        <w:t>=0</w:t>
      </w:r>
      <w:r>
        <w:rPr>
          <w:rFonts w:ascii="Times New Roman" w:hAnsi="Times New Roman"/>
        </w:rPr>
        <w:t>. T</w:t>
      </w:r>
      <w:r w:rsidR="00E076CA">
        <w:rPr>
          <w:rFonts w:ascii="Times New Roman" w:hAnsi="Times New Roman"/>
        </w:rPr>
        <w:t xml:space="preserve">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3B33E057" w:rsidR="00B07C95" w:rsidRDefault="007A4899" w:rsidP="007A4899">
      <w:pPr>
        <w:keepNext/>
        <w:jc w:val="center"/>
        <w:rPr>
          <w:rFonts w:ascii="Times New Roman" w:hAnsi="Times New Roman"/>
        </w:rPr>
      </w:pPr>
      <w:r>
        <w:rPr>
          <w:rFonts w:ascii="Times New Roman" w:hAnsi="Times New Roman"/>
          <w:noProof/>
        </w:rPr>
        <w:lastRenderedPageBreak/>
        <w:t xml:space="preserve">                               </w:t>
      </w:r>
      <w:r w:rsidR="0090156F" w:rsidRPr="008D3C6C">
        <w:rPr>
          <w:rFonts w:ascii="Times New Roman" w:hAnsi="Times New Roman"/>
          <w:noProof/>
          <w:position w:val="-12"/>
        </w:rPr>
        <w:object w:dxaOrig="2860" w:dyaOrig="400" w14:anchorId="4B005B48">
          <v:shape id="_x0000_i1155" type="#_x0000_t75" alt="" style="width:2in;height:19.5pt;mso-width-percent:0;mso-height-percent:0;mso-width-percent:0;mso-height-percent:0" o:ole="">
            <v:imagedata r:id="rId264" o:title=""/>
          </v:shape>
          <o:OLEObject Type="Embed" ProgID="Equation.DSMT4" ShapeID="_x0000_i1155" DrawAspect="Content" ObjectID="_1726686306" r:id="rId26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BA08CD">
        <w:rPr>
          <w:rFonts w:ascii="Times New Roman" w:hAnsi="Times New Roman"/>
        </w:rPr>
        <w:t>(2</w:t>
      </w:r>
      <w:r w:rsidR="003E4A6C">
        <w:rPr>
          <w:rFonts w:ascii="Times New Roman" w:hAnsi="Times New Roman"/>
        </w:rPr>
        <w:t>9</w:t>
      </w:r>
      <w:r w:rsidR="00B907B3">
        <w:rPr>
          <w:rFonts w:ascii="Times New Roman" w:hAnsi="Times New Roman"/>
        </w:rPr>
        <w:t>)</w:t>
      </w:r>
    </w:p>
    <w:p w14:paraId="0C91CC3A" w14:textId="3A60DC23"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56" type="#_x0000_t75" alt="" style="width:2in;height:19.5pt;mso-width-percent:0;mso-height-percent:0;mso-width-percent:0;mso-height-percent:0" o:ole="">
            <v:imagedata r:id="rId266" o:title=""/>
          </v:shape>
          <o:OLEObject Type="Embed" ProgID="Equation.DSMT4" ShapeID="_x0000_i1156" DrawAspect="Content" ObjectID="_1726686307" r:id="rId26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634224">
        <w:rPr>
          <w:rFonts w:ascii="Times New Roman" w:hAnsi="Times New Roman"/>
        </w:rPr>
        <w:t>(</w:t>
      </w:r>
      <w:r w:rsidR="003E4A6C">
        <w:rPr>
          <w:rFonts w:ascii="Times New Roman" w:hAnsi="Times New Roman"/>
        </w:rPr>
        <w:t>30</w:t>
      </w:r>
      <w:r w:rsidR="00B907B3">
        <w:rPr>
          <w:rFonts w:ascii="Times New Roman" w:hAnsi="Times New Roman"/>
        </w:rPr>
        <w:t>)</w:t>
      </w:r>
    </w:p>
    <w:p w14:paraId="19C1A598" w14:textId="0DCF1A0C" w:rsidR="00BB1EB1" w:rsidRPr="005D2E59" w:rsidRDefault="00BB1EB1" w:rsidP="006F59B8">
      <w:pPr>
        <w:keepNext/>
        <w:spacing w:line="360" w:lineRule="auto"/>
        <w:rPr>
          <w:rFonts w:ascii="Times New Roman" w:hAnsi="Times New Roman"/>
        </w:rPr>
      </w:pPr>
      <w:r w:rsidRPr="005D2E59">
        <w:rPr>
          <w:rFonts w:ascii="Times New Roman" w:hAnsi="Times New Roman"/>
        </w:rPr>
        <w:t>The radial stress under the</w:t>
      </w:r>
      <w:r w:rsidR="00066EFA">
        <w:rPr>
          <w:rFonts w:ascii="Times New Roman" w:hAnsi="Times New Roman"/>
        </w:rPr>
        <w:t xml:space="preserve"> plane-strain conditions (Eq. 3</w:t>
      </w:r>
      <w:r w:rsidRPr="005D2E59">
        <w:rPr>
          <w:rFonts w:ascii="Times New Roman" w:hAnsi="Times New Roman"/>
        </w:rPr>
        <w:t>) consists volumetric strain</w:t>
      </w:r>
      <w:r w:rsidR="005D2E59" w:rsidRPr="005D2E59">
        <w:rPr>
          <w:rFonts w:ascii="Times New Roman" w:hAnsi="Times New Roman"/>
        </w:rPr>
        <w:t xml:space="preserve"> (</w:t>
      </w:r>
      <w:r w:rsidR="005D2E59" w:rsidRPr="005D2E59">
        <w:rPr>
          <w:rFonts w:ascii="Times New Roman" w:hAnsi="Times New Roman"/>
          <w:position w:val="-6"/>
        </w:rPr>
        <w:object w:dxaOrig="180" w:dyaOrig="220" w14:anchorId="7E5CD1E7">
          <v:shape id="_x0000_i1157" type="#_x0000_t75" style="width:9pt;height:10.5pt" o:ole="">
            <v:imagedata r:id="rId268" o:title=""/>
          </v:shape>
          <o:OLEObject Type="Embed" ProgID="Equation.DSMT4" ShapeID="_x0000_i1157" DrawAspect="Content" ObjectID="_1726686308" r:id="rId269"/>
        </w:object>
      </w:r>
      <w:r w:rsidR="005D2E59" w:rsidRPr="005D2E59">
        <w:rPr>
          <w:rFonts w:ascii="Times New Roman" w:hAnsi="Times New Roman"/>
        </w:rPr>
        <w:t>)</w:t>
      </w:r>
      <w:r w:rsidRPr="005D2E59">
        <w:rPr>
          <w:rFonts w:ascii="Times New Roman" w:hAnsi="Times New Roman"/>
        </w:rPr>
        <w:t xml:space="preserve"> and radial strain</w:t>
      </w:r>
      <w:r w:rsidR="005D2E59" w:rsidRPr="005D2E59">
        <w:rPr>
          <w:rFonts w:ascii="Times New Roman" w:hAnsi="Times New Roman"/>
        </w:rPr>
        <w:t xml:space="preserve"> (</w:t>
      </w:r>
      <w:r w:rsidR="005D2E59" w:rsidRPr="005D2E59">
        <w:rPr>
          <w:rFonts w:ascii="Times New Roman" w:hAnsi="Times New Roman"/>
          <w:position w:val="-12"/>
        </w:rPr>
        <w:object w:dxaOrig="300" w:dyaOrig="360" w14:anchorId="7E9CD613">
          <v:shape id="_x0000_i1158" type="#_x0000_t75" style="width:15pt;height:18pt" o:ole="">
            <v:imagedata r:id="rId270" o:title=""/>
          </v:shape>
          <o:OLEObject Type="Embed" ProgID="Equation.DSMT4" ShapeID="_x0000_i1158" DrawAspect="Content" ObjectID="_1726686309" r:id="rId271"/>
        </w:object>
      </w:r>
      <w:r w:rsidR="005D2E59" w:rsidRPr="005D2E59">
        <w:rPr>
          <w:rFonts w:ascii="Times New Roman" w:hAnsi="Times New Roman"/>
        </w:rPr>
        <w:t xml:space="preserve">). Both of them can be obtained through the radial </w:t>
      </w:r>
      <w:proofErr w:type="gramStart"/>
      <w:r w:rsidR="005D2E59" w:rsidRPr="005D2E59">
        <w:rPr>
          <w:rFonts w:ascii="Times New Roman" w:hAnsi="Times New Roman"/>
        </w:rPr>
        <w:t xml:space="preserve">displacement </w:t>
      </w:r>
      <w:proofErr w:type="gramEnd"/>
      <w:r w:rsidR="00511C6E" w:rsidRPr="005D2E59">
        <w:rPr>
          <w:rFonts w:ascii="Times New Roman" w:hAnsi="Times New Roman"/>
          <w:position w:val="-12"/>
        </w:rPr>
        <w:object w:dxaOrig="320" w:dyaOrig="360" w14:anchorId="700083C3">
          <v:shape id="_x0000_i1159" type="#_x0000_t75" style="width:16.5pt;height:18pt" o:ole="">
            <v:imagedata r:id="rId272" o:title=""/>
          </v:shape>
          <o:OLEObject Type="Embed" ProgID="Equation.DSMT4" ShapeID="_x0000_i1159" DrawAspect="Content" ObjectID="_1726686310" r:id="rId273"/>
        </w:object>
      </w:r>
      <w:r w:rsidR="005D2E59" w:rsidRPr="005D2E59">
        <w:rPr>
          <w:rFonts w:ascii="Times New Roman" w:hAnsi="Times New Roman"/>
        </w:rPr>
        <w:t>, which is integrated by the Eq. (15)</w:t>
      </w:r>
      <w:r w:rsidR="005D2E59">
        <w:rPr>
          <w:rFonts w:ascii="Times New Roman" w:hAnsi="Times New Roman"/>
        </w:rPr>
        <w:t xml:space="preserve">. Thus, the radial stress can be expressed in </w:t>
      </w:r>
      <w:r w:rsidR="00441026">
        <w:rPr>
          <w:rFonts w:ascii="Times New Roman" w:hAnsi="Times New Roman"/>
        </w:rPr>
        <w:t>Laplace</w:t>
      </w:r>
      <w:r w:rsidR="005D2E59">
        <w:rPr>
          <w:rFonts w:ascii="Times New Roman" w:hAnsi="Times New Roman"/>
        </w:rPr>
        <w:t xml:space="preserve"> domain as</w:t>
      </w:r>
    </w:p>
    <w:p w14:paraId="544D329C" w14:textId="095D6E89"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sidR="00A93EF4">
        <w:rPr>
          <w:rFonts w:ascii="Times New Roman" w:hAnsi="Times New Roman"/>
          <w:noProof/>
        </w:rPr>
        <w:t xml:space="preserve">   </w:t>
      </w:r>
      <w:r>
        <w:rPr>
          <w:rFonts w:ascii="Times New Roman" w:hAnsi="Times New Roman"/>
          <w:noProof/>
        </w:rPr>
        <w:t xml:space="preserve">    </w:t>
      </w:r>
      <w:r w:rsidR="00B9314C">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60" type="#_x0000_t75" alt="" style="width:199.5pt;height:19.5pt;mso-width-percent:0;mso-height-percent:0;mso-width-percent:0;mso-height-percent:0" o:ole="">
            <v:imagedata r:id="rId274" o:title=""/>
          </v:shape>
          <o:OLEObject Type="Embed" ProgID="Equation.DSMT4" ShapeID="_x0000_i1160" DrawAspect="Content" ObjectID="_1726686311" r:id="rId275"/>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2A0325">
        <w:rPr>
          <w:rFonts w:ascii="Times New Roman" w:hAnsi="Times New Roman"/>
        </w:rPr>
        <w:t xml:space="preserve">  (</w:t>
      </w:r>
      <w:r w:rsidR="003E4A6C">
        <w:rPr>
          <w:rFonts w:ascii="Times New Roman" w:hAnsi="Times New Roman"/>
        </w:rPr>
        <w:t>31</w:t>
      </w:r>
      <w:r w:rsidR="00B907B3">
        <w:rPr>
          <w:rFonts w:ascii="Times New Roman" w:hAnsi="Times New Roman" w:hint="eastAsia"/>
        </w:rPr>
        <w:t>)</w:t>
      </w:r>
    </w:p>
    <w:p w14:paraId="17374C12" w14:textId="77777777" w:rsidR="009D1414" w:rsidRDefault="00066EFA"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Pr>
          <w:rFonts w:ascii="Times New Roman" w:hAnsi="Times New Roman"/>
        </w:rPr>
        <w:t xml:space="preserve"> the trace of strain tensor in Laplace domain is</w:t>
      </w:r>
      <w:r w:rsidR="00A26F68" w:rsidRPr="00E16FDC">
        <w:rPr>
          <w:rFonts w:ascii="Times New Roman" w:hAnsi="Times New Roman"/>
        </w:rPr>
        <w:t xml:space="preserve"> </w:t>
      </w:r>
    </w:p>
    <w:p w14:paraId="5E438BB1" w14:textId="23567480" w:rsidR="009D1414" w:rsidRDefault="009D1414" w:rsidP="009D1414">
      <w:pPr>
        <w:keepNext/>
        <w:jc w:val="center"/>
        <w:rPr>
          <w:rFonts w:ascii="Times New Roman" w:hAnsi="Times New Roman"/>
        </w:rPr>
      </w:pPr>
      <w:r>
        <w:rPr>
          <w:rFonts w:ascii="Times New Roman" w:hAnsi="Times New Roman"/>
          <w:noProof/>
        </w:rPr>
        <w:t xml:space="preserve">                               </w:t>
      </w:r>
      <w:commentRangeStart w:id="34"/>
      <w:commentRangeStart w:id="35"/>
      <w:r w:rsidR="0090156F" w:rsidRPr="00E16FDC">
        <w:rPr>
          <w:rFonts w:ascii="Times New Roman" w:hAnsi="Times New Roman"/>
          <w:noProof/>
          <w:position w:val="-24"/>
        </w:rPr>
        <w:object w:dxaOrig="2340" w:dyaOrig="680" w14:anchorId="783F16D6">
          <v:shape id="_x0000_i1161" type="#_x0000_t75" alt="" style="width:118.5pt;height:34.5pt;mso-width-percent:0;mso-height-percent:0;mso-width-percent:0;mso-height-percent:0" o:ole="">
            <v:imagedata r:id="rId276" o:title=""/>
          </v:shape>
          <o:OLEObject Type="Embed" ProgID="Equation.DSMT4" ShapeID="_x0000_i1161" DrawAspect="Content" ObjectID="_1726686312" r:id="rId277"/>
        </w:object>
      </w:r>
      <w:commentRangeEnd w:id="34"/>
      <w:r w:rsidR="00FF6D31">
        <w:rPr>
          <w:rStyle w:val="CommentReference"/>
        </w:rPr>
        <w:commentReference w:id="34"/>
      </w:r>
      <w:commentRangeEnd w:id="35"/>
      <w:r w:rsidR="006E4334">
        <w:rPr>
          <w:rStyle w:val="CommentReference"/>
        </w:rPr>
        <w:commentReference w:id="35"/>
      </w:r>
      <w:r w:rsidR="00A26F68" w:rsidRPr="00E16FDC">
        <w:rPr>
          <w:rFonts w:ascii="Times New Roman" w:hAnsi="Times New Roman"/>
        </w:rPr>
        <w:t xml:space="preserve"> </w:t>
      </w:r>
      <w:r>
        <w:rPr>
          <w:rFonts w:ascii="Times New Roman" w:hAnsi="Times New Roman"/>
        </w:rPr>
        <w:t>,                                                                                       (32)</w:t>
      </w:r>
    </w:p>
    <w:p w14:paraId="5883181E" w14:textId="77777777" w:rsidR="009D1414" w:rsidRDefault="00A26F68" w:rsidP="00A26F68">
      <w:pPr>
        <w:keepNext/>
        <w:rPr>
          <w:rFonts w:ascii="Times New Roman" w:hAnsi="Times New Roman"/>
        </w:rPr>
      </w:pPr>
      <w:r w:rsidRPr="00E16FDC">
        <w:rPr>
          <w:rFonts w:ascii="Times New Roman" w:hAnsi="Times New Roman"/>
        </w:rPr>
        <w:t>and</w:t>
      </w:r>
      <w:r w:rsidR="00066EFA">
        <w:rPr>
          <w:rFonts w:ascii="Times New Roman" w:hAnsi="Times New Roman"/>
        </w:rPr>
        <w:t xml:space="preserve"> radial strain </w:t>
      </w:r>
      <w:r w:rsidR="00511C6E">
        <w:rPr>
          <w:rFonts w:ascii="Times New Roman" w:hAnsi="Times New Roman"/>
        </w:rPr>
        <w:t>is</w:t>
      </w:r>
    </w:p>
    <w:p w14:paraId="309B65F0" w14:textId="6A72063D" w:rsidR="00A26F68" w:rsidRPr="00E16FDC" w:rsidRDefault="009D1414" w:rsidP="009D1414">
      <w:pPr>
        <w:keepNext/>
        <w:jc w:val="center"/>
        <w:rPr>
          <w:rFonts w:ascii="Times New Roman" w:hAnsi="Times New Roman"/>
        </w:rPr>
      </w:pPr>
      <w:r>
        <w:rPr>
          <w:rFonts w:ascii="Times New Roman" w:hAnsi="Times New Roman"/>
          <w:noProof/>
        </w:rPr>
        <w:t xml:space="preserve">                                    </w:t>
      </w:r>
      <w:r w:rsidR="0090156F" w:rsidRPr="00E16FDC">
        <w:rPr>
          <w:rFonts w:ascii="Times New Roman" w:hAnsi="Times New Roman"/>
          <w:noProof/>
          <w:position w:val="-24"/>
        </w:rPr>
        <w:object w:dxaOrig="999" w:dyaOrig="680" w14:anchorId="6ACF1E0D">
          <v:shape id="_x0000_i1162" type="#_x0000_t75" alt="" style="width:52.5pt;height:34.5pt;mso-width-percent:0;mso-height-percent:0;mso-width-percent:0;mso-height-percent:0" o:ole="">
            <v:imagedata r:id="rId278" o:title=""/>
          </v:shape>
          <o:OLEObject Type="Embed" ProgID="Equation.DSMT4" ShapeID="_x0000_i1162" DrawAspect="Content" ObjectID="_1726686313" r:id="rId279"/>
        </w:object>
      </w:r>
      <w:r w:rsidR="007A4899">
        <w:rPr>
          <w:rFonts w:ascii="Times New Roman" w:hAnsi="Times New Roman"/>
          <w:noProof/>
        </w:rPr>
        <w:t>.</w:t>
      </w:r>
      <w:r>
        <w:rPr>
          <w:rFonts w:ascii="Times New Roman" w:hAnsi="Times New Roman"/>
          <w:noProof/>
        </w:rPr>
        <w:t xml:space="preserve">                                                                                                           (33)</w:t>
      </w:r>
    </w:p>
    <w:p w14:paraId="2A5470D1" w14:textId="77777777" w:rsidR="002A5294"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proofErr w:type="gramStart"/>
      <w:r w:rsidR="00315D9C" w:rsidRPr="00E16FDC">
        <w:rPr>
          <w:rFonts w:ascii="Times New Roman" w:hAnsi="Times New Roman"/>
        </w:rPr>
        <w:t>unknowns</w:t>
      </w:r>
      <w:r w:rsidR="00066EFA">
        <w:rPr>
          <w:rFonts w:ascii="Times New Roman" w:hAnsi="Times New Roman"/>
        </w:rPr>
        <w:t xml:space="preserve"> </w:t>
      </w:r>
      <w:proofErr w:type="gramEnd"/>
      <w:r w:rsidR="00066EFA" w:rsidRPr="00E16FDC">
        <w:rPr>
          <w:rFonts w:ascii="Times New Roman" w:hAnsi="Times New Roman"/>
          <w:noProof/>
          <w:position w:val="-12"/>
        </w:rPr>
        <w:object w:dxaOrig="499" w:dyaOrig="360" w14:anchorId="53CACC22">
          <v:shape id="_x0000_i1163" type="#_x0000_t75" alt="" style="width:24pt;height:18pt" o:ole="">
            <v:imagedata r:id="rId280" o:title=""/>
          </v:shape>
          <o:OLEObject Type="Embed" ProgID="Equation.DSMT4" ShapeID="_x0000_i1163" DrawAspect="Content" ObjectID="_1726686314" r:id="rId281"/>
        </w:object>
      </w:r>
      <w:r w:rsidR="00066EFA">
        <w:rPr>
          <w:rFonts w:ascii="Times New Roman" w:hAnsi="Times New Roman"/>
          <w:noProof/>
        </w:rPr>
        <w:t xml:space="preserve">, </w:t>
      </w:r>
      <w:r w:rsidR="00066EFA" w:rsidRPr="00E16FDC">
        <w:rPr>
          <w:rFonts w:ascii="Times New Roman" w:hAnsi="Times New Roman"/>
          <w:noProof/>
          <w:position w:val="-12"/>
        </w:rPr>
        <w:object w:dxaOrig="520" w:dyaOrig="360" w14:anchorId="3911F01C">
          <v:shape id="_x0000_i1164" type="#_x0000_t75" alt="" style="width:25.5pt;height:18pt" o:ole="">
            <v:imagedata r:id="rId282" o:title=""/>
          </v:shape>
          <o:OLEObject Type="Embed" ProgID="Equation.DSMT4" ShapeID="_x0000_i1164" DrawAspect="Content" ObjectID="_1726686315" r:id="rId283"/>
        </w:object>
      </w:r>
      <w:r w:rsidR="00634224">
        <w:rPr>
          <w:rFonts w:ascii="Times New Roman" w:hAnsi="Times New Roman"/>
        </w:rPr>
        <w:t xml:space="preserve">, and </w:t>
      </w:r>
      <w:r w:rsidR="00634224" w:rsidRPr="00634224">
        <w:rPr>
          <w:rFonts w:ascii="Times New Roman" w:hAnsi="Times New Roman"/>
          <w:noProof/>
          <w:position w:val="-10"/>
        </w:rPr>
        <w:object w:dxaOrig="520" w:dyaOrig="320" w14:anchorId="7B715F5F">
          <v:shape id="_x0000_i1165" type="#_x0000_t75" alt="" style="width:20.25pt;height:15pt" o:ole="">
            <v:imagedata r:id="rId256" o:title=""/>
          </v:shape>
          <o:OLEObject Type="Embed" ProgID="Equation.DSMT4" ShapeID="_x0000_i1165" DrawAspect="Content" ObjectID="_1726686316" r:id="rId284"/>
        </w:object>
      </w:r>
      <w:r w:rsidR="00634224">
        <w:rPr>
          <w:rFonts w:ascii="Times New Roman" w:hAnsi="Times New Roman"/>
          <w:noProof/>
        </w:rPr>
        <w:t xml:space="preserve"> </w:t>
      </w:r>
      <w:r w:rsidR="008F16C2" w:rsidRPr="00E16FDC">
        <w:rPr>
          <w:rFonts w:ascii="Times New Roman" w:hAnsi="Times New Roman"/>
        </w:rPr>
        <w:t>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66" type="#_x0000_t75" alt="" style="width:24pt;height:18pt;mso-width-percent:0;mso-height-percent:0;mso-width-percent:0;mso-height-percent:0" o:ole="">
            <v:imagedata r:id="rId285" o:title=""/>
          </v:shape>
          <o:OLEObject Type="Embed" ProgID="Equation.DSMT4" ShapeID="_x0000_i1166" DrawAspect="Content" ObjectID="_1726686317" r:id="rId286"/>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67" type="#_x0000_t75" alt="" style="width:25.5pt;height:18pt;mso-width-percent:0;mso-height-percent:0;mso-width-percent:0;mso-height-percent:0" o:ole="">
            <v:imagedata r:id="rId287" o:title=""/>
          </v:shape>
          <o:OLEObject Type="Embed" ProgID="Equation.DSMT4" ShapeID="_x0000_i1167" DrawAspect="Content" ObjectID="_1726686318" r:id="rId288"/>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066EFA">
        <w:rPr>
          <w:rFonts w:ascii="Times New Roman" w:hAnsi="Times New Roman"/>
        </w:rPr>
        <w:t>kind. The third unknown</w:t>
      </w:r>
      <w:proofErr w:type="gramStart"/>
      <w:r w:rsidR="00066EFA">
        <w:rPr>
          <w:rFonts w:ascii="Times New Roman" w:hAnsi="Times New Roman"/>
        </w:rPr>
        <w:t xml:space="preserve">, </w:t>
      </w:r>
      <w:proofErr w:type="gramEnd"/>
      <w:r w:rsidR="00634224" w:rsidRPr="00634224">
        <w:rPr>
          <w:rFonts w:ascii="Times New Roman" w:hAnsi="Times New Roman"/>
          <w:noProof/>
          <w:position w:val="-10"/>
        </w:rPr>
        <w:object w:dxaOrig="520" w:dyaOrig="320" w14:anchorId="59A6DED6">
          <v:shape id="_x0000_i1168" type="#_x0000_t75" alt="" style="width:20.25pt;height:15pt" o:ole="">
            <v:imagedata r:id="rId256" o:title=""/>
          </v:shape>
          <o:OLEObject Type="Embed" ProgID="Equation.DSMT4" ShapeID="_x0000_i1168" DrawAspect="Content" ObjectID="_1726686319" r:id="rId289"/>
        </w:object>
      </w:r>
      <w:r w:rsidR="00066EFA">
        <w:rPr>
          <w:rFonts w:ascii="Times New Roman" w:hAnsi="Times New Roman"/>
          <w:noProof/>
        </w:rPr>
        <w:t>,</w:t>
      </w:r>
      <w:r w:rsidR="00634224">
        <w:rPr>
          <w:rFonts w:ascii="Times New Roman" w:hAnsi="Times New Roman"/>
          <w:noProof/>
        </w:rPr>
        <w:t xml:space="preserve"> </w: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2A0325">
        <w:rPr>
          <w:rFonts w:ascii="Times New Roman" w:hAnsi="Times New Roman"/>
        </w:rPr>
        <w:t>2</w:t>
      </w:r>
      <w:r w:rsidR="003E4A6C">
        <w:rPr>
          <w:rFonts w:ascii="Times New Roman" w:hAnsi="Times New Roman"/>
        </w:rPr>
        <w:t>7</w:t>
      </w:r>
      <w:r w:rsidR="00D64C8B">
        <w:rPr>
          <w:rFonts w:ascii="Times New Roman" w:hAnsi="Times New Roman"/>
        </w:rPr>
        <w:t>)</w:t>
      </w:r>
      <w:r w:rsidR="007002A1">
        <w:rPr>
          <w:rFonts w:ascii="Times New Roman" w:hAnsi="Times New Roman"/>
        </w:rPr>
        <w:t xml:space="preserve">.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 xml:space="preserve">and </w:t>
      </w:r>
      <w:r w:rsidR="00634224">
        <w:rPr>
          <w:rFonts w:ascii="Times New Roman" w:hAnsi="Times New Roman"/>
        </w:rPr>
        <w:t>radia</w:t>
      </w:r>
      <w:r w:rsidR="001B2C00">
        <w:rPr>
          <w:rFonts w:ascii="Times New Roman" w:hAnsi="Times New Roman"/>
        </w:rPr>
        <w:t xml:space="preserve">l stress, </w:t>
      </w:r>
      <w:r w:rsidR="00EA4A69" w:rsidRPr="00E16FDC">
        <w:rPr>
          <w:rFonts w:ascii="Times New Roman" w:hAnsi="Times New Roman"/>
        </w:rPr>
        <w:t>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 xml:space="preserve">tions for these three </w:t>
      </w:r>
      <w:commentRangeStart w:id="36"/>
      <w:commentRangeStart w:id="37"/>
      <w:r w:rsidR="007A4899">
        <w:rPr>
          <w:rFonts w:ascii="Times New Roman" w:hAnsi="Times New Roman"/>
        </w:rPr>
        <w:t>unknowns</w:t>
      </w:r>
      <w:commentRangeEnd w:id="36"/>
      <w:r w:rsidR="00FF6D31">
        <w:rPr>
          <w:rStyle w:val="CommentReference"/>
        </w:rPr>
        <w:commentReference w:id="36"/>
      </w:r>
      <w:commentRangeEnd w:id="37"/>
      <w:r w:rsidR="00634224">
        <w:rPr>
          <w:rStyle w:val="CommentReference"/>
        </w:rPr>
        <w:commentReference w:id="37"/>
      </w:r>
      <w:r w:rsidR="002A5294">
        <w:rPr>
          <w:rFonts w:ascii="Times New Roman" w:hAnsi="Times New Roman"/>
        </w:rPr>
        <w:t xml:space="preserve"> </w:t>
      </w:r>
      <w:r w:rsidR="007A4899">
        <w:rPr>
          <w:rFonts w:ascii="Times New Roman" w:hAnsi="Times New Roman"/>
        </w:rPr>
        <w:t xml:space="preserve">  </w:t>
      </w:r>
      <w:r w:rsidR="00EA4A69" w:rsidRPr="00E16FDC">
        <w:rPr>
          <w:rFonts w:ascii="Times New Roman" w:hAnsi="Times New Roman"/>
        </w:rPr>
        <w:t xml:space="preserve"> </w:t>
      </w:r>
    </w:p>
    <w:p w14:paraId="35E7B8D8" w14:textId="66BAE972" w:rsidR="00B907B3" w:rsidRDefault="002A5294" w:rsidP="00B27921">
      <w:pPr>
        <w:spacing w:line="360" w:lineRule="auto"/>
        <w:jc w:val="both"/>
        <w:rPr>
          <w:rFonts w:ascii="Times New Roman" w:hAnsi="Times New Roman"/>
        </w:rPr>
      </w:pPr>
      <w:r w:rsidRPr="008F008B">
        <w:rPr>
          <w:rFonts w:ascii="Times New Roman" w:hAnsi="Times New Roman"/>
          <w:noProof/>
          <w:position w:val="-50"/>
        </w:rPr>
        <w:object w:dxaOrig="8020" w:dyaOrig="1120" w14:anchorId="57A75BA8">
          <v:shape id="_x0000_i1169" type="#_x0000_t75" alt="" style="width:402pt;height:57.75pt" o:ole="">
            <v:imagedata r:id="rId290" o:title=""/>
          </v:shape>
          <o:OLEObject Type="Embed" ProgID="Equation.DSMT4" ShapeID="_x0000_i1169" DrawAspect="Content" ObjectID="_1726686320" r:id="rId291"/>
        </w:objec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7A4899">
        <w:rPr>
          <w:rFonts w:ascii="Times New Roman" w:hAnsi="Times New Roman"/>
        </w:rPr>
        <w:t xml:space="preserve"> </w:t>
      </w:r>
      <w:r w:rsidR="00E73BBF">
        <w:rPr>
          <w:rFonts w:ascii="Times New Roman" w:hAnsi="Times New Roman"/>
        </w:rPr>
        <w:t xml:space="preserve">   </w:t>
      </w:r>
      <w:r w:rsidR="007A4899">
        <w:rPr>
          <w:rFonts w:ascii="Times New Roman" w:hAnsi="Times New Roman"/>
        </w:rPr>
        <w:t xml:space="preserve">   </w:t>
      </w:r>
      <w:r w:rsidR="009D1414">
        <w:rPr>
          <w:rFonts w:ascii="Times New Roman" w:hAnsi="Times New Roman"/>
        </w:rPr>
        <w:t xml:space="preserve"> </w:t>
      </w:r>
      <w:r w:rsidR="00B907B3" w:rsidRPr="00B907B3">
        <w:rPr>
          <w:rFonts w:ascii="Times New Roman" w:hAnsi="Times New Roman"/>
        </w:rPr>
        <w:t>（</w:t>
      </w:r>
      <w:r w:rsidR="003E4A6C">
        <w:rPr>
          <w:rFonts w:ascii="Times New Roman" w:hAnsi="Times New Roman"/>
        </w:rPr>
        <w:t>3</w:t>
      </w:r>
      <w:r w:rsidR="009D1414">
        <w:rPr>
          <w:rFonts w:ascii="Times New Roman" w:hAnsi="Times New Roman"/>
        </w:rPr>
        <w:t>4</w:t>
      </w:r>
      <w:r w:rsidR="00B907B3" w:rsidRPr="00B907B3">
        <w:rPr>
          <w:rFonts w:ascii="Times New Roman" w:hAnsi="Times New Roman"/>
        </w:rPr>
        <w:t>）</w:t>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5989F603" w14:textId="0BC22983" w:rsidR="00EA4A69" w:rsidRDefault="0090156F" w:rsidP="003E4A6C">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70" type="#_x0000_t75" alt="" style="width:324.75pt;height:37.5pt;mso-width-percent:0;mso-height-percent:0;mso-width-percent:0;mso-height-percent:0" o:ole="">
            <v:imagedata r:id="rId292" o:title=""/>
          </v:shape>
          <o:OLEObject Type="Embed" ProgID="Equation.DSMT4" ShapeID="_x0000_i1170" DrawAspect="Content" ObjectID="_1726686321" r:id="rId293"/>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71" type="#_x0000_t75" alt="" style="width:330pt;height:37.5pt;mso-width-percent:0;mso-height-percent:0;mso-width-percent:0;mso-height-percent:0" o:ole="">
            <v:imagedata r:id="rId294" o:title=""/>
          </v:shape>
          <o:OLEObject Type="Embed" ProgID="Equation.DSMT4" ShapeID="_x0000_i1171" DrawAspect="Content" ObjectID="_1726686322" r:id="rId295"/>
        </w:object>
      </w:r>
      <w:r w:rsidR="007A4899">
        <w:rPr>
          <w:rFonts w:ascii="Times New Roman" w:hAnsi="Times New Roman"/>
          <w:noProof/>
        </w:rPr>
        <w:t>,</w:t>
      </w:r>
      <w:r w:rsidRPr="00856D6E">
        <w:rPr>
          <w:rFonts w:ascii="Times New Roman" w:hAnsi="Times New Roman"/>
          <w:noProof/>
          <w:position w:val="-36"/>
        </w:rPr>
        <w:object w:dxaOrig="7000" w:dyaOrig="840" w14:anchorId="6A9B4A5F">
          <v:shape id="_x0000_i1172" type="#_x0000_t75" alt="" style="width:350.25pt;height:42pt;mso-width-percent:0;mso-height-percent:0;mso-width-percent:0;mso-height-percent:0" o:ole="">
            <v:imagedata r:id="rId296" o:title=""/>
          </v:shape>
          <o:OLEObject Type="Embed" ProgID="Equation.DSMT4" ShapeID="_x0000_i1172" DrawAspect="Content" ObjectID="_1726686323" r:id="rId297"/>
        </w:object>
      </w:r>
      <w:r w:rsidR="007A4899">
        <w:rPr>
          <w:rFonts w:ascii="Times New Roman" w:hAnsi="Times New Roman"/>
          <w:noProof/>
        </w:rPr>
        <w:t>,</w:t>
      </w:r>
      <w:r w:rsidRPr="004C4816">
        <w:rPr>
          <w:rFonts w:ascii="Times New Roman" w:hAnsi="Times New Roman"/>
          <w:noProof/>
          <w:position w:val="-12"/>
        </w:rPr>
        <w:object w:dxaOrig="1760" w:dyaOrig="360" w14:anchorId="01C58D22">
          <v:shape id="_x0000_i1173" type="#_x0000_t75" alt="" style="width:85.5pt;height:18pt;mso-width-percent:0;mso-height-percent:0;mso-width-percent:0;mso-height-percent:0" o:ole="">
            <v:imagedata r:id="rId298" o:title=""/>
          </v:shape>
          <o:OLEObject Type="Embed" ProgID="Equation.DSMT4" ShapeID="_x0000_i1173" DrawAspect="Content" ObjectID="_1726686324" r:id="rId299"/>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74" type="#_x0000_t75" alt="" style="width:139.5pt;height:30pt;mso-width-percent:0;mso-height-percent:0;mso-width-percent:0;mso-height-percent:0" o:ole="">
            <v:imagedata r:id="rId300" o:title=""/>
          </v:shape>
          <o:OLEObject Type="Embed" ProgID="Equation.DSMT4" ShapeID="_x0000_i1174" DrawAspect="Content" ObjectID="_1726686325" r:id="rId301"/>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75" type="#_x0000_t75" alt="" style="width:145.5pt;height:30pt;mso-width-percent:0;mso-height-percent:0;mso-width-percent:0;mso-height-percent:0" o:ole="">
            <v:imagedata r:id="rId302" o:title=""/>
          </v:shape>
          <o:OLEObject Type="Embed" ProgID="Equation.DSMT4" ShapeID="_x0000_i1175" DrawAspect="Content" ObjectID="_1726686326" r:id="rId303"/>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76" type="#_x0000_t75" alt="" style="width:102pt;height:30pt;mso-width-percent:0;mso-height-percent:0;mso-width-percent:0;mso-height-percent:0" o:ole="">
            <v:imagedata r:id="rId304" o:title=""/>
          </v:shape>
          <o:OLEObject Type="Embed" ProgID="Equation.DSMT4" ShapeID="_x0000_i1176" DrawAspect="Content" ObjectID="_1726686327" r:id="rId305"/>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77" type="#_x0000_t75" alt="" style="width:116.25pt;height:30pt;mso-width-percent:0;mso-height-percent:0;mso-width-percent:0;mso-height-percent:0" o:ole="">
            <v:imagedata r:id="rId306" o:title=""/>
          </v:shape>
          <o:OLEObject Type="Embed" ProgID="Equation.DSMT4" ShapeID="_x0000_i1177" DrawAspect="Content" ObjectID="_1726686328" r:id="rId307"/>
        </w:object>
      </w:r>
      <w:r w:rsidR="007A4899">
        <w:rPr>
          <w:rFonts w:ascii="Times New Roman" w:hAnsi="Times New Roman"/>
          <w:noProof/>
        </w:rPr>
        <w:t>.</w:t>
      </w:r>
    </w:p>
    <w:p w14:paraId="3422B66B" w14:textId="23C007E9"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w:t>
      </w:r>
      <w:ins w:id="38" w:author="Bunger, Andrew P" w:date="2022-09-29T10:39:00Z">
        <w:r w:rsidR="00965FF7">
          <w:rPr>
            <w:rFonts w:ascii="Times New Roman" w:hAnsi="Times New Roman"/>
          </w:rPr>
          <w:t>,</w:t>
        </w:r>
      </w:ins>
      <w:r w:rsidR="00E4454B">
        <w:rPr>
          <w:rFonts w:ascii="Times New Roman" w:hAnsi="Times New Roman"/>
        </w:rPr>
        <w:t xml:space="preserve"> when</w:t>
      </w:r>
      <w:r w:rsidR="00EA4A69" w:rsidRPr="00E16FDC">
        <w:rPr>
          <w:rFonts w:ascii="Times New Roman" w:hAnsi="Times New Roman"/>
        </w:rPr>
        <w:t xml:space="preserve"> given a value</w:t>
      </w:r>
      <w:r w:rsidR="00066EFA">
        <w:rPr>
          <w:rFonts w:ascii="Times New Roman" w:hAnsi="Times New Roman"/>
        </w:rPr>
        <w:t xml:space="preserve"> of </w:t>
      </w:r>
      <w:r w:rsidR="00066EFA" w:rsidRPr="00066EFA">
        <w:rPr>
          <w:rFonts w:ascii="Times New Roman" w:hAnsi="Times New Roman"/>
          <w:position w:val="-6"/>
        </w:rPr>
        <w:object w:dxaOrig="180" w:dyaOrig="220" w14:anchorId="18CAC20D">
          <v:shape id="_x0000_i1178" type="#_x0000_t75" style="width:9pt;height:10.5pt" o:ole="">
            <v:imagedata r:id="rId308" o:title=""/>
          </v:shape>
          <o:OLEObject Type="Embed" ProgID="Equation.DSMT4" ShapeID="_x0000_i1178" DrawAspect="Content" ObjectID="_1726686329" r:id="rId309"/>
        </w:object>
      </w:r>
      <w:r w:rsidR="00EA4A69" w:rsidRPr="00E16FDC">
        <w:rPr>
          <w:rFonts w:ascii="Times New Roman" w:hAnsi="Times New Roman"/>
        </w:rPr>
        <w:t>, the</w:t>
      </w:r>
      <w:r w:rsidR="00634224">
        <w:rPr>
          <w:rFonts w:ascii="Times New Roman" w:hAnsi="Times New Roman"/>
        </w:rPr>
        <w:t xml:space="preserve"> three unknowns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xml:space="preserve">, which has been </w:t>
      </w:r>
      <w:del w:id="39" w:author="Bunger, Andrew P" w:date="2022-09-29T10:39:00Z">
        <w:r w:rsidR="00EA4A69" w:rsidRPr="00E16FDC" w:rsidDel="00610923">
          <w:rPr>
            <w:rFonts w:ascii="Times New Roman" w:hAnsi="Times New Roman"/>
          </w:rPr>
          <w:delText xml:space="preserve">proved </w:delText>
        </w:r>
      </w:del>
      <w:ins w:id="40" w:author="Bunger, Andrew P" w:date="2022-09-29T10:39:00Z">
        <w:r w:rsidR="00610923">
          <w:rPr>
            <w:rFonts w:ascii="Times New Roman" w:hAnsi="Times New Roman"/>
          </w:rPr>
          <w:t xml:space="preserve">shown </w:t>
        </w:r>
      </w:ins>
      <w:r w:rsidR="00EA4A69" w:rsidRPr="00E16FDC">
        <w:rPr>
          <w:rFonts w:ascii="Times New Roman" w:hAnsi="Times New Roman"/>
        </w:rPr>
        <w:t>to be efficient in poroelastic problems</w:t>
      </w:r>
      <w:r w:rsidR="00E4454B">
        <w:rPr>
          <w:rFonts w:ascii="Times New Roman" w:hAnsi="Times New Roman"/>
        </w:rPr>
        <w:t xml:space="preserve">, </w:t>
      </w:r>
      <w:r w:rsidR="001F6E5E">
        <w:rPr>
          <w:rFonts w:ascii="Times New Roman" w:hAnsi="Times New Roman"/>
        </w:rPr>
        <w:t>and its</w:t>
      </w:r>
      <w:r w:rsidR="000E5BEC">
        <w:rPr>
          <w:rFonts w:ascii="Times New Roman" w:hAnsi="Times New Roman"/>
        </w:rPr>
        <w:t xml:space="preserve"> details are </w:t>
      </w:r>
      <w:del w:id="41" w:author="Bunger, Andrew P" w:date="2022-09-29T10:40:00Z">
        <w:r w:rsidR="000E5BEC" w:rsidDel="00E535B9">
          <w:rPr>
            <w:rFonts w:ascii="Times New Roman" w:hAnsi="Times New Roman"/>
          </w:rPr>
          <w:delText xml:space="preserve">shown </w:delText>
        </w:r>
      </w:del>
      <w:ins w:id="42" w:author="Bunger, Andrew P" w:date="2022-09-29T10:40:00Z">
        <w:r w:rsidR="00E535B9">
          <w:rPr>
            <w:rFonts w:ascii="Times New Roman" w:hAnsi="Times New Roman"/>
          </w:rPr>
          <w:t xml:space="preserve">given </w:t>
        </w:r>
      </w:ins>
      <w:r w:rsidR="000E5BEC">
        <w:rPr>
          <w:rFonts w:ascii="Times New Roman" w:hAnsi="Times New Roman"/>
        </w:rPr>
        <w:t>in Appendix A</w:t>
      </w:r>
      <w:r w:rsidR="00EA4A69" w:rsidRPr="00E16FDC">
        <w:rPr>
          <w:rFonts w:ascii="Times New Roman" w:hAnsi="Times New Roman"/>
        </w:rPr>
        <w:t xml:space="preserve">. </w:t>
      </w:r>
    </w:p>
    <w:p w14:paraId="32BCFAA4" w14:textId="77777777" w:rsidR="00A26F68" w:rsidRPr="00A26F68" w:rsidRDefault="00A26F68" w:rsidP="00B07C95">
      <w:pPr>
        <w:keepNext/>
      </w:pPr>
    </w:p>
    <w:p w14:paraId="092E97E5" w14:textId="5F95DB21" w:rsidR="000719AC" w:rsidRDefault="00E73BBF" w:rsidP="000719AC">
      <w:pPr>
        <w:pStyle w:val="Paper"/>
      </w:pPr>
      <w:r>
        <w:t>4</w:t>
      </w:r>
      <w:r w:rsidR="00CA5620">
        <w:t xml:space="preserve">. </w:t>
      </w:r>
      <w:r w:rsidR="00160C48">
        <w:t xml:space="preserve">Behavior of the Model </w:t>
      </w:r>
    </w:p>
    <w:p w14:paraId="3A4DF861" w14:textId="0A6FC036" w:rsidR="000719AC" w:rsidRDefault="000719AC" w:rsidP="000719AC">
      <w:pPr>
        <w:adjustRightInd w:val="0"/>
        <w:snapToGrid w:val="0"/>
        <w:spacing w:line="360" w:lineRule="auto"/>
        <w:ind w:firstLine="720"/>
        <w:jc w:val="both"/>
        <w:rPr>
          <w:rFonts w:ascii="Times New Roman" w:hAnsi="Times New Roman"/>
        </w:rPr>
      </w:pPr>
      <w:r>
        <w:rPr>
          <w:rFonts w:ascii="Times New Roman" w:hAnsi="Times New Roman"/>
        </w:rPr>
        <w:t xml:space="preserve">This section will investigate different behaviors of the model and an example case is selected in order to have a further illustration. Based on the information provided by the literatures </w:t>
      </w:r>
      <w:r>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 </w:instrText>
      </w:r>
      <w:r w:rsidR="008B7989">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EN.CITE.DATA </w:instrText>
      </w:r>
      <w:r w:rsidR="008B7989">
        <w:rPr>
          <w:rFonts w:ascii="Times New Roman" w:hAnsi="Times New Roman"/>
        </w:rPr>
      </w:r>
      <w:r w:rsidR="008B7989">
        <w:rPr>
          <w:rFonts w:ascii="Times New Roman" w:hAnsi="Times New Roman"/>
        </w:rPr>
        <w:fldChar w:fldCharType="end"/>
      </w:r>
      <w:r>
        <w:rPr>
          <w:rFonts w:ascii="Times New Roman" w:hAnsi="Times New Roman"/>
        </w:rPr>
      </w:r>
      <w:r>
        <w:rPr>
          <w:rFonts w:ascii="Times New Roman" w:hAnsi="Times New Roman"/>
        </w:rPr>
        <w:fldChar w:fldCharType="separate"/>
      </w:r>
      <w:r w:rsidR="008B7989">
        <w:rPr>
          <w:rFonts w:ascii="Times New Roman" w:hAnsi="Times New Roman"/>
          <w:noProof/>
        </w:rPr>
        <w:t>(Addis, 1997; Santarelli et al., 1998; Snee et al., 2018; Zoback et al., 2003)</w:t>
      </w:r>
      <w:r>
        <w:rPr>
          <w:rFonts w:ascii="Times New Roman" w:hAnsi="Times New Roman"/>
        </w:rPr>
        <w:fldChar w:fldCharType="end"/>
      </w:r>
      <w:r>
        <w:rPr>
          <w:rFonts w:ascii="Times New Roman" w:hAnsi="Times New Roman"/>
        </w:rPr>
        <w:t>, this example involves all three loading modes which are determined by the boundary conditions, specifically:</w:t>
      </w:r>
    </w:p>
    <w:p w14:paraId="5C3E6473" w14:textId="1468FBD2" w:rsidR="000719AC" w:rsidRPr="00F80214" w:rsidRDefault="000719AC" w:rsidP="000719AC">
      <w:pPr>
        <w:pStyle w:val="ListParagraph"/>
        <w:numPr>
          <w:ilvl w:val="0"/>
          <w:numId w:val="2"/>
        </w:numPr>
        <w:adjustRightInd w:val="0"/>
        <w:snapToGrid w:val="0"/>
        <w:spacing w:line="360" w:lineRule="auto"/>
        <w:jc w:val="both"/>
        <w:rPr>
          <w:rFonts w:ascii="Times New Roman" w:hAnsi="Times New Roman" w:cs="Times New Roman"/>
        </w:rPr>
      </w:pPr>
      <w:r w:rsidRPr="00F80214">
        <w:rPr>
          <w:rFonts w:ascii="Times New Roman" w:hAnsi="Times New Roman" w:cs="Times New Roman"/>
        </w:rPr>
        <w:t xml:space="preserve">Mode 1: a difference between the formation and cement plug is </w:t>
      </w:r>
      <w:r w:rsidRPr="00F80214">
        <w:rPr>
          <w:rFonts w:ascii="Times New Roman" w:hAnsi="Times New Roman" w:cs="Times New Roman"/>
          <w:noProof/>
          <w:position w:val="-10"/>
        </w:rPr>
        <w:object w:dxaOrig="1359" w:dyaOrig="340" w14:anchorId="0BC84641">
          <v:shape id="_x0000_i1179" type="#_x0000_t75" alt="" style="width:69pt;height:14.25pt" o:ole="">
            <v:imagedata r:id="rId310" o:title=""/>
          </v:shape>
          <o:OLEObject Type="Embed" ProgID="Equation.DSMT4" ShapeID="_x0000_i1179" DrawAspect="Content" ObjectID="_1726686330" r:id="rId311"/>
        </w:object>
      </w:r>
      <w:r w:rsidRPr="00F80214">
        <w:rPr>
          <w:rFonts w:ascii="Times New Roman" w:hAnsi="Times New Roman" w:cs="Times New Roman"/>
          <w:noProof/>
        </w:rPr>
        <w:t>Pa</w:t>
      </w:r>
      <w:r>
        <w:rPr>
          <w:rFonts w:ascii="Times New Roman" w:hAnsi="Times New Roman" w:cs="Times New Roman"/>
          <w:noProof/>
        </w:rPr>
        <w:t>;</w:t>
      </w:r>
    </w:p>
    <w:p w14:paraId="60A066FE" w14:textId="142AE0A9"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Mode 2: a</w:t>
      </w:r>
      <w:r w:rsidRPr="00B175F8">
        <w:rPr>
          <w:rFonts w:ascii="Times New Roman" w:hAnsi="Times New Roman"/>
        </w:rPr>
        <w:t xml:space="preserve"> difference between the formation and cement is </w:t>
      </w:r>
      <w:r>
        <w:rPr>
          <w:rFonts w:ascii="Times New Roman" w:hAnsi="Times New Roman"/>
        </w:rPr>
        <w:t xml:space="preserve">taken as </w:t>
      </w:r>
      <w:r w:rsidR="00715EFC" w:rsidRPr="007A73F9">
        <w:rPr>
          <w:rFonts w:ascii="Times New Roman" w:hAnsi="Times New Roman"/>
          <w:position w:val="-6"/>
        </w:rPr>
        <w:object w:dxaOrig="859" w:dyaOrig="279" w14:anchorId="1D3BE28A">
          <v:shape id="_x0000_i1180" type="#_x0000_t75" alt="" style="width:42.75pt;height:11.25pt" o:ole="">
            <v:imagedata r:id="rId312" o:title=""/>
          </v:shape>
          <o:OLEObject Type="Embed" ProgID="Equation.DSMT4" ShapeID="_x0000_i1180" DrawAspect="Content" ObjectID="_1726686331" r:id="rId313"/>
        </w:object>
      </w:r>
      <w:r w:rsidR="00715EFC" w:rsidRPr="00715EFC">
        <w:rPr>
          <w:rFonts w:ascii="Times New Roman" w:hAnsi="Times New Roman"/>
        </w:rPr>
        <w:t xml:space="preserve"> </w:t>
      </w:r>
      <w:r w:rsidR="00715EFC">
        <w:rPr>
          <w:rFonts w:ascii="Times New Roman" w:hAnsi="Times New Roman"/>
        </w:rPr>
        <w:t>K</w:t>
      </w:r>
      <w:r w:rsidR="00715EFC" w:rsidRPr="00AB373A">
        <w:rPr>
          <w:rFonts w:ascii="Times New Roman" w:hAnsi="Times New Roman"/>
        </w:rPr>
        <w:t>elvin</w:t>
      </w:r>
      <w:r w:rsidRPr="00B175F8">
        <w:rPr>
          <w:rFonts w:ascii="Times New Roman" w:hAnsi="Times New Roman"/>
        </w:rPr>
        <w:t xml:space="preserve">; </w:t>
      </w:r>
    </w:p>
    <w:p w14:paraId="049C089A" w14:textId="79800914"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 xml:space="preserve">Mode 3: a change of </w:t>
      </w:r>
      <w:r w:rsidRPr="00B175F8">
        <w:rPr>
          <w:rFonts w:ascii="Times New Roman" w:hAnsi="Times New Roman"/>
        </w:rPr>
        <w:t xml:space="preserve">far-field isotropic stress </w:t>
      </w:r>
      <w:r>
        <w:rPr>
          <w:rFonts w:ascii="Times New Roman" w:hAnsi="Times New Roman"/>
        </w:rPr>
        <w:t xml:space="preserve">is taken as </w:t>
      </w:r>
      <w:r w:rsidRPr="007A73F9">
        <w:rPr>
          <w:rFonts w:ascii="Times New Roman" w:hAnsi="Times New Roman"/>
          <w:position w:val="-6"/>
        </w:rPr>
        <w:object w:dxaOrig="820" w:dyaOrig="320" w14:anchorId="335AB7E7">
          <v:shape id="_x0000_i1181" type="#_x0000_t75" alt="" style="width:39.75pt;height:14.25pt" o:ole="">
            <v:imagedata r:id="rId314" o:title=""/>
          </v:shape>
          <o:OLEObject Type="Embed" ProgID="Equation.DSMT4" ShapeID="_x0000_i1181" DrawAspect="Content" ObjectID="_1726686332" r:id="rId315"/>
        </w:object>
      </w:r>
      <w:r w:rsidRPr="007A73F9">
        <w:rPr>
          <w:rFonts w:ascii="Times New Roman" w:hAnsi="Times New Roman"/>
        </w:rPr>
        <w:t>Pa.</w:t>
      </w:r>
    </w:p>
    <w:p w14:paraId="6742F8A0" w14:textId="65063BD4" w:rsidR="00D27DE2" w:rsidRDefault="008B7989" w:rsidP="00BB1009">
      <w:pPr>
        <w:adjustRightInd w:val="0"/>
        <w:snapToGrid w:val="0"/>
        <w:spacing w:line="360" w:lineRule="auto"/>
        <w:ind w:firstLine="720"/>
        <w:jc w:val="both"/>
        <w:rPr>
          <w:rFonts w:ascii="Times New Roman" w:hAnsi="Times New Roman"/>
        </w:rPr>
      </w:pPr>
      <w:r>
        <w:rPr>
          <w:rFonts w:ascii="Times New Roman" w:hAnsi="Times New Roman"/>
        </w:rPr>
        <w:t xml:space="preserve">The details of the initial conditions will be introduced </w:t>
      </w:r>
      <w:r w:rsidR="002A5294">
        <w:rPr>
          <w:rFonts w:ascii="Times New Roman" w:hAnsi="Times New Roman"/>
        </w:rPr>
        <w:t xml:space="preserve">later </w:t>
      </w:r>
      <w:r>
        <w:rPr>
          <w:rFonts w:ascii="Times New Roman" w:hAnsi="Times New Roman"/>
        </w:rPr>
        <w:t xml:space="preserve">in the section 4.3 where the effective stress is discussed. The above mentioned literatures </w:t>
      </w:r>
      <w:r w:rsidR="0016626B">
        <w:rPr>
          <w:rFonts w:ascii="Times New Roman" w:hAnsi="Times New Roman"/>
        </w:rPr>
        <w:t>also inspire the other parameters to be taken as</w:t>
      </w:r>
      <w:r w:rsidR="00A95FAA">
        <w:rPr>
          <w:rFonts w:ascii="Times New Roman" w:hAnsi="Times New Roman"/>
        </w:rPr>
        <w:t xml:space="preserve"> </w:t>
      </w:r>
    </w:p>
    <w:p w14:paraId="0F490EBC" w14:textId="2CE5FD72" w:rsidR="00CE30C4" w:rsidRDefault="006C37D9" w:rsidP="005F641B">
      <w:pPr>
        <w:adjustRightInd w:val="0"/>
        <w:snapToGrid w:val="0"/>
        <w:spacing w:line="360" w:lineRule="auto"/>
        <w:jc w:val="right"/>
        <w:rPr>
          <w:noProof/>
        </w:rPr>
      </w:pPr>
      <w:r w:rsidRPr="00C5034D">
        <w:rPr>
          <w:noProof/>
          <w:position w:val="-56"/>
        </w:rPr>
        <w:object w:dxaOrig="6900" w:dyaOrig="1219" w14:anchorId="0D363C2C">
          <v:shape id="_x0000_i1182" type="#_x0000_t75" alt="" style="width:344.25pt;height:61.5pt" o:ole="">
            <v:imagedata r:id="rId316" o:title=""/>
          </v:shape>
          <o:OLEObject Type="Embed" ProgID="Equation.DSMT4" ShapeID="_x0000_i1182" DrawAspect="Content" ObjectID="_1726686333" r:id="rId317"/>
        </w:object>
      </w:r>
      <w:r w:rsidR="005F641B">
        <w:rPr>
          <w:noProof/>
        </w:rPr>
        <w:t xml:space="preserve">            </w:t>
      </w:r>
      <w:r w:rsidR="005F641B" w:rsidRPr="005F641B">
        <w:rPr>
          <w:rFonts w:ascii="Times New Roman" w:hAnsi="Times New Roman"/>
          <w:noProof/>
        </w:rPr>
        <w:t>(</w:t>
      </w:r>
      <w:r w:rsidR="003E4A6C">
        <w:rPr>
          <w:rFonts w:ascii="Times New Roman" w:hAnsi="Times New Roman"/>
          <w:noProof/>
        </w:rPr>
        <w:t>3</w:t>
      </w:r>
      <w:r w:rsidR="009D1414">
        <w:rPr>
          <w:rFonts w:ascii="Times New Roman" w:hAnsi="Times New Roman"/>
          <w:noProof/>
        </w:rPr>
        <w:t>5</w:t>
      </w:r>
      <w:r w:rsidR="005F641B" w:rsidRPr="005F641B">
        <w:rPr>
          <w:rFonts w:ascii="Times New Roman" w:hAnsi="Times New Roman"/>
          <w:noProof/>
        </w:rPr>
        <w:t>)</w: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729EA45A"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w:t>
      </w:r>
      <w:r w:rsidR="00160C48">
        <w:rPr>
          <w:rFonts w:ascii="Times New Roman" w:hAnsi="Times New Roman"/>
        </w:rPr>
        <w:t xml:space="preserve"> (</w:t>
      </w:r>
      <w:r w:rsidR="006C37D9" w:rsidRPr="00160C48">
        <w:rPr>
          <w:rFonts w:ascii="Times New Roman" w:hAnsi="Times New Roman"/>
          <w:position w:val="-10"/>
        </w:rPr>
        <w:object w:dxaOrig="240" w:dyaOrig="260" w14:anchorId="3E7EA76F">
          <v:shape id="_x0000_i1183" type="#_x0000_t75" style="width:11.25pt;height:12.75pt" o:ole="">
            <v:imagedata r:id="rId318" o:title=""/>
          </v:shape>
          <o:OLEObject Type="Embed" ProgID="Equation.DSMT4" ShapeID="_x0000_i1183" DrawAspect="Content" ObjectID="_1726686334" r:id="rId319"/>
        </w:object>
      </w:r>
      <w:r w:rsidR="00160C48">
        <w:rPr>
          <w:rFonts w:ascii="Times New Roman" w:hAnsi="Times New Roman"/>
        </w:rPr>
        <w:t>)</w:t>
      </w:r>
      <w:r w:rsidR="00561D1D" w:rsidRPr="0013783D">
        <w:rPr>
          <w:rFonts w:ascii="Times New Roman" w:hAnsi="Times New Roman"/>
        </w:rPr>
        <w:t xml:space="preserv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w:t>
      </w:r>
      <w:r w:rsidR="00CE30C4">
        <w:rPr>
          <w:rFonts w:ascii="Times New Roman" w:hAnsi="Times New Roman"/>
        </w:rPr>
        <w:lastRenderedPageBreak/>
        <w:t>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614BDA7D" w:rsidR="00F734BF" w:rsidRDefault="006C37D9" w:rsidP="00D414E2">
      <w:pPr>
        <w:adjustRightInd w:val="0"/>
        <w:snapToGrid w:val="0"/>
        <w:jc w:val="center"/>
        <w:rPr>
          <w:b/>
        </w:rPr>
      </w:pPr>
      <w:r>
        <w:rPr>
          <w:noProof/>
        </w:rPr>
        <w:drawing>
          <wp:inline distT="0" distB="0" distL="0" distR="0" wp14:anchorId="3609E84B" wp14:editId="208DBBA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5943600" cy="2823210"/>
                    </a:xfrm>
                    <a:prstGeom prst="rect">
                      <a:avLst/>
                    </a:prstGeom>
                  </pic:spPr>
                </pic:pic>
              </a:graphicData>
            </a:graphic>
          </wp:inline>
        </w:drawing>
      </w:r>
    </w:p>
    <w:p w14:paraId="17B3BB1B" w14:textId="6B63EC23" w:rsidR="00B77765" w:rsidRPr="00B77765" w:rsidRDefault="00AD759D" w:rsidP="009477E6">
      <w:pPr>
        <w:adjustRightInd w:val="0"/>
        <w:snapToGrid w:val="0"/>
        <w:rPr>
          <w:rFonts w:ascii="Times New Roman" w:hAnsi="Times New Roman"/>
        </w:rPr>
      </w:pPr>
      <w:r>
        <w:rPr>
          <w:rFonts w:ascii="Times New Roman" w:hAnsi="Times New Roman"/>
        </w:rPr>
        <w:t>Figure 2</w:t>
      </w:r>
      <w:r w:rsidR="000301A0">
        <w:rPr>
          <w:rFonts w:ascii="Times New Roman" w:hAnsi="Times New Roman"/>
        </w:rPr>
        <w:t>. (a)</w:t>
      </w:r>
      <w:r w:rsidR="006C37D9">
        <w:rPr>
          <w:rFonts w:ascii="Times New Roman" w:hAnsi="Times New Roman"/>
        </w:rPr>
        <w:t xml:space="preserve"> P</w:t>
      </w:r>
      <w:r w:rsidR="00B77765"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E638671">
          <v:shape id="_x0000_i1184" type="#_x0000_t75" style="width:11.25pt;height:12.75pt" o:ole="">
            <v:imagedata r:id="rId321" o:title=""/>
          </v:shape>
          <o:OLEObject Type="Embed" ProgID="Equation.DSMT4" ShapeID="_x0000_i1184" DrawAspect="Content" ObjectID="_1726686335" r:id="rId322"/>
        </w:object>
      </w:r>
      <w:r w:rsidR="00A36539">
        <w:rPr>
          <w:rFonts w:ascii="Times New Roman" w:hAnsi="Times New Roman"/>
        </w:rPr>
        <w:t>)</w:t>
      </w:r>
      <w:r w:rsidR="00B77765" w:rsidRPr="00B77765">
        <w:rPr>
          <w:rFonts w:ascii="Times New Roman" w:hAnsi="Times New Roman"/>
        </w:rPr>
        <w:t xml:space="preserv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w:t>
      </w:r>
      <w:commentRangeStart w:id="43"/>
      <w:commentRangeStart w:id="44"/>
      <w:r w:rsidR="00A95FAA" w:rsidRPr="00A95FAA">
        <w:rPr>
          <w:rFonts w:ascii="Times New Roman" w:hAnsi="Times New Roman"/>
        </w:rPr>
        <w:t>increases</w:t>
      </w:r>
      <w:commentRangeEnd w:id="43"/>
      <w:r w:rsidR="00566CF4">
        <w:rPr>
          <w:rStyle w:val="CommentReference"/>
        </w:rPr>
        <w:commentReference w:id="43"/>
      </w:r>
      <w:commentRangeEnd w:id="44"/>
      <w:r w:rsidR="00107A49">
        <w:rPr>
          <w:rStyle w:val="CommentReference"/>
        </w:rPr>
        <w:commentReference w:id="44"/>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3077AE3D">
          <v:shape id="_x0000_i1185" type="#_x0000_t75" style="width:11.25pt;height:12.75pt" o:ole="">
            <v:imagedata r:id="rId323" o:title=""/>
          </v:shape>
          <o:OLEObject Type="Embed" ProgID="Equation.DSMT4" ShapeID="_x0000_i1185" DrawAspect="Content" ObjectID="_1726686336" r:id="rId324"/>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1 at center of the cylinder (</w:t>
      </w:r>
      <w:r w:rsidR="00A36539" w:rsidRPr="00A36539">
        <w:rPr>
          <w:rFonts w:ascii="Times New Roman" w:hAnsi="Times New Roman"/>
          <w:position w:val="-6"/>
        </w:rPr>
        <w:object w:dxaOrig="540" w:dyaOrig="279" w14:anchorId="62FFBC40">
          <v:shape id="_x0000_i1186" type="#_x0000_t75" style="width:27pt;height:14.25pt" o:ole="">
            <v:imagedata r:id="rId325" o:title=""/>
          </v:shape>
          <o:OLEObject Type="Embed" ProgID="Equation.DSMT4" ShapeID="_x0000_i1186" DrawAspect="Content" ObjectID="_1726686337" r:id="rId326"/>
        </w:object>
      </w:r>
      <w:r w:rsidR="00A36539">
        <w:rPr>
          <w:rFonts w:ascii="Times New Roman" w:hAnsi="Times New Roman"/>
        </w:rPr>
        <w:t>).</w:t>
      </w:r>
    </w:p>
    <w:p w14:paraId="651DBD58" w14:textId="5C05F21A" w:rsidR="00F734BF" w:rsidRDefault="006C37D9" w:rsidP="00751B72">
      <w:pPr>
        <w:adjustRightInd w:val="0"/>
        <w:snapToGrid w:val="0"/>
        <w:jc w:val="center"/>
        <w:rPr>
          <w:b/>
        </w:rPr>
      </w:pPr>
      <w:r>
        <w:rPr>
          <w:noProof/>
        </w:rPr>
        <w:drawing>
          <wp:inline distT="0" distB="0" distL="0" distR="0" wp14:anchorId="6B25A5C3" wp14:editId="1D8EC1D9">
            <wp:extent cx="5943600" cy="2954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943600" cy="2954655"/>
                    </a:xfrm>
                    <a:prstGeom prst="rect">
                      <a:avLst/>
                    </a:prstGeom>
                  </pic:spPr>
                </pic:pic>
              </a:graphicData>
            </a:graphic>
          </wp:inline>
        </w:drawing>
      </w:r>
    </w:p>
    <w:p w14:paraId="5FBC1BCB" w14:textId="2BC2C0B1" w:rsidR="00044346" w:rsidRDefault="00AD759D" w:rsidP="006C37D9">
      <w:pPr>
        <w:adjustRightInd w:val="0"/>
        <w:snapToGrid w:val="0"/>
        <w:rPr>
          <w:rFonts w:ascii="Times New Roman" w:hAnsi="Times New Roman"/>
        </w:rPr>
      </w:pPr>
      <w:r>
        <w:rPr>
          <w:rFonts w:ascii="Times New Roman" w:hAnsi="Times New Roman"/>
        </w:rPr>
        <w:t>Figure 3</w:t>
      </w:r>
      <w:r w:rsidR="00A36539" w:rsidRPr="00B77765">
        <w:rPr>
          <w:rFonts w:ascii="Times New Roman" w:hAnsi="Times New Roman"/>
        </w:rPr>
        <w:t xml:space="preserve">. </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7F69493">
          <v:shape id="_x0000_i1187" type="#_x0000_t75" style="width:11.25pt;height:12.75pt" o:ole="">
            <v:imagedata r:id="rId328" o:title=""/>
          </v:shape>
          <o:OLEObject Type="Embed" ProgID="Equation.DSMT4" ShapeID="_x0000_i1187" DrawAspect="Content" ObjectID="_1726686338" r:id="rId329"/>
        </w:object>
      </w:r>
      <w:r w:rsidR="00A36539">
        <w:rPr>
          <w:rFonts w:ascii="Times New Roman" w:hAnsi="Times New Roman"/>
        </w:rPr>
        <w:t>) due to mode 2</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18045422">
          <v:shape id="_x0000_i1188" type="#_x0000_t75" style="width:11.25pt;height:12.75pt" o:ole="">
            <v:imagedata r:id="rId330" o:title=""/>
          </v:shape>
          <o:OLEObject Type="Embed" ProgID="Equation.DSMT4" ShapeID="_x0000_i1188" DrawAspect="Content" ObjectID="_1726686339" r:id="rId331"/>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2 at center of the cylinder (</w:t>
      </w:r>
      <w:r w:rsidR="00A36539" w:rsidRPr="00A36539">
        <w:rPr>
          <w:rFonts w:ascii="Times New Roman" w:hAnsi="Times New Roman"/>
          <w:position w:val="-6"/>
        </w:rPr>
        <w:object w:dxaOrig="540" w:dyaOrig="279" w14:anchorId="79AEBD71">
          <v:shape id="_x0000_i1189" type="#_x0000_t75" style="width:27pt;height:14.25pt" o:ole="">
            <v:imagedata r:id="rId325" o:title=""/>
          </v:shape>
          <o:OLEObject Type="Embed" ProgID="Equation.DSMT4" ShapeID="_x0000_i1189" DrawAspect="Content" ObjectID="_1726686340" r:id="rId332"/>
        </w:object>
      </w:r>
      <w:r w:rsidR="00A36539">
        <w:rPr>
          <w:rFonts w:ascii="Times New Roman" w:hAnsi="Times New Roman"/>
        </w:rPr>
        <w:t>).</w:t>
      </w:r>
    </w:p>
    <w:p w14:paraId="7B4E894E" w14:textId="3DAF66FE" w:rsidR="00044346" w:rsidRDefault="006C37D9" w:rsidP="00A36539">
      <w:pPr>
        <w:adjustRightInd w:val="0"/>
        <w:snapToGrid w:val="0"/>
        <w:jc w:val="center"/>
        <w:rPr>
          <w:rFonts w:ascii="Times New Roman" w:hAnsi="Times New Roman"/>
        </w:rPr>
      </w:pPr>
      <w:r>
        <w:rPr>
          <w:noProof/>
        </w:rPr>
        <w:lastRenderedPageBreak/>
        <w:drawing>
          <wp:inline distT="0" distB="0" distL="0" distR="0" wp14:anchorId="0D0EFEC9" wp14:editId="676B6936">
            <wp:extent cx="5943600" cy="2758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943600" cy="2758440"/>
                    </a:xfrm>
                    <a:prstGeom prst="rect">
                      <a:avLst/>
                    </a:prstGeom>
                  </pic:spPr>
                </pic:pic>
              </a:graphicData>
            </a:graphic>
          </wp:inline>
        </w:drawing>
      </w:r>
    </w:p>
    <w:p w14:paraId="4129622F" w14:textId="1DE7CBF9" w:rsidR="00A36539" w:rsidRPr="00B77765" w:rsidRDefault="00AD759D" w:rsidP="009477E6">
      <w:pPr>
        <w:adjustRightInd w:val="0"/>
        <w:snapToGrid w:val="0"/>
        <w:rPr>
          <w:rFonts w:ascii="Times New Roman" w:hAnsi="Times New Roman"/>
        </w:rPr>
      </w:pPr>
      <w:r>
        <w:rPr>
          <w:rFonts w:ascii="Times New Roman" w:hAnsi="Times New Roman"/>
        </w:rPr>
        <w:t>Figure 4</w:t>
      </w:r>
      <w:r w:rsidR="00A36539" w:rsidRPr="00B77765">
        <w:rPr>
          <w:rFonts w:ascii="Times New Roman" w:hAnsi="Times New Roman"/>
        </w:rPr>
        <w:t xml:space="preserve">. </w:t>
      </w:r>
      <w:r w:rsidR="000301A0">
        <w:rPr>
          <w:rFonts w:ascii="Times New Roman" w:hAnsi="Times New Roman" w:hint="eastAsia"/>
        </w:rPr>
        <w:t>(</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7A9240DC">
          <v:shape id="_x0000_i1190" type="#_x0000_t75" style="width:11.25pt;height:12.75pt" o:ole="">
            <v:imagedata r:id="rId334" o:title=""/>
          </v:shape>
          <o:OLEObject Type="Embed" ProgID="Equation.DSMT4" ShapeID="_x0000_i1190" DrawAspect="Content" ObjectID="_1726686341" r:id="rId335"/>
        </w:object>
      </w:r>
      <w:r w:rsidR="00A36539">
        <w:rPr>
          <w:rFonts w:ascii="Times New Roman" w:hAnsi="Times New Roman"/>
        </w:rPr>
        <w:t>) due to mode 3</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4090B231">
          <v:shape id="_x0000_i1191" type="#_x0000_t75" style="width:11.25pt;height:12.75pt" o:ole="">
            <v:imagedata r:id="rId336" o:title=""/>
          </v:shape>
          <o:OLEObject Type="Embed" ProgID="Equation.DSMT4" ShapeID="_x0000_i1191" DrawAspect="Content" ObjectID="_1726686342" r:id="rId337"/>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3 at center of the cylinder (</w:t>
      </w:r>
      <w:r w:rsidR="00A36539" w:rsidRPr="00A36539">
        <w:rPr>
          <w:rFonts w:ascii="Times New Roman" w:hAnsi="Times New Roman"/>
          <w:position w:val="-6"/>
        </w:rPr>
        <w:object w:dxaOrig="540" w:dyaOrig="279" w14:anchorId="57CF2774">
          <v:shape id="_x0000_i1192" type="#_x0000_t75" style="width:27pt;height:14.25pt" o:ole="">
            <v:imagedata r:id="rId325" o:title=""/>
          </v:shape>
          <o:OLEObject Type="Embed" ProgID="Equation.DSMT4" ShapeID="_x0000_i1192" DrawAspect="Content" ObjectID="_1726686343" r:id="rId338"/>
        </w:object>
      </w:r>
      <w:r w:rsidR="006C37D9">
        <w:rPr>
          <w:rFonts w:ascii="Times New Roman" w:hAnsi="Times New Roman"/>
        </w:rPr>
        <w:t>)</w:t>
      </w:r>
      <w:r w:rsidR="00A36539">
        <w:rPr>
          <w:rFonts w:ascii="Times New Roman" w:hAnsi="Times New Roman"/>
        </w:rPr>
        <w:t>.</w:t>
      </w:r>
    </w:p>
    <w:p w14:paraId="1CBC72C9" w14:textId="3D3C32B3" w:rsidR="00B77765" w:rsidRPr="00B77765" w:rsidRDefault="00B77765" w:rsidP="00B77765">
      <w:pPr>
        <w:adjustRightInd w:val="0"/>
        <w:snapToGrid w:val="0"/>
        <w:jc w:val="center"/>
        <w:rPr>
          <w:rFonts w:ascii="Times New Roman" w:hAnsi="Times New Roman"/>
        </w:rPr>
      </w:pPr>
    </w:p>
    <w:p w14:paraId="0CE58A11" w14:textId="4BE31A5E" w:rsidR="009E04E2" w:rsidRDefault="00B77765" w:rsidP="00B77765">
      <w:pPr>
        <w:adjustRightInd w:val="0"/>
        <w:snapToGrid w:val="0"/>
        <w:spacing w:line="360" w:lineRule="auto"/>
        <w:jc w:val="both"/>
        <w:rPr>
          <w:rFonts w:ascii="Times New Roman" w:hAnsi="Times New Roman"/>
        </w:rPr>
      </w:pPr>
      <w:r w:rsidRPr="00B77765">
        <w:rPr>
          <w:rFonts w:ascii="Times New Roman" w:hAnsi="Times New Roman"/>
        </w:rPr>
        <w:tab/>
      </w:r>
      <w:r w:rsidR="0051708D">
        <w:rPr>
          <w:rFonts w:ascii="Times New Roman" w:hAnsi="Times New Roman"/>
        </w:rPr>
        <w:t>Fig</w:t>
      </w:r>
      <w:r w:rsidR="009E04E2">
        <w:rPr>
          <w:rFonts w:ascii="Times New Roman" w:hAnsi="Times New Roman"/>
        </w:rPr>
        <w:t>ures</w:t>
      </w:r>
      <w:r w:rsidR="0051708D">
        <w:rPr>
          <w:rFonts w:ascii="Times New Roman" w:hAnsi="Times New Roman"/>
        </w:rPr>
        <w:t xml:space="preserve"> 2</w:t>
      </w:r>
      <w:r w:rsidR="009E04E2">
        <w:rPr>
          <w:rFonts w:ascii="Times New Roman" w:hAnsi="Times New Roman"/>
        </w:rPr>
        <w:t>a</w:t>
      </w:r>
      <w:r w:rsidR="0051708D">
        <w:rPr>
          <w:rFonts w:ascii="Times New Roman" w:hAnsi="Times New Roman"/>
        </w:rPr>
        <w:t xml:space="preserve"> </w:t>
      </w:r>
      <w:r w:rsidR="009E04E2">
        <w:rPr>
          <w:rFonts w:ascii="Times New Roman" w:hAnsi="Times New Roman"/>
        </w:rPr>
        <w:t>and 3a</w:t>
      </w:r>
      <w:r w:rsidR="00CE30C4" w:rsidRPr="00E4454B">
        <w:rPr>
          <w:rFonts w:ascii="Times New Roman" w:hAnsi="Times New Roman"/>
        </w:rPr>
        <w:t xml:space="preserve"> illustrate</w:t>
      </w:r>
      <w:r w:rsidR="00F734BF" w:rsidRPr="00E4454B">
        <w:rPr>
          <w:rFonts w:ascii="Times New Roman" w:hAnsi="Times New Roman"/>
        </w:rPr>
        <w:t xml:space="preserve">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543BB9" w:rsidRPr="00160C48">
        <w:rPr>
          <w:rFonts w:ascii="Times New Roman" w:hAnsi="Times New Roman"/>
          <w:position w:val="-10"/>
        </w:rPr>
        <w:object w:dxaOrig="240" w:dyaOrig="260" w14:anchorId="0617026C">
          <v:shape id="_x0000_i1193" type="#_x0000_t75" style="width:11.25pt;height:12.75pt" o:ole="">
            <v:imagedata r:id="rId339" o:title=""/>
          </v:shape>
          <o:OLEObject Type="Embed" ProgID="Equation.DSMT4" ShapeID="_x0000_i1193" DrawAspect="Content" ObjectID="_1726686344" r:id="rId340"/>
        </w:object>
      </w:r>
      <w:r w:rsidR="00071CC5">
        <w:rPr>
          <w:rFonts w:ascii="Times New Roman" w:hAnsi="Times New Roman"/>
        </w:rPr>
        <w:t xml:space="preserve">) </w:t>
      </w:r>
      <w:r w:rsidR="00F734BF" w:rsidRPr="00E4454B">
        <w:rPr>
          <w:rFonts w:ascii="Times New Roman" w:hAnsi="Times New Roman"/>
        </w:rPr>
        <w:t xml:space="preserve">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 xml:space="preserve">loading, </w:t>
      </w:r>
      <w:r w:rsidR="009E04E2">
        <w:rPr>
          <w:rFonts w:ascii="Times New Roman" w:hAnsi="Times New Roman"/>
        </w:rPr>
        <w:t>the pore pressure evolution follows in the manner of a</w:t>
      </w:r>
      <w:r w:rsidR="009E04E2" w:rsidRPr="00E4454B">
        <w:rPr>
          <w:rFonts w:ascii="Times New Roman" w:hAnsi="Times New Roman"/>
        </w:rPr>
        <w:t xml:space="preserve"> </w:t>
      </w:r>
      <w:r w:rsidR="00F734BF" w:rsidRPr="00E4454B">
        <w:rPr>
          <w:rFonts w:ascii="Times New Roman" w:hAnsi="Times New Roman"/>
        </w:rPr>
        <w:t>classical diffusion process</w:t>
      </w:r>
      <w:r w:rsidR="009E04E2">
        <w:rPr>
          <w:rFonts w:ascii="Times New Roman" w:hAnsi="Times New Roman"/>
        </w:rPr>
        <w:t>. The</w:t>
      </w:r>
      <w:r w:rsidR="00F734BF" w:rsidRPr="00E4454B">
        <w:rPr>
          <w:rFonts w:ascii="Times New Roman" w:hAnsi="Times New Roman"/>
        </w:rPr>
        <w:t xml:space="preserve"> </w:t>
      </w:r>
      <w:r w:rsidR="003F746E" w:rsidRPr="00E4454B">
        <w:rPr>
          <w:rFonts w:ascii="Times New Roman" w:hAnsi="Times New Roman"/>
        </w:rPr>
        <w:t>pore pressure near the surface</w:t>
      </w:r>
      <w:r w:rsidR="00382787" w:rsidRPr="00E4454B">
        <w:rPr>
          <w:rFonts w:ascii="Times New Roman" w:hAnsi="Times New Roman"/>
        </w:rPr>
        <w:t xml:space="preserve"> (r=</w:t>
      </w:r>
      <w:r w:rsidR="00434F37">
        <w:rPr>
          <w:rFonts w:ascii="Times New Roman" w:hAnsi="Times New Roman"/>
        </w:rPr>
        <w:t>0.2</w:t>
      </w:r>
      <w:r w:rsidR="009E04E2">
        <w:rPr>
          <w:rFonts w:ascii="Times New Roman" w:hAnsi="Times New Roman"/>
        </w:rPr>
        <w:t>m</w:t>
      </w:r>
      <w:r w:rsidR="00382787" w:rsidRPr="00E4454B">
        <w:rPr>
          <w:rFonts w:ascii="Times New Roman" w:hAnsi="Times New Roman"/>
        </w:rPr>
        <w:t>)</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9E04E2">
        <w:rPr>
          <w:rFonts w:ascii="Times New Roman" w:hAnsi="Times New Roman"/>
        </w:rPr>
        <w:t xml:space="preserve">the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543BB9">
        <w:rPr>
          <w:rFonts w:ascii="Times New Roman" w:hAnsi="Times New Roman"/>
        </w:rPr>
        <w:t xml:space="preserve">pressure </w:t>
      </w:r>
      <w:r w:rsidR="003F746E" w:rsidRPr="00E4454B">
        <w:rPr>
          <w:rFonts w:ascii="Times New Roman" w:hAnsi="Times New Roman"/>
        </w:rPr>
        <w:t>gradually</w:t>
      </w:r>
      <w:r w:rsidR="00D85DCC" w:rsidRPr="00E4454B">
        <w:rPr>
          <w:rFonts w:ascii="Times New Roman" w:hAnsi="Times New Roman"/>
        </w:rPr>
        <w:t xml:space="preserve"> d</w:t>
      </w:r>
      <w:r w:rsidR="00543BB9">
        <w:rPr>
          <w:rFonts w:ascii="Times New Roman" w:hAnsi="Times New Roman"/>
        </w:rPr>
        <w:t>iffuses</w:t>
      </w:r>
      <w:r w:rsidR="00E4454B" w:rsidRPr="00E4454B">
        <w:rPr>
          <w:rFonts w:ascii="Times New Roman" w:hAnsi="Times New Roman"/>
        </w:rPr>
        <w:t xml:space="preserve">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p>
    <w:p w14:paraId="2C2A9F85" w14:textId="5DA5DB2F" w:rsidR="00DD6E06" w:rsidRDefault="009E04E2" w:rsidP="009E04E2">
      <w:pPr>
        <w:adjustRightInd w:val="0"/>
        <w:snapToGrid w:val="0"/>
        <w:spacing w:line="360" w:lineRule="auto"/>
        <w:ind w:firstLine="720"/>
        <w:jc w:val="both"/>
        <w:rPr>
          <w:rFonts w:ascii="Times New Roman" w:hAnsi="Times New Roman"/>
        </w:rPr>
      </w:pPr>
      <w:r>
        <w:rPr>
          <w:rFonts w:ascii="Times New Roman" w:hAnsi="Times New Roman"/>
        </w:rPr>
        <w:t xml:space="preserve">In </w:t>
      </w:r>
      <w:r w:rsidR="000952EE" w:rsidRPr="00E4454B">
        <w:rPr>
          <w:rFonts w:ascii="Times New Roman" w:hAnsi="Times New Roman"/>
        </w:rPr>
        <w:t xml:space="preserve">contrast </w:t>
      </w:r>
      <w:r w:rsidR="00E4454B" w:rsidRPr="00E4454B">
        <w:rPr>
          <w:rFonts w:ascii="Times New Roman" w:hAnsi="Times New Roman"/>
        </w:rPr>
        <w:t>to</w:t>
      </w:r>
      <w:r w:rsidR="000952EE" w:rsidRPr="00E4454B">
        <w:rPr>
          <w:rFonts w:ascii="Times New Roman" w:hAnsi="Times New Roman"/>
        </w:rPr>
        <w:t xml:space="preserve"> gradual and smooth diffusion process</w:t>
      </w:r>
      <w:r w:rsidR="00A93CF5">
        <w:rPr>
          <w:rFonts w:ascii="Times New Roman" w:hAnsi="Times New Roman"/>
        </w:rPr>
        <w:t xml:space="preserve"> from external pore pressure loading</w:t>
      </w:r>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A93CF5">
        <w:rPr>
          <w:rFonts w:ascii="Times New Roman" w:hAnsi="Times New Roman"/>
        </w:rPr>
        <w:t xml:space="preserve">temperature loading </w:t>
      </w:r>
      <w:r w:rsidR="000952EE" w:rsidRPr="00E4454B">
        <w:rPr>
          <w:rFonts w:ascii="Times New Roman" w:hAnsi="Times New Roman"/>
        </w:rPr>
        <w:t xml:space="preserve">firstly peaks </w:t>
      </w:r>
      <w:r w:rsidR="00A93CF5">
        <w:rPr>
          <w:rFonts w:ascii="Times New Roman" w:hAnsi="Times New Roman"/>
        </w:rPr>
        <w:t>just inside the boundary. The pressure change at the boundary in this case is held at zero</w:t>
      </w:r>
      <w:r w:rsidR="000952EE" w:rsidRPr="00E4454B">
        <w:rPr>
          <w:rFonts w:ascii="Times New Roman" w:hAnsi="Times New Roman"/>
        </w:rPr>
        <w:t xml:space="preserve"> due to the boundary conditions. </w:t>
      </w:r>
      <w:r w:rsidR="00A93CF5">
        <w:rPr>
          <w:rFonts w:ascii="Times New Roman" w:hAnsi="Times New Roman"/>
        </w:rPr>
        <w:t>Once the initial pressure peak develops, it initially</w:t>
      </w:r>
      <w:r w:rsidR="000952EE" w:rsidRPr="00E4454B">
        <w:rPr>
          <w:rFonts w:ascii="Times New Roman" w:hAnsi="Times New Roman"/>
        </w:rPr>
        <w:t xml:space="preserve"> decreases </w:t>
      </w:r>
      <w:r w:rsidR="00A93CF5">
        <w:rPr>
          <w:rFonts w:ascii="Times New Roman" w:hAnsi="Times New Roman"/>
        </w:rPr>
        <w:t>to zero at</w:t>
      </w:r>
      <w:r w:rsidR="00A93CF5" w:rsidRPr="00E4454B">
        <w:rPr>
          <w:rFonts w:ascii="Times New Roman" w:hAnsi="Times New Roman"/>
        </w:rPr>
        <w:t xml:space="preserve"> </w:t>
      </w:r>
      <w:r w:rsidR="000952EE" w:rsidRPr="00E4454B">
        <w:rPr>
          <w:rFonts w:ascii="Times New Roman" w:hAnsi="Times New Roman"/>
        </w:rPr>
        <w:t>the inner</w:t>
      </w:r>
      <w:r w:rsidR="00E4454B" w:rsidRPr="00E4454B">
        <w:rPr>
          <w:rFonts w:ascii="Times New Roman" w:hAnsi="Times New Roman"/>
        </w:rPr>
        <w:t xml:space="preserve"> core</w:t>
      </w:r>
      <w:r w:rsidR="00137C8D">
        <w:rPr>
          <w:rFonts w:ascii="Times New Roman" w:hAnsi="Times New Roman"/>
        </w:rPr>
        <w:t>, resulting in a pressure peak</w:t>
      </w:r>
      <w:r w:rsidR="00A93CF5">
        <w:rPr>
          <w:rFonts w:ascii="Times New Roman" w:hAnsi="Times New Roman"/>
        </w:rPr>
        <w:t>.</w:t>
      </w:r>
      <w:r w:rsidR="00137C8D">
        <w:rPr>
          <w:rFonts w:ascii="Times New Roman" w:hAnsi="Times New Roman"/>
        </w:rPr>
        <w:t xml:space="preserve"> This pore pressure peak results in fluid flux both toward the boundary and toward the center. However, because fluid diffusion is slow compared to thermal diffusion, the pressure does not appreciably dissipate. </w:t>
      </w:r>
      <w:commentRangeStart w:id="45"/>
      <w:commentRangeStart w:id="46"/>
      <w:r w:rsidR="00137C8D">
        <w:rPr>
          <w:rFonts w:ascii="Times New Roman" w:hAnsi="Times New Roman"/>
        </w:rPr>
        <w:t>Instead,</w:t>
      </w:r>
      <w:r w:rsidR="00A93CF5">
        <w:rPr>
          <w:rFonts w:ascii="Times New Roman" w:hAnsi="Times New Roman"/>
        </w:rPr>
        <w:t xml:space="preserve"> </w:t>
      </w:r>
      <w:r w:rsidR="00137C8D">
        <w:rPr>
          <w:rFonts w:ascii="Times New Roman" w:hAnsi="Times New Roman"/>
        </w:rPr>
        <w:t>a</w:t>
      </w:r>
      <w:r w:rsidR="00A93CF5">
        <w:rPr>
          <w:rFonts w:ascii="Times New Roman" w:hAnsi="Times New Roman"/>
        </w:rPr>
        <w:t xml:space="preserve">s the temperature front moves to the core, the pore pressure increases along with it. </w:t>
      </w:r>
      <w:commentRangeEnd w:id="45"/>
      <w:r w:rsidR="00137C8D">
        <w:rPr>
          <w:rStyle w:val="CommentReference"/>
        </w:rPr>
        <w:commentReference w:id="45"/>
      </w:r>
      <w:commentRangeEnd w:id="46"/>
      <w:r w:rsidR="005F641B">
        <w:rPr>
          <w:rStyle w:val="CommentReference"/>
        </w:rPr>
        <w:commentReference w:id="46"/>
      </w:r>
      <w:r w:rsidR="00F63D32">
        <w:rPr>
          <w:rFonts w:ascii="Times New Roman" w:hAnsi="Times New Roman"/>
        </w:rPr>
        <w:t>Eventually the pressure becomes nearly uniform through the central region, while it continues to have a gradient toward the boundary. Hence,</w:t>
      </w:r>
      <w:r w:rsidR="00A93CF5">
        <w:rPr>
          <w:rFonts w:ascii="Times New Roman" w:hAnsi="Times New Roman"/>
        </w:rPr>
        <w:t xml:space="preserve"> the pressure is</w:t>
      </w:r>
      <w:r w:rsidR="00137C8D">
        <w:rPr>
          <w:rFonts w:ascii="Times New Roman" w:hAnsi="Times New Roman"/>
        </w:rPr>
        <w:t xml:space="preserve"> being alleviated by fluid diffusion across the outer boundary. </w:t>
      </w:r>
      <w:r w:rsidR="00F63D32">
        <w:rPr>
          <w:rFonts w:ascii="Times New Roman" w:hAnsi="Times New Roman"/>
        </w:rPr>
        <w:t>But, again</w:t>
      </w:r>
      <w:r w:rsidR="00E4454B" w:rsidRPr="00E4454B">
        <w:rPr>
          <w:rFonts w:ascii="Times New Roman" w:hAnsi="Times New Roman"/>
        </w:rPr>
        <w:t xml:space="preserve"> </w:t>
      </w:r>
      <w:r w:rsidR="00345CE4" w:rsidRPr="00E4454B">
        <w:rPr>
          <w:rFonts w:ascii="Times New Roman" w:hAnsi="Times New Roman"/>
        </w:rPr>
        <w:t xml:space="preserve">because of the slow </w:t>
      </w:r>
      <w:r w:rsidR="00137C8D">
        <w:rPr>
          <w:rFonts w:ascii="Times New Roman" w:hAnsi="Times New Roman"/>
        </w:rPr>
        <w:t xml:space="preserve">fluid </w:t>
      </w:r>
      <w:r w:rsidR="00345CE4" w:rsidRPr="00E4454B">
        <w:rPr>
          <w:rFonts w:ascii="Times New Roman" w:hAnsi="Times New Roman"/>
        </w:rPr>
        <w:t>diffusion due</w:t>
      </w:r>
      <w:r w:rsidR="00E4454B" w:rsidRPr="00E4454B">
        <w:rPr>
          <w:rFonts w:ascii="Times New Roman" w:hAnsi="Times New Roman"/>
        </w:rPr>
        <w:t xml:space="preserve"> to low hydraulic conductivity</w:t>
      </w:r>
      <w:r w:rsidR="00137C8D">
        <w:rPr>
          <w:rFonts w:ascii="Times New Roman" w:hAnsi="Times New Roman"/>
        </w:rPr>
        <w:t xml:space="preserve"> (in comparison to the thermal conductivity)</w:t>
      </w:r>
      <w:r w:rsidR="00F63D32">
        <w:rPr>
          <w:rFonts w:ascii="Times New Roman" w:hAnsi="Times New Roman"/>
        </w:rPr>
        <w:t>, for some time there persists only</w:t>
      </w:r>
      <w:r w:rsidR="00137C8D">
        <w:rPr>
          <w:rFonts w:ascii="Times New Roman" w:hAnsi="Times New Roman"/>
        </w:rPr>
        <w:t xml:space="preserve"> a small layer at the boundary where the pressure is able to drain</w:t>
      </w:r>
      <w:r w:rsidR="000952EE" w:rsidRPr="00E4454B">
        <w:rPr>
          <w:rFonts w:ascii="Times New Roman" w:hAnsi="Times New Roman"/>
        </w:rPr>
        <w:t xml:space="preserve">. </w:t>
      </w:r>
      <w:r w:rsidR="00F63D32">
        <w:rPr>
          <w:rFonts w:ascii="Times New Roman" w:hAnsi="Times New Roman"/>
        </w:rPr>
        <w:t xml:space="preserve">Eventually, long after the </w:t>
      </w:r>
      <w:r w:rsidR="000952EE" w:rsidRPr="0013783D">
        <w:rPr>
          <w:rFonts w:ascii="Times New Roman" w:hAnsi="Times New Roman"/>
        </w:rPr>
        <w:t xml:space="preserve">entire specimen is </w:t>
      </w:r>
      <w:r w:rsidR="00F63D32">
        <w:rPr>
          <w:rFonts w:ascii="Times New Roman" w:hAnsi="Times New Roman"/>
        </w:rPr>
        <w:t xml:space="preserve">entirely </w:t>
      </w:r>
      <w:r w:rsidR="00D85DCC" w:rsidRPr="0013783D">
        <w:rPr>
          <w:rFonts w:ascii="Times New Roman" w:hAnsi="Times New Roman"/>
        </w:rPr>
        <w:t>heated</w:t>
      </w:r>
      <w:r w:rsidR="00F63D32">
        <w:rPr>
          <w:rFonts w:ascii="Times New Roman" w:hAnsi="Times New Roman"/>
        </w:rPr>
        <w:t xml:space="preserve">, </w:t>
      </w:r>
      <w:r w:rsidR="00D85DCC" w:rsidRPr="0013783D">
        <w:rPr>
          <w:rFonts w:ascii="Times New Roman" w:hAnsi="Times New Roman"/>
        </w:rPr>
        <w:t>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w:t>
      </w:r>
    </w:p>
    <w:p w14:paraId="7E075418" w14:textId="0D14F115" w:rsidR="00E4454B" w:rsidRDefault="00DD6E06" w:rsidP="00B175F8">
      <w:pPr>
        <w:adjustRightInd w:val="0"/>
        <w:snapToGrid w:val="0"/>
        <w:spacing w:line="360" w:lineRule="auto"/>
        <w:ind w:firstLine="720"/>
        <w:jc w:val="both"/>
        <w:rPr>
          <w:rFonts w:ascii="Times New Roman" w:hAnsi="Times New Roman"/>
        </w:rPr>
      </w:pPr>
      <w:r>
        <w:rPr>
          <w:rFonts w:ascii="Times New Roman" w:hAnsi="Times New Roman"/>
        </w:rPr>
        <w:lastRenderedPageBreak/>
        <w:t>The time evolution of the pore pressure due to modes 1 and 2 loading is illustrated by the pressu</w:t>
      </w:r>
      <w:r w:rsidR="00502917">
        <w:rPr>
          <w:rFonts w:ascii="Times New Roman" w:hAnsi="Times New Roman"/>
        </w:rPr>
        <w:t>re at the center, shown in Figures</w:t>
      </w:r>
      <w:r>
        <w:rPr>
          <w:rFonts w:ascii="Times New Roman" w:hAnsi="Times New Roman"/>
        </w:rPr>
        <w:t xml:space="preserve"> 2b and 3b. After pressure loading, the pore pressure in the center is shown for this example to begin increasing after about 1 month, reaching its peak, steady-state value after about 1 year. Hence, any pore pressure change that takes place over a ti</w:t>
      </w:r>
      <w:r w:rsidR="0067412B">
        <w:rPr>
          <w:rFonts w:ascii="Times New Roman" w:hAnsi="Times New Roman"/>
        </w:rPr>
        <w:t>me that is considerably smaller than this characteristic time of evolution can be approximated by the instantaneous change considered in this solution.</w:t>
      </w:r>
      <w:r w:rsidR="00D85DCC" w:rsidRPr="0013783D">
        <w:rPr>
          <w:rFonts w:ascii="Times New Roman" w:hAnsi="Times New Roman"/>
        </w:rPr>
        <w:t xml:space="preserve"> </w:t>
      </w:r>
      <w:r w:rsidR="0067412B">
        <w:rPr>
          <w:rFonts w:ascii="Times New Roman" w:hAnsi="Times New Roman"/>
        </w:rPr>
        <w:t xml:space="preserve">The pore pressure due to thermal loading progresses somewhat more quickly, owing to the higher thermal diffusivity. After the thermal loading is induced, the pressure at the center begins to rise very soon thereafter, within less than 1 day. The induced pressure pulse in this example persists for </w:t>
      </w:r>
      <w:r w:rsidR="00745314">
        <w:rPr>
          <w:rFonts w:ascii="Times New Roman" w:hAnsi="Times New Roman"/>
        </w:rPr>
        <w:t>a few months.</w:t>
      </w:r>
    </w:p>
    <w:p w14:paraId="2D321779" w14:textId="5EBFEC59"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F63D32">
        <w:rPr>
          <w:rFonts w:ascii="Times New Roman" w:hAnsi="Times New Roman"/>
        </w:rPr>
        <w:t>In contrast to the previous two modes, the</w:t>
      </w:r>
      <w:r w:rsidR="00D85DCC" w:rsidRPr="0013783D">
        <w:rPr>
          <w:rFonts w:ascii="Times New Roman" w:hAnsi="Times New Roman"/>
        </w:rPr>
        <w:t xml:space="preserv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37331C" w:rsidRPr="00160C48">
        <w:rPr>
          <w:rFonts w:ascii="Times New Roman" w:hAnsi="Times New Roman"/>
          <w:position w:val="-10"/>
        </w:rPr>
        <w:object w:dxaOrig="240" w:dyaOrig="260" w14:anchorId="38070515">
          <v:shape id="_x0000_i1194" type="#_x0000_t75" style="width:12pt;height:12.75pt" o:ole="">
            <v:imagedata r:id="rId341" o:title=""/>
          </v:shape>
          <o:OLEObject Type="Embed" ProgID="Equation.DSMT4" ShapeID="_x0000_i1194" DrawAspect="Content" ObjectID="_1726686345" r:id="rId342"/>
        </w:object>
      </w:r>
      <w:r w:rsidR="00071CC5">
        <w:rPr>
          <w:rFonts w:ascii="Times New Roman" w:hAnsi="Times New Roman"/>
        </w:rPr>
        <w:t xml:space="preserve">) </w:t>
      </w:r>
      <w:r w:rsidR="00E7107A" w:rsidRPr="0013783D">
        <w:rPr>
          <w:rFonts w:ascii="Times New Roman" w:hAnsi="Times New Roman"/>
        </w:rPr>
        <w:t>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3 (isotropic far-f</w:t>
      </w:r>
      <w:r w:rsidR="0051708D">
        <w:rPr>
          <w:rFonts w:ascii="Times New Roman" w:hAnsi="Times New Roman"/>
        </w:rPr>
        <w:t>ield stress)</w:t>
      </w:r>
      <w:r w:rsidR="00F63D32">
        <w:rPr>
          <w:rFonts w:ascii="Times New Roman" w:hAnsi="Times New Roman"/>
        </w:rPr>
        <w:t xml:space="preserve"> is </w:t>
      </w:r>
      <w:r w:rsidR="00502917">
        <w:rPr>
          <w:rFonts w:ascii="Times New Roman" w:hAnsi="Times New Roman"/>
        </w:rPr>
        <w:t>shown in Figure</w:t>
      </w:r>
      <w:r w:rsidR="0051708D">
        <w:rPr>
          <w:rFonts w:ascii="Times New Roman" w:hAnsi="Times New Roman"/>
        </w:rPr>
        <w:t xml:space="preserve"> 4</w:t>
      </w:r>
      <w:r w:rsidR="00F63D32">
        <w:rPr>
          <w:rFonts w:ascii="Times New Roman" w:hAnsi="Times New Roman"/>
        </w:rPr>
        <w:t xml:space="preserve">a. Here the pore pressure immediately </w:t>
      </w:r>
      <w:r w:rsidR="00E7107A" w:rsidRPr="0013783D">
        <w:rPr>
          <w:rFonts w:ascii="Times New Roman" w:hAnsi="Times New Roman"/>
        </w:rPr>
        <w:t>arrives</w:t>
      </w:r>
      <w:r w:rsidR="00F63D32">
        <w:rPr>
          <w:rFonts w:ascii="Times New Roman" w:hAnsi="Times New Roman"/>
        </w:rPr>
        <w:t xml:space="preserve"> at its</w:t>
      </w:r>
      <w:r w:rsidR="00E7107A" w:rsidRPr="0013783D">
        <w:rPr>
          <w:rFonts w:ascii="Times New Roman" w:hAnsi="Times New Roman"/>
        </w:rPr>
        <w:t xml:space="preserve"> highest value </w:t>
      </w:r>
      <w:r w:rsidR="00F63D32">
        <w:rPr>
          <w:rFonts w:ascii="Times New Roman" w:hAnsi="Times New Roman"/>
        </w:rPr>
        <w:t>except in a small layer near the boundary where the</w:t>
      </w:r>
      <w:r w:rsidR="00E7107A" w:rsidRPr="0013783D">
        <w:rPr>
          <w:rFonts w:ascii="Times New Roman" w:hAnsi="Times New Roman"/>
        </w:rPr>
        <w:t xml:space="preserve"> pore pressure reduces to zero due to the boundary conditions</w:t>
      </w:r>
      <w:r w:rsidR="00F63D32">
        <w:rPr>
          <w:rFonts w:ascii="Times New Roman" w:hAnsi="Times New Roman"/>
        </w:rPr>
        <w:t>. This initial</w:t>
      </w:r>
      <w:r w:rsidR="00785F71">
        <w:rPr>
          <w:rFonts w:ascii="Times New Roman" w:hAnsi="Times New Roman"/>
        </w:rPr>
        <w:t xml:space="preserve"> pore pressure field</w:t>
      </w:r>
      <w:r w:rsidR="00E7107A" w:rsidRPr="0013783D">
        <w:rPr>
          <w:rFonts w:ascii="Times New Roman" w:hAnsi="Times New Roman"/>
        </w:rPr>
        <w:t xml:space="preserve"> gradually declines to zero</w:t>
      </w:r>
      <w:r w:rsidR="00785F71">
        <w:rPr>
          <w:rFonts w:ascii="Times New Roman" w:hAnsi="Times New Roman"/>
        </w:rPr>
        <w:t xml:space="preserve"> everywhere</w:t>
      </w:r>
      <w:r w:rsidR="00E7107A" w:rsidRPr="0013783D">
        <w:rPr>
          <w:rFonts w:ascii="Times New Roman" w:hAnsi="Times New Roman"/>
        </w:rPr>
        <w:t xml:space="preserve"> due to </w:t>
      </w:r>
      <w:r w:rsidR="00785F71">
        <w:rPr>
          <w:rFonts w:ascii="Times New Roman" w:hAnsi="Times New Roman"/>
        </w:rPr>
        <w:t>fluid diffusion</w:t>
      </w:r>
      <w:r w:rsidR="00E7107A" w:rsidRPr="0013783D">
        <w:rPr>
          <w:rFonts w:ascii="Times New Roman" w:hAnsi="Times New Roman"/>
        </w:rPr>
        <w:t xml:space="preserve">. </w:t>
      </w:r>
      <w:r w:rsidR="00745314">
        <w:rPr>
          <w:rFonts w:ascii="Times New Roman" w:hAnsi="Times New Roman"/>
        </w:rPr>
        <w:t>The entire process for this example takes place over t</w:t>
      </w:r>
      <w:r w:rsidR="00502917">
        <w:rPr>
          <w:rFonts w:ascii="Times New Roman" w:hAnsi="Times New Roman"/>
        </w:rPr>
        <w:t>he course of about 1 month (Figure</w:t>
      </w:r>
      <w:r w:rsidR="00745314">
        <w:rPr>
          <w:rFonts w:ascii="Times New Roman" w:hAnsi="Times New Roman"/>
        </w:rPr>
        <w:t xml:space="preserve"> 4b). </w:t>
      </w:r>
      <w:r w:rsidR="00E7107A" w:rsidRPr="0013783D">
        <w:rPr>
          <w:rFonts w:ascii="Times New Roman" w:hAnsi="Times New Roman"/>
        </w:rPr>
        <w:t xml:space="preserve">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r w:rsidR="00785F71">
        <w:rPr>
          <w:rFonts w:ascii="Times New Roman" w:hAnsi="Times New Roman"/>
        </w:rPr>
        <w:t>,</w:t>
      </w:r>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poroelastic model</w:t>
      </w:r>
      <w:r w:rsidR="00785F71">
        <w:rPr>
          <w:rFonts w:ascii="Times New Roman" w:hAnsi="Times New Roman"/>
        </w:rPr>
        <w:t xml:space="preserve"> (</w:t>
      </w:r>
      <w:r w:rsidR="00E7107A" w:rsidRPr="0013783D">
        <w:rPr>
          <w:rFonts w:ascii="Times New Roman" w:hAnsi="Times New Roman"/>
        </w:rPr>
        <w:fldChar w:fldCharType="begin"/>
      </w:r>
      <w:r w:rsidR="00FB2096">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FB2096">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w:t>
      </w:r>
    </w:p>
    <w:p w14:paraId="12F6C5F1" w14:textId="186C0742" w:rsidR="00600D8D" w:rsidRPr="00B77765" w:rsidRDefault="00304A0D" w:rsidP="00B77765">
      <w:pPr>
        <w:adjustRightInd w:val="0"/>
        <w:snapToGrid w:val="0"/>
        <w:spacing w:line="360" w:lineRule="auto"/>
        <w:jc w:val="center"/>
        <w:rPr>
          <w:rFonts w:ascii="Times New Roman" w:hAnsi="Times New Roman"/>
        </w:rPr>
      </w:pPr>
      <w:r>
        <w:rPr>
          <w:noProof/>
        </w:rPr>
        <w:lastRenderedPageBreak/>
        <w:drawing>
          <wp:inline distT="0" distB="0" distL="0" distR="0" wp14:anchorId="035F3770" wp14:editId="7187502A">
            <wp:extent cx="4161419" cy="370659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4170419" cy="3714613"/>
                    </a:xfrm>
                    <a:prstGeom prst="rect">
                      <a:avLst/>
                    </a:prstGeom>
                  </pic:spPr>
                </pic:pic>
              </a:graphicData>
            </a:graphic>
          </wp:inline>
        </w:drawing>
      </w:r>
    </w:p>
    <w:p w14:paraId="201465B3" w14:textId="12E768B2" w:rsidR="004A7B41" w:rsidRDefault="0051708D" w:rsidP="009477E6">
      <w:pPr>
        <w:adjustRightInd w:val="0"/>
        <w:snapToGrid w:val="0"/>
        <w:rPr>
          <w:rFonts w:ascii="Times New Roman" w:hAnsi="Times New Roman"/>
        </w:rPr>
      </w:pPr>
      <w:r>
        <w:rPr>
          <w:rFonts w:ascii="Times New Roman" w:hAnsi="Times New Roman"/>
        </w:rPr>
        <w:t>Figure 5</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arious ratio</w:t>
      </w:r>
      <w:r w:rsidR="00543BB9">
        <w:rPr>
          <w:rFonts w:ascii="Times New Roman" w:hAnsi="Times New Roman"/>
        </w:rPr>
        <w:t>s</w:t>
      </w:r>
      <w:r w:rsidR="00B77765" w:rsidRPr="00B77765">
        <w:rPr>
          <w:rFonts w:ascii="Times New Roman" w:hAnsi="Times New Roman"/>
        </w:rPr>
        <w:t xml:space="preserve"> of </w:t>
      </w:r>
      <w:r w:rsidR="0090156F" w:rsidRPr="00B77765">
        <w:rPr>
          <w:rFonts w:ascii="Times New Roman" w:hAnsi="Times New Roman"/>
          <w:noProof/>
          <w:position w:val="-14"/>
        </w:rPr>
        <w:object w:dxaOrig="639" w:dyaOrig="380" w14:anchorId="118FC6B9">
          <v:shape id="_x0000_i1195" type="#_x0000_t75" alt="" style="width:33pt;height:18pt;mso-width-percent:0;mso-height-percent:0;mso-width-percent:0;mso-height-percent:0" o:ole="">
            <v:imagedata r:id="rId344" o:title=""/>
          </v:shape>
          <o:OLEObject Type="Embed" ProgID="Equation.DSMT4" ShapeID="_x0000_i1195" DrawAspect="Content" ObjectID="_1726686346" r:id="rId345"/>
        </w:object>
      </w:r>
      <w:r w:rsidR="004A7B41">
        <w:rPr>
          <w:rFonts w:ascii="Times New Roman" w:hAnsi="Times New Roman"/>
        </w:rPr>
        <w:t>(t</w:t>
      </w:r>
      <w:r w:rsidR="004A7B41" w:rsidRPr="00D570D0">
        <w:rPr>
          <w:rFonts w:ascii="Times New Roman" w:hAnsi="Times New Roman"/>
        </w:rPr>
        <w:t>hermo-osmosis</w:t>
      </w:r>
      <w:r w:rsidR="00543BB9">
        <w:rPr>
          <w:rFonts w:ascii="Times New Roman" w:hAnsi="Times New Roman"/>
        </w:rPr>
        <w:t>’s influence) impacting</w:t>
      </w:r>
      <w:r w:rsidR="004A7B41">
        <w:rPr>
          <w:rFonts w:ascii="Times New Roman" w:hAnsi="Times New Roman"/>
        </w:rPr>
        <w:t xml:space="preserve"> the </w:t>
      </w:r>
      <w:r w:rsidR="000301A0">
        <w:rPr>
          <w:rFonts w:ascii="Times New Roman" w:hAnsi="Times New Roman"/>
        </w:rPr>
        <w:t xml:space="preserve">mode 2 </w:t>
      </w:r>
      <w:r w:rsidR="004A7B41">
        <w:rPr>
          <w:rFonts w:ascii="Times New Roman" w:hAnsi="Times New Roman"/>
        </w:rPr>
        <w:t>induced pore pressure</w:t>
      </w:r>
      <w:r w:rsidR="00543BB9">
        <w:rPr>
          <w:rFonts w:ascii="Times New Roman" w:hAnsi="Times New Roman"/>
        </w:rPr>
        <w:t xml:space="preserve"> shown at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96" type="#_x0000_t75" alt="" style="width:37.5pt;height:14.25pt;mso-width-percent:0;mso-height-percent:0;mso-width-percent:0;mso-height-percent:0" o:ole="">
            <v:imagedata r:id="rId346" o:title=""/>
          </v:shape>
          <o:OLEObject Type="Embed" ProgID="Equation.DSMT4" ShapeID="_x0000_i1196" DrawAspect="Content" ObjectID="_1726686347" r:id="rId347"/>
        </w:object>
      </w:r>
      <w:r w:rsidR="00692F3E" w:rsidRPr="0013783D">
        <w:rPr>
          <w:rFonts w:ascii="Times New Roman" w:hAnsi="Times New Roman"/>
        </w:rPr>
        <w:t>days</w:t>
      </w:r>
      <w:r w:rsidR="00692F3E">
        <w:rPr>
          <w:rFonts w:ascii="Times New Roman" w:hAnsi="Times New Roman"/>
        </w:rPr>
        <w:t>)</w:t>
      </w:r>
      <w:r w:rsidR="009477E6">
        <w:rPr>
          <w:rFonts w:ascii="Times New Roman" w:hAnsi="Times New Roman"/>
        </w:rPr>
        <w:t>.</w:t>
      </w:r>
    </w:p>
    <w:p w14:paraId="1A9E783A" w14:textId="77777777" w:rsidR="009477E6" w:rsidRPr="00B77765" w:rsidRDefault="009477E6" w:rsidP="009477E6">
      <w:pPr>
        <w:adjustRightInd w:val="0"/>
        <w:snapToGrid w:val="0"/>
        <w:rPr>
          <w:rFonts w:ascii="Times New Roman" w:hAnsi="Times New Roman"/>
        </w:rPr>
      </w:pPr>
    </w:p>
    <w:p w14:paraId="75C14F52" w14:textId="3DBAAC51" w:rsidR="008E6D20" w:rsidRDefault="008E6D20" w:rsidP="00B175F8">
      <w:pPr>
        <w:adjustRightInd w:val="0"/>
        <w:snapToGrid w:val="0"/>
        <w:jc w:val="both"/>
        <w:rPr>
          <w:rFonts w:ascii="Times New Roman" w:hAnsi="Times New Roman"/>
        </w:rPr>
      </w:pPr>
      <w:r w:rsidRPr="00F87AC5">
        <w:rPr>
          <w:rFonts w:ascii="Times New Roman" w:hAnsi="Times New Roman"/>
          <w:sz w:val="24"/>
          <w:szCs w:val="24"/>
        </w:rPr>
        <w:t>4</w:t>
      </w:r>
      <w:r>
        <w:rPr>
          <w:rFonts w:ascii="Times New Roman" w:hAnsi="Times New Roman"/>
          <w:sz w:val="24"/>
          <w:szCs w:val="24"/>
        </w:rPr>
        <w:t>.2 Thermo-osmosis and thermo-filtration effects</w:t>
      </w:r>
      <w:r w:rsidR="006F59B8">
        <w:rPr>
          <w:rFonts w:ascii="Times New Roman" w:hAnsi="Times New Roman"/>
        </w:rPr>
        <w:tab/>
      </w:r>
    </w:p>
    <w:p w14:paraId="71E7FDC8" w14:textId="6D724C3D" w:rsidR="00FE5782" w:rsidRPr="00060E7C" w:rsidRDefault="00A0301D" w:rsidP="00B175F8">
      <w:pPr>
        <w:adjustRightInd w:val="0"/>
        <w:snapToGrid w:val="0"/>
        <w:spacing w:line="360" w:lineRule="auto"/>
        <w:ind w:firstLine="720"/>
        <w:jc w:val="both"/>
        <w:rPr>
          <w:rFonts w:ascii="Times New Roman" w:hAnsi="Times New Roman"/>
        </w:rPr>
      </w:pPr>
      <w:r>
        <w:rPr>
          <w:rFonts w:ascii="Times New Roman" w:hAnsi="Times New Roman"/>
        </w:rPr>
        <w:t xml:space="preserve">So far, all results have been presented with a single combination of parameters governing thermos-osmosis and thermo-filtration. To examine these effects, </w:t>
      </w:r>
      <w:r w:rsidR="00345CE4" w:rsidRPr="0013783D">
        <w:rPr>
          <w:rFonts w:ascii="Times New Roman" w:hAnsi="Times New Roman"/>
        </w:rPr>
        <w:t xml:space="preserve">we will </w:t>
      </w:r>
      <w:r>
        <w:rPr>
          <w:rFonts w:ascii="Times New Roman" w:hAnsi="Times New Roman"/>
        </w:rPr>
        <w:t xml:space="preserve">present the internal pressure profile at </w:t>
      </w:r>
      <w:r w:rsidRPr="00B175F8">
        <w:rPr>
          <w:rFonts w:ascii="Times New Roman" w:hAnsi="Times New Roman"/>
          <w:i/>
          <w:iCs/>
        </w:rPr>
        <w:t>t</w:t>
      </w:r>
      <w:r>
        <w:rPr>
          <w:rFonts w:ascii="Times New Roman" w:hAnsi="Times New Roman"/>
        </w:rPr>
        <w:t xml:space="preserve">=10 days after </w:t>
      </w:r>
      <w:r w:rsidR="006C5917">
        <w:rPr>
          <w:rFonts w:ascii="Times New Roman" w:hAnsi="Times New Roman"/>
        </w:rPr>
        <w:t xml:space="preserve">thermal (mode 2) </w:t>
      </w:r>
      <w:r>
        <w:rPr>
          <w:rFonts w:ascii="Times New Roman" w:hAnsi="Times New Roman"/>
        </w:rPr>
        <w:t>loading</w:t>
      </w:r>
      <w:r w:rsidR="007D6388">
        <w:rPr>
          <w:rFonts w:ascii="Times New Roman" w:hAnsi="Times New Roman"/>
        </w:rPr>
        <w:t xml:space="preserve">. </w:t>
      </w:r>
      <w:r w:rsidR="00345CE4">
        <w:rPr>
          <w:rFonts w:ascii="Times New Roman" w:hAnsi="Times New Roman"/>
        </w:rPr>
        <w:t xml:space="preserve">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5</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9</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97" type="#_x0000_t75" alt="" style="width:33pt;height:18pt;mso-width-percent:0;mso-height-percent:0;mso-width-percent:0;mso-height-percent:0" o:ole="">
            <v:imagedata r:id="rId348" o:title=""/>
          </v:shape>
          <o:OLEObject Type="Embed" ProgID="Equation.DSMT4" ShapeID="_x0000_i1197" DrawAspect="Content" ObjectID="_1726686348" r:id="rId349"/>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502917">
        <w:rPr>
          <w:rFonts w:ascii="Times New Roman" w:hAnsi="Times New Roman"/>
        </w:rPr>
        <w:t xml:space="preserve"> (Figure </w:t>
      </w:r>
      <w:r w:rsidR="0051708D">
        <w:rPr>
          <w:rFonts w:ascii="Times New Roman" w:hAnsi="Times New Roman"/>
        </w:rPr>
        <w:t>5</w:t>
      </w:r>
      <w:r w:rsidR="00B84F78">
        <w:rPr>
          <w:rFonts w:ascii="Times New Roman" w:hAnsi="Times New Roman"/>
        </w:rPr>
        <w:t>)</w:t>
      </w:r>
      <w:r w:rsidR="006C5917">
        <w:rPr>
          <w:rFonts w:ascii="Times New Roman" w:hAnsi="Times New Roman"/>
        </w:rPr>
        <w:t xml:space="preserve">, noting that </w:t>
      </w:r>
      <w:r w:rsidR="006C5917" w:rsidRPr="00345CE4">
        <w:rPr>
          <w:rFonts w:ascii="Times New Roman" w:hAnsi="Times New Roman"/>
          <w:noProof/>
          <w:position w:val="-14"/>
        </w:rPr>
        <w:object w:dxaOrig="639" w:dyaOrig="380" w14:anchorId="777D7640">
          <v:shape id="_x0000_i1198" type="#_x0000_t75" alt="" style="width:33pt;height:16.5pt;mso-width-percent:0;mso-height-percent:0;mso-width-percent:0;mso-height-percent:0" o:ole="">
            <v:imagedata r:id="rId348" o:title=""/>
          </v:shape>
          <o:OLEObject Type="Embed" ProgID="Equation.DSMT4" ShapeID="_x0000_i1198" DrawAspect="Content" ObjectID="_1726686349" r:id="rId350"/>
        </w:object>
      </w:r>
      <w:r w:rsidR="006C5917">
        <w:rPr>
          <w:rFonts w:ascii="Times New Roman" w:hAnsi="Times New Roman"/>
          <w:noProof/>
        </w:rPr>
        <w:t>=</w:t>
      </w:r>
      <w:r w:rsidR="007A73F9">
        <w:rPr>
          <w:rFonts w:ascii="Times New Roman" w:hAnsi="Times New Roman"/>
          <w:noProof/>
        </w:rPr>
        <w:t>1</w:t>
      </w:r>
      <w:r w:rsidR="007A73F9">
        <w:rPr>
          <w:rFonts w:ascii="Times New Roman" w:hAnsi="Times New Roman"/>
        </w:rPr>
        <w:t xml:space="preserve"> corresponds</w:t>
      </w:r>
      <w:r w:rsidR="006C5917">
        <w:rPr>
          <w:rFonts w:ascii="Times New Roman" w:hAnsi="Times New Roman"/>
        </w:rPr>
        <w:t xml:space="preserve"> to the case presented in Fig. </w:t>
      </w:r>
      <w:r w:rsidR="002A5294">
        <w:rPr>
          <w:rFonts w:ascii="Times New Roman" w:hAnsi="Times New Roman"/>
        </w:rPr>
        <w:t>3</w:t>
      </w:r>
      <w:r w:rsidR="009126ED" w:rsidRPr="006F59B8">
        <w:rPr>
          <w:rFonts w:ascii="Times New Roman" w:hAnsi="Times New Roman"/>
        </w:rPr>
        <w:t>.</w:t>
      </w:r>
      <w:r w:rsidR="00A93058" w:rsidRPr="006F59B8">
        <w:rPr>
          <w:rFonts w:ascii="Times New Roman" w:hAnsi="Times New Roman"/>
        </w:rPr>
        <w:t xml:space="preserve"> </w:t>
      </w:r>
      <w:r w:rsidR="00837D5B">
        <w:rPr>
          <w:rFonts w:ascii="Times New Roman" w:hAnsi="Times New Roman"/>
        </w:rPr>
        <w:t>All</w:t>
      </w:r>
      <w:r w:rsidR="00E34C45">
        <w:rPr>
          <w:rFonts w:ascii="Times New Roman" w:hAnsi="Times New Roman"/>
        </w:rPr>
        <w:t xml:space="preserve">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 xml:space="preserve">induced pore pressure </w:t>
      </w:r>
      <w:r w:rsidR="00A40318">
        <w:rPr>
          <w:rFonts w:ascii="Times New Roman" w:hAnsi="Times New Roman" w:hint="eastAsia"/>
        </w:rPr>
        <w:t>has</w:t>
      </w:r>
      <w:r w:rsidR="00A40318">
        <w:rPr>
          <w:rFonts w:ascii="Times New Roman" w:hAnsi="Times New Roman"/>
        </w:rPr>
        <w:t xml:space="preserve"> considerable reduction </w:t>
      </w:r>
      <w:r w:rsidR="00137220" w:rsidRPr="006F59B8">
        <w:rPr>
          <w:rFonts w:ascii="Times New Roman" w:hAnsi="Times New Roman"/>
        </w:rPr>
        <w:t>when the thermo-osmotic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99" type="#_x0000_t75" alt="" style="width:33pt;height:16.5pt;mso-width-percent:0;mso-height-percent:0;mso-width-percent:0;mso-height-percent:0" o:ole="">
            <v:imagedata r:id="rId351" o:title=""/>
          </v:shape>
          <o:OLEObject Type="Embed" ProgID="Equation.DSMT4" ShapeID="_x0000_i1199" DrawAspect="Content" ObjectID="_1726686350" r:id="rId352"/>
        </w:object>
      </w:r>
      <w:r w:rsidR="00001443">
        <w:rPr>
          <w:rFonts w:ascii="Times New Roman" w:hAnsi="Times New Roman"/>
        </w:rPr>
        <w:t>=10</w:t>
      </w:r>
      <w:r w:rsidR="003D4F81">
        <w:rPr>
          <w:rFonts w:ascii="Times New Roman" w:hAnsi="Times New Roman"/>
          <w:vertAlign w:val="superscript"/>
        </w:rPr>
        <w:t>9</w:t>
      </w:r>
      <w:r w:rsidR="00A40318">
        <w:rPr>
          <w:rFonts w:ascii="Times New Roman" w:hAnsi="Times New Roman"/>
        </w:rPr>
        <w:t>).</w:t>
      </w:r>
      <w:r w:rsidR="00837D5B">
        <w:rPr>
          <w:rFonts w:ascii="Times New Roman" w:hAnsi="Times New Roman"/>
        </w:rPr>
        <w:t xml:space="preserve"> While it is not clear if this ratio is realistic (it might be, but there has been little study), it is clear that thermos-osmosis does have potential to contribute a reduction in the induced pore pressure from temperature loading.</w:t>
      </w:r>
    </w:p>
    <w:p w14:paraId="32E01997" w14:textId="2DB432FA"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The</w:t>
      </w:r>
      <w:r w:rsidR="008E6D20">
        <w:rPr>
          <w:rFonts w:ascii="Times New Roman" w:hAnsi="Times New Roman"/>
        </w:rPr>
        <w:t xml:space="preserve"> role of thermo-filtration is </w:t>
      </w:r>
      <w:r w:rsidR="0096316A">
        <w:rPr>
          <w:rFonts w:ascii="Times New Roman" w:hAnsi="Times New Roman"/>
        </w:rPr>
        <w:t xml:space="preserve">made </w:t>
      </w:r>
      <w:r w:rsidR="008E6D20">
        <w:rPr>
          <w:rFonts w:ascii="Times New Roman" w:hAnsi="Times New Roman"/>
        </w:rPr>
        <w:t>most apparent by observing the</w:t>
      </w:r>
      <w:r w:rsidR="00BB2BB6">
        <w:rPr>
          <w:rFonts w:ascii="Times New Roman" w:hAnsi="Times New Roman"/>
        </w:rPr>
        <w:t xml:space="preserve"> temperature profiles </w:t>
      </w:r>
      <w:r w:rsidR="008E6D20">
        <w:rPr>
          <w:rFonts w:ascii="Times New Roman" w:hAnsi="Times New Roman"/>
        </w:rPr>
        <w:t xml:space="preserve">resulting from </w:t>
      </w:r>
      <w:r w:rsidR="00BB2BB6">
        <w:rPr>
          <w:rFonts w:ascii="Times New Roman" w:hAnsi="Times New Roman"/>
        </w:rPr>
        <w:t xml:space="preserve">the </w:t>
      </w:r>
      <w:r w:rsidR="00BB2BB6" w:rsidRPr="0013783D">
        <w:rPr>
          <w:rFonts w:ascii="Times New Roman" w:hAnsi="Times New Roman"/>
        </w:rPr>
        <w:t xml:space="preserve">mode 2 </w:t>
      </w:r>
      <w:r w:rsidR="008E6D20">
        <w:rPr>
          <w:rFonts w:ascii="Times New Roman" w:hAnsi="Times New Roman"/>
        </w:rPr>
        <w:t xml:space="preserve">(temperature) </w:t>
      </w:r>
      <w:r w:rsidR="00BB2BB6" w:rsidRPr="0013783D">
        <w:rPr>
          <w:rFonts w:ascii="Times New Roman" w:hAnsi="Times New Roman"/>
        </w:rPr>
        <w:t>loading</w:t>
      </w:r>
      <w:r w:rsidR="008E6D20">
        <w:rPr>
          <w:rFonts w:ascii="Times New Roman" w:hAnsi="Times New Roman"/>
        </w:rPr>
        <w:t xml:space="preserve">. </w:t>
      </w:r>
      <w:r w:rsidR="001F2282">
        <w:rPr>
          <w:rFonts w:ascii="Times New Roman" w:hAnsi="Times New Roman"/>
        </w:rPr>
        <w:t>A base case is</w:t>
      </w:r>
      <w:r w:rsidR="008E6D20">
        <w:rPr>
          <w:rFonts w:ascii="Times New Roman" w:hAnsi="Times New Roman"/>
        </w:rPr>
        <w:t xml:space="preserv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w:t>
      </w:r>
      <w:commentRangeStart w:id="47"/>
      <w:commentRangeStart w:id="48"/>
      <w:r w:rsidR="0051708D">
        <w:rPr>
          <w:rFonts w:ascii="Times New Roman" w:hAnsi="Times New Roman"/>
        </w:rPr>
        <w:t>6</w:t>
      </w:r>
      <w:commentRangeEnd w:id="47"/>
      <w:r w:rsidR="001F2282">
        <w:rPr>
          <w:rStyle w:val="CommentReference"/>
        </w:rPr>
        <w:commentReference w:id="47"/>
      </w:r>
      <w:commentRangeEnd w:id="48"/>
      <w:r w:rsidR="005F641B">
        <w:rPr>
          <w:rStyle w:val="CommentReference"/>
        </w:rPr>
        <w:commentReference w:id="48"/>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w:t>
      </w:r>
      <w:r w:rsidR="00BB2BB6" w:rsidRPr="006F59B8">
        <w:rPr>
          <w:rFonts w:ascii="Times New Roman" w:hAnsi="Times New Roman"/>
        </w:rPr>
        <w:lastRenderedPageBreak/>
        <w:t>equilibrium</w:t>
      </w:r>
      <w:r w:rsidR="00F46066">
        <w:rPr>
          <w:rFonts w:ascii="Times New Roman" w:hAnsi="Times New Roman"/>
        </w:rPr>
        <w:t>,</w:t>
      </w:r>
      <w:r w:rsidR="00BB2BB6">
        <w:rPr>
          <w:rFonts w:ascii="Times New Roman" w:hAnsi="Times New Roman"/>
        </w:rPr>
        <w:t xml:space="preserve"> </w:t>
      </w:r>
      <w:r w:rsidR="0096316A">
        <w:rPr>
          <w:rFonts w:ascii="Times New Roman" w:hAnsi="Times New Roman"/>
        </w:rPr>
        <w:t xml:space="preserve">which is the equilibrium.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96316A">
        <w:rPr>
          <w:rFonts w:ascii="Times New Roman" w:hAnsi="Times New Roman"/>
        </w:rPr>
        <w:t xml:space="preserve"> as it</w:t>
      </w:r>
      <w:r w:rsidR="00BB2BB6" w:rsidRPr="006F59B8">
        <w:rPr>
          <w:rFonts w:ascii="Times New Roman" w:hAnsi="Times New Roman"/>
        </w:rPr>
        <w:t xml:space="preserve"> is changed by the pore pressure gradient</w:t>
      </w:r>
      <w:r w:rsidR="0072734C">
        <w:rPr>
          <w:rFonts w:ascii="Times New Roman" w:hAnsi="Times New Roman"/>
        </w:rPr>
        <w:t xml:space="preserve"> from mode 1 loading</w:t>
      </w:r>
      <w:r w:rsidR="00BB2BB6" w:rsidRPr="006F59B8">
        <w:rPr>
          <w:rFonts w:ascii="Times New Roman" w:hAnsi="Times New Roman"/>
        </w:rPr>
        <w:t xml:space="preserve">. As shown in </w:t>
      </w:r>
      <w:r w:rsidR="00BB2BB6">
        <w:rPr>
          <w:rFonts w:ascii="Times New Roman" w:hAnsi="Times New Roman"/>
        </w:rPr>
        <w:t>F</w:t>
      </w:r>
      <w:r w:rsidR="0051708D">
        <w:rPr>
          <w:rFonts w:ascii="Times New Roman" w:hAnsi="Times New Roman"/>
        </w:rPr>
        <w:t>igure 7</w:t>
      </w:r>
      <w:r w:rsidR="00BB2BB6" w:rsidRPr="006F59B8">
        <w:rPr>
          <w:rFonts w:ascii="Times New Roman" w:hAnsi="Times New Roman"/>
        </w:rPr>
        <w:t>, among the three selected ratios, the maximum temperature difference induced by the pore pressure gradient is within 1</w:t>
      </w:r>
      <w:r w:rsidR="0096316A">
        <w:rPr>
          <w:rFonts w:ascii="Times New Roman" w:hAnsi="Times New Roman"/>
        </w:rPr>
        <w:t xml:space="preserve"> Kelvin</w:t>
      </w:r>
      <w:r w:rsidR="00BB2BB6">
        <w:rPr>
          <w:rFonts w:ascii="Times New Roman" w:hAnsi="Times New Roman"/>
        </w:rPr>
        <w:t>.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 xml:space="preserve">cantly larger than the </w:t>
      </w:r>
      <w:r w:rsidR="003A6AA5">
        <w:rPr>
          <w:rFonts w:ascii="Times New Roman" w:hAnsi="Times New Roman"/>
        </w:rPr>
        <w:t>thermal filtration coefficient (</w:t>
      </w:r>
      <w:commentRangeStart w:id="49"/>
      <w:commentRangeStart w:id="50"/>
      <w:r w:rsidR="005F641B" w:rsidRPr="00345CE4">
        <w:rPr>
          <w:rFonts w:ascii="Times New Roman" w:hAnsi="Times New Roman"/>
          <w:noProof/>
          <w:position w:val="-14"/>
        </w:rPr>
        <w:object w:dxaOrig="639" w:dyaOrig="380" w14:anchorId="22735BAD">
          <v:shape id="_x0000_i1200" type="#_x0000_t75" alt="" style="width:33.75pt;height:16.5pt" o:ole="">
            <v:imagedata r:id="rId353" o:title=""/>
          </v:shape>
          <o:OLEObject Type="Embed" ProgID="Equation.DSMT4" ShapeID="_x0000_i1200" DrawAspect="Content" ObjectID="_1726686351" r:id="rId354"/>
        </w:object>
      </w:r>
      <w:r w:rsidR="00BB2BB6" w:rsidRPr="006F59B8">
        <w:rPr>
          <w:rFonts w:ascii="Times New Roman" w:hAnsi="Times New Roman"/>
        </w:rPr>
        <w:t>=</w:t>
      </w:r>
      <w:r w:rsidR="00BB2BB6">
        <w:rPr>
          <w:rFonts w:ascii="Times New Roman" w:hAnsi="Times New Roman"/>
        </w:rPr>
        <w:t>10</w:t>
      </w:r>
      <w:r w:rsidR="00434F37">
        <w:rPr>
          <w:rFonts w:ascii="Times New Roman" w:hAnsi="Times New Roman"/>
          <w:vertAlign w:val="superscript"/>
        </w:rPr>
        <w:t>8</w:t>
      </w:r>
      <w:commentRangeEnd w:id="49"/>
      <w:r w:rsidR="001F2282">
        <w:rPr>
          <w:rStyle w:val="CommentReference"/>
        </w:rPr>
        <w:commentReference w:id="49"/>
      </w:r>
      <w:commentRangeEnd w:id="50"/>
      <w:r w:rsidR="000301A0">
        <w:rPr>
          <w:rStyle w:val="CommentReference"/>
        </w:rPr>
        <w:commentReference w:id="50"/>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w:t>
      </w:r>
      <w:commentRangeStart w:id="51"/>
      <w:commentRangeStart w:id="52"/>
      <w:r w:rsidR="00BB2BB6" w:rsidRPr="006F59B8">
        <w:rPr>
          <w:rFonts w:ascii="Times New Roman" w:hAnsi="Times New Roman"/>
        </w:rPr>
        <w:t>input</w:t>
      </w:r>
      <w:r w:rsidR="00F46066">
        <w:rPr>
          <w:rFonts w:ascii="Times New Roman" w:hAnsi="Times New Roman"/>
        </w:rPr>
        <w:t>s</w:t>
      </w:r>
      <w:commentRangeEnd w:id="51"/>
      <w:r w:rsidR="0070361F">
        <w:rPr>
          <w:rStyle w:val="CommentReference"/>
        </w:rPr>
        <w:commentReference w:id="51"/>
      </w:r>
      <w:commentRangeEnd w:id="52"/>
      <w:r w:rsidR="005F641B">
        <w:rPr>
          <w:rStyle w:val="CommentReference"/>
        </w:rPr>
        <w:commentReference w:id="52"/>
      </w:r>
      <w:r w:rsidR="00BB2BB6" w:rsidRPr="006F59B8">
        <w:rPr>
          <w:rFonts w:ascii="Times New Roman" w:hAnsi="Times New Roman"/>
        </w:rPr>
        <w:t>.</w:t>
      </w:r>
    </w:p>
    <w:p w14:paraId="4B8F87C5" w14:textId="026456F4" w:rsidR="00241C59" w:rsidRDefault="002A5294" w:rsidP="000E70D7">
      <w:pPr>
        <w:jc w:val="center"/>
      </w:pPr>
      <w:r>
        <w:rPr>
          <w:noProof/>
        </w:rPr>
        <w:drawing>
          <wp:inline distT="0" distB="0" distL="0" distR="0" wp14:anchorId="5E686E42" wp14:editId="199606A3">
            <wp:extent cx="3803904" cy="331622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3819488" cy="3329810"/>
                    </a:xfrm>
                    <a:prstGeom prst="rect">
                      <a:avLst/>
                    </a:prstGeom>
                  </pic:spPr>
                </pic:pic>
              </a:graphicData>
            </a:graphic>
          </wp:inline>
        </w:drawing>
      </w:r>
    </w:p>
    <w:p w14:paraId="2F23B340" w14:textId="312401A7" w:rsidR="00A95FAA" w:rsidRPr="00B77765" w:rsidRDefault="0051708D" w:rsidP="009477E6">
      <w:pPr>
        <w:adjustRightInd w:val="0"/>
        <w:snapToGrid w:val="0"/>
        <w:rPr>
          <w:rFonts w:ascii="Times New Roman" w:hAnsi="Times New Roman"/>
        </w:rPr>
      </w:pPr>
      <w:r>
        <w:rPr>
          <w:rFonts w:ascii="Times New Roman" w:hAnsi="Times New Roman"/>
        </w:rPr>
        <w:t>Figure 6</w:t>
      </w:r>
      <w:r w:rsidR="00437EF3">
        <w:rPr>
          <w:rFonts w:ascii="Times New Roman" w:hAnsi="Times New Roman"/>
        </w:rPr>
        <w:t xml:space="preserve">. </w:t>
      </w:r>
      <w:r w:rsidR="00071CC5">
        <w:rPr>
          <w:rFonts w:ascii="Times New Roman" w:hAnsi="Times New Roman"/>
        </w:rPr>
        <w:t>The development of temperature change (</w:t>
      </w:r>
      <w:r w:rsidR="002A5294" w:rsidRPr="00CC35E9">
        <w:rPr>
          <w:rFonts w:ascii="Times New Roman" w:hAnsi="Times New Roman"/>
          <w:position w:val="-4"/>
        </w:rPr>
        <w:object w:dxaOrig="220" w:dyaOrig="260" w14:anchorId="3FCBC0C4">
          <v:shape id="_x0000_i1201" type="#_x0000_t75" style="width:10.5pt;height:12pt" o:ole="">
            <v:imagedata r:id="rId356" o:title=""/>
          </v:shape>
          <o:OLEObject Type="Embed" ProgID="Equation.DSMT4" ShapeID="_x0000_i1201" DrawAspect="Content" ObjectID="_1726686352" r:id="rId357"/>
        </w:object>
      </w:r>
      <w:r w:rsidR="00071CC5">
        <w:rPr>
          <w:rFonts w:ascii="Times New Roman" w:hAnsi="Times New Roman"/>
        </w:rPr>
        <w:t xml:space="preserve">) </w:t>
      </w:r>
      <w:r w:rsidR="0096316A">
        <w:rPr>
          <w:rFonts w:ascii="Times New Roman" w:hAnsi="Times New Roman"/>
        </w:rPr>
        <w:t xml:space="preserve">under </w:t>
      </w:r>
      <w:r w:rsidR="00437EF3">
        <w:rPr>
          <w:rFonts w:ascii="Times New Roman" w:hAnsi="Times New Roman"/>
        </w:rPr>
        <w:t>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9477E6">
        <w:rPr>
          <w:rFonts w:ascii="Times New Roman" w:hAnsi="Times New Roman"/>
        </w:rPr>
        <w:t>.</w:t>
      </w:r>
    </w:p>
    <w:p w14:paraId="2DA73EC3" w14:textId="49C1B994" w:rsidR="00B27921" w:rsidRPr="006F59B8" w:rsidRDefault="00B27921" w:rsidP="00437EF3">
      <w:pPr>
        <w:jc w:val="center"/>
        <w:rPr>
          <w:rFonts w:ascii="Times New Roman" w:hAnsi="Times New Roman"/>
        </w:rPr>
      </w:pPr>
    </w:p>
    <w:p w14:paraId="6B6A2649" w14:textId="4516B6D6" w:rsidR="006E449A" w:rsidRPr="005D56CB" w:rsidRDefault="002A5294" w:rsidP="005D56CB">
      <w:pPr>
        <w:adjustRightInd w:val="0"/>
        <w:snapToGrid w:val="0"/>
        <w:spacing w:line="360" w:lineRule="auto"/>
        <w:jc w:val="center"/>
        <w:rPr>
          <w:rFonts w:ascii="Times New Roman" w:hAnsi="Times New Roman"/>
        </w:rPr>
      </w:pPr>
      <w:r>
        <w:rPr>
          <w:noProof/>
        </w:rPr>
        <w:lastRenderedPageBreak/>
        <w:drawing>
          <wp:inline distT="0" distB="0" distL="0" distR="0" wp14:anchorId="1370FC06" wp14:editId="33E58BA4">
            <wp:extent cx="4184954" cy="370923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4205415" cy="3727366"/>
                    </a:xfrm>
                    <a:prstGeom prst="rect">
                      <a:avLst/>
                    </a:prstGeom>
                  </pic:spPr>
                </pic:pic>
              </a:graphicData>
            </a:graphic>
          </wp:inline>
        </w:drawing>
      </w:r>
    </w:p>
    <w:p w14:paraId="63E990D4" w14:textId="12A603B3" w:rsidR="006D65C1" w:rsidRDefault="0051708D" w:rsidP="009477E6">
      <w:pPr>
        <w:adjustRightInd w:val="0"/>
        <w:snapToGrid w:val="0"/>
        <w:rPr>
          <w:rFonts w:ascii="Times New Roman" w:hAnsi="Times New Roman"/>
        </w:rPr>
      </w:pPr>
      <w:r>
        <w:rPr>
          <w:rFonts w:ascii="Times New Roman" w:hAnsi="Times New Roman"/>
        </w:rPr>
        <w:t>Figure 7</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arious ratio</w:t>
      </w:r>
      <w:r w:rsidR="0096316A">
        <w:rPr>
          <w:rFonts w:ascii="Times New Roman" w:hAnsi="Times New Roman"/>
        </w:rPr>
        <w:t>s</w:t>
      </w:r>
      <w:r w:rsidR="004A7B41" w:rsidRPr="00B77765">
        <w:rPr>
          <w:rFonts w:ascii="Times New Roman" w:hAnsi="Times New Roman"/>
        </w:rPr>
        <w:t xml:space="preserve"> of </w:t>
      </w:r>
      <w:r w:rsidR="00362F85" w:rsidRPr="00B77765">
        <w:rPr>
          <w:rFonts w:ascii="Times New Roman" w:hAnsi="Times New Roman"/>
          <w:noProof/>
          <w:position w:val="-14"/>
        </w:rPr>
        <w:object w:dxaOrig="639" w:dyaOrig="380" w14:anchorId="2F39841A">
          <v:shape id="_x0000_i1202" type="#_x0000_t75" alt="" style="width:33.75pt;height:16.5pt" o:ole="">
            <v:imagedata r:id="rId359" o:title=""/>
          </v:shape>
          <o:OLEObject Type="Embed" ProgID="Equation.DSMT4" ShapeID="_x0000_i1202" DrawAspect="Content" ObjectID="_1726686353" r:id="rId360"/>
        </w:object>
      </w:r>
      <w:r w:rsidR="004A7B41">
        <w:rPr>
          <w:rFonts w:ascii="Times New Roman" w:hAnsi="Times New Roman"/>
        </w:rPr>
        <w:t>(thermal filtration’s influe</w:t>
      </w:r>
      <w:r w:rsidR="0096316A">
        <w:rPr>
          <w:rFonts w:ascii="Times New Roman" w:hAnsi="Times New Roman"/>
        </w:rPr>
        <w:t>nce) impacting</w:t>
      </w:r>
      <w:r w:rsidR="00CC35E9">
        <w:rPr>
          <w:rFonts w:ascii="Times New Roman" w:hAnsi="Times New Roman"/>
        </w:rPr>
        <w:t xml:space="preserve"> the temperature </w:t>
      </w:r>
      <w:r w:rsidR="004A7B41">
        <w:rPr>
          <w:rFonts w:ascii="Times New Roman" w:hAnsi="Times New Roman"/>
        </w:rPr>
        <w:t>change</w:t>
      </w:r>
      <w:r w:rsidR="00CC35E9">
        <w:rPr>
          <w:rFonts w:ascii="Times New Roman" w:hAnsi="Times New Roman"/>
        </w:rPr>
        <w:t xml:space="preserve"> (</w:t>
      </w:r>
      <w:r w:rsidR="002A5294" w:rsidRPr="00CC35E9">
        <w:rPr>
          <w:rFonts w:ascii="Times New Roman" w:hAnsi="Times New Roman"/>
          <w:position w:val="-4"/>
        </w:rPr>
        <w:object w:dxaOrig="220" w:dyaOrig="260" w14:anchorId="1E369B7E">
          <v:shape id="_x0000_i1203" type="#_x0000_t75" style="width:10.5pt;height:12pt" o:ole="">
            <v:imagedata r:id="rId361" o:title=""/>
          </v:shape>
          <o:OLEObject Type="Embed" ProgID="Equation.DSMT4" ShapeID="_x0000_i1203" DrawAspect="Content" ObjectID="_1726686354" r:id="rId362"/>
        </w:object>
      </w:r>
      <w:r w:rsidR="00CC35E9">
        <w:rPr>
          <w:rFonts w:ascii="Times New Roman" w:hAnsi="Times New Roman"/>
        </w:rPr>
        <w:t xml:space="preserve">) </w:t>
      </w:r>
      <w:r w:rsidR="009477E6">
        <w:rPr>
          <w:rFonts w:ascii="Times New Roman" w:hAnsi="Times New Roman"/>
        </w:rPr>
        <w:t>due to loading mode 1.</w:t>
      </w:r>
    </w:p>
    <w:p w14:paraId="295BCF00" w14:textId="77777777" w:rsidR="00071CC5" w:rsidRPr="00CC35E9" w:rsidRDefault="00071CC5" w:rsidP="00CC35E9">
      <w:pPr>
        <w:adjustRightInd w:val="0"/>
        <w:snapToGrid w:val="0"/>
        <w:jc w:val="center"/>
        <w:rPr>
          <w:rFonts w:ascii="Times New Roman" w:hAnsi="Times New Roman"/>
        </w:rPr>
      </w:pPr>
    </w:p>
    <w:p w14:paraId="59F039AB" w14:textId="77777777" w:rsidR="00F334A1" w:rsidRDefault="00F87AC5" w:rsidP="00F334A1">
      <w:pPr>
        <w:spacing w:line="360" w:lineRule="auto"/>
        <w:rPr>
          <w:rFonts w:ascii="Times New Roman" w:hAnsi="Times New Roman"/>
          <w:sz w:val="24"/>
          <w:szCs w:val="24"/>
        </w:rPr>
      </w:pPr>
      <w:r w:rsidRPr="00F87AC5">
        <w:rPr>
          <w:rFonts w:ascii="Times New Roman" w:hAnsi="Times New Roman"/>
          <w:sz w:val="24"/>
          <w:szCs w:val="24"/>
        </w:rPr>
        <w:t>4</w:t>
      </w:r>
      <w:r w:rsidR="00F334A1">
        <w:rPr>
          <w:rFonts w:ascii="Times New Roman" w:hAnsi="Times New Roman"/>
          <w:sz w:val="24"/>
          <w:szCs w:val="24"/>
        </w:rPr>
        <w:t>.3 Effective Stress</w:t>
      </w:r>
    </w:p>
    <w:p w14:paraId="03A493D2" w14:textId="479D8C57" w:rsidR="00BE32F3" w:rsidRDefault="00F334A1" w:rsidP="00F85AE8">
      <w:pPr>
        <w:spacing w:line="360" w:lineRule="auto"/>
        <w:jc w:val="both"/>
        <w:rPr>
          <w:rFonts w:ascii="Times New Roman" w:hAnsi="Times New Roman"/>
        </w:rPr>
      </w:pPr>
      <w:r>
        <w:rPr>
          <w:rFonts w:ascii="Times New Roman" w:hAnsi="Times New Roman"/>
          <w:sz w:val="24"/>
          <w:szCs w:val="24"/>
        </w:rPr>
        <w:tab/>
      </w:r>
      <w:r w:rsidR="001579DC">
        <w:rPr>
          <w:rFonts w:ascii="Times New Roman" w:hAnsi="Times New Roman"/>
        </w:rPr>
        <w:t>There is a vast literature pointing to the impact of</w:t>
      </w:r>
      <w:r w:rsidR="00434894" w:rsidRPr="00504D1E">
        <w:rPr>
          <w:rFonts w:ascii="Times New Roman" w:hAnsi="Times New Roman"/>
        </w:rPr>
        <w:t xml:space="preserve"> the </w:t>
      </w:r>
      <w:r w:rsidR="001579DC">
        <w:rPr>
          <w:rFonts w:ascii="Times New Roman" w:hAnsi="Times New Roman"/>
        </w:rPr>
        <w:t xml:space="preserve">so-called </w:t>
      </w:r>
      <w:r w:rsidR="00434894" w:rsidRPr="00504D1E">
        <w:rPr>
          <w:rFonts w:ascii="Times New Roman" w:hAnsi="Times New Roman"/>
        </w:rPr>
        <w:t>effective stress</w:t>
      </w:r>
      <w:r w:rsidR="001579DC">
        <w:rPr>
          <w:rFonts w:ascii="Times New Roman" w:hAnsi="Times New Roman"/>
        </w:rPr>
        <w:t xml:space="preserve"> on behavior of porous media, where effective stress is defined as the difference between the total stress and the pore pressure </w:t>
      </w:r>
      <w:r w:rsidR="00FB2096">
        <w:rPr>
          <w:rFonts w:ascii="Times New Roman" w:hAnsi="Times New Roman"/>
        </w:rPr>
        <w:fldChar w:fldCharType="begin"/>
      </w:r>
      <w:r w:rsidR="00FB2096">
        <w:rPr>
          <w:rFonts w:ascii="Times New Roman" w:hAnsi="Times New Roman"/>
        </w:rPr>
        <w:instrText xml:space="preserve"> ADDIN EN.CITE &lt;EndNote&gt;&lt;Cite&gt;&lt;Author&gt;Terzaghi&lt;/Author&gt;&lt;Year&gt;1925&lt;/Year&gt;&lt;RecNum&gt;4&lt;/RecNum&gt;&lt;DisplayText&gt;(Biot, 1941; Terzaghi, 1925)&lt;/DisplayText&gt;&lt;record&gt;&lt;rec-number&gt;4&lt;/rec-number&gt;&lt;foreign-keys&gt;&lt;key app="EN" db-id="ssfvrr2e4dpfdrettfh5de0dvap00tsdfpwd" timestamp="1662937572"&gt;4&lt;/key&gt;&lt;/foreign-keys&gt;&lt;ref-type name="Book"&gt;6&lt;/ref-type&gt;&lt;contributors&gt;&lt;authors&gt;&lt;author&gt;Terzaghi, Karl&lt;/author&gt;&lt;/authors&gt;&lt;/contributors&gt;&lt;titles&gt;&lt;title&gt;Erdbaumechanik auf bodenphysikalischer Grundlage&lt;/title&gt;&lt;/titles&gt;&lt;dates&gt;&lt;year&gt;1925&lt;/year&gt;&lt;/dates&gt;&lt;publisher&gt;F. Deuticke&lt;/publisher&gt;&lt;urls&gt;&lt;/urls&gt;&lt;/record&gt;&lt;/Cite&gt;&lt;Cite&gt;&lt;Author&gt;Biot&lt;/Author&gt;&lt;Year&gt;1941&lt;/Year&gt;&lt;RecNum&gt;5&lt;/RecNum&gt;&lt;record&gt;&lt;rec-number&gt;5&lt;/rec-number&gt;&lt;foreign-keys&gt;&lt;key app="EN" db-id="ssfvrr2e4dpfdrettfh5de0dvap00tsdfpwd" timestamp="</w:instrText>
      </w:r>
      <w:r w:rsidR="00FB2096">
        <w:rPr>
          <w:rFonts w:ascii="Times New Roman" w:hAnsi="Times New Roman" w:hint="eastAsia"/>
        </w:rPr>
        <w:instrText>1662937761"&gt;5&lt;/key&gt;&lt;/foreign-keys&gt;&lt;ref-type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w:instrText>
      </w:r>
      <w:r w:rsidR="00FB2096">
        <w:rPr>
          <w:rFonts w:ascii="Times New Roman" w:hAnsi="Times New Roman"/>
        </w:rPr>
        <w:instrText>l of applied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FB2096">
        <w:rPr>
          <w:rFonts w:ascii="Times New Roman" w:hAnsi="Times New Roman"/>
        </w:rPr>
        <w:fldChar w:fldCharType="separate"/>
      </w:r>
      <w:r w:rsidR="00FB2096">
        <w:rPr>
          <w:rFonts w:ascii="Times New Roman" w:hAnsi="Times New Roman"/>
          <w:noProof/>
        </w:rPr>
        <w:t>(Biot, 1941; Terzaghi, 1925)</w:t>
      </w:r>
      <w:r w:rsidR="00FB2096">
        <w:rPr>
          <w:rFonts w:ascii="Times New Roman" w:hAnsi="Times New Roman"/>
        </w:rPr>
        <w:fldChar w:fldCharType="end"/>
      </w:r>
      <w:r w:rsidR="00FB2096">
        <w:rPr>
          <w:rFonts w:ascii="Times New Roman" w:hAnsi="Times New Roman" w:hint="eastAsia"/>
        </w:rPr>
        <w:t>.</w:t>
      </w:r>
      <w:r w:rsidR="00FB2096">
        <w:rPr>
          <w:rFonts w:ascii="Times New Roman" w:hAnsi="Times New Roman"/>
        </w:rPr>
        <w:t xml:space="preserve"> </w:t>
      </w:r>
      <w:r w:rsidR="001579DC">
        <w:rPr>
          <w:rFonts w:ascii="Times New Roman" w:hAnsi="Times New Roman"/>
        </w:rPr>
        <w:t xml:space="preserve">Its significance lies in that it quantifies the total stress carried by the solid skeleton. Hence, when it becomes tensile, it indicates that the skeleton is subjected to tension. In materials like cement, rock, and soil, the tensile strength is low and so generation of tension indicates risk </w:t>
      </w:r>
      <w:r w:rsidR="001579DC" w:rsidRPr="005F641B">
        <w:rPr>
          <w:rFonts w:ascii="Times New Roman" w:hAnsi="Times New Roman"/>
        </w:rPr>
        <w:t xml:space="preserve">of tensile failure. </w:t>
      </w:r>
      <w:r w:rsidR="0096316A">
        <w:rPr>
          <w:rFonts w:ascii="Times New Roman" w:hAnsi="Times New Roman"/>
        </w:rPr>
        <w:t xml:space="preserve">Based on the information provided by the literatures </w:t>
      </w:r>
      <w:r w:rsidR="0096316A">
        <w:rPr>
          <w:rFonts w:ascii="Times New Roman" w:hAnsi="Times New Roman"/>
        </w:rPr>
        <w:fldChar w:fldCharType="begin"/>
      </w:r>
      <w:r w:rsidR="0096316A">
        <w:rPr>
          <w:rFonts w:ascii="Times New Roman" w:hAnsi="Times New Roman"/>
        </w:rPr>
        <w:instrText xml:space="preserve"> ADDIN EN.CITE &lt;EndNote&gt;&lt;Cite&gt;&lt;Author&gt;Addis&lt;/Author&gt;&lt;Year&gt;1997&lt;/Year&gt;&lt;RecNum&gt;6&lt;/RecNum&gt;&lt;DisplayText&gt;(Addis, 1997; Santarelli et al., 1998)&lt;/DisplayText&gt;&lt;record&gt;&lt;rec-number&gt;6&lt;/rec-number&gt;&lt;foreign-keys&gt;&lt;key app="EN" db-id="ssfvrr2e4dpfdrettfh5de0dvap00tsdfpwd" timestamp="1662999906"&gt;6&lt;/key&gt;&lt;/foreign-keys&gt;&lt;ref-type name="Journal Article"&gt;17&lt;/ref-type&gt;&lt;contributors&gt;&lt;authors&gt;&lt;author&gt;Addis, MA&lt;/author&gt;&lt;/authors&gt;&lt;/contributors&gt;&lt;titles&gt;&lt;title&gt;Reservoir depletion and its effect on wellbore stability evaluation&lt;/title&gt;&lt;secondary-title&gt;International Journal of Rock Mechanics and Mining Sciences&lt;/secondary-title&gt;&lt;/titles&gt;&lt;periodical&gt;&lt;full-title&gt;International Journal of Rock Mechanics and Mining Sciences&lt;/full-title&gt;&lt;/periodical&gt;&lt;pages&gt;4. e1-4. e17&lt;/pages&gt;&lt;volume&gt;34&lt;/volume&gt;&lt;number&gt;3-4&lt;/number&gt;&lt;dates&gt;&lt;year&gt;1997&lt;/year&gt;&lt;/dates&gt;&lt;isbn&gt;1365-1609&lt;/isbn&gt;&lt;urls&gt;&lt;/urls&gt;&lt;/record&gt;&lt;/Cite&gt;&lt;Cite&gt;&lt;Author&gt;Santarelli&lt;/Author&gt;&lt;Year&gt;1998&lt;/Year&gt;&lt;RecNum&gt;7&lt;/RecNum&gt;&lt;record&gt;&lt;rec-number&gt;7&lt;/rec-number&gt;&lt;foreign-keys&gt;&lt;key app="EN" db-id="ssfvrr2e4dpfdrettfh5de0dvap00tsdfpwd" timestamp="1663005435"&gt;7&lt;/key&gt;&lt;/foreign-keys&gt;&lt;ref-type name="Conference Proceedings"&gt;10&lt;/ref-type&gt;&lt;contributors&gt;&lt;authors&gt;&lt;author&gt;Santarelli, FJ&lt;/author&gt;&lt;author&gt;Tronvoll, JT&lt;/author&gt;&lt;author&gt;Svennekjaier, M&lt;/author&gt;&lt;author&gt;Skeie, H&lt;/author&gt;&lt;author&gt;Henriksen, R&lt;/author&gt;&lt;author&gt;Bratli, RK&lt;/author&gt;&lt;/authors&gt;&lt;/contributors&gt;&lt;titles&gt;&lt;title&gt;Reservoir stress path: the depletion and the rebound&lt;/title&gt;&lt;secondary-title&gt;SPE/ISRM Rock Mechanics in Petroleum Engineering&lt;/secondary-title&gt;&lt;/titles&gt;&lt;dates&gt;&lt;year&gt;1998&lt;/year&gt;&lt;/dates&gt;&lt;publisher&gt;OnePetro&lt;/publisher&gt;&lt;urls&gt;&lt;/urls&gt;&lt;/record&gt;&lt;/Cite&gt;&lt;/EndNote&gt;</w:instrText>
      </w:r>
      <w:r w:rsidR="0096316A">
        <w:rPr>
          <w:rFonts w:ascii="Times New Roman" w:hAnsi="Times New Roman"/>
        </w:rPr>
        <w:fldChar w:fldCharType="separate"/>
      </w:r>
      <w:r w:rsidR="0096316A">
        <w:rPr>
          <w:rFonts w:ascii="Times New Roman" w:hAnsi="Times New Roman"/>
          <w:noProof/>
        </w:rPr>
        <w:t>(Addis, 1997; Santarelli et al., 1998)</w:t>
      </w:r>
      <w:r w:rsidR="0096316A">
        <w:rPr>
          <w:rFonts w:ascii="Times New Roman" w:hAnsi="Times New Roman"/>
        </w:rPr>
        <w:fldChar w:fldCharType="end"/>
      </w:r>
      <w:r w:rsidR="0096316A">
        <w:rPr>
          <w:rFonts w:ascii="Times New Roman" w:hAnsi="Times New Roman"/>
        </w:rPr>
        <w:t xml:space="preserve">, the initial conditions of this example are set up as follows: </w:t>
      </w:r>
      <w:r w:rsidR="0096316A" w:rsidRPr="00F80214">
        <w:rPr>
          <w:rFonts w:ascii="Times New Roman" w:hAnsi="Times New Roman"/>
        </w:rPr>
        <w:t xml:space="preserve">the initial pore pressure of the cement plug is set up </w:t>
      </w:r>
      <w:r w:rsidR="0096316A" w:rsidRPr="00F80214">
        <w:rPr>
          <w:rFonts w:ascii="Times New Roman" w:hAnsi="Times New Roman"/>
          <w:noProof/>
          <w:position w:val="-6"/>
        </w:rPr>
        <w:object w:dxaOrig="820" w:dyaOrig="320" w14:anchorId="780F4ED4">
          <v:shape id="_x0000_i1204" type="#_x0000_t75" alt="" style="width:42pt;height:14.25pt" o:ole="">
            <v:imagedata r:id="rId363" o:title=""/>
          </v:shape>
          <o:OLEObject Type="Embed" ProgID="Equation.DSMT4" ShapeID="_x0000_i1204" DrawAspect="Content" ObjectID="_1726686355" r:id="rId364"/>
        </w:object>
      </w:r>
      <w:r w:rsidR="0096316A">
        <w:rPr>
          <w:rFonts w:ascii="Times New Roman" w:hAnsi="Times New Roman"/>
          <w:noProof/>
        </w:rPr>
        <w:t>Pa</w:t>
      </w:r>
      <w:r w:rsidR="0096316A">
        <w:rPr>
          <w:rFonts w:ascii="Times New Roman" w:hAnsi="Times New Roman"/>
        </w:rPr>
        <w:t xml:space="preserve">; the initial </w:t>
      </w:r>
      <w:r w:rsidR="0096316A" w:rsidRPr="00B175F8">
        <w:rPr>
          <w:rFonts w:ascii="Times New Roman" w:hAnsi="Times New Roman"/>
        </w:rPr>
        <w:t>temperature</w:t>
      </w:r>
      <w:r w:rsidR="0096316A">
        <w:rPr>
          <w:rFonts w:ascii="Times New Roman" w:hAnsi="Times New Roman"/>
        </w:rPr>
        <w:t xml:space="preserve"> in cement is initially 313 Kelvin; the initial </w:t>
      </w:r>
      <w:r w:rsidR="0096316A" w:rsidRPr="00B175F8">
        <w:rPr>
          <w:rFonts w:ascii="Times New Roman" w:hAnsi="Times New Roman"/>
        </w:rPr>
        <w:t xml:space="preserve">far-field isotropic stress is setup as </w:t>
      </w:r>
      <w:r w:rsidR="0096316A" w:rsidRPr="007A73F9">
        <w:rPr>
          <w:rFonts w:ascii="Times New Roman" w:hAnsi="Times New Roman"/>
          <w:position w:val="-6"/>
        </w:rPr>
        <w:object w:dxaOrig="680" w:dyaOrig="320" w14:anchorId="7E501D16">
          <v:shape id="_x0000_i1205" type="#_x0000_t75" alt="" style="width:32.25pt;height:14.25pt" o:ole="">
            <v:imagedata r:id="rId365" o:title=""/>
          </v:shape>
          <o:OLEObject Type="Embed" ProgID="Equation.DSMT4" ShapeID="_x0000_i1205" DrawAspect="Content" ObjectID="_1726686356" r:id="rId366"/>
        </w:object>
      </w:r>
      <w:r w:rsidR="0096316A" w:rsidRPr="00B175F8">
        <w:rPr>
          <w:rFonts w:ascii="Times New Roman" w:hAnsi="Times New Roman"/>
        </w:rPr>
        <w:t>Pa</w:t>
      </w:r>
      <w:r w:rsidR="0096316A">
        <w:rPr>
          <w:rFonts w:ascii="Times New Roman" w:hAnsi="Times New Roman"/>
        </w:rPr>
        <w:t xml:space="preserve">. The boundary conditions are still remained the same as what stated at the beginning of this section. </w:t>
      </w:r>
      <w:r w:rsidR="001579DC" w:rsidRPr="005F641B">
        <w:rPr>
          <w:rFonts w:ascii="Times New Roman" w:hAnsi="Times New Roman"/>
        </w:rPr>
        <w:t>Here, t</w:t>
      </w:r>
      <w:r w:rsidR="001D678D" w:rsidRPr="005F641B">
        <w:rPr>
          <w:rFonts w:ascii="Times New Roman" w:hAnsi="Times New Roman"/>
        </w:rPr>
        <w:t xml:space="preserve">he effective radial </w:t>
      </w:r>
      <w:r w:rsidR="00504D1E" w:rsidRPr="005F641B">
        <w:rPr>
          <w:rFonts w:ascii="Times New Roman" w:hAnsi="Times New Roman"/>
        </w:rPr>
        <w:t>stress</w:t>
      </w:r>
      <w:r w:rsidR="00A34BEA" w:rsidRPr="005F641B">
        <w:rPr>
          <w:rFonts w:ascii="Times New Roman" w:hAnsi="Times New Roman"/>
        </w:rPr>
        <w:t xml:space="preserve"> </w:t>
      </w:r>
      <w:r w:rsidR="00E45F8D" w:rsidRPr="005F641B">
        <w:rPr>
          <w:rFonts w:ascii="Times New Roman" w:hAnsi="Times New Roman"/>
          <w:position w:val="-12"/>
        </w:rPr>
        <w:object w:dxaOrig="300" w:dyaOrig="380" w14:anchorId="4EFBA270">
          <v:shape id="_x0000_i1206" type="#_x0000_t75" style="width:15pt;height:18.75pt" o:ole="">
            <v:imagedata r:id="rId367" o:title=""/>
          </v:shape>
          <o:OLEObject Type="Embed" ProgID="Equation.DSMT4" ShapeID="_x0000_i1206" DrawAspect="Content" ObjectID="_1726686357" r:id="rId368"/>
        </w:object>
      </w:r>
      <w:r w:rsidR="00504D1E" w:rsidRPr="005F641B">
        <w:rPr>
          <w:rFonts w:ascii="Times New Roman" w:hAnsi="Times New Roman"/>
        </w:rPr>
        <w:t xml:space="preserve"> is obtained as the</w:t>
      </w:r>
      <w:r w:rsidR="00BE32F3">
        <w:rPr>
          <w:rFonts w:ascii="Times New Roman" w:hAnsi="Times New Roman"/>
        </w:rPr>
        <w:t xml:space="preserve"> summation </w:t>
      </w:r>
      <w:r w:rsidR="00304A0D">
        <w:rPr>
          <w:rFonts w:ascii="Times New Roman" w:hAnsi="Times New Roman"/>
        </w:rPr>
        <w:t xml:space="preserve">of the </w:t>
      </w:r>
      <w:r w:rsidR="00BE32F3">
        <w:rPr>
          <w:rFonts w:ascii="Times New Roman" w:hAnsi="Times New Roman"/>
        </w:rPr>
        <w:t>initial effective stress (</w:t>
      </w:r>
      <w:r w:rsidR="00BE32F3" w:rsidRPr="00713083">
        <w:rPr>
          <w:position w:val="-12"/>
        </w:rPr>
        <w:object w:dxaOrig="560" w:dyaOrig="380" w14:anchorId="3A0E15BE">
          <v:shape id="_x0000_i1207" type="#_x0000_t75" style="width:27.75pt;height:18.75pt" o:ole="">
            <v:imagedata r:id="rId369" o:title=""/>
          </v:shape>
          <o:OLEObject Type="Embed" ProgID="Equation.DSMT4" ShapeID="_x0000_i1207" DrawAspect="Content" ObjectID="_1726686358" r:id="rId370"/>
        </w:object>
      </w:r>
      <w:r w:rsidR="00BE32F3">
        <w:rPr>
          <w:rFonts w:ascii="Times New Roman" w:hAnsi="Times New Roman"/>
        </w:rPr>
        <w:t>) and</w:t>
      </w:r>
      <w:r w:rsidR="00504D1E" w:rsidRPr="005F641B">
        <w:rPr>
          <w:rFonts w:ascii="Times New Roman" w:hAnsi="Times New Roman"/>
        </w:rPr>
        <w:t xml:space="preserve"> </w:t>
      </w:r>
      <w:r w:rsidR="00434894" w:rsidRPr="005F641B">
        <w:rPr>
          <w:rFonts w:ascii="Times New Roman" w:hAnsi="Times New Roman"/>
        </w:rPr>
        <w:t>superp</w:t>
      </w:r>
      <w:r w:rsidR="00B84F78" w:rsidRPr="005F641B">
        <w:rPr>
          <w:rFonts w:ascii="Times New Roman" w:hAnsi="Times New Roman"/>
        </w:rPr>
        <w:t xml:space="preserve">osition </w:t>
      </w:r>
      <w:r w:rsidR="00504D1E" w:rsidRPr="005F641B">
        <w:rPr>
          <w:rFonts w:ascii="Times New Roman" w:hAnsi="Times New Roman"/>
        </w:rPr>
        <w:t>of</w:t>
      </w:r>
      <w:r w:rsidR="003353C0" w:rsidRPr="005F641B">
        <w:rPr>
          <w:rFonts w:ascii="Times New Roman" w:hAnsi="Times New Roman"/>
        </w:rPr>
        <w:t xml:space="preserve"> the effective stress</w:t>
      </w:r>
      <w:r w:rsidR="00504D1E" w:rsidRPr="005F641B">
        <w:rPr>
          <w:rFonts w:ascii="Times New Roman" w:hAnsi="Times New Roman"/>
        </w:rPr>
        <w:t xml:space="preserve"> </w:t>
      </w:r>
      <w:r w:rsidR="00265E69" w:rsidRPr="005F641B">
        <w:rPr>
          <w:rFonts w:ascii="Times New Roman" w:hAnsi="Times New Roman"/>
          <w:position w:val="-12"/>
        </w:rPr>
        <w:object w:dxaOrig="340" w:dyaOrig="380" w14:anchorId="6E594705">
          <v:shape id="_x0000_i1208" type="#_x0000_t75" style="width:18pt;height:18.75pt" o:ole="">
            <v:imagedata r:id="rId371" o:title=""/>
          </v:shape>
          <o:OLEObject Type="Embed" ProgID="Equation.DSMT4" ShapeID="_x0000_i1208" DrawAspect="Content" ObjectID="_1726686359" r:id="rId372"/>
        </w:object>
      </w:r>
      <w:r w:rsidR="00504D1E" w:rsidRPr="005F641B">
        <w:rPr>
          <w:rFonts w:ascii="Times New Roman" w:hAnsi="Times New Roman"/>
        </w:rPr>
        <w:t xml:space="preserve"> from</w:t>
      </w:r>
      <w:r w:rsidR="00504D1E" w:rsidRPr="00504D1E">
        <w:rPr>
          <w:rFonts w:ascii="Times New Roman" w:hAnsi="Times New Roman"/>
        </w:rPr>
        <w:t xml:space="preserve"> </w:t>
      </w:r>
      <w:r w:rsidR="00B84F78" w:rsidRPr="00504D1E">
        <w:rPr>
          <w:rFonts w:ascii="Times New Roman" w:hAnsi="Times New Roman"/>
        </w:rPr>
        <w:t xml:space="preserve">three loading </w:t>
      </w:r>
      <w:r w:rsidR="00504D1E" w:rsidRPr="00504D1E">
        <w:rPr>
          <w:rFonts w:ascii="Times New Roman" w:hAnsi="Times New Roman"/>
        </w:rPr>
        <w:t>modes</w:t>
      </w:r>
      <w:r w:rsidR="003353C0">
        <w:rPr>
          <w:rFonts w:ascii="Times New Roman" w:hAnsi="Times New Roman"/>
        </w:rPr>
        <w:t xml:space="preserve"> as</w:t>
      </w:r>
    </w:p>
    <w:p w14:paraId="0945861A" w14:textId="2CA1FA0D" w:rsidR="00CC1EEB" w:rsidRDefault="00CC1EEB" w:rsidP="00CC1EEB">
      <w:pPr>
        <w:spacing w:line="360" w:lineRule="auto"/>
        <w:jc w:val="center"/>
        <w:rPr>
          <w:rFonts w:ascii="Times New Roman" w:hAnsi="Times New Roman"/>
        </w:rPr>
      </w:pPr>
      <w:r>
        <w:rPr>
          <w:rFonts w:ascii="Times New Roman" w:hAnsi="Times New Roman"/>
        </w:rPr>
        <w:lastRenderedPageBreak/>
        <w:t xml:space="preserve">                                                </w:t>
      </w:r>
      <w:r w:rsidR="00BE32F3" w:rsidRPr="00504D1E">
        <w:rPr>
          <w:rFonts w:ascii="Times New Roman" w:hAnsi="Times New Roman"/>
          <w:position w:val="-12"/>
        </w:rPr>
        <w:object w:dxaOrig="1760" w:dyaOrig="380" w14:anchorId="45AC7480">
          <v:shape id="_x0000_i1209" type="#_x0000_t75" style="width:88.5pt;height:18.75pt" o:ole="">
            <v:imagedata r:id="rId373" o:title=""/>
          </v:shape>
          <o:OLEObject Type="Embed" ProgID="Equation.DSMT4" ShapeID="_x0000_i1209" DrawAspect="Content" ObjectID="_1726686360" r:id="rId374"/>
        </w:object>
      </w:r>
      <w:r>
        <w:rPr>
          <w:rFonts w:ascii="Times New Roman" w:hAnsi="Times New Roman"/>
        </w:rPr>
        <w:t>,                                                                                  (34)</w:t>
      </w:r>
    </w:p>
    <w:p w14:paraId="5EFF8BB3" w14:textId="40293E3D" w:rsidR="00BE32F3" w:rsidRDefault="00CC1EEB" w:rsidP="00F85AE8">
      <w:pPr>
        <w:spacing w:line="360" w:lineRule="auto"/>
        <w:jc w:val="both"/>
        <w:rPr>
          <w:rFonts w:ascii="Times New Roman" w:hAnsi="Times New Roman"/>
        </w:rPr>
      </w:pPr>
      <w:proofErr w:type="gramStart"/>
      <w:r>
        <w:rPr>
          <w:rFonts w:ascii="Times New Roman" w:hAnsi="Times New Roman"/>
        </w:rPr>
        <w:t xml:space="preserve">where </w:t>
      </w:r>
      <w:proofErr w:type="gramEnd"/>
      <w:r w:rsidRPr="00CC1EEB">
        <w:rPr>
          <w:position w:val="-14"/>
        </w:rPr>
        <w:object w:dxaOrig="2280" w:dyaOrig="400" w14:anchorId="541DB043">
          <v:shape id="_x0000_i1210" type="#_x0000_t75" style="width:114pt;height:19.5pt" o:ole="">
            <v:imagedata r:id="rId375" o:title=""/>
          </v:shape>
          <o:OLEObject Type="Embed" ProgID="Equation.DSMT4" ShapeID="_x0000_i1210" DrawAspect="Content" ObjectID="_1726686361" r:id="rId376"/>
        </w:object>
      </w:r>
      <w:r>
        <w:t>,</w:t>
      </w:r>
      <w:r w:rsidRPr="00713083">
        <w:rPr>
          <w:position w:val="-12"/>
        </w:rPr>
        <w:object w:dxaOrig="1320" w:dyaOrig="380" w14:anchorId="545597F9">
          <v:shape id="_x0000_i1211" type="#_x0000_t75" style="width:66.75pt;height:18.75pt" o:ole="">
            <v:imagedata r:id="rId377" o:title=""/>
          </v:shape>
          <o:OLEObject Type="Embed" ProgID="Equation.DSMT4" ShapeID="_x0000_i1211" DrawAspect="Content" ObjectID="_1726686362" r:id="rId378"/>
        </w:object>
      </w:r>
      <w:r>
        <w:t xml:space="preserve">, and </w:t>
      </w:r>
      <w:r w:rsidRPr="0096316A">
        <w:rPr>
          <w:rFonts w:ascii="Times New Roman" w:hAnsi="Times New Roman"/>
          <w:position w:val="-10"/>
        </w:rPr>
        <w:object w:dxaOrig="859" w:dyaOrig="320" w14:anchorId="46F1EA03">
          <v:shape id="_x0000_i1212" type="#_x0000_t75" style="width:42.75pt;height:16.5pt" o:ole="">
            <v:imagedata r:id="rId379" o:title=""/>
          </v:shape>
          <o:OLEObject Type="Embed" ProgID="Equation.DSMT4" ShapeID="_x0000_i1212" DrawAspect="Content" ObjectID="_1726686363" r:id="rId380"/>
        </w:object>
      </w:r>
      <w:r>
        <w:rPr>
          <w:rFonts w:ascii="Times New Roman" w:hAnsi="Times New Roman"/>
        </w:rPr>
        <w:t xml:space="preserve">.          </w:t>
      </w:r>
    </w:p>
    <w:p w14:paraId="569B938B" w14:textId="4F31A541" w:rsidR="00D61B32" w:rsidRDefault="003353C0" w:rsidP="00F334A1">
      <w:pPr>
        <w:adjustRightInd w:val="0"/>
        <w:snapToGrid w:val="0"/>
        <w:spacing w:line="360" w:lineRule="auto"/>
        <w:ind w:firstLine="720"/>
        <w:jc w:val="both"/>
        <w:rPr>
          <w:rFonts w:ascii="Times New Roman" w:hAnsi="Times New Roman"/>
        </w:rPr>
      </w:pPr>
      <w:r>
        <w:rPr>
          <w:rFonts w:ascii="Times New Roman" w:hAnsi="Times New Roman"/>
        </w:rPr>
        <w:t>The result is</w:t>
      </w:r>
      <w:r w:rsidR="00F334A1">
        <w:rPr>
          <w:rFonts w:ascii="Times New Roman" w:hAnsi="Times New Roman"/>
        </w:rPr>
        <w:t xml:space="preserve"> plotted in Fig. 8, r</w:t>
      </w:r>
      <w:r>
        <w:rPr>
          <w:rFonts w:ascii="Times New Roman" w:hAnsi="Times New Roman"/>
        </w:rPr>
        <w:t>ecall</w:t>
      </w:r>
      <w:r w:rsidR="00F334A1">
        <w:rPr>
          <w:rFonts w:ascii="Times New Roman" w:hAnsi="Times New Roman"/>
        </w:rPr>
        <w:t>ing</w:t>
      </w:r>
      <w:r>
        <w:rPr>
          <w:rFonts w:ascii="Times New Roman" w:hAnsi="Times New Roman"/>
        </w:rPr>
        <w:t xml:space="preserve"> that tension is positive. It is observed that after</w:t>
      </w:r>
      <w:r w:rsidRPr="006F59B8">
        <w:rPr>
          <w:rFonts w:ascii="Times New Roman" w:hAnsi="Times New Roman"/>
        </w:rPr>
        <w:t xml:space="preserve"> </w:t>
      </w:r>
      <w:r w:rsidR="00C00103" w:rsidRPr="006F59B8">
        <w:rPr>
          <w:rFonts w:ascii="Times New Roman" w:hAnsi="Times New Roman"/>
        </w:rPr>
        <w:t>the cement is placed u</w:t>
      </w:r>
      <w:r w:rsidR="00F46066">
        <w:rPr>
          <w:rFonts w:ascii="Times New Roman" w:hAnsi="Times New Roman"/>
        </w:rPr>
        <w:t xml:space="preserve">nder the </w:t>
      </w:r>
      <w:r>
        <w:rPr>
          <w:rFonts w:ascii="Times New Roman" w:hAnsi="Times New Roman"/>
        </w:rPr>
        <w:t>pore pressure, temperature, and stress loading</w:t>
      </w:r>
      <w:r w:rsidR="00F334A1">
        <w:rPr>
          <w:rFonts w:ascii="Times New Roman" w:hAnsi="Times New Roman"/>
        </w:rPr>
        <w:t>s</w:t>
      </w:r>
      <w:r w:rsidR="00147199">
        <w:rPr>
          <w:rFonts w:ascii="Times New Roman" w:hAnsi="Times New Roman"/>
        </w:rPr>
        <w:t xml:space="preserve">, </w:t>
      </w:r>
      <w:r w:rsidR="00C00103" w:rsidRPr="006F59B8">
        <w:rPr>
          <w:rFonts w:ascii="Times New Roman" w:hAnsi="Times New Roman"/>
        </w:rPr>
        <w:t xml:space="preserve">the induced pore pressure will </w:t>
      </w:r>
      <w:r>
        <w:rPr>
          <w:rFonts w:ascii="Times New Roman" w:hAnsi="Times New Roman"/>
        </w:rPr>
        <w:t xml:space="preserve">increase and will therefore </w:t>
      </w:r>
      <w:r w:rsidR="00C00103" w:rsidRPr="006F59B8">
        <w:rPr>
          <w:rFonts w:ascii="Times New Roman" w:hAnsi="Times New Roman"/>
        </w:rPr>
        <w:t>reduce the radial effective</w:t>
      </w:r>
      <w:r w:rsidR="0063518E">
        <w:rPr>
          <w:rFonts w:ascii="Times New Roman" w:hAnsi="Times New Roman"/>
        </w:rPr>
        <w:t xml:space="preserve"> </w:t>
      </w:r>
      <w:r w:rsidR="00147199">
        <w:rPr>
          <w:rFonts w:ascii="Times New Roman" w:hAnsi="Times New Roman"/>
        </w:rPr>
        <w:t xml:space="preserve">stress near the </w:t>
      </w:r>
      <w:r>
        <w:rPr>
          <w:rFonts w:ascii="Times New Roman" w:hAnsi="Times New Roman"/>
        </w:rPr>
        <w:t>boundary</w:t>
      </w:r>
      <w:r w:rsidR="00F334A1">
        <w:rPr>
          <w:rFonts w:ascii="Times New Roman" w:hAnsi="Times New Roman"/>
        </w:rPr>
        <w:t xml:space="preserve">. The results show that it </w:t>
      </w:r>
      <w:r>
        <w:rPr>
          <w:rFonts w:ascii="Times New Roman" w:hAnsi="Times New Roman"/>
        </w:rPr>
        <w:t>can create a region where effective stress is tensile. H</w:t>
      </w:r>
      <w:r w:rsidR="00F334A1">
        <w:rPr>
          <w:rFonts w:ascii="Times New Roman" w:hAnsi="Times New Roman"/>
        </w:rPr>
        <w:t xml:space="preserve">owever, outside of this region and </w:t>
      </w:r>
      <w:r>
        <w:rPr>
          <w:rFonts w:ascii="Times New Roman" w:hAnsi="Times New Roman"/>
        </w:rPr>
        <w:t>at early times</w:t>
      </w:r>
      <w:r w:rsidR="00F334A1">
        <w:rPr>
          <w:rFonts w:ascii="Times New Roman" w:hAnsi="Times New Roman"/>
        </w:rPr>
        <w:t xml:space="preserve">, </w:t>
      </w:r>
      <w:r w:rsidR="00147199">
        <w:rPr>
          <w:rFonts w:ascii="Times New Roman" w:hAnsi="Times New Roman"/>
        </w:rPr>
        <w:t xml:space="preserve">the </w:t>
      </w:r>
      <w:r>
        <w:rPr>
          <w:rFonts w:ascii="Times New Roman" w:hAnsi="Times New Roman"/>
        </w:rPr>
        <w:t xml:space="preserve">rest of the material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w:t>
      </w:r>
      <w:r>
        <w:rPr>
          <w:rFonts w:ascii="Times New Roman" w:hAnsi="Times New Roman"/>
        </w:rPr>
        <w:t>subjected to compressive effective stresses</w:t>
      </w:r>
      <w:r w:rsidR="00F334A1">
        <w:rPr>
          <w:rFonts w:ascii="Times New Roman" w:hAnsi="Times New Roman"/>
        </w:rPr>
        <w:t xml:space="preserve">. Furthermore, because </w:t>
      </w:r>
      <w:r w:rsidR="00147199">
        <w:rPr>
          <w:rFonts w:ascii="Times New Roman" w:hAnsi="Times New Roman"/>
        </w:rPr>
        <w:t xml:space="preserve">the </w:t>
      </w:r>
      <w:r>
        <w:rPr>
          <w:rFonts w:ascii="Times New Roman" w:hAnsi="Times New Roman"/>
        </w:rPr>
        <w:t xml:space="preserve">pore pressure </w:t>
      </w:r>
      <w:r w:rsidR="00147199">
        <w:rPr>
          <w:rFonts w:ascii="Times New Roman" w:hAnsi="Times New Roman"/>
        </w:rPr>
        <w:t>diffusion process is very slow</w:t>
      </w:r>
      <w:r>
        <w:rPr>
          <w:rFonts w:ascii="Times New Roman" w:hAnsi="Times New Roman"/>
        </w:rPr>
        <w:t xml:space="preserve"> compared to thermal diffusion, </w:t>
      </w:r>
      <w:r w:rsidR="00147199">
        <w:rPr>
          <w:rFonts w:ascii="Times New Roman" w:hAnsi="Times New Roman"/>
        </w:rPr>
        <w:t xml:space="preserve">the pore pressure </w:t>
      </w:r>
      <w:r w:rsidR="00D301D0">
        <w:rPr>
          <w:rFonts w:ascii="Times New Roman" w:hAnsi="Times New Roman"/>
        </w:rPr>
        <w:t>continues to increase through to the center and eventually a</w:t>
      </w:r>
      <w:r w:rsidR="00147199">
        <w:rPr>
          <w:rFonts w:ascii="Times New Roman" w:hAnsi="Times New Roman"/>
        </w:rPr>
        <w:t xml:space="preserve"> </w:t>
      </w:r>
      <w:r w:rsidR="00D447E4" w:rsidRPr="006F59B8">
        <w:rPr>
          <w:rFonts w:ascii="Times New Roman" w:hAnsi="Times New Roman"/>
        </w:rPr>
        <w:t xml:space="preserve">tensile region will be created </w:t>
      </w:r>
      <w:r w:rsidR="00D301D0">
        <w:rPr>
          <w:rFonts w:ascii="Times New Roman" w:hAnsi="Times New Roman"/>
        </w:rPr>
        <w:t>throughout the central region</w:t>
      </w:r>
      <w:r w:rsidR="00147199">
        <w:rPr>
          <w:rFonts w:ascii="Times New Roman" w:hAnsi="Times New Roman"/>
        </w:rPr>
        <w:t xml:space="preserve">. </w:t>
      </w:r>
      <w:r w:rsidR="00D301D0">
        <w:rPr>
          <w:rFonts w:ascii="Times New Roman" w:hAnsi="Times New Roman"/>
        </w:rPr>
        <w:t xml:space="preserve">Finally, at </w:t>
      </w:r>
      <w:r w:rsidR="00F46066">
        <w:rPr>
          <w:rFonts w:ascii="Times New Roman" w:hAnsi="Times New Roman"/>
        </w:rPr>
        <w:t>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e stress will return to</w:t>
      </w:r>
      <w:r w:rsidR="00D301D0">
        <w:rPr>
          <w:rFonts w:ascii="Times New Roman" w:hAnsi="Times New Roman"/>
        </w:rPr>
        <w:t xml:space="preserve"> be</w:t>
      </w:r>
      <w:r w:rsidR="00147199">
        <w:rPr>
          <w:rFonts w:ascii="Times New Roman" w:hAnsi="Times New Roman"/>
        </w:rPr>
        <w:t xml:space="preserve">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indicates that cementing under the </w:t>
      </w:r>
      <w:r w:rsidR="000862A1">
        <w:rPr>
          <w:rFonts w:ascii="Times New Roman" w:hAnsi="Times New Roman"/>
        </w:rPr>
        <w:t xml:space="preserve">HTHP </w:t>
      </w:r>
      <w:r w:rsidR="00D301D0">
        <w:rPr>
          <w:rFonts w:ascii="Times New Roman" w:hAnsi="Times New Roman"/>
        </w:rPr>
        <w:t>has potential to</w:t>
      </w:r>
      <w:r w:rsidR="00147199">
        <w:rPr>
          <w:rFonts w:ascii="Times New Roman" w:hAnsi="Times New Roman"/>
        </w:rPr>
        <w:t xml:space="preserve"> induce a high val</w:t>
      </w:r>
      <w:r w:rsidR="00FB2096">
        <w:rPr>
          <w:rFonts w:ascii="Times New Roman" w:hAnsi="Times New Roman"/>
        </w:rPr>
        <w:t xml:space="preserve">ue of pore pressure, which will </w:t>
      </w:r>
      <w:r w:rsidR="00D447E4" w:rsidRPr="006F59B8">
        <w:rPr>
          <w:rFonts w:ascii="Times New Roman" w:hAnsi="Times New Roman"/>
        </w:rPr>
        <w:t>lower the ef</w:t>
      </w:r>
      <w:r w:rsidR="000862A1">
        <w:rPr>
          <w:rFonts w:ascii="Times New Roman" w:hAnsi="Times New Roman"/>
        </w:rPr>
        <w:t xml:space="preserve">fective stress and </w:t>
      </w:r>
      <w:r w:rsidR="00D301D0">
        <w:rPr>
          <w:rFonts w:ascii="Times New Roman" w:hAnsi="Times New Roman"/>
        </w:rPr>
        <w:t xml:space="preserve">can </w:t>
      </w:r>
      <w:r w:rsidR="000862A1">
        <w:rPr>
          <w:rFonts w:ascii="Times New Roman" w:hAnsi="Times New Roman"/>
        </w:rPr>
        <w:t>even generate a t</w:t>
      </w:r>
      <w:r w:rsidR="00147199">
        <w:rPr>
          <w:rFonts w:ascii="Times New Roman" w:hAnsi="Times New Roman"/>
        </w:rPr>
        <w:t>ensile region</w:t>
      </w:r>
      <w:r w:rsidR="00D61B32">
        <w:rPr>
          <w:rFonts w:ascii="Times New Roman" w:hAnsi="Times New Roman"/>
        </w:rPr>
        <w:t xml:space="preserve">. </w:t>
      </w:r>
      <w:r w:rsidR="00D301D0">
        <w:rPr>
          <w:rFonts w:ascii="Times New Roman" w:hAnsi="Times New Roman"/>
        </w:rPr>
        <w:t xml:space="preserve">This coupled behavior can therefore lead to cracking of the cement, </w:t>
      </w:r>
      <w:r w:rsidR="000862A1">
        <w:rPr>
          <w:rFonts w:ascii="Times New Roman" w:hAnsi="Times New Roman"/>
        </w:rPr>
        <w:t>jeopardiz</w:t>
      </w:r>
      <w:r w:rsidR="00D301D0">
        <w:rPr>
          <w:rFonts w:ascii="Times New Roman" w:hAnsi="Times New Roman"/>
        </w:rPr>
        <w:t>ing</w:t>
      </w:r>
      <w:r w:rsidR="000862A1">
        <w:rPr>
          <w:rFonts w:ascii="Times New Roman" w:hAnsi="Times New Roman"/>
        </w:rPr>
        <w:t xml:space="preserve"> </w:t>
      </w:r>
      <w:r w:rsidR="00D61B32">
        <w:rPr>
          <w:rFonts w:ascii="Times New Roman" w:hAnsi="Times New Roman"/>
        </w:rPr>
        <w:t>the integrity of the cementing system</w:t>
      </w:r>
      <w:r w:rsidR="00D301D0">
        <w:rPr>
          <w:rFonts w:ascii="Times New Roman" w:hAnsi="Times New Roman"/>
        </w:rPr>
        <w:t xml:space="preserve"> with the potential to trigger unwanted</w:t>
      </w:r>
      <w:r w:rsidR="00D61B32">
        <w:rPr>
          <w:rFonts w:ascii="Times New Roman" w:hAnsi="Times New Roman"/>
        </w:rPr>
        <w:t xml:space="preserve"> </w:t>
      </w:r>
      <w:r w:rsidR="000862A1">
        <w:rPr>
          <w:rFonts w:ascii="Times New Roman" w:hAnsi="Times New Roman"/>
        </w:rPr>
        <w:t>con</w:t>
      </w:r>
      <w:r w:rsidR="00D61B32">
        <w:rPr>
          <w:rFonts w:ascii="Times New Roman" w:hAnsi="Times New Roman"/>
        </w:rPr>
        <w:t xml:space="preserve">sequences. </w:t>
      </w:r>
    </w:p>
    <w:p w14:paraId="08ACDF50" w14:textId="125F4F90" w:rsidR="00A02BD8" w:rsidRDefault="003D4F81" w:rsidP="002041EA">
      <w:pPr>
        <w:jc w:val="center"/>
      </w:pPr>
      <w:r>
        <w:rPr>
          <w:noProof/>
        </w:rPr>
        <w:drawing>
          <wp:inline distT="0" distB="0" distL="0" distR="0" wp14:anchorId="6D7C0773" wp14:editId="4633A0C6">
            <wp:extent cx="3515097" cy="3160583"/>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3524566" cy="3169097"/>
                    </a:xfrm>
                    <a:prstGeom prst="rect">
                      <a:avLst/>
                    </a:prstGeom>
                  </pic:spPr>
                </pic:pic>
              </a:graphicData>
            </a:graphic>
          </wp:inline>
        </w:drawing>
      </w:r>
    </w:p>
    <w:p w14:paraId="6FCDF8D6" w14:textId="71350DBC" w:rsidR="003E1AAB" w:rsidRPr="00F334A1" w:rsidRDefault="0051708D" w:rsidP="00F334A1">
      <w:pPr>
        <w:adjustRightInd w:val="0"/>
        <w:snapToGrid w:val="0"/>
        <w:rPr>
          <w:rFonts w:ascii="Times New Roman" w:hAnsi="Times New Roman"/>
        </w:rPr>
      </w:pPr>
      <w:r>
        <w:rPr>
          <w:rFonts w:ascii="Times New Roman" w:hAnsi="Times New Roman"/>
        </w:rPr>
        <w:t>Figure 8</w:t>
      </w:r>
      <w:r w:rsidR="00A02BD8" w:rsidRPr="00A6117B">
        <w:rPr>
          <w:rFonts w:ascii="Times New Roman" w:hAnsi="Times New Roman"/>
        </w:rPr>
        <w:t xml:space="preserve">. </w:t>
      </w:r>
      <w:r w:rsidR="00107A49">
        <w:rPr>
          <w:rFonts w:ascii="Times New Roman" w:hAnsi="Times New Roman"/>
        </w:rPr>
        <w:t>E</w:t>
      </w:r>
      <w:r w:rsidR="00A02BD8" w:rsidRPr="00A6117B">
        <w:rPr>
          <w:rFonts w:ascii="Times New Roman" w:hAnsi="Times New Roman"/>
        </w:rPr>
        <w:t xml:space="preserve">ffective </w:t>
      </w:r>
      <w:r w:rsidR="00071CC5">
        <w:rPr>
          <w:rFonts w:ascii="Times New Roman" w:hAnsi="Times New Roman"/>
        </w:rPr>
        <w:t xml:space="preserve">radial </w:t>
      </w:r>
      <w:r w:rsidR="00A02BD8" w:rsidRPr="00A6117B">
        <w:rPr>
          <w:rFonts w:ascii="Times New Roman" w:hAnsi="Times New Roman"/>
        </w:rPr>
        <w:t>stress</w:t>
      </w:r>
      <w:r w:rsidR="001F6E5E">
        <w:rPr>
          <w:rFonts w:ascii="Times New Roman" w:hAnsi="Times New Roman"/>
        </w:rPr>
        <w:t xml:space="preserve"> of cement</w:t>
      </w:r>
      <w:r w:rsidR="009B106D">
        <w:rPr>
          <w:rFonts w:ascii="Times New Roman" w:hAnsi="Times New Roman"/>
        </w:rPr>
        <w:t>, with tension positive</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w:t>
      </w:r>
      <w:commentRangeStart w:id="53"/>
      <w:commentRangeStart w:id="54"/>
      <w:r w:rsidR="001F6E5E">
        <w:rPr>
          <w:rFonts w:ascii="Times New Roman" w:hAnsi="Times New Roman"/>
        </w:rPr>
        <w:t>boundary conditions and input values of each parameter are stated a</w:t>
      </w:r>
      <w:r w:rsidR="00D61B32">
        <w:rPr>
          <w:rFonts w:ascii="Times New Roman" w:hAnsi="Times New Roman"/>
        </w:rPr>
        <w:t>t</w:t>
      </w:r>
      <w:r w:rsidR="005F641B">
        <w:rPr>
          <w:rFonts w:ascii="Times New Roman" w:hAnsi="Times New Roman"/>
        </w:rPr>
        <w:t xml:space="preserve"> Eq. </w:t>
      </w:r>
      <w:r w:rsidR="003E4A6C">
        <w:rPr>
          <w:rFonts w:ascii="Times New Roman" w:hAnsi="Times New Roman"/>
        </w:rPr>
        <w:t>3</w:t>
      </w:r>
      <w:r w:rsidR="009D1414">
        <w:rPr>
          <w:rFonts w:ascii="Times New Roman" w:hAnsi="Times New Roman"/>
        </w:rPr>
        <w:t>5</w:t>
      </w:r>
      <w:r w:rsidR="001F6E5E">
        <w:rPr>
          <w:rFonts w:ascii="Times New Roman" w:hAnsi="Times New Roman"/>
        </w:rPr>
        <w:t>)</w:t>
      </w:r>
      <w:r w:rsidR="009B106D">
        <w:rPr>
          <w:rFonts w:ascii="Times New Roman" w:hAnsi="Times New Roman"/>
        </w:rPr>
        <w:t>.</w:t>
      </w:r>
      <w:commentRangeEnd w:id="53"/>
      <w:r w:rsidR="009B106D">
        <w:rPr>
          <w:rStyle w:val="CommentReference"/>
        </w:rPr>
        <w:commentReference w:id="53"/>
      </w:r>
      <w:commentRangeEnd w:id="54"/>
      <w:r w:rsidR="00502917">
        <w:rPr>
          <w:rStyle w:val="CommentReference"/>
        </w:rPr>
        <w:commentReference w:id="54"/>
      </w:r>
    </w:p>
    <w:p w14:paraId="65B9A03D" w14:textId="30D7717C" w:rsidR="003A6AA5" w:rsidRPr="003A6AA5" w:rsidRDefault="003A6AA5" w:rsidP="003A6AA5">
      <w:pPr>
        <w:pStyle w:val="Paper"/>
      </w:pPr>
      <w:r w:rsidRPr="003A6AA5">
        <w:lastRenderedPageBreak/>
        <w:t xml:space="preserve">5. </w:t>
      </w:r>
      <w:r>
        <w:t>Pairwise Bivariate Analysis and Dimensional Analysis</w:t>
      </w:r>
    </w:p>
    <w:p w14:paraId="4344A0C0" w14:textId="7DB4F1DD" w:rsidR="00F85AE8" w:rsidRDefault="00D10CC1" w:rsidP="00BA2861">
      <w:pPr>
        <w:spacing w:line="360" w:lineRule="auto"/>
        <w:jc w:val="both"/>
        <w:rPr>
          <w:rFonts w:ascii="Times New Roman" w:hAnsi="Times New Roman"/>
        </w:rPr>
      </w:pPr>
      <w:r>
        <w:rPr>
          <w:rFonts w:ascii="Times New Roman" w:hAnsi="Times New Roman"/>
        </w:rPr>
        <w:tab/>
      </w:r>
      <w:r w:rsidR="00EB0341">
        <w:rPr>
          <w:rFonts w:ascii="Times New Roman" w:hAnsi="Times New Roman"/>
        </w:rPr>
        <w:t>The</w:t>
      </w:r>
      <w:r>
        <w:rPr>
          <w:rFonts w:ascii="Times New Roman" w:hAnsi="Times New Roman"/>
        </w:rPr>
        <w:t xml:space="preserve"> system behaviors discussed </w:t>
      </w:r>
      <w:r w:rsidR="00276048">
        <w:rPr>
          <w:rFonts w:ascii="Times New Roman" w:hAnsi="Times New Roman"/>
        </w:rPr>
        <w:t xml:space="preserve">so far </w:t>
      </w:r>
      <w:r w:rsidRPr="006F59B8">
        <w:rPr>
          <w:rFonts w:ascii="Times New Roman" w:hAnsi="Times New Roman"/>
        </w:rPr>
        <w:t>d</w:t>
      </w:r>
      <w:r w:rsidR="000862A1">
        <w:rPr>
          <w:rFonts w:ascii="Times New Roman" w:hAnsi="Times New Roman"/>
        </w:rPr>
        <w:t>epend</w:t>
      </w:r>
      <w:r w:rsidRPr="006F59B8">
        <w:rPr>
          <w:rFonts w:ascii="Times New Roman" w:hAnsi="Times New Roman"/>
        </w:rPr>
        <w:t xml:space="preserve"> on the different values of input parameters and the mutual interaction</w:t>
      </w:r>
      <w:r w:rsidR="00276048">
        <w:rPr>
          <w:rFonts w:ascii="Times New Roman" w:hAnsi="Times New Roman"/>
        </w:rPr>
        <w:t>s of the physical processes they determine</w:t>
      </w:r>
      <w:r w:rsidRPr="006F59B8">
        <w:rPr>
          <w:rFonts w:ascii="Times New Roman" w:hAnsi="Times New Roman"/>
        </w:rPr>
        <w:t xml:space="preserve">.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 xml:space="preserve">Thus, </w:t>
      </w:r>
      <w:r w:rsidR="00276048">
        <w:rPr>
          <w:rFonts w:ascii="Times New Roman" w:hAnsi="Times New Roman"/>
        </w:rPr>
        <w:t xml:space="preserve">it is important to investigate the potential prevalence of the high pore pressure generation and its associated generation of tensile effective stress.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t>
      </w:r>
      <w:r w:rsidR="00276048">
        <w:rPr>
          <w:rFonts w:ascii="Times New Roman" w:hAnsi="Times New Roman"/>
        </w:rPr>
        <w:t xml:space="preserve">at random to each parameter </w:t>
      </w:r>
      <w:r w:rsidR="00D61B32">
        <w:rPr>
          <w:rFonts w:ascii="Times New Roman" w:hAnsi="Times New Roman"/>
        </w:rPr>
        <w:t>within a certain range</w:t>
      </w:r>
      <w:r w:rsidR="00276048">
        <w:rPr>
          <w:rFonts w:ascii="Times New Roman" w:hAnsi="Times New Roman"/>
        </w:rPr>
        <w:t xml:space="preserve">, as </w:t>
      </w:r>
      <w:r w:rsidR="00D61B32">
        <w:rPr>
          <w:rFonts w:ascii="Times New Roman" w:hAnsi="Times New Roman"/>
        </w:rPr>
        <w:t>summarized in Table 2</w:t>
      </w:r>
      <w:r w:rsidR="00007F08">
        <w:rPr>
          <w:rFonts w:ascii="Times New Roman" w:hAnsi="Times New Roman"/>
        </w:rPr>
        <w:t xml:space="preserve">. </w:t>
      </w:r>
      <w:r w:rsidR="00A56081">
        <w:rPr>
          <w:rFonts w:ascii="Times New Roman" w:hAnsi="Times New Roman"/>
        </w:rPr>
        <w:t xml:space="preserve"> </w:t>
      </w:r>
      <w:r w:rsidR="00007F08">
        <w:rPr>
          <w:rFonts w:ascii="Times New Roman" w:hAnsi="Times New Roman"/>
        </w:rPr>
        <w:t>O</w:t>
      </w:r>
      <w:r w:rsidR="002A31AE" w:rsidRPr="002A31AE">
        <w:rPr>
          <w:rFonts w:ascii="Times New Roman" w:hAnsi="Times New Roman"/>
        </w:rPr>
        <w:t>nce these variables have been given values</w:t>
      </w:r>
      <w:r w:rsidR="00007F08">
        <w:rPr>
          <w:rFonts w:ascii="Times New Roman" w:hAnsi="Times New Roman"/>
        </w:rPr>
        <w:t xml:space="preserve"> according to this Monte Carlo approach</w:t>
      </w:r>
      <w:r w:rsidR="002A31AE" w:rsidRPr="002A31AE">
        <w:rPr>
          <w:rFonts w:ascii="Times New Roman" w:hAnsi="Times New Roman"/>
        </w:rPr>
        <w:t xml:space="preserve">, they </w:t>
      </w:r>
      <w:r w:rsidR="00007F08">
        <w:rPr>
          <w:rFonts w:ascii="Times New Roman" w:hAnsi="Times New Roman"/>
        </w:rPr>
        <w:t>are</w:t>
      </w:r>
      <w:r w:rsidR="002A31AE">
        <w:rPr>
          <w:rFonts w:ascii="Times New Roman" w:hAnsi="Times New Roman"/>
        </w:rPr>
        <w:t xml:space="preserve"> </w:t>
      </w:r>
      <w:r w:rsidR="00A56081">
        <w:rPr>
          <w:rFonts w:ascii="Times New Roman" w:hAnsi="Times New Roman"/>
        </w:rPr>
        <w:t xml:space="preserve">substituted into the </w:t>
      </w:r>
      <w:r w:rsidR="00E9695A">
        <w:rPr>
          <w:rFonts w:ascii="Times New Roman" w:hAnsi="Times New Roman"/>
        </w:rPr>
        <w:t xml:space="preserve">semi-analytical solution and a new solution is thus computed. For each solution, the most tensile effective radial stress at any location and any time is extracted from the data and then used to classify the case as “tensile” or “compressive”. </w:t>
      </w:r>
      <w:r w:rsidR="004848C1">
        <w:rPr>
          <w:rFonts w:ascii="Times New Roman" w:hAnsi="Times New Roman"/>
        </w:rPr>
        <w:t>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 xml:space="preserve">Figure </w:t>
      </w:r>
      <w:r w:rsidR="00201B72">
        <w:rPr>
          <w:rFonts w:ascii="Times New Roman" w:hAnsi="Times New Roman"/>
        </w:rPr>
        <w:t>9</w:t>
      </w:r>
      <w:r w:rsidR="004848C1">
        <w:rPr>
          <w:rFonts w:ascii="Times New Roman" w:hAnsi="Times New Roman"/>
        </w:rPr>
        <w:t>.</w:t>
      </w:r>
    </w:p>
    <w:p w14:paraId="763F582E" w14:textId="3BBF602C" w:rsidR="00F334A1" w:rsidRPr="00FD64B3" w:rsidRDefault="00F334A1" w:rsidP="00F334A1">
      <w:pPr>
        <w:jc w:val="center"/>
        <w:rPr>
          <w:rFonts w:ascii="Times New Roman" w:hAnsi="Times New Roman"/>
        </w:rPr>
      </w:pPr>
      <w:r>
        <w:rPr>
          <w:rFonts w:ascii="Times New Roman" w:hAnsi="Times New Roman"/>
        </w:rPr>
        <w:t xml:space="preserve">Table </w:t>
      </w:r>
      <w:r w:rsidR="00F32AE9">
        <w:rPr>
          <w:rFonts w:ascii="Times New Roman" w:hAnsi="Times New Roman"/>
        </w:rPr>
        <w:t>2</w:t>
      </w:r>
      <w:r w:rsidRPr="00FD64B3">
        <w:rPr>
          <w:rFonts w:ascii="Times New Roman" w:hAnsi="Times New Roman"/>
        </w:rPr>
        <w:t>.</w:t>
      </w:r>
      <w:r>
        <w:rPr>
          <w:rFonts w:ascii="Times New Roman" w:hAnsi="Times New Roman"/>
        </w:rPr>
        <w:t xml:space="preserve"> Lower boundary and upper boundary for Monte Carlo Sampling </w:t>
      </w:r>
    </w:p>
    <w:tbl>
      <w:tblPr>
        <w:tblStyle w:val="TableGrid"/>
        <w:tblW w:w="0" w:type="auto"/>
        <w:jc w:val="center"/>
        <w:tblLook w:val="04A0" w:firstRow="1" w:lastRow="0" w:firstColumn="1" w:lastColumn="0" w:noHBand="0" w:noVBand="1"/>
      </w:tblPr>
      <w:tblGrid>
        <w:gridCol w:w="2336"/>
        <w:gridCol w:w="2338"/>
        <w:gridCol w:w="2338"/>
        <w:gridCol w:w="2338"/>
      </w:tblGrid>
      <w:tr w:rsidR="00391B2F" w:rsidRPr="00FD64B3" w14:paraId="4E7F83D4" w14:textId="781BA12E" w:rsidTr="00391B2F">
        <w:trPr>
          <w:jc w:val="center"/>
        </w:trPr>
        <w:tc>
          <w:tcPr>
            <w:tcW w:w="2336" w:type="dxa"/>
            <w:vAlign w:val="center"/>
          </w:tcPr>
          <w:p w14:paraId="7726C47C" w14:textId="77777777" w:rsidR="00391B2F" w:rsidRPr="00FD64B3" w:rsidRDefault="00391B2F" w:rsidP="003E4A6C">
            <w:pPr>
              <w:jc w:val="center"/>
              <w:rPr>
                <w:rFonts w:ascii="Times New Roman" w:hAnsi="Times New Roman"/>
              </w:rPr>
            </w:pPr>
          </w:p>
        </w:tc>
        <w:tc>
          <w:tcPr>
            <w:tcW w:w="2338" w:type="dxa"/>
            <w:vAlign w:val="center"/>
          </w:tcPr>
          <w:p w14:paraId="254CB8EB" w14:textId="77777777" w:rsidR="00391B2F" w:rsidRPr="00FD64B3" w:rsidRDefault="00391B2F" w:rsidP="003E4A6C">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0B5ECA31" w14:textId="77777777" w:rsidR="00391B2F" w:rsidRPr="00FD64B3" w:rsidRDefault="00391B2F" w:rsidP="003E4A6C">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c>
          <w:tcPr>
            <w:tcW w:w="2338" w:type="dxa"/>
          </w:tcPr>
          <w:p w14:paraId="570348F6" w14:textId="4863DADE" w:rsidR="00391B2F" w:rsidRDefault="00391B2F" w:rsidP="003E4A6C">
            <w:pPr>
              <w:jc w:val="center"/>
              <w:rPr>
                <w:rFonts w:ascii="Times New Roman" w:hAnsi="Times New Roman"/>
              </w:rPr>
            </w:pPr>
            <w:r>
              <w:rPr>
                <w:rFonts w:ascii="Times New Roman" w:hAnsi="Times New Roman"/>
              </w:rPr>
              <w:t>Unit</w:t>
            </w:r>
          </w:p>
        </w:tc>
      </w:tr>
      <w:tr w:rsidR="00391B2F" w:rsidRPr="00FD64B3" w14:paraId="3AD150BB" w14:textId="3412EAE5" w:rsidTr="00391B2F">
        <w:trPr>
          <w:jc w:val="center"/>
        </w:trPr>
        <w:tc>
          <w:tcPr>
            <w:tcW w:w="2336" w:type="dxa"/>
            <w:vAlign w:val="center"/>
          </w:tcPr>
          <w:p w14:paraId="0CF1478B"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20" w:dyaOrig="220" w14:anchorId="120D7035">
                <v:shape id="_x0000_i1213" type="#_x0000_t75" alt="" style="width:10.5pt;height:10.5pt;mso-width-percent:0;mso-height-percent:0;mso-width-percent:0;mso-height-percent:0" o:ole="">
                  <v:imagedata r:id="rId76" o:title=""/>
                </v:shape>
                <o:OLEObject Type="Embed" ProgID="Equation.DSMT4" ShapeID="_x0000_i1213" DrawAspect="Content" ObjectID="_1726686364" r:id="rId382"/>
              </w:object>
            </w:r>
          </w:p>
        </w:tc>
        <w:tc>
          <w:tcPr>
            <w:tcW w:w="2338" w:type="dxa"/>
            <w:vAlign w:val="center"/>
          </w:tcPr>
          <w:p w14:paraId="1F5245B6" w14:textId="7A1A10D3"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32492305" w14:textId="77777777" w:rsidR="00391B2F" w:rsidRPr="00FD64B3" w:rsidRDefault="00391B2F" w:rsidP="003E4A6C">
            <w:pPr>
              <w:jc w:val="center"/>
              <w:rPr>
                <w:rFonts w:ascii="Times New Roman" w:hAnsi="Times New Roman"/>
              </w:rPr>
            </w:pPr>
            <w:r w:rsidRPr="00FD64B3">
              <w:rPr>
                <w:rFonts w:ascii="Times New Roman" w:hAnsi="Times New Roman"/>
              </w:rPr>
              <w:t>0.95</w:t>
            </w:r>
          </w:p>
        </w:tc>
        <w:tc>
          <w:tcPr>
            <w:tcW w:w="2338" w:type="dxa"/>
          </w:tcPr>
          <w:p w14:paraId="54CA31C0" w14:textId="2F585EC2"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C4B974D" w14:textId="6BE3756E" w:rsidTr="00391B2F">
        <w:trPr>
          <w:jc w:val="center"/>
        </w:trPr>
        <w:tc>
          <w:tcPr>
            <w:tcW w:w="2336" w:type="dxa"/>
            <w:vAlign w:val="center"/>
          </w:tcPr>
          <w:p w14:paraId="0B12EE9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4"/>
              </w:rPr>
              <w:object w:dxaOrig="240" w:dyaOrig="260" w14:anchorId="28965422">
                <v:shape id="_x0000_i1214" type="#_x0000_t75" alt="" style="width:10.5pt;height:11.25pt;mso-width-percent:0;mso-height-percent:0;mso-width-percent:0;mso-height-percent:0" o:ole="">
                  <v:imagedata r:id="rId80" o:title=""/>
                </v:shape>
                <o:OLEObject Type="Embed" ProgID="Equation.DSMT4" ShapeID="_x0000_i1214" DrawAspect="Content" ObjectID="_1726686365" r:id="rId383"/>
              </w:object>
            </w:r>
          </w:p>
        </w:tc>
        <w:tc>
          <w:tcPr>
            <w:tcW w:w="2338" w:type="dxa"/>
            <w:vAlign w:val="center"/>
          </w:tcPr>
          <w:p w14:paraId="705752AB" w14:textId="2949791B"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610B5F15" w14:textId="77777777" w:rsidR="00391B2F" w:rsidRPr="00FD64B3" w:rsidRDefault="00391B2F" w:rsidP="003E4A6C">
            <w:pPr>
              <w:jc w:val="center"/>
              <w:rPr>
                <w:rFonts w:ascii="Times New Roman" w:hAnsi="Times New Roman"/>
              </w:rPr>
            </w:pPr>
            <w:r w:rsidRPr="00FD64B3">
              <w:rPr>
                <w:rFonts w:ascii="Times New Roman" w:hAnsi="Times New Roman"/>
              </w:rPr>
              <w:t>0.98</w:t>
            </w:r>
          </w:p>
        </w:tc>
        <w:tc>
          <w:tcPr>
            <w:tcW w:w="2338" w:type="dxa"/>
          </w:tcPr>
          <w:p w14:paraId="101CDF45" w14:textId="2C4718C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21FB40" w14:textId="3EAE1988" w:rsidTr="00391B2F">
        <w:trPr>
          <w:jc w:val="center"/>
        </w:trPr>
        <w:tc>
          <w:tcPr>
            <w:tcW w:w="2336" w:type="dxa"/>
            <w:vAlign w:val="center"/>
          </w:tcPr>
          <w:p w14:paraId="4AF82350"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12"/>
              </w:rPr>
              <w:object w:dxaOrig="260" w:dyaOrig="360" w14:anchorId="2A265CA4">
                <v:shape id="_x0000_i1215" type="#_x0000_t75" alt="" style="width:10.5pt;height:18pt;mso-width-percent:0;mso-height-percent:0;mso-width-percent:0;mso-height-percent:0" o:ole="">
                  <v:imagedata r:id="rId84" o:title=""/>
                </v:shape>
                <o:OLEObject Type="Embed" ProgID="Equation.DSMT4" ShapeID="_x0000_i1215" DrawAspect="Content" ObjectID="_1726686366" r:id="rId384"/>
              </w:object>
            </w:r>
          </w:p>
        </w:tc>
        <w:tc>
          <w:tcPr>
            <w:tcW w:w="2338" w:type="dxa"/>
            <w:vAlign w:val="center"/>
          </w:tcPr>
          <w:p w14:paraId="2C6F92B3" w14:textId="77777777" w:rsidR="00391B2F" w:rsidRPr="00FD64B3" w:rsidRDefault="00391B2F" w:rsidP="003E4A6C">
            <w:pPr>
              <w:jc w:val="center"/>
              <w:rPr>
                <w:rFonts w:ascii="Times New Roman" w:hAnsi="Times New Roman"/>
              </w:rPr>
            </w:pPr>
            <w:r>
              <w:rPr>
                <w:rFonts w:ascii="Times New Roman" w:hAnsi="Times New Roman"/>
              </w:rPr>
              <w:t>1E-5</w:t>
            </w:r>
          </w:p>
        </w:tc>
        <w:tc>
          <w:tcPr>
            <w:tcW w:w="2338" w:type="dxa"/>
            <w:vAlign w:val="center"/>
          </w:tcPr>
          <w:p w14:paraId="4F5BA050" w14:textId="77777777" w:rsidR="00391B2F" w:rsidRPr="00FD64B3" w:rsidRDefault="00391B2F" w:rsidP="003E4A6C">
            <w:pPr>
              <w:jc w:val="center"/>
              <w:rPr>
                <w:rFonts w:ascii="Times New Roman" w:hAnsi="Times New Roman"/>
              </w:rPr>
            </w:pPr>
            <w:r>
              <w:rPr>
                <w:rFonts w:ascii="Times New Roman" w:hAnsi="Times New Roman"/>
              </w:rPr>
              <w:t>1E-3</w:t>
            </w:r>
          </w:p>
        </w:tc>
        <w:tc>
          <w:tcPr>
            <w:tcW w:w="2338" w:type="dxa"/>
          </w:tcPr>
          <w:p w14:paraId="38164A7A" w14:textId="662646C9" w:rsidR="00391B2F" w:rsidRDefault="00391B2F" w:rsidP="003E4A6C">
            <w:pPr>
              <w:jc w:val="center"/>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391B2F" w:rsidRPr="00FD64B3" w14:paraId="38397D90" w14:textId="4A33FC84" w:rsidTr="00391B2F">
        <w:trPr>
          <w:jc w:val="center"/>
        </w:trPr>
        <w:tc>
          <w:tcPr>
            <w:tcW w:w="2336" w:type="dxa"/>
            <w:vAlign w:val="center"/>
          </w:tcPr>
          <w:p w14:paraId="77B08616"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60" w:dyaOrig="279" w14:anchorId="1CBCD393">
                <v:shape id="_x0000_i1216" type="#_x0000_t75" alt="" style="width:9pt;height:11.25pt;mso-width-percent:0;mso-height-percent:0;mso-width-percent:0;mso-height-percent:0" o:ole="">
                  <v:imagedata r:id="rId106" o:title=""/>
                </v:shape>
                <o:OLEObject Type="Embed" ProgID="Equation.DSMT4" ShapeID="_x0000_i1216" DrawAspect="Content" ObjectID="_1726686367" r:id="rId385"/>
              </w:object>
            </w:r>
          </w:p>
        </w:tc>
        <w:tc>
          <w:tcPr>
            <w:tcW w:w="2338" w:type="dxa"/>
            <w:vAlign w:val="center"/>
          </w:tcPr>
          <w:p w14:paraId="4A14F0E7" w14:textId="77777777" w:rsidR="00391B2F" w:rsidRPr="00FD64B3" w:rsidRDefault="00391B2F" w:rsidP="003E4A6C">
            <w:pPr>
              <w:jc w:val="center"/>
              <w:rPr>
                <w:rFonts w:ascii="Times New Roman" w:hAnsi="Times New Roman"/>
              </w:rPr>
            </w:pPr>
            <w:r w:rsidRPr="00FD64B3">
              <w:rPr>
                <w:rFonts w:ascii="Times New Roman" w:hAnsi="Times New Roman"/>
              </w:rPr>
              <w:t>12E9</w:t>
            </w:r>
          </w:p>
        </w:tc>
        <w:tc>
          <w:tcPr>
            <w:tcW w:w="2338" w:type="dxa"/>
            <w:vAlign w:val="center"/>
          </w:tcPr>
          <w:p w14:paraId="206AB1F3" w14:textId="77777777" w:rsidR="00391B2F" w:rsidRPr="00FD64B3" w:rsidRDefault="00391B2F" w:rsidP="003E4A6C">
            <w:pPr>
              <w:jc w:val="center"/>
              <w:rPr>
                <w:rFonts w:ascii="Times New Roman" w:hAnsi="Times New Roman"/>
              </w:rPr>
            </w:pPr>
            <w:r w:rsidRPr="00FD64B3">
              <w:rPr>
                <w:rFonts w:ascii="Times New Roman" w:hAnsi="Times New Roman"/>
              </w:rPr>
              <w:t>24E9</w:t>
            </w:r>
          </w:p>
        </w:tc>
        <w:tc>
          <w:tcPr>
            <w:tcW w:w="2338" w:type="dxa"/>
          </w:tcPr>
          <w:p w14:paraId="476B37C2" w14:textId="69687882" w:rsidR="00391B2F" w:rsidRPr="00FD64B3" w:rsidRDefault="00391B2F" w:rsidP="003E4A6C">
            <w:pPr>
              <w:jc w:val="center"/>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391B2F" w:rsidRPr="00FD64B3" w14:paraId="717B46E1" w14:textId="7746E537" w:rsidTr="00391B2F">
        <w:trPr>
          <w:jc w:val="center"/>
        </w:trPr>
        <w:tc>
          <w:tcPr>
            <w:tcW w:w="2336" w:type="dxa"/>
            <w:vAlign w:val="center"/>
          </w:tcPr>
          <w:p w14:paraId="1092BF5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180" w:dyaOrig="220" w14:anchorId="130D79A2">
                <v:shape id="_x0000_i1217" type="#_x0000_t75" alt="" style="width:7.5pt;height:10.5pt;mso-width-percent:0;mso-height-percent:0;mso-width-percent:0;mso-height-percent:0" o:ole="">
                  <v:imagedata r:id="rId102" o:title=""/>
                </v:shape>
                <o:OLEObject Type="Embed" ProgID="Equation.DSMT4" ShapeID="_x0000_i1217" DrawAspect="Content" ObjectID="_1726686368" r:id="rId386"/>
              </w:object>
            </w:r>
          </w:p>
        </w:tc>
        <w:tc>
          <w:tcPr>
            <w:tcW w:w="2338" w:type="dxa"/>
            <w:vAlign w:val="center"/>
          </w:tcPr>
          <w:p w14:paraId="68C2ADF7" w14:textId="77777777" w:rsidR="00391B2F" w:rsidRPr="00FD64B3" w:rsidRDefault="00391B2F" w:rsidP="003E4A6C">
            <w:pPr>
              <w:jc w:val="center"/>
              <w:rPr>
                <w:rFonts w:ascii="Times New Roman" w:hAnsi="Times New Roman"/>
              </w:rPr>
            </w:pPr>
            <w:r w:rsidRPr="00FD64B3">
              <w:rPr>
                <w:rFonts w:ascii="Times New Roman" w:hAnsi="Times New Roman"/>
              </w:rPr>
              <w:t>0.22</w:t>
            </w:r>
          </w:p>
        </w:tc>
        <w:tc>
          <w:tcPr>
            <w:tcW w:w="2338" w:type="dxa"/>
            <w:vAlign w:val="center"/>
          </w:tcPr>
          <w:p w14:paraId="0F98BC44" w14:textId="77777777" w:rsidR="00391B2F" w:rsidRPr="00FD64B3" w:rsidRDefault="00391B2F" w:rsidP="003E4A6C">
            <w:pPr>
              <w:jc w:val="center"/>
              <w:rPr>
                <w:rFonts w:ascii="Times New Roman" w:hAnsi="Times New Roman"/>
              </w:rPr>
            </w:pPr>
            <w:r w:rsidRPr="00FD64B3">
              <w:rPr>
                <w:rFonts w:ascii="Times New Roman" w:hAnsi="Times New Roman"/>
              </w:rPr>
              <w:t>0.32</w:t>
            </w:r>
          </w:p>
        </w:tc>
        <w:tc>
          <w:tcPr>
            <w:tcW w:w="2338" w:type="dxa"/>
          </w:tcPr>
          <w:p w14:paraId="75D463B7" w14:textId="7B96DC3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AE78F4" w14:textId="700263AE" w:rsidTr="00391B2F">
        <w:trPr>
          <w:jc w:val="center"/>
        </w:trPr>
        <w:tc>
          <w:tcPr>
            <w:tcW w:w="2336" w:type="dxa"/>
            <w:vAlign w:val="center"/>
          </w:tcPr>
          <w:p w14:paraId="215B1F33"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00" w:dyaOrig="279" w14:anchorId="06FFFD6B">
                <v:shape id="_x0000_i1218" type="#_x0000_t75" alt="" style="width:9pt;height:14.25pt;mso-width-percent:0;mso-height-percent:0;mso-width-percent:0;mso-height-percent:0" o:ole="">
                  <v:imagedata r:id="rId94" o:title=""/>
                </v:shape>
                <o:OLEObject Type="Embed" ProgID="Equation.DSMT4" ShapeID="_x0000_i1218" DrawAspect="Content" ObjectID="_1726686369" r:id="rId387"/>
              </w:object>
            </w:r>
          </w:p>
        </w:tc>
        <w:tc>
          <w:tcPr>
            <w:tcW w:w="2338" w:type="dxa"/>
            <w:vAlign w:val="center"/>
          </w:tcPr>
          <w:p w14:paraId="3FC8ABF0" w14:textId="77777777" w:rsidR="00391B2F" w:rsidRPr="00FD64B3" w:rsidRDefault="00391B2F" w:rsidP="003E4A6C">
            <w:pPr>
              <w:jc w:val="center"/>
              <w:rPr>
                <w:rFonts w:ascii="Times New Roman" w:hAnsi="Times New Roman"/>
              </w:rPr>
            </w:pPr>
            <w:r w:rsidRPr="00FD64B3">
              <w:rPr>
                <w:rFonts w:ascii="Times New Roman" w:hAnsi="Times New Roman"/>
              </w:rPr>
              <w:t>1E-</w:t>
            </w:r>
            <w:r>
              <w:rPr>
                <w:rFonts w:ascii="Times New Roman" w:hAnsi="Times New Roman"/>
              </w:rPr>
              <w:t>21</w:t>
            </w:r>
          </w:p>
        </w:tc>
        <w:tc>
          <w:tcPr>
            <w:tcW w:w="2338" w:type="dxa"/>
            <w:vAlign w:val="center"/>
          </w:tcPr>
          <w:p w14:paraId="1078E9D0" w14:textId="77777777" w:rsidR="00391B2F" w:rsidRPr="00FD64B3" w:rsidRDefault="00391B2F" w:rsidP="003E4A6C">
            <w:pPr>
              <w:jc w:val="center"/>
              <w:rPr>
                <w:rFonts w:ascii="Times New Roman" w:hAnsi="Times New Roman"/>
              </w:rPr>
            </w:pPr>
            <w:r w:rsidRPr="00FD64B3">
              <w:rPr>
                <w:rFonts w:ascii="Times New Roman" w:hAnsi="Times New Roman"/>
              </w:rPr>
              <w:t>1E-16</w:t>
            </w:r>
          </w:p>
        </w:tc>
        <w:tc>
          <w:tcPr>
            <w:tcW w:w="2338" w:type="dxa"/>
          </w:tcPr>
          <w:p w14:paraId="26B70253" w14:textId="11CB5EF0"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391B2F" w:rsidRPr="00FD64B3" w14:paraId="60319E40" w14:textId="55E0E439" w:rsidTr="007D3B6C">
        <w:trPr>
          <w:jc w:val="center"/>
        </w:trPr>
        <w:tc>
          <w:tcPr>
            <w:tcW w:w="2336" w:type="dxa"/>
            <w:vAlign w:val="center"/>
          </w:tcPr>
          <w:p w14:paraId="0562D873" w14:textId="479CE28D" w:rsidR="00391B2F" w:rsidRPr="00FD64B3" w:rsidRDefault="00391B2F" w:rsidP="00391B2F">
            <w:pPr>
              <w:jc w:val="center"/>
              <w:rPr>
                <w:rFonts w:ascii="Times New Roman" w:hAnsi="Times New Roman"/>
              </w:rPr>
            </w:pPr>
            <w:r w:rsidRPr="00D61B32">
              <w:rPr>
                <w:rFonts w:ascii="Times New Roman" w:hAnsi="Times New Roman"/>
                <w:b/>
                <w:bCs/>
                <w:noProof/>
                <w:position w:val="-12"/>
              </w:rPr>
              <w:object w:dxaOrig="220" w:dyaOrig="360" w14:anchorId="25A9A2E0">
                <v:shape id="_x0000_i1219" type="#_x0000_t75" alt="" style="width:11.25pt;height:19.5pt" o:ole="">
                  <v:imagedata r:id="rId388" o:title=""/>
                </v:shape>
                <o:OLEObject Type="Embed" ProgID="Equation.DSMT4" ShapeID="_x0000_i1219" DrawAspect="Content" ObjectID="_1726686370" r:id="rId389"/>
              </w:object>
            </w:r>
          </w:p>
        </w:tc>
        <w:tc>
          <w:tcPr>
            <w:tcW w:w="2338" w:type="dxa"/>
            <w:vAlign w:val="center"/>
          </w:tcPr>
          <w:p w14:paraId="3C1662E8" w14:textId="77777777" w:rsidR="00391B2F" w:rsidRPr="00FD64B3" w:rsidRDefault="00391B2F" w:rsidP="00391B2F">
            <w:pPr>
              <w:jc w:val="center"/>
              <w:rPr>
                <w:rFonts w:ascii="Times New Roman" w:hAnsi="Times New Roman"/>
              </w:rPr>
            </w:pPr>
            <w:r>
              <w:rPr>
                <w:rFonts w:ascii="Times New Roman" w:hAnsi="Times New Roman"/>
              </w:rPr>
              <w:t>1E1</w:t>
            </w:r>
          </w:p>
        </w:tc>
        <w:tc>
          <w:tcPr>
            <w:tcW w:w="2338" w:type="dxa"/>
            <w:vAlign w:val="center"/>
          </w:tcPr>
          <w:p w14:paraId="41DD41C9" w14:textId="164DB5A3" w:rsidR="00391B2F" w:rsidRPr="00FD64B3" w:rsidRDefault="00391B2F" w:rsidP="00391B2F">
            <w:pPr>
              <w:jc w:val="center"/>
              <w:rPr>
                <w:rFonts w:ascii="Times New Roman" w:hAnsi="Times New Roman"/>
              </w:rPr>
            </w:pPr>
            <w:r>
              <w:rPr>
                <w:rFonts w:ascii="Times New Roman" w:hAnsi="Times New Roman"/>
              </w:rPr>
              <w:t>1E2</w:t>
            </w:r>
          </w:p>
        </w:tc>
        <w:tc>
          <w:tcPr>
            <w:tcW w:w="2338" w:type="dxa"/>
            <w:vAlign w:val="center"/>
          </w:tcPr>
          <w:p w14:paraId="2FA02FC8" w14:textId="7EC24B14" w:rsidR="00391B2F" w:rsidRDefault="00391B2F" w:rsidP="00391B2F">
            <w:pPr>
              <w:jc w:val="center"/>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391B2F" w:rsidRPr="00FD64B3" w14:paraId="4BF964A2" w14:textId="2F55D3AA" w:rsidTr="007D3B6C">
        <w:trPr>
          <w:jc w:val="center"/>
        </w:trPr>
        <w:tc>
          <w:tcPr>
            <w:tcW w:w="2336" w:type="dxa"/>
            <w:vAlign w:val="center"/>
          </w:tcPr>
          <w:p w14:paraId="6A90DC1B" w14:textId="77777777" w:rsidR="00391B2F" w:rsidRPr="00FD64B3" w:rsidRDefault="00391B2F" w:rsidP="00391B2F">
            <w:pPr>
              <w:jc w:val="center"/>
              <w:rPr>
                <w:rFonts w:ascii="Times New Roman" w:hAnsi="Times New Roman"/>
                <w:b/>
                <w:bCs/>
                <w:noProof/>
              </w:rPr>
            </w:pPr>
            <w:r w:rsidRPr="00FD64B3">
              <w:rPr>
                <w:rFonts w:ascii="Times New Roman" w:hAnsi="Times New Roman"/>
                <w:b/>
                <w:bCs/>
                <w:noProof/>
                <w:position w:val="-14"/>
              </w:rPr>
              <w:object w:dxaOrig="260" w:dyaOrig="380" w14:anchorId="77DA3D45">
                <v:shape id="_x0000_i1220" type="#_x0000_t75" alt="" style="width:11.25pt;height:16.5pt;mso-width-percent:0;mso-height-percent:0;mso-width-percent:0;mso-height-percent:0" o:ole="">
                  <v:imagedata r:id="rId390" o:title=""/>
                </v:shape>
                <o:OLEObject Type="Embed" ProgID="Equation.DSMT4" ShapeID="_x0000_i1220" DrawAspect="Content" ObjectID="_1726686371" r:id="rId391"/>
              </w:object>
            </w:r>
          </w:p>
        </w:tc>
        <w:tc>
          <w:tcPr>
            <w:tcW w:w="2338" w:type="dxa"/>
            <w:vAlign w:val="center"/>
          </w:tcPr>
          <w:p w14:paraId="5258F65D"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6</w:t>
            </w:r>
          </w:p>
        </w:tc>
        <w:tc>
          <w:tcPr>
            <w:tcW w:w="2338" w:type="dxa"/>
            <w:vAlign w:val="center"/>
          </w:tcPr>
          <w:p w14:paraId="39F01F9C"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9</w:t>
            </w:r>
          </w:p>
        </w:tc>
        <w:tc>
          <w:tcPr>
            <w:tcW w:w="2338" w:type="dxa"/>
            <w:vAlign w:val="center"/>
          </w:tcPr>
          <w:p w14:paraId="0AA5E997" w14:textId="7EC74668"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391B2F" w:rsidRPr="00FD64B3" w14:paraId="29CC2D24" w14:textId="19FF0E9D" w:rsidTr="007D3B6C">
        <w:trPr>
          <w:jc w:val="center"/>
        </w:trPr>
        <w:tc>
          <w:tcPr>
            <w:tcW w:w="2336" w:type="dxa"/>
            <w:vAlign w:val="center"/>
          </w:tcPr>
          <w:p w14:paraId="39968733" w14:textId="77777777" w:rsidR="00391B2F" w:rsidRPr="00FD64B3" w:rsidRDefault="00391B2F" w:rsidP="00391B2F">
            <w:pPr>
              <w:jc w:val="center"/>
              <w:rPr>
                <w:rFonts w:ascii="Times New Roman" w:hAnsi="Times New Roman"/>
                <w:b/>
                <w:bCs/>
              </w:rPr>
            </w:pPr>
            <w:r w:rsidRPr="00FD64B3">
              <w:rPr>
                <w:rFonts w:ascii="Times New Roman" w:hAnsi="Times New Roman"/>
                <w:b/>
                <w:bCs/>
                <w:noProof/>
                <w:position w:val="-14"/>
              </w:rPr>
              <w:object w:dxaOrig="279" w:dyaOrig="380" w14:anchorId="0A6D6E5D">
                <v:shape id="_x0000_i1221" type="#_x0000_t75" alt="" style="width:14.25pt;height:16.5pt;mso-width-percent:0;mso-height-percent:0;mso-width-percent:0;mso-height-percent:0" o:ole="">
                  <v:imagedata r:id="rId392" o:title=""/>
                </v:shape>
                <o:OLEObject Type="Embed" ProgID="Equation.DSMT4" ShapeID="_x0000_i1221" DrawAspect="Content" ObjectID="_1726686372" r:id="rId393"/>
              </w:object>
            </w:r>
          </w:p>
        </w:tc>
        <w:tc>
          <w:tcPr>
            <w:tcW w:w="2338" w:type="dxa"/>
            <w:vAlign w:val="center"/>
          </w:tcPr>
          <w:p w14:paraId="5ECD7C07" w14:textId="77777777" w:rsidR="00391B2F" w:rsidRPr="00FD64B3" w:rsidRDefault="00391B2F" w:rsidP="00391B2F">
            <w:pPr>
              <w:jc w:val="center"/>
              <w:rPr>
                <w:rFonts w:ascii="Times New Roman" w:hAnsi="Times New Roman"/>
              </w:rPr>
            </w:pPr>
            <w:r>
              <w:rPr>
                <w:rFonts w:ascii="Times New Roman" w:hAnsi="Times New Roman"/>
              </w:rPr>
              <w:t>1E-22</w:t>
            </w:r>
          </w:p>
        </w:tc>
        <w:tc>
          <w:tcPr>
            <w:tcW w:w="2338" w:type="dxa"/>
            <w:vAlign w:val="center"/>
          </w:tcPr>
          <w:p w14:paraId="0C1C03D8"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19</w:t>
            </w:r>
          </w:p>
        </w:tc>
        <w:tc>
          <w:tcPr>
            <w:tcW w:w="2338" w:type="dxa"/>
            <w:vAlign w:val="center"/>
          </w:tcPr>
          <w:p w14:paraId="68E05ED2" w14:textId="3DE505A2"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391B2F" w:rsidRPr="00FD64B3" w14:paraId="1EEA36EF" w14:textId="02A28A91" w:rsidTr="00391B2F">
        <w:trPr>
          <w:jc w:val="center"/>
        </w:trPr>
        <w:tc>
          <w:tcPr>
            <w:tcW w:w="2336" w:type="dxa"/>
            <w:vAlign w:val="center"/>
          </w:tcPr>
          <w:p w14:paraId="18EC9659" w14:textId="2B856E34" w:rsidR="00391B2F" w:rsidRPr="00FD64B3" w:rsidRDefault="00391B2F" w:rsidP="00391B2F">
            <w:pPr>
              <w:jc w:val="center"/>
              <w:rPr>
                <w:rFonts w:ascii="Times New Roman" w:hAnsi="Times New Roman"/>
                <w:b/>
                <w:bCs/>
              </w:rPr>
            </w:pPr>
            <w:r w:rsidRPr="00F334A1">
              <w:rPr>
                <w:rFonts w:ascii="Times New Roman" w:hAnsi="Times New Roman"/>
                <w:b/>
                <w:bCs/>
                <w:noProof/>
                <w:position w:val="-12"/>
              </w:rPr>
              <w:object w:dxaOrig="300" w:dyaOrig="360" w14:anchorId="232FA7A6">
                <v:shape id="_x0000_i1222" type="#_x0000_t75" alt="" style="width:10.5pt;height:15.75pt" o:ole="">
                  <v:imagedata r:id="rId394" o:title=""/>
                </v:shape>
                <o:OLEObject Type="Embed" ProgID="Equation.DSMT4" ShapeID="_x0000_i1222" DrawAspect="Content" ObjectID="_1726686373" r:id="rId395"/>
              </w:object>
            </w:r>
          </w:p>
        </w:tc>
        <w:tc>
          <w:tcPr>
            <w:tcW w:w="2338" w:type="dxa"/>
            <w:vAlign w:val="center"/>
          </w:tcPr>
          <w:p w14:paraId="475086C2"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5</w:t>
            </w:r>
          </w:p>
        </w:tc>
        <w:tc>
          <w:tcPr>
            <w:tcW w:w="2338" w:type="dxa"/>
            <w:vAlign w:val="center"/>
          </w:tcPr>
          <w:p w14:paraId="774EA3AE" w14:textId="3D73C54E"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7</w:t>
            </w:r>
          </w:p>
        </w:tc>
        <w:tc>
          <w:tcPr>
            <w:tcW w:w="2338" w:type="dxa"/>
          </w:tcPr>
          <w:p w14:paraId="30AA7BD9" w14:textId="70C21301" w:rsidR="00391B2F" w:rsidRPr="00FD64B3" w:rsidRDefault="00391B2F" w:rsidP="00391B2F">
            <w:pPr>
              <w:jc w:val="center"/>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bl>
    <w:p w14:paraId="23E4F1AC" w14:textId="77777777" w:rsidR="00F334A1" w:rsidRDefault="00F334A1" w:rsidP="00BA2861">
      <w:pPr>
        <w:spacing w:line="360" w:lineRule="auto"/>
        <w:jc w:val="both"/>
        <w:rPr>
          <w:rFonts w:ascii="Times New Roman" w:hAnsi="Times New Roman"/>
        </w:rPr>
      </w:pPr>
    </w:p>
    <w:p w14:paraId="6B7B8F4C" w14:textId="2A556A1C" w:rsidR="00DF5422" w:rsidRDefault="00DB5898" w:rsidP="00DF5422">
      <w:pPr>
        <w:spacing w:line="360" w:lineRule="auto"/>
        <w:jc w:val="center"/>
        <w:rPr>
          <w:rFonts w:ascii="Times New Roman" w:hAnsi="Times New Roman"/>
        </w:rPr>
      </w:pPr>
      <w:r>
        <w:rPr>
          <w:noProof/>
        </w:rPr>
        <w:lastRenderedPageBreak/>
        <w:drawing>
          <wp:inline distT="0" distB="0" distL="0" distR="0" wp14:anchorId="29D47B95" wp14:editId="05B008A1">
            <wp:extent cx="5943600" cy="3393440"/>
            <wp:effectExtent l="0" t="127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rot="5400000">
                      <a:off x="0" y="0"/>
                      <a:ext cx="5943600" cy="3393440"/>
                    </a:xfrm>
                    <a:prstGeom prst="rect">
                      <a:avLst/>
                    </a:prstGeom>
                  </pic:spPr>
                </pic:pic>
              </a:graphicData>
            </a:graphic>
          </wp:inline>
        </w:drawing>
      </w:r>
    </w:p>
    <w:p w14:paraId="6AC6C434" w14:textId="28616DB5" w:rsidR="00502917" w:rsidRDefault="00DF5422" w:rsidP="009477E6">
      <w:pPr>
        <w:rPr>
          <w:rFonts w:ascii="Times New Roman" w:hAnsi="Times New Roman"/>
        </w:rPr>
      </w:pPr>
      <w:r w:rsidRPr="00971EAC">
        <w:rPr>
          <w:rFonts w:ascii="Times New Roman" w:hAnsi="Times New Roman"/>
        </w:rPr>
        <w:t xml:space="preserve">Figure </w:t>
      </w:r>
      <w:r w:rsidR="00201B72">
        <w:rPr>
          <w:rFonts w:ascii="Times New Roman" w:hAnsi="Times New Roman"/>
        </w:rPr>
        <w:t>9</w:t>
      </w:r>
      <w:r w:rsidR="00F334A1">
        <w:rPr>
          <w:rFonts w:ascii="Times New Roman" w:hAnsi="Times New Roman"/>
        </w:rPr>
        <w:t>. The a</w:t>
      </w:r>
      <w:r w:rsidRPr="00971EAC">
        <w:rPr>
          <w:rFonts w:ascii="Times New Roman" w:hAnsi="Times New Roman"/>
        </w:rPr>
        <w:t>lgorithm that is used to construct th</w:t>
      </w:r>
      <w:r w:rsidR="00762551">
        <w:rPr>
          <w:rFonts w:ascii="Times New Roman" w:hAnsi="Times New Roman"/>
        </w:rPr>
        <w:t xml:space="preserve">e </w:t>
      </w:r>
      <w:r>
        <w:rPr>
          <w:rFonts w:ascii="Times New Roman" w:hAnsi="Times New Roman"/>
        </w:rPr>
        <w:t xml:space="preserve">parametric </w:t>
      </w:r>
      <w:commentRangeStart w:id="55"/>
      <w:commentRangeStart w:id="56"/>
      <w:r>
        <w:rPr>
          <w:rFonts w:ascii="Times New Roman" w:hAnsi="Times New Roman"/>
        </w:rPr>
        <w:t>studies</w:t>
      </w:r>
      <w:commentRangeEnd w:id="55"/>
      <w:r w:rsidR="00576BCD">
        <w:rPr>
          <w:rStyle w:val="CommentReference"/>
        </w:rPr>
        <w:commentReference w:id="55"/>
      </w:r>
      <w:commentRangeEnd w:id="56"/>
      <w:r w:rsidR="009477E6">
        <w:rPr>
          <w:rFonts w:ascii="Times New Roman" w:hAnsi="Times New Roman"/>
        </w:rPr>
        <w:t>.</w:t>
      </w:r>
    </w:p>
    <w:p w14:paraId="527ECC91" w14:textId="361F532D" w:rsidR="00D4771D" w:rsidRDefault="00201B72" w:rsidP="0036216A">
      <w:pPr>
        <w:jc w:val="center"/>
        <w:rPr>
          <w:rFonts w:ascii="Times New Roman" w:hAnsi="Times New Roman"/>
        </w:rPr>
      </w:pPr>
      <w:r>
        <w:rPr>
          <w:rStyle w:val="CommentReference"/>
        </w:rPr>
        <w:commentReference w:id="56"/>
      </w:r>
    </w:p>
    <w:p w14:paraId="2A4256F3" w14:textId="372868C4" w:rsidR="00103C90" w:rsidRDefault="003A6AA5" w:rsidP="00103C90">
      <w:pPr>
        <w:spacing w:line="360" w:lineRule="auto"/>
        <w:rPr>
          <w:rFonts w:ascii="Times New Roman" w:hAnsi="Times New Roman"/>
        </w:rPr>
      </w:pPr>
      <w:r>
        <w:rPr>
          <w:rFonts w:ascii="Times New Roman" w:hAnsi="Times New Roman"/>
        </w:rPr>
        <w:t>5.</w:t>
      </w:r>
      <w:r w:rsidR="00103C90">
        <w:rPr>
          <w:rFonts w:ascii="Times New Roman" w:hAnsi="Times New Roman"/>
        </w:rPr>
        <w:t>1 Pairwise Bivariate Analysis for Each Variable</w:t>
      </w:r>
    </w:p>
    <w:p w14:paraId="78FC5A2D" w14:textId="5BA3C25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w:t>
      </w:r>
      <w:r w:rsidR="00F334A1">
        <w:rPr>
          <w:rFonts w:ascii="Times New Roman" w:hAnsi="Times New Roman"/>
        </w:rPr>
        <w:t xml:space="preserve">detailed in </w:t>
      </w:r>
      <w:r>
        <w:rPr>
          <w:rFonts w:ascii="Times New Roman" w:hAnsi="Times New Roman"/>
        </w:rPr>
        <w:t xml:space="preserve">the </w:t>
      </w:r>
      <w:r w:rsidR="00C813AA">
        <w:rPr>
          <w:rFonts w:ascii="Times New Roman" w:hAnsi="Times New Roman"/>
        </w:rPr>
        <w:t xml:space="preserve">flowchart described in Figure </w:t>
      </w:r>
      <w:r w:rsidR="00201B72">
        <w:rPr>
          <w:rFonts w:ascii="Times New Roman" w:hAnsi="Times New Roman"/>
        </w:rPr>
        <w:t>9</w:t>
      </w:r>
      <w:r w:rsidR="00C813AA">
        <w:rPr>
          <w:rFonts w:ascii="Times New Roman" w:hAnsi="Times New Roman"/>
        </w:rPr>
        <w:t>,</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w:t>
      </w:r>
      <w:r w:rsidR="000E6FC6">
        <w:rPr>
          <w:rFonts w:ascii="Times New Roman" w:hAnsi="Times New Roman"/>
        </w:rPr>
        <w:t>1914</w:t>
      </w:r>
      <w:r w:rsidR="00001DCC">
        <w:rPr>
          <w:rFonts w:ascii="Times New Roman" w:hAnsi="Times New Roman"/>
        </w:rPr>
        <w:t xml:space="preserve"> cases)</w:t>
      </w:r>
      <w:r w:rsidR="00C813AA">
        <w:rPr>
          <w:rFonts w:ascii="Times New Roman" w:hAnsi="Times New Roman"/>
        </w:rPr>
        <w:t xml:space="preserve"> and compressive</w:t>
      </w:r>
      <w:r w:rsidR="00001DCC">
        <w:rPr>
          <w:rFonts w:ascii="Times New Roman" w:hAnsi="Times New Roman"/>
        </w:rPr>
        <w:t xml:space="preserve"> (</w:t>
      </w:r>
      <w:r w:rsidR="000E6FC6">
        <w:rPr>
          <w:rFonts w:ascii="Times New Roman" w:hAnsi="Times New Roman"/>
        </w:rPr>
        <w:t>12</w:t>
      </w:r>
      <w:r w:rsidR="00A45FA8">
        <w:rPr>
          <w:rFonts w:ascii="Times New Roman" w:hAnsi="Times New Roman"/>
        </w:rPr>
        <w:t>1</w:t>
      </w:r>
      <w:r w:rsidR="000E6FC6">
        <w:rPr>
          <w:rFonts w:ascii="Times New Roman" w:hAnsi="Times New Roman"/>
        </w:rPr>
        <w:t>7</w:t>
      </w:r>
      <w:r w:rsidR="00001DCC">
        <w:rPr>
          <w:rFonts w:ascii="Times New Roman" w:hAnsi="Times New Roman"/>
        </w:rPr>
        <w:t xml:space="preserve">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w:t>
      </w:r>
      <w:r w:rsidR="00E9695A">
        <w:rPr>
          <w:rFonts w:ascii="Times New Roman" w:hAnsi="Times New Roman"/>
        </w:rPr>
        <w:t xml:space="preserve"> and the outcome of “tensile”</w:t>
      </w:r>
      <w:r w:rsidR="00BA2861">
        <w:rPr>
          <w:rFonts w:ascii="Times New Roman" w:hAnsi="Times New Roman"/>
        </w:rPr>
        <w:t xml:space="preserve"> </w:t>
      </w:r>
      <w:r w:rsidR="00B509CC">
        <w:rPr>
          <w:rFonts w:ascii="Times New Roman" w:hAnsi="Times New Roman"/>
        </w:rPr>
        <w:t>is</w:t>
      </w:r>
      <w:r w:rsidR="00BA2861">
        <w:rPr>
          <w:rFonts w:ascii="Times New Roman" w:hAnsi="Times New Roman"/>
        </w:rPr>
        <w:t xml:space="preserve"> </w:t>
      </w:r>
      <w:r w:rsidR="00E9695A">
        <w:rPr>
          <w:rFonts w:ascii="Times New Roman" w:hAnsi="Times New Roman"/>
        </w:rPr>
        <w:t>examined</w:t>
      </w:r>
      <w:r>
        <w:rPr>
          <w:rFonts w:ascii="Times New Roman" w:hAnsi="Times New Roman"/>
        </w:rPr>
        <w:t xml:space="preserve">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0E6FC6">
        <w:rPr>
          <w:rFonts w:ascii="Times New Roman" w:hAnsi="Times New Roman"/>
        </w:rPr>
        <w:t xml:space="preserve"> Figure 10</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insight </w:t>
      </w:r>
      <w:r>
        <w:rPr>
          <w:rFonts w:ascii="Times New Roman" w:hAnsi="Times New Roman"/>
        </w:rPr>
        <w:t>on</w:t>
      </w:r>
      <w:r w:rsidR="005A4765">
        <w:rPr>
          <w:rFonts w:ascii="Times New Roman" w:hAnsi="Times New Roman"/>
        </w:rPr>
        <w:t xml:space="preserve"> the distribution features of these variables. The </w:t>
      </w:r>
      <w:r w:rsidR="00FF793D">
        <w:rPr>
          <w:rFonts w:ascii="Times New Roman" w:hAnsi="Times New Roman"/>
        </w:rPr>
        <w:t xml:space="preserve">matrix </w:t>
      </w:r>
      <w:r w:rsidR="00FF793D">
        <w:rPr>
          <w:rFonts w:ascii="Times New Roman" w:hAnsi="Times New Roman"/>
        </w:rPr>
        <w:lastRenderedPageBreak/>
        <w:t>of the results is symmetric about its diagonal</w:t>
      </w:r>
      <w:r w:rsidR="005A4765">
        <w:rPr>
          <w:rFonts w:ascii="Times New Roman" w:hAnsi="Times New Roman"/>
        </w:rPr>
        <w:t>.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w:t>
      </w:r>
      <w:r w:rsidR="00962D58">
        <w:rPr>
          <w:rFonts w:ascii="Times New Roman" w:hAnsi="Times New Roman"/>
        </w:rPr>
        <w:t>Based on the information provided by the diagonal components,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57" w:name="OLE_LINK7"/>
      <w:bookmarkStart w:id="58" w:name="OLE_LINK8"/>
      <w:r w:rsidR="003672FA">
        <w:rPr>
          <w:rFonts w:ascii="Times New Roman" w:hAnsi="Times New Roman"/>
        </w:rPr>
        <w:t xml:space="preserve"> specific heat</w:t>
      </w:r>
      <w:r w:rsidR="007F4828">
        <w:rPr>
          <w:rFonts w:ascii="Times New Roman" w:hAnsi="Times New Roman"/>
        </w:rPr>
        <w:t xml:space="preserve"> </w:t>
      </w:r>
      <w:bookmarkEnd w:id="57"/>
      <w:bookmarkEnd w:id="58"/>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 xml:space="preserve">their whole </w:t>
      </w:r>
      <w:commentRangeStart w:id="59"/>
      <w:commentRangeStart w:id="60"/>
      <w:r w:rsidR="003672FA">
        <w:rPr>
          <w:rFonts w:ascii="Times New Roman" w:hAnsi="Times New Roman"/>
        </w:rPr>
        <w:t>range</w:t>
      </w:r>
      <w:commentRangeEnd w:id="59"/>
      <w:r w:rsidR="00FF793D">
        <w:rPr>
          <w:rStyle w:val="CommentReference"/>
        </w:rPr>
        <w:commentReference w:id="59"/>
      </w:r>
      <w:commentRangeEnd w:id="60"/>
      <w:r w:rsidR="000E6FC6">
        <w:rPr>
          <w:rStyle w:val="CommentReference"/>
        </w:rPr>
        <w:commentReference w:id="60"/>
      </w:r>
      <w:r w:rsidR="003672FA">
        <w:rPr>
          <w:rFonts w:ascii="Times New Roman" w:hAnsi="Times New Roman"/>
        </w:rPr>
        <w:t>.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7C5FB4" w:rsidRPr="00DF5422">
        <w:rPr>
          <w:rFonts w:ascii="Times New Roman" w:hAnsi="Times New Roman"/>
          <w:noProof/>
          <w:position w:val="-12"/>
        </w:rPr>
        <w:object w:dxaOrig="560" w:dyaOrig="360" w14:anchorId="4A6DAE2E">
          <v:shape id="_x0000_i1223" type="#_x0000_t75" alt="" style="width:27.75pt;height:15.75pt" o:ole="">
            <v:imagedata r:id="rId397" o:title=""/>
          </v:shape>
          <o:OLEObject Type="Embed" ProgID="Equation.DSMT4" ShapeID="_x0000_i1223" DrawAspect="Content" ObjectID="_1726686374" r:id="rId398"/>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224" type="#_x0000_t75" alt="" style="width:9pt;height:11.25pt;mso-width-percent:0;mso-height-percent:0;mso-width-percent:0;mso-height-percent:0" o:ole="">
            <v:imagedata r:id="rId399" o:title=""/>
          </v:shape>
          <o:OLEObject Type="Embed" ProgID="Equation.DSMT4" ShapeID="_x0000_i1224" DrawAspect="Content" ObjectID="_1726686375" r:id="rId400"/>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304A0D" w:rsidRPr="00304A0D">
        <w:rPr>
          <w:rFonts w:ascii="Times New Roman" w:hAnsi="Times New Roman"/>
          <w:noProof/>
          <w:position w:val="-12"/>
        </w:rPr>
        <w:object w:dxaOrig="300" w:dyaOrig="360" w14:anchorId="7C3A24AB">
          <v:shape id="_x0000_i1225" type="#_x0000_t75" alt="" style="width:14.25pt;height:16.5pt" o:ole="">
            <v:imagedata r:id="rId401" o:title=""/>
          </v:shape>
          <o:OLEObject Type="Embed" ProgID="Equation.DSMT4" ShapeID="_x0000_i1225" DrawAspect="Content" ObjectID="_1726686376" r:id="rId402"/>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 xml:space="preserve">the </w:t>
      </w:r>
      <w:r w:rsidR="00FF793D">
        <w:rPr>
          <w:rFonts w:ascii="Times New Roman" w:hAnsi="Times New Roman"/>
        </w:rPr>
        <w:t>propensity for</w:t>
      </w:r>
      <w:r w:rsidRPr="002A31AE">
        <w:rPr>
          <w:rFonts w:ascii="Times New Roman" w:hAnsi="Times New Roman"/>
        </w:rPr>
        <w:t xml:space="preserve"> generating tensile radial effective stress increases</w:t>
      </w:r>
      <w:r>
        <w:rPr>
          <w:rFonts w:ascii="Times New Roman" w:hAnsi="Times New Roman"/>
        </w:rPr>
        <w:t>.</w:t>
      </w:r>
    </w:p>
    <w:p w14:paraId="639A65C1" w14:textId="23021FEE" w:rsidR="000E6FC6" w:rsidRDefault="00643590" w:rsidP="000E6FC6">
      <w:pPr>
        <w:keepNext/>
        <w:jc w:val="center"/>
        <w:rPr>
          <w:rFonts w:ascii="Times New Roman" w:hAnsi="Times New Roman"/>
        </w:rPr>
      </w:pPr>
      <w:r>
        <w:rPr>
          <w:noProof/>
        </w:rPr>
        <w:drawing>
          <wp:inline distT="0" distB="0" distL="0" distR="0" wp14:anchorId="238FBC83" wp14:editId="39EE00F9">
            <wp:extent cx="4107805" cy="39585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4115511" cy="3966016"/>
                    </a:xfrm>
                    <a:prstGeom prst="rect">
                      <a:avLst/>
                    </a:prstGeom>
                  </pic:spPr>
                </pic:pic>
              </a:graphicData>
            </a:graphic>
          </wp:inline>
        </w:drawing>
      </w:r>
    </w:p>
    <w:p w14:paraId="65698125" w14:textId="24B529D5" w:rsidR="000E6FC6" w:rsidRDefault="000E6FC6" w:rsidP="009477E6">
      <w:pPr>
        <w:spacing w:line="360" w:lineRule="auto"/>
        <w:rPr>
          <w:rFonts w:ascii="Times New Roman" w:hAnsi="Times New Roman"/>
        </w:rPr>
      </w:pPr>
      <w:r>
        <w:rPr>
          <w:rFonts w:ascii="Times New Roman" w:hAnsi="Times New Roman"/>
        </w:rPr>
        <w:t>Figure 10. Pairwise bivariate dist</w:t>
      </w:r>
      <w:r w:rsidR="00762551">
        <w:rPr>
          <w:rFonts w:ascii="Times New Roman" w:hAnsi="Times New Roman"/>
        </w:rPr>
        <w:t xml:space="preserve">ributions for eleven variables. The blue distribution on diagonals indicate distribution of the parameters for comparative cases, while orange shows distribution for tensile. Difference between these distributions indicate how the parameters impact on the “tensile” versus “compressive” outcomes. </w:t>
      </w:r>
    </w:p>
    <w:p w14:paraId="2F952E8F" w14:textId="3D86F5DF" w:rsidR="00FF5EDE" w:rsidRDefault="00A45FA8" w:rsidP="00897E60">
      <w:pPr>
        <w:spacing w:line="360" w:lineRule="auto"/>
        <w:ind w:firstLine="720"/>
        <w:jc w:val="both"/>
        <w:rPr>
          <w:rFonts w:ascii="Times New Roman" w:hAnsi="Times New Roman"/>
        </w:rPr>
      </w:pPr>
      <w:r>
        <w:rPr>
          <w:rFonts w:ascii="Times New Roman" w:hAnsi="Times New Roman"/>
        </w:rPr>
        <w:t xml:space="preserve"> </w:t>
      </w:r>
      <w:r w:rsidR="00820CC3">
        <w:rPr>
          <w:rFonts w:ascii="Times New Roman" w:hAnsi="Times New Roman"/>
        </w:rPr>
        <w:t>The impact of permeability on tendency to generate tension is a point that bears further discussion</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w:t>
      </w:r>
      <w:r w:rsidR="00820CC3">
        <w:rPr>
          <w:rFonts w:ascii="Times New Roman" w:hAnsi="Times New Roman"/>
        </w:rPr>
        <w:t xml:space="preserve">common </w:t>
      </w:r>
      <w:r w:rsidR="003672FA">
        <w:rPr>
          <w:rFonts w:ascii="Times New Roman" w:hAnsi="Times New Roman"/>
        </w:rPr>
        <w:t xml:space="preserve">cement design principle </w:t>
      </w:r>
      <w:r w:rsidR="00820CC3">
        <w:rPr>
          <w:rFonts w:ascii="Times New Roman" w:hAnsi="Times New Roman"/>
        </w:rPr>
        <w:t>is</w:t>
      </w:r>
      <w:r w:rsidR="00B81BE8">
        <w:rPr>
          <w:rFonts w:ascii="Times New Roman" w:hAnsi="Times New Roman"/>
        </w:rPr>
        <w:t xml:space="preserve"> that</w:t>
      </w:r>
      <w:r w:rsidR="003672FA">
        <w:rPr>
          <w:rFonts w:ascii="Times New Roman" w:hAnsi="Times New Roman"/>
        </w:rPr>
        <w:t xml:space="preserve"> lower hydraulic conductivi</w:t>
      </w:r>
      <w:r>
        <w:rPr>
          <w:rFonts w:ascii="Times New Roman" w:hAnsi="Times New Roman"/>
        </w:rPr>
        <w:t>ty</w:t>
      </w:r>
      <w:r w:rsidR="00820CC3">
        <w:rPr>
          <w:rFonts w:ascii="Times New Roman" w:hAnsi="Times New Roman"/>
        </w:rPr>
        <w:t xml:space="preserve"> is synonymous with a better cement barrier</w:t>
      </w:r>
      <w:r>
        <w:rPr>
          <w:rFonts w:ascii="Times New Roman" w:hAnsi="Times New Roman"/>
        </w:rPr>
        <w:t xml:space="preserve">. This cement designing philosophy is </w:t>
      </w:r>
      <w:r w:rsidR="00820CC3">
        <w:rPr>
          <w:rFonts w:ascii="Times New Roman" w:hAnsi="Times New Roman"/>
        </w:rPr>
        <w:t xml:space="preserve">possibly </w:t>
      </w:r>
      <w:r w:rsidR="002A31AE">
        <w:rPr>
          <w:rFonts w:ascii="Times New Roman" w:hAnsi="Times New Roman"/>
        </w:rPr>
        <w:t>effective under m</w:t>
      </w:r>
      <w:r w:rsidR="00820CC3">
        <w:rPr>
          <w:rFonts w:ascii="Times New Roman" w:hAnsi="Times New Roman"/>
        </w:rPr>
        <w:t>any</w:t>
      </w:r>
      <w:r w:rsidR="002A31AE">
        <w:rPr>
          <w:rFonts w:ascii="Times New Roman" w:hAnsi="Times New Roman"/>
        </w:rPr>
        <w:t xml:space="preserve">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amb</w:t>
      </w:r>
      <w:r w:rsidR="00762551">
        <w:rPr>
          <w:rFonts w:ascii="Times New Roman" w:hAnsi="Times New Roman"/>
        </w:rPr>
        <w:t>ient temperature and pressure) for which</w:t>
      </w:r>
      <w:r w:rsidR="00CC7DA2">
        <w:rPr>
          <w:rFonts w:ascii="Times New Roman" w:hAnsi="Times New Roman"/>
        </w:rPr>
        <w:t xml:space="preserve"> cement is originally</w:t>
      </w:r>
      <w:r w:rsidR="00762551">
        <w:rPr>
          <w:rFonts w:ascii="Times New Roman" w:hAnsi="Times New Roman"/>
        </w:rPr>
        <w:t xml:space="preserve"> developed</w:t>
      </w:r>
      <w:r w:rsidR="002A31AE">
        <w:rPr>
          <w:rFonts w:ascii="Times New Roman" w:hAnsi="Times New Roman"/>
        </w:rPr>
        <w:t>. However, when the cement</w:t>
      </w:r>
      <w:r w:rsidR="00CC7DA2">
        <w:rPr>
          <w:rFonts w:ascii="Times New Roman" w:hAnsi="Times New Roman"/>
        </w:rPr>
        <w:t xml:space="preserve"> </w:t>
      </w:r>
      <w:r w:rsidR="002A31AE">
        <w:rPr>
          <w:rFonts w:ascii="Times New Roman" w:hAnsi="Times New Roman"/>
        </w:rPr>
        <w:lastRenderedPageBreak/>
        <w:t xml:space="preserve">is </w:t>
      </w:r>
      <w:r w:rsidR="00820CC3">
        <w:rPr>
          <w:rFonts w:ascii="Times New Roman" w:hAnsi="Times New Roman"/>
        </w:rPr>
        <w:t xml:space="preserve">placed </w:t>
      </w:r>
      <w:r w:rsidR="00762551">
        <w:rPr>
          <w:rFonts w:ascii="Times New Roman" w:hAnsi="Times New Roman"/>
        </w:rPr>
        <w:t xml:space="preserve">under </w:t>
      </w:r>
      <w:r w:rsidR="00CC7DA2">
        <w:rPr>
          <w:rFonts w:ascii="Times New Roman" w:hAnsi="Times New Roman"/>
        </w:rPr>
        <w:t>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762551">
        <w:rPr>
          <w:rFonts w:ascii="Times New Roman" w:hAnsi="Times New Roman"/>
        </w:rPr>
        <w:t xml:space="preserve"> into consideration</w:t>
      </w:r>
      <w:r w:rsidR="00CC7DA2">
        <w:rPr>
          <w:rFonts w:ascii="Times New Roman" w:hAnsi="Times New Roman"/>
        </w:rPr>
        <w:t>, o</w:t>
      </w:r>
      <w:r w:rsidR="003672FA">
        <w:rPr>
          <w:rFonts w:ascii="Times New Roman" w:hAnsi="Times New Roman"/>
        </w:rPr>
        <w:t xml:space="preserve">ur results show that the lower permeability will actually increase the probability of </w:t>
      </w:r>
      <w:r w:rsidR="00820CC3">
        <w:rPr>
          <w:rFonts w:ascii="Times New Roman" w:hAnsi="Times New Roman"/>
        </w:rPr>
        <w:t>the cement experiencing tensile effect</w:t>
      </w:r>
      <w:r w:rsidR="00762551">
        <w:rPr>
          <w:rFonts w:ascii="Times New Roman" w:hAnsi="Times New Roman"/>
        </w:rPr>
        <w:t>ive</w:t>
      </w:r>
      <w:r w:rsidR="00820CC3">
        <w:rPr>
          <w:rFonts w:ascii="Times New Roman" w:hAnsi="Times New Roman"/>
        </w:rPr>
        <w:t xml:space="preserve"> stress</w:t>
      </w:r>
      <w:r w:rsidR="00834A3B">
        <w:rPr>
          <w:rFonts w:ascii="Times New Roman" w:hAnsi="Times New Roman"/>
        </w:rPr>
        <w:t xml:space="preserve">, </w:t>
      </w:r>
      <w:r w:rsidR="003672FA">
        <w:rPr>
          <w:rFonts w:ascii="Times New Roman" w:hAnsi="Times New Roman"/>
        </w:rPr>
        <w:t xml:space="preserve">which </w:t>
      </w:r>
      <w:r w:rsidR="00820CC3">
        <w:rPr>
          <w:rFonts w:ascii="Times New Roman" w:hAnsi="Times New Roman"/>
        </w:rPr>
        <w:t>can be</w:t>
      </w:r>
      <w:r w:rsidR="003672FA">
        <w:rPr>
          <w:rFonts w:ascii="Times New Roman" w:hAnsi="Times New Roman"/>
        </w:rPr>
        <w:t xml:space="preserve">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20CC3">
        <w:rPr>
          <w:rFonts w:ascii="Times New Roman" w:hAnsi="Times New Roman"/>
        </w:rPr>
        <w:t>Hence</w:t>
      </w:r>
      <w:r w:rsidR="00834A3B">
        <w:rPr>
          <w:rFonts w:ascii="Times New Roman" w:hAnsi="Times New Roman"/>
        </w:rPr>
        <w:t xml:space="preserve">, </w:t>
      </w:r>
      <w:r w:rsidR="00820CC3">
        <w:rPr>
          <w:rFonts w:ascii="Times New Roman" w:hAnsi="Times New Roman"/>
        </w:rPr>
        <w:t>the pursuit of</w:t>
      </w:r>
      <w:r w:rsidR="00834A3B">
        <w:rPr>
          <w:rFonts w:ascii="Times New Roman" w:hAnsi="Times New Roman"/>
        </w:rPr>
        <w:t xml:space="preserve">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properties of the cement itself</w:t>
      </w:r>
      <w:r w:rsidR="00820CC3">
        <w:rPr>
          <w:rFonts w:ascii="Times New Roman" w:hAnsi="Times New Roman"/>
        </w:rPr>
        <w:t xml:space="preserve"> and without guidance from poromechanical models could</w:t>
      </w:r>
      <w:r w:rsidR="003672FA">
        <w:rPr>
          <w:rFonts w:ascii="Times New Roman" w:hAnsi="Times New Roman"/>
        </w:rPr>
        <w:t xml:space="preserve"> </w:t>
      </w:r>
      <w:r w:rsidR="00897E60">
        <w:rPr>
          <w:rFonts w:ascii="Times New Roman" w:hAnsi="Times New Roman"/>
        </w:rPr>
        <w:t xml:space="preserve">instead </w:t>
      </w:r>
      <w:r w:rsidR="00820CC3">
        <w:rPr>
          <w:rFonts w:ascii="Times New Roman" w:hAnsi="Times New Roman"/>
        </w:rPr>
        <w:t xml:space="preserve">increase likelihood of degradation of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w:t>
      </w:r>
      <w:r w:rsidR="00820CC3">
        <w:rPr>
          <w:rFonts w:ascii="Times New Roman" w:hAnsi="Times New Roman"/>
        </w:rPr>
        <w:t>and hence reduce its effectiveness at</w:t>
      </w:r>
      <w:r w:rsidR="00897E60">
        <w:rPr>
          <w:rFonts w:ascii="Times New Roman" w:hAnsi="Times New Roman"/>
        </w:rPr>
        <w:t xml:space="preserve"> providing mechanical support and zonal isolation</w:t>
      </w:r>
      <w:r w:rsidR="003672FA">
        <w:rPr>
          <w:rFonts w:ascii="Times New Roman" w:hAnsi="Times New Roman"/>
        </w:rPr>
        <w:t xml:space="preserve">. </w:t>
      </w:r>
      <w:r w:rsidR="00820CC3">
        <w:rPr>
          <w:rFonts w:ascii="Times New Roman" w:hAnsi="Times New Roman"/>
        </w:rPr>
        <w:t>In other words, there is a negative aspect to having permeability that is too low, which we will henceforth call a</w:t>
      </w:r>
      <w:r w:rsidR="00C623E4">
        <w:rPr>
          <w:rFonts w:ascii="Times New Roman" w:hAnsi="Times New Roman"/>
        </w:rPr>
        <w:t xml:space="preserve"> </w:t>
      </w:r>
      <w:r w:rsidR="00820CC3">
        <w:rPr>
          <w:rFonts w:ascii="Times New Roman" w:hAnsi="Times New Roman"/>
        </w:rPr>
        <w:t>“</w:t>
      </w:r>
      <w:r w:rsidR="00C623E4">
        <w:rPr>
          <w:rFonts w:ascii="Times New Roman" w:hAnsi="Times New Roman"/>
        </w:rPr>
        <w:t>permeability penalty</w:t>
      </w:r>
      <w:r w:rsidR="00820CC3">
        <w:rPr>
          <w:rFonts w:ascii="Times New Roman" w:hAnsi="Times New Roman"/>
        </w:rPr>
        <w:t>”</w:t>
      </w:r>
      <w:r w:rsidR="00C623E4">
        <w:rPr>
          <w:rFonts w:ascii="Times New Roman" w:hAnsi="Times New Roman"/>
        </w:rPr>
        <w:t xml:space="preserve">. </w:t>
      </w:r>
      <w:r w:rsidR="00834A3B" w:rsidRPr="00834A3B">
        <w:rPr>
          <w:rFonts w:ascii="Times New Roman" w:hAnsi="Times New Roman"/>
        </w:rPr>
        <w:t xml:space="preserve">To avoid </w:t>
      </w:r>
      <w:r w:rsidR="00820CC3">
        <w:rPr>
          <w:rFonts w:ascii="Times New Roman" w:hAnsi="Times New Roman"/>
        </w:rPr>
        <w:t xml:space="preserve">the </w:t>
      </w:r>
      <w:r w:rsidR="00834A3B" w:rsidRPr="00834A3B">
        <w:rPr>
          <w:rFonts w:ascii="Times New Roman" w:hAnsi="Times New Roman"/>
        </w:rPr>
        <w:t>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the permeability at certain ranges which can achieve the sealing function, but at the same time</w:t>
      </w:r>
      <w:r w:rsidR="00820CC3">
        <w:rPr>
          <w:rFonts w:ascii="Times New Roman" w:hAnsi="Times New Roman"/>
        </w:rPr>
        <w:t>, allowing</w:t>
      </w:r>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6375C0">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6375C0">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w:t>
      </w:r>
      <w:r w:rsidR="00762551">
        <w:rPr>
          <w:rFonts w:ascii="Times New Roman" w:hAnsi="Times New Roman"/>
        </w:rPr>
        <w:t>ly</w:t>
      </w:r>
      <w:r w:rsidR="0068361B">
        <w:rPr>
          <w:rFonts w:ascii="Times New Roman" w:hAnsi="Times New Roman"/>
        </w:rPr>
        <w:t xml:space="preserve"> higher permeability are </w:t>
      </w:r>
      <w:r w:rsidR="00834A3B" w:rsidRPr="00834A3B">
        <w:rPr>
          <w:rFonts w:ascii="Times New Roman" w:hAnsi="Times New Roman"/>
        </w:rPr>
        <w:t xml:space="preserve">designed </w:t>
      </w:r>
      <w:r w:rsidR="00762551">
        <w:rPr>
          <w:rFonts w:ascii="Times New Roman" w:hAnsi="Times New Roman"/>
        </w:rPr>
        <w:t>to reduce</w:t>
      </w:r>
      <w:r w:rsidR="00834A3B">
        <w:rPr>
          <w:rFonts w:ascii="Times New Roman" w:hAnsi="Times New Roman"/>
        </w:rPr>
        <w:t xml:space="preserve"> </w:t>
      </w:r>
      <w:r w:rsidR="00762551">
        <w:rPr>
          <w:rFonts w:ascii="Times New Roman" w:hAnsi="Times New Roman"/>
        </w:rPr>
        <w:t>the runoff rates during</w:t>
      </w:r>
      <w:r w:rsidR="0068361B">
        <w:rPr>
          <w:rFonts w:ascii="Times New Roman" w:hAnsi="Times New Roman"/>
        </w:rPr>
        <w:t xml:space="preserve"> storm</w:t>
      </w:r>
      <w:r w:rsidR="00762551">
        <w:rPr>
          <w:rFonts w:ascii="Times New Roman" w:hAnsi="Times New Roman"/>
        </w:rPr>
        <w:t>s</w:t>
      </w:r>
      <w:r w:rsidR="0068361B">
        <w:rPr>
          <w:rFonts w:ascii="Times New Roman" w:hAnsi="Times New Roman"/>
        </w:rPr>
        <w:t xml:space="preserve">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6375C0">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6375C0">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r w:rsidR="00DB1C47">
        <w:rPr>
          <w:rFonts w:ascii="Times New Roman" w:hAnsi="Times New Roman"/>
        </w:rPr>
        <w:t>Furthermore, finding a suitable permeability window should in principle be possible for wellbore cementing owing to the vast difference between the length scale associated with drainage of pore pressure to a radial boundary and the length scale associated with fluid diffusion through the length of the barrier. A permeability that is high enough to allow the former while preventing the latter should be attainable.</w:t>
      </w:r>
    </w:p>
    <w:p w14:paraId="66F7F9FA" w14:textId="3D957A3B" w:rsidR="00762551" w:rsidRDefault="00DF5422" w:rsidP="00F85AE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w:t>
      </w:r>
      <w:r w:rsidR="00DB1C47">
        <w:rPr>
          <w:rFonts w:ascii="Times New Roman" w:hAnsi="Times New Roman"/>
        </w:rPr>
        <w:t>has received little</w:t>
      </w:r>
      <w:r w:rsidR="00A454D8">
        <w:rPr>
          <w:rFonts w:ascii="Times New Roman" w:hAnsi="Times New Roman"/>
        </w:rPr>
        <w:t xml:space="preserve">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sidR="00762551">
        <w:rPr>
          <w:rFonts w:ascii="Times New Roman" w:hAnsi="Times New Roman"/>
        </w:rPr>
        <w:t xml:space="preserve">because </w:t>
      </w:r>
      <w:r>
        <w:rPr>
          <w:rFonts w:ascii="Times New Roman" w:hAnsi="Times New Roman"/>
        </w:rPr>
        <w:t>a la</w:t>
      </w:r>
      <w:r w:rsidR="00762551">
        <w:rPr>
          <w:rFonts w:ascii="Times New Roman" w:hAnsi="Times New Roman"/>
        </w:rPr>
        <w:t xml:space="preserve">rge specific heat capacity will effectively </w:t>
      </w:r>
      <w:r>
        <w:rPr>
          <w:rFonts w:ascii="Times New Roman" w:hAnsi="Times New Roman"/>
        </w:rPr>
        <w:t>slow down the heat transfer process</w:t>
      </w:r>
      <w:r w:rsidR="00CC5ECC">
        <w:rPr>
          <w:rFonts w:ascii="Times New Roman" w:hAnsi="Times New Roman"/>
        </w:rPr>
        <w:t xml:space="preserve"> and</w:t>
      </w:r>
      <w:r>
        <w:rPr>
          <w:rFonts w:ascii="Times New Roman" w:hAnsi="Times New Roman"/>
        </w:rPr>
        <w:t xml:space="preserve"> </w:t>
      </w:r>
      <w:r w:rsidR="00DB1C47">
        <w:rPr>
          <w:rFonts w:ascii="Times New Roman" w:hAnsi="Times New Roman"/>
        </w:rPr>
        <w:t xml:space="preserve">hence </w:t>
      </w:r>
      <w:r w:rsidR="00762551">
        <w:rPr>
          <w:rFonts w:ascii="Times New Roman" w:hAnsi="Times New Roman"/>
        </w:rPr>
        <w:t xml:space="preserve">reduce the tendency to generate </w:t>
      </w:r>
      <w:r>
        <w:rPr>
          <w:rFonts w:ascii="Times New Roman" w:hAnsi="Times New Roman"/>
        </w:rPr>
        <w:t>thermal</w:t>
      </w:r>
      <w:r w:rsidR="00DB1C47">
        <w:rPr>
          <w:rFonts w:ascii="Times New Roman" w:hAnsi="Times New Roman"/>
        </w:rPr>
        <w:t>ly-</w:t>
      </w:r>
      <w:r>
        <w:rPr>
          <w:rFonts w:ascii="Times New Roman" w:hAnsi="Times New Roman"/>
        </w:rPr>
        <w:t>induced pore pressure</w:t>
      </w:r>
      <w:r w:rsidR="00DB1C47">
        <w:rPr>
          <w:rFonts w:ascii="Times New Roman" w:hAnsi="Times New Roman"/>
        </w:rPr>
        <w:t>. This will give the</w:t>
      </w:r>
      <w:r>
        <w:rPr>
          <w:rFonts w:ascii="Times New Roman" w:hAnsi="Times New Roman"/>
        </w:rPr>
        <w:t xml:space="preserve"> </w:t>
      </w:r>
      <w:r w:rsidR="00DB1C47">
        <w:rPr>
          <w:rFonts w:ascii="Times New Roman" w:hAnsi="Times New Roman"/>
        </w:rPr>
        <w:t>pore-pressure</w:t>
      </w:r>
      <w:r>
        <w:rPr>
          <w:rFonts w:ascii="Times New Roman" w:hAnsi="Times New Roman"/>
        </w:rPr>
        <w:t xml:space="preserve"> more time to dissipate</w:t>
      </w:r>
      <w:r w:rsidR="00DB1C47">
        <w:rPr>
          <w:rFonts w:ascii="Times New Roman" w:hAnsi="Times New Roman"/>
        </w:rPr>
        <w:t xml:space="preserve"> compared to the rate of its build-up</w:t>
      </w:r>
      <w:r>
        <w:rPr>
          <w:rFonts w:ascii="Times New Roman" w:hAnsi="Times New Roman"/>
        </w:rPr>
        <w:t>.</w:t>
      </w:r>
      <w:r w:rsidR="00CC5ECC">
        <w:rPr>
          <w:rFonts w:ascii="Times New Roman" w:hAnsi="Times New Roman"/>
        </w:rPr>
        <w:t xml:space="preserve"> </w:t>
      </w:r>
      <w:r w:rsidR="00DB1C47">
        <w:rPr>
          <w:rFonts w:ascii="Times New Roman" w:hAnsi="Times New Roman"/>
        </w:rPr>
        <w:t>This observation suggests a new direction</w:t>
      </w:r>
      <w:r w:rsidR="00834A3B">
        <w:rPr>
          <w:rFonts w:ascii="Times New Roman" w:hAnsi="Times New Roman"/>
        </w:rPr>
        <w:t xml:space="preserve"> for c</w:t>
      </w:r>
      <w:r w:rsidR="00A454D8">
        <w:rPr>
          <w:rFonts w:ascii="Times New Roman" w:hAnsi="Times New Roman"/>
        </w:rPr>
        <w:t xml:space="preserve">reating cement with </w:t>
      </w:r>
      <w:r w:rsidR="00DB1C47">
        <w:rPr>
          <w:rFonts w:ascii="Times New Roman" w:hAnsi="Times New Roman"/>
        </w:rPr>
        <w:t>high</w:t>
      </w:r>
      <w:r w:rsidR="00A454D8">
        <w:rPr>
          <w:rFonts w:ascii="Times New Roman" w:hAnsi="Times New Roman"/>
        </w:rPr>
        <w:t xml:space="preserve"> specific heat capacity </w:t>
      </w:r>
      <w:r w:rsidR="00DB1C47">
        <w:rPr>
          <w:rFonts w:ascii="Times New Roman" w:hAnsi="Times New Roman"/>
        </w:rPr>
        <w:t xml:space="preserve">and </w:t>
      </w:r>
      <w:r w:rsidR="00A454D8">
        <w:rPr>
          <w:rFonts w:ascii="Times New Roman" w:hAnsi="Times New Roman"/>
        </w:rPr>
        <w:t>low thermal conductivity</w:t>
      </w:r>
      <w:r w:rsidR="00DB1C47">
        <w:rPr>
          <w:rFonts w:ascii="Times New Roman" w:hAnsi="Times New Roman"/>
        </w:rPr>
        <w:t xml:space="preserve"> which would comprise suitable design for</w:t>
      </w:r>
      <w:r w:rsidR="00A454D8">
        <w:rPr>
          <w:rFonts w:ascii="Times New Roman" w:hAnsi="Times New Roman"/>
        </w:rPr>
        <w:t xml:space="preserve"> HTHP conditions</w:t>
      </w:r>
      <w:r w:rsidR="00DB1C47">
        <w:rPr>
          <w:rFonts w:ascii="Times New Roman" w:hAnsi="Times New Roman"/>
        </w:rPr>
        <w:t>.</w:t>
      </w:r>
    </w:p>
    <w:p w14:paraId="2A7EF676" w14:textId="099872A2" w:rsidR="00F85AE8" w:rsidRDefault="00F85AE8" w:rsidP="00F85AE8">
      <w:pPr>
        <w:spacing w:line="360" w:lineRule="auto"/>
        <w:ind w:firstLine="720"/>
        <w:jc w:val="both"/>
        <w:rPr>
          <w:rFonts w:ascii="Times New Roman" w:hAnsi="Times New Roman"/>
        </w:rPr>
      </w:pPr>
    </w:p>
    <w:p w14:paraId="38725857" w14:textId="78977A24" w:rsidR="00F32AE9" w:rsidRDefault="00F32AE9" w:rsidP="00F85AE8">
      <w:pPr>
        <w:spacing w:line="360" w:lineRule="auto"/>
        <w:ind w:firstLine="720"/>
        <w:jc w:val="both"/>
        <w:rPr>
          <w:rFonts w:ascii="Times New Roman" w:hAnsi="Times New Roman"/>
        </w:rPr>
      </w:pPr>
    </w:p>
    <w:p w14:paraId="6635AFA3" w14:textId="77777777" w:rsidR="00F32AE9" w:rsidRPr="00F85AE8" w:rsidRDefault="00F32AE9" w:rsidP="00F85AE8">
      <w:pPr>
        <w:spacing w:line="360" w:lineRule="auto"/>
        <w:ind w:firstLine="720"/>
        <w:jc w:val="both"/>
        <w:rPr>
          <w:rFonts w:ascii="Times New Roman" w:hAnsi="Times New Roman"/>
        </w:rPr>
      </w:pPr>
    </w:p>
    <w:p w14:paraId="147E6288" w14:textId="5CB7F73F" w:rsidR="0032108E" w:rsidRPr="00FD64B3" w:rsidRDefault="003A6AA5" w:rsidP="0032108E">
      <w:pPr>
        <w:spacing w:line="360" w:lineRule="auto"/>
        <w:jc w:val="both"/>
        <w:rPr>
          <w:rFonts w:ascii="Times New Roman" w:hAnsi="Times New Roman"/>
        </w:rPr>
      </w:pPr>
      <w:r>
        <w:rPr>
          <w:rFonts w:ascii="Times New Roman" w:hAnsi="Times New Roman"/>
        </w:rPr>
        <w:lastRenderedPageBreak/>
        <w:t>5.</w:t>
      </w:r>
      <w:r w:rsidR="00B27921">
        <w:rPr>
          <w:rFonts w:ascii="Times New Roman" w:hAnsi="Times New Roman"/>
        </w:rPr>
        <w:t xml:space="preserve">2 </w:t>
      </w:r>
      <w:r w:rsidR="0030776A">
        <w:rPr>
          <w:rFonts w:ascii="Times New Roman" w:hAnsi="Times New Roman"/>
        </w:rPr>
        <w:t>P</w:t>
      </w:r>
      <w:r w:rsidR="0032108E">
        <w:rPr>
          <w:rFonts w:ascii="Times New Roman" w:hAnsi="Times New Roman"/>
        </w:rPr>
        <w:t>arameter</w:t>
      </w:r>
      <w:r w:rsidR="00DB1C47">
        <w:rPr>
          <w:rFonts w:ascii="Times New Roman" w:hAnsi="Times New Roman"/>
        </w:rPr>
        <w:t xml:space="preserve"> Groups Governing Effective Stress Evolution</w:t>
      </w:r>
    </w:p>
    <w:p w14:paraId="38F9E35B" w14:textId="682057F7"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w:t>
      </w:r>
      <w:r w:rsidR="0014262A" w:rsidRPr="00502917">
        <w:rPr>
          <w:rFonts w:ascii="Times New Roman" w:hAnsi="Times New Roman"/>
        </w:rPr>
        <w:t xml:space="preserve">in </w:t>
      </w:r>
      <w:r w:rsidR="007C5FB4" w:rsidRPr="00502917">
        <w:rPr>
          <w:rFonts w:ascii="Times New Roman" w:hAnsi="Times New Roman"/>
        </w:rPr>
        <w:t xml:space="preserve">Figure 10 </w:t>
      </w:r>
      <w:r w:rsidR="00834A3B" w:rsidRPr="00502917">
        <w:rPr>
          <w:rFonts w:ascii="Times New Roman" w:hAnsi="Times New Roman"/>
        </w:rPr>
        <w:t>give</w:t>
      </w:r>
      <w:r w:rsidR="009917FF" w:rsidRPr="00502917">
        <w:rPr>
          <w:rFonts w:ascii="Times New Roman" w:hAnsi="Times New Roman"/>
        </w:rPr>
        <w:t>s</w:t>
      </w:r>
      <w:r w:rsidR="00834A3B" w:rsidRPr="00502917">
        <w:rPr>
          <w:rFonts w:ascii="Times New Roman" w:hAnsi="Times New Roman"/>
        </w:rPr>
        <w:t xml:space="preserve"> a</w:t>
      </w:r>
      <w:r w:rsidR="0032108E" w:rsidRPr="00502917">
        <w:rPr>
          <w:rFonts w:ascii="Times New Roman" w:hAnsi="Times New Roman"/>
        </w:rPr>
        <w:t xml:space="preserve"> full</w:t>
      </w:r>
      <w:r w:rsidR="0032108E">
        <w:rPr>
          <w:rFonts w:ascii="Times New Roman" w:hAnsi="Times New Roman"/>
        </w:rPr>
        <w:t xml:space="preserve"> picture of how each parameter will individually influence the system behavior,</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w:t>
      </w:r>
      <w:r w:rsidR="00644DD8">
        <w:rPr>
          <w:rFonts w:ascii="Times New Roman" w:hAnsi="Times New Roman"/>
        </w:rPr>
        <w:t>s</w:t>
      </w:r>
      <w:r w:rsidRPr="006F59B8">
        <w:rPr>
          <w:rFonts w:ascii="Times New Roman" w:hAnsi="Times New Roman"/>
        </w:rPr>
        <w:t xml:space="preserve">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w:t>
      </w:r>
      <w:r w:rsidR="00662DBB">
        <w:rPr>
          <w:rFonts w:ascii="Times New Roman" w:hAnsi="Times New Roman"/>
        </w:rPr>
        <w:t xml:space="preserve"> classical</w:t>
      </w:r>
      <w:r>
        <w:rPr>
          <w:rFonts w:ascii="Times New Roman" w:hAnsi="Times New Roman"/>
        </w:rPr>
        <w:t xml:space="preserve"> </w:t>
      </w:r>
      <w:r w:rsidR="00662DBB">
        <w:rPr>
          <w:rFonts w:ascii="Times New Roman" w:hAnsi="Times New Roman"/>
        </w:rPr>
        <w:t xml:space="preserve">scaling and dimensional </w:t>
      </w:r>
      <w:r w:rsidR="00834A3B">
        <w:rPr>
          <w:rFonts w:ascii="Times New Roman" w:hAnsi="Times New Roman"/>
        </w:rPr>
        <w:t>is utilized</w:t>
      </w:r>
      <w:r w:rsidR="00641057">
        <w:rPr>
          <w:rFonts w:ascii="Times New Roman" w:hAnsi="Times New Roman"/>
        </w:rPr>
        <w:t xml:space="preserve">. </w:t>
      </w:r>
      <w:r w:rsidR="00662DBB">
        <w:rPr>
          <w:rFonts w:ascii="Times New Roman" w:hAnsi="Times New Roman"/>
        </w:rPr>
        <w:t>Usually these methods are</w:t>
      </w:r>
      <w:r w:rsidR="00834A3B">
        <w:rPr>
          <w:rFonts w:ascii="Times New Roman" w:hAnsi="Times New Roman"/>
        </w:rPr>
        <w:t xml:space="preserve"> used to reduce a </w:t>
      </w:r>
      <w:r w:rsidR="00641057" w:rsidRPr="006F59B8">
        <w:rPr>
          <w:rFonts w:ascii="Times New Roman" w:hAnsi="Times New Roman"/>
        </w:rPr>
        <w:t>complex physical problem to a simpler version</w:t>
      </w:r>
      <w:r w:rsidR="00662DBB">
        <w:rPr>
          <w:rFonts w:ascii="Times New Roman" w:hAnsi="Times New Roman"/>
        </w:rPr>
        <w:t xml:space="preserve"> (at least in terms of the number of </w:t>
      </w:r>
      <w:r w:rsidR="00644DD8">
        <w:rPr>
          <w:rFonts w:ascii="Times New Roman" w:hAnsi="Times New Roman"/>
        </w:rPr>
        <w:t xml:space="preserve">independent </w:t>
      </w:r>
      <w:r w:rsidR="00662DBB">
        <w:rPr>
          <w:rFonts w:ascii="Times New Roman" w:hAnsi="Times New Roman"/>
        </w:rPr>
        <w:t>governing parameters)</w:t>
      </w:r>
      <w:r w:rsidR="00641057" w:rsidRPr="006F59B8">
        <w:rPr>
          <w:rFonts w:ascii="Times New Roman" w:hAnsi="Times New Roman"/>
        </w:rPr>
        <w:t xml:space="preserve">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sidR="00662DBB">
        <w:rPr>
          <w:rFonts w:ascii="Times New Roman" w:hAnsi="Times New Roman"/>
        </w:rPr>
        <w:t>With that said, it is not clear from the governing equations alone which grouping(s) of parameters have the most important effects on the propensity to generate tensile effect stress. However, by dimensional analysis and guided by</w:t>
      </w:r>
      <w:r w:rsidR="00962D58">
        <w:rPr>
          <w:rFonts w:ascii="Times New Roman" w:hAnsi="Times New Roman"/>
        </w:rPr>
        <w:t xml:space="preserve"> the features that the diagonal elements from the pairwise bivariate distributions (Figure 10) provide</w:t>
      </w:r>
      <w:r w:rsidR="00662DBB">
        <w:rPr>
          <w:rFonts w:ascii="Times New Roman" w:hAnsi="Times New Roman"/>
        </w:rPr>
        <w:t xml:space="preserve">, one </w:t>
      </w:r>
      <w:commentRangeStart w:id="61"/>
      <w:commentRangeStart w:id="62"/>
      <w:r w:rsidR="00662DBB">
        <w:rPr>
          <w:rFonts w:ascii="Times New Roman" w:hAnsi="Times New Roman"/>
        </w:rPr>
        <w:t>can propose</w:t>
      </w:r>
      <w:r w:rsidR="006D051B">
        <w:rPr>
          <w:rFonts w:ascii="Times New Roman" w:hAnsi="Times New Roman"/>
        </w:rPr>
        <w:t xml:space="preserve"> </w:t>
      </w:r>
      <w:r w:rsidR="00E7510D">
        <w:rPr>
          <w:rFonts w:ascii="Times New Roman" w:hAnsi="Times New Roman"/>
        </w:rPr>
        <w:t>a</w:t>
      </w:r>
      <w:r w:rsidR="0032108E">
        <w:rPr>
          <w:rFonts w:ascii="Times New Roman" w:hAnsi="Times New Roman"/>
        </w:rPr>
        <w:t xml:space="preserve"> </w:t>
      </w:r>
      <w:r w:rsidR="00662DBB">
        <w:rPr>
          <w:rFonts w:ascii="Times New Roman" w:hAnsi="Times New Roman"/>
        </w:rPr>
        <w:t>dimensionless parameters as</w:t>
      </w:r>
      <w:commentRangeEnd w:id="61"/>
      <w:r w:rsidR="007D5D30">
        <w:rPr>
          <w:rStyle w:val="CommentReference"/>
        </w:rPr>
        <w:commentReference w:id="61"/>
      </w:r>
      <w:commentRangeEnd w:id="62"/>
      <w:r w:rsidR="009477E6">
        <w:rPr>
          <w:rStyle w:val="CommentReference"/>
        </w:rPr>
        <w:commentReference w:id="62"/>
      </w:r>
      <w:r>
        <w:rPr>
          <w:rFonts w:ascii="Times New Roman" w:hAnsi="Times New Roman"/>
        </w:rPr>
        <w:tab/>
      </w:r>
    </w:p>
    <w:p w14:paraId="131FAF52" w14:textId="62C13E26" w:rsidR="00793A30" w:rsidRDefault="00E45F8D" w:rsidP="00334FDC">
      <w:pPr>
        <w:spacing w:line="360" w:lineRule="auto"/>
        <w:jc w:val="center"/>
        <w:rPr>
          <w:rFonts w:ascii="Times New Roman" w:hAnsi="Times New Roman"/>
        </w:rPr>
      </w:pPr>
      <w:bookmarkStart w:id="63" w:name="OLE_LINK13"/>
      <w:bookmarkStart w:id="64" w:name="OLE_LINK14"/>
      <w:r>
        <w:rPr>
          <w:rFonts w:ascii="Times New Roman" w:hAnsi="Times New Roman"/>
          <w:noProof/>
        </w:rPr>
        <w:t xml:space="preserve">                  </w:t>
      </w:r>
      <w:r w:rsidR="00334FDC">
        <w:rPr>
          <w:rFonts w:ascii="Times New Roman" w:hAnsi="Times New Roman"/>
          <w:noProof/>
        </w:rPr>
        <w:t xml:space="preserve">       </w:t>
      </w:r>
      <w:r w:rsidR="0090156F" w:rsidRPr="00F61710">
        <w:rPr>
          <w:rFonts w:ascii="Times New Roman" w:hAnsi="Times New Roman"/>
          <w:noProof/>
          <w:position w:val="-32"/>
        </w:rPr>
        <w:object w:dxaOrig="1359" w:dyaOrig="740" w14:anchorId="065A2A04">
          <v:shape id="_x0000_i1226" type="#_x0000_t75" alt="" style="width:70.5pt;height:37.5pt;mso-width-percent:0;mso-height-percent:0;mso-width-percent:0;mso-height-percent:0" o:ole="">
            <v:imagedata r:id="rId404" o:title=""/>
          </v:shape>
          <o:OLEObject Type="Embed" ProgID="Equation.DSMT4" ShapeID="_x0000_i1226" DrawAspect="Content" ObjectID="_1726686377" r:id="rId405"/>
        </w:object>
      </w:r>
      <w:bookmarkEnd w:id="63"/>
      <w:bookmarkEnd w:id="64"/>
      <w:ins w:id="65" w:author="Bunger, Andrew P" w:date="2022-09-29T10:48:00Z">
        <w:r w:rsidR="00FB63D6">
          <w:rPr>
            <w:rFonts w:ascii="Times New Roman" w:hAnsi="Times New Roman"/>
            <w:noProof/>
          </w:rPr>
          <w:t>, ct=, cf=</w:t>
        </w:r>
      </w:ins>
      <w:r w:rsidR="00334FDC">
        <w:rPr>
          <w:rFonts w:ascii="Times New Roman" w:hAnsi="Times New Roman"/>
          <w:noProof/>
        </w:rPr>
        <w:t xml:space="preserve"> </w:t>
      </w:r>
      <w:r w:rsidR="00A51F7A">
        <w:rPr>
          <w:rFonts w:ascii="Times New Roman" w:hAnsi="Times New Roman"/>
        </w:rPr>
        <w:tab/>
      </w:r>
      <w:r w:rsidR="00334FDC">
        <w:rPr>
          <w:rFonts w:ascii="Times New Roman" w:hAnsi="Times New Roman"/>
          <w:noProof/>
        </w:rPr>
        <w:t xml:space="preserve">                             </w:t>
      </w:r>
      <w:r>
        <w:rPr>
          <w:rFonts w:ascii="Times New Roman" w:hAnsi="Times New Roman"/>
          <w:noProof/>
        </w:rPr>
        <w:t xml:space="preserve">    </w:t>
      </w:r>
      <w:r w:rsidR="00334FDC">
        <w:rPr>
          <w:rFonts w:ascii="Times New Roman" w:hAnsi="Times New Roman"/>
          <w:noProof/>
        </w:rPr>
        <w:t xml:space="preserve">                                      </w:t>
      </w:r>
      <w:r w:rsidR="009D1414">
        <w:rPr>
          <w:rFonts w:ascii="Times New Roman" w:hAnsi="Times New Roman"/>
          <w:noProof/>
        </w:rPr>
        <w:t xml:space="preserve">                            </w:t>
      </w:r>
      <w:r w:rsidR="00334FDC">
        <w:rPr>
          <w:rFonts w:ascii="Times New Roman" w:hAnsi="Times New Roman"/>
          <w:noProof/>
        </w:rPr>
        <w:t xml:space="preserve">  </w:t>
      </w:r>
      <w:r w:rsidR="00CC1EEB">
        <w:rPr>
          <w:rFonts w:ascii="Times New Roman" w:hAnsi="Times New Roman"/>
          <w:noProof/>
        </w:rPr>
        <w:t xml:space="preserve"> </w:t>
      </w:r>
      <w:r w:rsidR="00334FDC">
        <w:rPr>
          <w:rFonts w:ascii="Times New Roman" w:hAnsi="Times New Roman"/>
          <w:noProof/>
        </w:rPr>
        <w:t xml:space="preserve"> </w:t>
      </w:r>
      <w:r w:rsidR="009D1414">
        <w:rPr>
          <w:rFonts w:ascii="Times New Roman" w:hAnsi="Times New Roman"/>
          <w:noProof/>
        </w:rPr>
        <w:t xml:space="preserve"> </w:t>
      </w:r>
      <w:r w:rsidR="00334FDC">
        <w:rPr>
          <w:rFonts w:ascii="Times New Roman" w:hAnsi="Times New Roman"/>
          <w:noProof/>
        </w:rPr>
        <w:t xml:space="preserve">  </w:t>
      </w:r>
      <w:r>
        <w:rPr>
          <w:rFonts w:ascii="Times New Roman" w:hAnsi="Times New Roman"/>
          <w:noProof/>
        </w:rPr>
        <w:t>(</w:t>
      </w:r>
      <w:commentRangeStart w:id="66"/>
      <w:r>
        <w:rPr>
          <w:rFonts w:ascii="Times New Roman" w:hAnsi="Times New Roman"/>
          <w:noProof/>
        </w:rPr>
        <w:t>3</w:t>
      </w:r>
      <w:r w:rsidR="009D1414">
        <w:rPr>
          <w:rFonts w:ascii="Times New Roman" w:hAnsi="Times New Roman"/>
          <w:noProof/>
        </w:rPr>
        <w:t>7</w:t>
      </w:r>
      <w:commentRangeEnd w:id="66"/>
      <w:r w:rsidR="00FB63D6">
        <w:rPr>
          <w:rStyle w:val="CommentReference"/>
        </w:rPr>
        <w:commentReference w:id="66"/>
      </w:r>
      <w:r w:rsidR="00334FDC">
        <w:rPr>
          <w:rFonts w:ascii="Times New Roman" w:hAnsi="Times New Roman"/>
          <w:noProof/>
        </w:rPr>
        <w:t>)</w:t>
      </w:r>
    </w:p>
    <w:p w14:paraId="714598F7" w14:textId="77777777" w:rsidR="00E7510D" w:rsidRDefault="00793A30" w:rsidP="004A0E6F">
      <w:pPr>
        <w:spacing w:line="360" w:lineRule="auto"/>
        <w:jc w:val="both"/>
        <w:rPr>
          <w:rFonts w:ascii="Times New Roman" w:hAnsi="Times New Roman"/>
        </w:rPr>
      </w:pPr>
      <w:r>
        <w:rPr>
          <w:rFonts w:ascii="Times New Roman" w:hAnsi="Times New Roman"/>
        </w:rPr>
        <w:t>T</w:t>
      </w:r>
      <w:r w:rsidR="00E7510D">
        <w:rPr>
          <w:rFonts w:ascii="Times New Roman" w:hAnsi="Times New Roman"/>
        </w:rPr>
        <w:t xml:space="preserve">his </w:t>
      </w:r>
      <w:r w:rsidRPr="009570A0">
        <w:rPr>
          <w:rFonts w:ascii="Times New Roman" w:hAnsi="Times New Roman"/>
        </w:rPr>
        <w:t xml:space="preserve">dimensionless </w:t>
      </w:r>
      <w:r w:rsidR="007D5D30">
        <w:rPr>
          <w:rFonts w:ascii="Times New Roman" w:hAnsi="Times New Roman"/>
        </w:rPr>
        <w:t>group</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227" type="#_x0000_t75" alt="" style="width:14.25pt;height:16.5pt;mso-width-percent:0;mso-height-percent:0;mso-width-percent:0;mso-height-percent:0" o:ole="">
            <v:imagedata r:id="rId406" o:title=""/>
          </v:shape>
          <o:OLEObject Type="Embed" ProgID="Equation.DSMT4" ShapeID="_x0000_i1227" DrawAspect="Content" ObjectID="_1726686378" r:id="rId407"/>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proofErr w:type="spellStart"/>
      <w:r w:rsidR="00ED0259">
        <w:rPr>
          <w:rFonts w:ascii="Times New Roman" w:hAnsi="Times New Roman"/>
        </w:rPr>
        <w:t>Biot</w:t>
      </w:r>
      <w:proofErr w:type="spellEnd"/>
      <w:r w:rsidR="00ED0259">
        <w:rPr>
          <w:rFonts w:ascii="Times New Roman" w:hAnsi="Times New Roman"/>
        </w:rPr>
        <w:t xml:space="preserve"> coefficient</w:t>
      </w:r>
      <w:r w:rsidR="00334FDC">
        <w:rPr>
          <w:rFonts w:ascii="Times New Roman" w:hAnsi="Times New Roman"/>
        </w:rPr>
        <w:t xml:space="preserve"> </w:t>
      </w:r>
      <w:r w:rsidR="00334FDC" w:rsidRPr="00334FDC">
        <w:rPr>
          <w:rFonts w:ascii="Times New Roman" w:hAnsi="Times New Roman"/>
          <w:position w:val="-6"/>
        </w:rPr>
        <w:object w:dxaOrig="240" w:dyaOrig="220" w14:anchorId="783BA57D">
          <v:shape id="_x0000_i1228" type="#_x0000_t75" style="width:11.25pt;height:10.5pt" o:ole="">
            <v:imagedata r:id="rId408" o:title=""/>
          </v:shape>
          <o:OLEObject Type="Embed" ProgID="Equation.DSMT4" ShapeID="_x0000_i1228" DrawAspect="Content" ObjectID="_1726686379" r:id="rId409"/>
        </w:object>
      </w:r>
      <w:r w:rsidR="00ED0259">
        <w:rPr>
          <w:rFonts w:ascii="Times New Roman" w:hAnsi="Times New Roman"/>
        </w:rPr>
        <w:t xml:space="preserve">, </w:t>
      </w:r>
      <w:proofErr w:type="spellStart"/>
      <w:r w:rsidR="00ED0259">
        <w:rPr>
          <w:rFonts w:ascii="Times New Roman" w:hAnsi="Times New Roman"/>
        </w:rPr>
        <w:t>Skempton</w:t>
      </w:r>
      <w:proofErr w:type="spellEnd"/>
      <w:r w:rsidR="00ED0259">
        <w:rPr>
          <w:rFonts w:ascii="Times New Roman" w:hAnsi="Times New Roman"/>
        </w:rPr>
        <w:t xml:space="preserve"> coefficient</w:t>
      </w:r>
      <w:r w:rsidR="00334FDC">
        <w:rPr>
          <w:rFonts w:ascii="Times New Roman" w:hAnsi="Times New Roman"/>
        </w:rPr>
        <w:t xml:space="preserve"> </w:t>
      </w:r>
      <w:r w:rsidR="00334FDC" w:rsidRPr="00334FDC">
        <w:rPr>
          <w:rFonts w:ascii="Times New Roman" w:hAnsi="Times New Roman"/>
          <w:position w:val="-4"/>
        </w:rPr>
        <w:object w:dxaOrig="240" w:dyaOrig="260" w14:anchorId="477EDE9D">
          <v:shape id="_x0000_i1229" type="#_x0000_t75" style="width:11.25pt;height:12pt" o:ole="">
            <v:imagedata r:id="rId410" o:title=""/>
          </v:shape>
          <o:OLEObject Type="Embed" ProgID="Equation.DSMT4" ShapeID="_x0000_i1229" DrawAspect="Content" ObjectID="_1726686380" r:id="rId411"/>
        </w:object>
      </w:r>
      <w:r w:rsidR="00ED0259">
        <w:rPr>
          <w:rFonts w:ascii="Times New Roman" w:hAnsi="Times New Roman"/>
        </w:rPr>
        <w:t>, thermal expansion coefficient of fluid</w:t>
      </w:r>
      <w:r w:rsidR="00334FDC">
        <w:rPr>
          <w:rFonts w:ascii="Times New Roman" w:hAnsi="Times New Roman"/>
        </w:rPr>
        <w:t xml:space="preserve"> </w:t>
      </w:r>
      <w:r w:rsidR="00334FDC" w:rsidRPr="002B76BD">
        <w:rPr>
          <w:position w:val="-14"/>
        </w:rPr>
        <w:object w:dxaOrig="320" w:dyaOrig="380" w14:anchorId="7AB35C5A">
          <v:shape id="_x0000_i1230" type="#_x0000_t75" style="width:16.5pt;height:18.75pt" o:ole="">
            <v:imagedata r:id="rId412" o:title=""/>
          </v:shape>
          <o:OLEObject Type="Embed" ProgID="Equation.DSMT4" ShapeID="_x0000_i1230" DrawAspect="Content" ObjectID="_1726686381" r:id="rId413"/>
        </w:object>
      </w:r>
      <w:r w:rsidR="00ED0259">
        <w:rPr>
          <w:rFonts w:ascii="Times New Roman" w:hAnsi="Times New Roman"/>
        </w:rPr>
        <w:t xml:space="preserve"> </w:t>
      </w:r>
      <w:r w:rsidR="00C813AA">
        <w:rPr>
          <w:rFonts w:ascii="Times New Roman" w:hAnsi="Times New Roman"/>
        </w:rPr>
        <w:t xml:space="preserve">and </w:t>
      </w:r>
      <w:r w:rsidR="00ED0259">
        <w:rPr>
          <w:rFonts w:ascii="Times New Roman" w:hAnsi="Times New Roman"/>
        </w:rPr>
        <w:t>solid</w:t>
      </w:r>
      <w:r w:rsidR="00334FDC">
        <w:rPr>
          <w:rFonts w:ascii="Times New Roman" w:hAnsi="Times New Roman"/>
        </w:rPr>
        <w:t xml:space="preserve"> </w:t>
      </w:r>
      <w:r w:rsidR="00334FDC" w:rsidRPr="00334FDC">
        <w:rPr>
          <w:position w:val="-12"/>
        </w:rPr>
        <w:object w:dxaOrig="320" w:dyaOrig="360" w14:anchorId="1CF20663">
          <v:shape id="_x0000_i1231" type="#_x0000_t75" style="width:16.5pt;height:18pt" o:ole="">
            <v:imagedata r:id="rId414" o:title=""/>
          </v:shape>
          <o:OLEObject Type="Embed" ProgID="Equation.DSMT4" ShapeID="_x0000_i1231" DrawAspect="Content" ObjectID="_1726686382" r:id="rId415"/>
        </w:object>
      </w:r>
      <w:r w:rsidR="00334FDC">
        <w:rPr>
          <w:rFonts w:ascii="Times New Roman" w:hAnsi="Times New Roman"/>
        </w:rPr>
        <w:t xml:space="preserve">  </w:t>
      </w:r>
      <w:r w:rsidR="00ED0259">
        <w:rPr>
          <w:rFonts w:ascii="Times New Roman" w:hAnsi="Times New Roman"/>
        </w:rPr>
        <w:t xml:space="preserve">, </w:t>
      </w:r>
      <w:r w:rsidR="004E26D3">
        <w:rPr>
          <w:rFonts w:ascii="Times New Roman" w:hAnsi="Times New Roman"/>
        </w:rPr>
        <w:t xml:space="preserve">as well as </w:t>
      </w:r>
      <w:r w:rsidR="007B0103">
        <w:rPr>
          <w:rFonts w:ascii="Times New Roman" w:hAnsi="Times New Roman"/>
        </w:rPr>
        <w:t>fluid</w:t>
      </w:r>
      <w:r w:rsidR="00ED0259">
        <w:rPr>
          <w:rFonts w:ascii="Times New Roman" w:hAnsi="Times New Roman"/>
        </w:rPr>
        <w:t xml:space="preserve"> diffusivity </w:t>
      </w:r>
      <w:r w:rsidR="007B0103" w:rsidRPr="007B0103">
        <w:rPr>
          <w:position w:val="-14"/>
        </w:rPr>
        <w:object w:dxaOrig="279" w:dyaOrig="380" w14:anchorId="73C44824">
          <v:shape id="_x0000_i1232" type="#_x0000_t75" style="width:14.25pt;height:18.75pt" o:ole="">
            <v:imagedata r:id="rId416" o:title=""/>
          </v:shape>
          <o:OLEObject Type="Embed" ProgID="Equation.DSMT4" ShapeID="_x0000_i1232" DrawAspect="Content" ObjectID="_1726686383" r:id="rId417"/>
        </w:object>
      </w:r>
      <w:r w:rsidR="00334FDC">
        <w:rPr>
          <w:rFonts w:ascii="Times New Roman" w:hAnsi="Times New Roman"/>
        </w:rPr>
        <w:t xml:space="preserve"> </w:t>
      </w:r>
      <w:r w:rsidR="00ED0259">
        <w:rPr>
          <w:rFonts w:ascii="Times New Roman" w:hAnsi="Times New Roman"/>
        </w:rPr>
        <w:t xml:space="preserve">and </w:t>
      </w:r>
      <w:r w:rsidR="007B0103">
        <w:rPr>
          <w:rFonts w:ascii="Times New Roman" w:hAnsi="Times New Roman"/>
        </w:rPr>
        <w:t>thermal</w:t>
      </w:r>
      <w:r w:rsidR="00ED0259">
        <w:rPr>
          <w:rFonts w:ascii="Times New Roman" w:hAnsi="Times New Roman"/>
        </w:rPr>
        <w:t xml:space="preserve"> diffusivity</w:t>
      </w:r>
      <w:r w:rsidR="00334FDC">
        <w:rPr>
          <w:rFonts w:ascii="Times New Roman" w:hAnsi="Times New Roman"/>
        </w:rPr>
        <w:t xml:space="preserve"> </w:t>
      </w:r>
      <w:r w:rsidR="007B0103" w:rsidRPr="007B0103">
        <w:rPr>
          <w:position w:val="-12"/>
        </w:rPr>
        <w:object w:dxaOrig="220" w:dyaOrig="360" w14:anchorId="0CAA60D3">
          <v:shape id="_x0000_i1233" type="#_x0000_t75" style="width:10.5pt;height:18pt" o:ole="">
            <v:imagedata r:id="rId418" o:title=""/>
          </v:shape>
          <o:OLEObject Type="Embed" ProgID="Equation.DSMT4" ShapeID="_x0000_i1233" DrawAspect="Content" ObjectID="_1726686384" r:id="rId419"/>
        </w:object>
      </w:r>
      <w:r w:rsidR="00ED0259">
        <w:rPr>
          <w:rFonts w:ascii="Times New Roman" w:hAnsi="Times New Roman"/>
        </w:rPr>
        <w:t>, where the last two terms are obta</w:t>
      </w:r>
      <w:r w:rsidR="004E26D3">
        <w:rPr>
          <w:rFonts w:ascii="Times New Roman" w:hAnsi="Times New Roman"/>
        </w:rPr>
        <w:t>ined from the diagonal elements of</w:t>
      </w:r>
      <w:r w:rsidR="00ED0259">
        <w:rPr>
          <w:rFonts w:ascii="Times New Roman" w:hAnsi="Times New Roman"/>
        </w:rPr>
        <w:t xml:space="preserve"> </w:t>
      </w:r>
      <w:r w:rsidR="00CC1EEB">
        <w:rPr>
          <w:rFonts w:ascii="Times New Roman" w:hAnsi="Times New Roman"/>
        </w:rPr>
        <w:t>the coefficient matrix (Eq. 17 and Eq. 20)</w:t>
      </w:r>
      <w:r w:rsidR="00ED0259">
        <w:rPr>
          <w:rFonts w:ascii="Times New Roman" w:hAnsi="Times New Roman"/>
        </w:rPr>
        <w:t>.</w:t>
      </w:r>
      <w:r w:rsidR="00E17281">
        <w:rPr>
          <w:rFonts w:ascii="Times New Roman" w:hAnsi="Times New Roman"/>
        </w:rPr>
        <w:t xml:space="preserve"> </w:t>
      </w:r>
      <w:r w:rsidR="00F84C13">
        <w:rPr>
          <w:rFonts w:ascii="Times New Roman" w:hAnsi="Times New Roman"/>
        </w:rPr>
        <w:t>This proposed</w:t>
      </w:r>
      <w:r w:rsidR="0090156F" w:rsidRPr="00EA2705">
        <w:rPr>
          <w:rFonts w:ascii="Times New Roman" w:hAnsi="Times New Roman"/>
          <w:noProof/>
          <w:position w:val="-12"/>
        </w:rPr>
        <w:object w:dxaOrig="320" w:dyaOrig="360" w14:anchorId="5B8BB421">
          <v:shape id="_x0000_i1234" type="#_x0000_t75" alt="" style="width:14.25pt;height:16.5pt;mso-width-percent:0;mso-height-percent:0;mso-width-percent:0;mso-height-percent:0" o:ole="">
            <v:imagedata r:id="rId420" o:title=""/>
          </v:shape>
          <o:OLEObject Type="Embed" ProgID="Equation.DSMT4" ShapeID="_x0000_i1234" DrawAspect="Content" ObjectID="_1726686385" r:id="rId421"/>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w:t>
      </w:r>
    </w:p>
    <w:p w14:paraId="02DD1839" w14:textId="71125F6B" w:rsidR="00E7510D" w:rsidRPr="001A2EAE" w:rsidRDefault="00C6779F" w:rsidP="004A0E6F">
      <w:pPr>
        <w:spacing w:line="360" w:lineRule="auto"/>
        <w:jc w:val="both"/>
        <w:rPr>
          <w:rFonts w:ascii="Times New Roman" w:hAnsi="Times New Roman"/>
        </w:rPr>
      </w:pPr>
      <w:r>
        <w:rPr>
          <w:rFonts w:ascii="Times New Roman" w:hAnsi="Times New Roman"/>
        </w:rPr>
        <w:tab/>
      </w:r>
      <w:r w:rsidR="00E7510D" w:rsidRPr="001A2EAE">
        <w:rPr>
          <w:rFonts w:ascii="Times New Roman" w:hAnsi="Times New Roman"/>
        </w:rPr>
        <w:t xml:space="preserve">At the same time, if the variation of fluid content </w:t>
      </w:r>
      <w:r w:rsidR="00E7510D" w:rsidRPr="001A2EAE">
        <w:rPr>
          <w:rFonts w:ascii="Times New Roman" w:hAnsi="Times New Roman"/>
          <w:position w:val="-10"/>
        </w:rPr>
        <w:object w:dxaOrig="200" w:dyaOrig="320" w14:anchorId="5A9824A7">
          <v:shape id="_x0000_i1235" type="#_x0000_t75" style="width:10.5pt;height:16.5pt" o:ole="">
            <v:imagedata r:id="rId422" o:title=""/>
          </v:shape>
          <o:OLEObject Type="Embed" ProgID="Equation.DSMT4" ShapeID="_x0000_i1235" DrawAspect="Content" ObjectID="_1726686386" r:id="rId423"/>
        </w:object>
      </w:r>
      <w:r w:rsidR="00E7510D" w:rsidRPr="001A2EAE">
        <w:rPr>
          <w:rFonts w:ascii="Times New Roman" w:hAnsi="Times New Roman"/>
        </w:rPr>
        <w:t xml:space="preserve"> in Eq</w:t>
      </w:r>
      <w:proofErr w:type="gramStart"/>
      <w:r w:rsidR="00E7510D" w:rsidRPr="001A2EAE">
        <w:rPr>
          <w:rFonts w:ascii="Times New Roman" w:hAnsi="Times New Roman"/>
        </w:rPr>
        <w:t>.(</w:t>
      </w:r>
      <w:proofErr w:type="gramEnd"/>
      <w:r w:rsidR="00E7510D" w:rsidRPr="001A2EAE">
        <w:rPr>
          <w:rFonts w:ascii="Times New Roman" w:hAnsi="Times New Roman"/>
        </w:rPr>
        <w:t xml:space="preserve">4) is set </w:t>
      </w:r>
      <w:del w:id="67" w:author="Bunger, Andrew P" w:date="2022-09-29T10:42:00Z">
        <w:r w:rsidR="00E7510D" w:rsidRPr="001A2EAE" w:rsidDel="00E535B9">
          <w:rPr>
            <w:rFonts w:ascii="Times New Roman" w:hAnsi="Times New Roman"/>
          </w:rPr>
          <w:delText xml:space="preserve">up </w:delText>
        </w:r>
      </w:del>
      <w:r w:rsidR="00E7510D" w:rsidRPr="001A2EAE">
        <w:rPr>
          <w:rFonts w:ascii="Times New Roman" w:hAnsi="Times New Roman"/>
        </w:rPr>
        <w:t>as zero (</w:t>
      </w:r>
      <w:r w:rsidR="00E7510D" w:rsidRPr="001A2EAE">
        <w:rPr>
          <w:rFonts w:ascii="Times New Roman" w:hAnsi="Times New Roman"/>
          <w:noProof/>
        </w:rPr>
        <w:t>undrained solution</w:t>
      </w:r>
      <w:r w:rsidR="00E7510D" w:rsidRPr="001A2EAE">
        <w:rPr>
          <w:rFonts w:ascii="Times New Roman" w:hAnsi="Times New Roman"/>
        </w:rPr>
        <w:t xml:space="preserve">), one </w:t>
      </w:r>
      <w:del w:id="68" w:author="Bunger, Andrew P" w:date="2022-09-29T10:42:00Z">
        <w:r w:rsidR="00E7510D" w:rsidRPr="001A2EAE" w:rsidDel="00E535B9">
          <w:rPr>
            <w:rFonts w:ascii="Times New Roman" w:hAnsi="Times New Roman"/>
          </w:rPr>
          <w:delText xml:space="preserve">could </w:delText>
        </w:r>
      </w:del>
      <w:ins w:id="69" w:author="Bunger, Andrew P" w:date="2022-09-29T10:42:00Z">
        <w:r w:rsidR="00E535B9" w:rsidRPr="001A2EAE">
          <w:rPr>
            <w:rFonts w:ascii="Times New Roman" w:hAnsi="Times New Roman"/>
          </w:rPr>
          <w:t>c</w:t>
        </w:r>
        <w:r w:rsidR="00E535B9">
          <w:rPr>
            <w:rFonts w:ascii="Times New Roman" w:hAnsi="Times New Roman"/>
          </w:rPr>
          <w:t>an</w:t>
        </w:r>
        <w:r w:rsidR="00E535B9" w:rsidRPr="001A2EAE">
          <w:rPr>
            <w:rFonts w:ascii="Times New Roman" w:hAnsi="Times New Roman"/>
          </w:rPr>
          <w:t xml:space="preserve"> </w:t>
        </w:r>
      </w:ins>
      <w:r w:rsidR="00E7510D" w:rsidRPr="001A2EAE">
        <w:rPr>
          <w:rFonts w:ascii="Times New Roman" w:hAnsi="Times New Roman"/>
        </w:rPr>
        <w:t xml:space="preserve">eliminate the volumetric stress </w:t>
      </w:r>
      <w:r w:rsidR="00E7510D" w:rsidRPr="001A2EAE">
        <w:rPr>
          <w:rFonts w:ascii="Times New Roman" w:hAnsi="Times New Roman"/>
          <w:noProof/>
          <w:position w:val="-6"/>
        </w:rPr>
        <w:object w:dxaOrig="220" w:dyaOrig="220" w14:anchorId="508D57B0">
          <v:shape id="_x0000_i1236" type="#_x0000_t75" alt="" style="width:9.75pt;height:9.75pt;mso-width-percent:0;mso-height-percent:0;mso-width-percent:0;mso-height-percent:0" o:ole="">
            <v:imagedata r:id="rId52" o:title=""/>
          </v:shape>
          <o:OLEObject Type="Embed" ProgID="Equation.DSMT4" ShapeID="_x0000_i1236" DrawAspect="Content" ObjectID="_1726686387" r:id="rId424"/>
        </w:object>
      </w:r>
      <w:r w:rsidR="00E7510D" w:rsidRPr="001A2EAE">
        <w:rPr>
          <w:rFonts w:ascii="Times New Roman" w:hAnsi="Times New Roman"/>
          <w:noProof/>
        </w:rPr>
        <w:t xml:space="preserve"> in the same equation, and </w:t>
      </w:r>
      <w:del w:id="70" w:author="Bunger, Andrew P" w:date="2022-09-29T10:42:00Z">
        <w:r w:rsidR="00E7510D" w:rsidRPr="001A2EAE" w:rsidDel="00E535B9">
          <w:rPr>
            <w:rFonts w:ascii="Times New Roman" w:hAnsi="Times New Roman"/>
            <w:noProof/>
          </w:rPr>
          <w:delText>one obtains</w:delText>
        </w:r>
      </w:del>
      <w:ins w:id="71" w:author="Bunger, Andrew P" w:date="2022-09-29T10:42:00Z">
        <w:r w:rsidR="00E535B9">
          <w:rPr>
            <w:rFonts w:ascii="Times New Roman" w:hAnsi="Times New Roman"/>
            <w:noProof/>
          </w:rPr>
          <w:t>thus obtain</w:t>
        </w:r>
      </w:ins>
      <w:r w:rsidR="00E7510D" w:rsidRPr="001A2EAE">
        <w:rPr>
          <w:rFonts w:ascii="Times New Roman" w:hAnsi="Times New Roman"/>
          <w:noProof/>
        </w:rPr>
        <w:t xml:space="preserve"> </w:t>
      </w:r>
      <w:r w:rsidR="00E7510D" w:rsidRPr="001A2EAE">
        <w:rPr>
          <w:rFonts w:ascii="Times New Roman" w:hAnsi="Times New Roman"/>
          <w:position w:val="-4"/>
        </w:rPr>
        <w:object w:dxaOrig="220" w:dyaOrig="260" w14:anchorId="55A3EF1B">
          <v:shape id="_x0000_i1237" type="#_x0000_t75" style="width:10.5pt;height:12.75pt" o:ole="">
            <v:imagedata r:id="rId425" o:title=""/>
          </v:shape>
          <o:OLEObject Type="Embed" ProgID="Equation.DSMT4" ShapeID="_x0000_i1237" DrawAspect="Content" ObjectID="_1726686388" r:id="rId426"/>
        </w:object>
      </w:r>
      <w:r w:rsidR="00E7510D" w:rsidRPr="001A2EAE">
        <w:rPr>
          <w:rFonts w:ascii="Times New Roman" w:hAnsi="Times New Roman"/>
        </w:rPr>
        <w:t xml:space="preserve">as </w:t>
      </w:r>
    </w:p>
    <w:p w14:paraId="3D534BC0" w14:textId="152AFE4D" w:rsidR="001A2EAE" w:rsidRPr="001A2EAE" w:rsidRDefault="009D1414" w:rsidP="009D1414">
      <w:pPr>
        <w:spacing w:line="360" w:lineRule="auto"/>
        <w:jc w:val="center"/>
        <w:rPr>
          <w:rFonts w:ascii="Times New Roman" w:hAnsi="Times New Roman"/>
        </w:rPr>
      </w:pPr>
      <w:r w:rsidRPr="001A2EAE">
        <w:rPr>
          <w:rFonts w:ascii="Times New Roman" w:hAnsi="Times New Roman"/>
        </w:rPr>
        <w:t xml:space="preserve">                    </w:t>
      </w:r>
      <w:r w:rsidR="001A2EAE" w:rsidRPr="001A2EAE">
        <w:rPr>
          <w:rFonts w:ascii="Times New Roman" w:hAnsi="Times New Roman"/>
          <w:position w:val="-12"/>
        </w:rPr>
        <w:object w:dxaOrig="1420" w:dyaOrig="360" w14:anchorId="029668E7">
          <v:shape id="_x0000_i1238" type="#_x0000_t75" style="width:71.25pt;height:18pt" o:ole="">
            <v:imagedata r:id="rId427" o:title=""/>
          </v:shape>
          <o:OLEObject Type="Embed" ProgID="Equation.DSMT4" ShapeID="_x0000_i1238" DrawAspect="Content" ObjectID="_1726686389" r:id="rId428"/>
        </w:object>
      </w:r>
      <w:r w:rsidR="00E7510D" w:rsidRPr="001A2EAE">
        <w:rPr>
          <w:rFonts w:ascii="Times New Roman" w:hAnsi="Times New Roman"/>
        </w:rPr>
        <w:t xml:space="preserve">, </w:t>
      </w:r>
      <w:proofErr w:type="gramStart"/>
      <w:r w:rsidR="00E7510D" w:rsidRPr="001A2EAE">
        <w:rPr>
          <w:rFonts w:ascii="Times New Roman" w:hAnsi="Times New Roman"/>
        </w:rPr>
        <w:t>where</w:t>
      </w:r>
      <w:r w:rsidR="001A2EAE">
        <w:rPr>
          <w:rFonts w:ascii="Times New Roman" w:hAnsi="Times New Roman"/>
        </w:rPr>
        <w:t xml:space="preserve"> </w:t>
      </w:r>
      <w:proofErr w:type="gramEnd"/>
      <w:r w:rsidR="00CB0E46" w:rsidRPr="001A2EAE">
        <w:rPr>
          <w:rFonts w:ascii="Times New Roman" w:hAnsi="Times New Roman"/>
          <w:position w:val="-30"/>
        </w:rPr>
        <w:object w:dxaOrig="2920" w:dyaOrig="720" w14:anchorId="46F4380A">
          <v:shape id="_x0000_i1239" type="#_x0000_t75" style="width:146.25pt;height:36pt" o:ole="">
            <v:imagedata r:id="rId429" o:title=""/>
          </v:shape>
          <o:OLEObject Type="Embed" ProgID="Equation.DSMT4" ShapeID="_x0000_i1239" DrawAspect="Content" ObjectID="_1726686390" r:id="rId430"/>
        </w:object>
      </w:r>
      <w:r w:rsidRPr="001A2EAE">
        <w:rPr>
          <w:rFonts w:ascii="Times New Roman" w:hAnsi="Times New Roman"/>
        </w:rPr>
        <w:t>.                                                  (38)</w:t>
      </w:r>
    </w:p>
    <w:p w14:paraId="54D176E0" w14:textId="6BDF23FC" w:rsidR="009D1414" w:rsidRPr="001A2EAE" w:rsidRDefault="009D1414" w:rsidP="004A0E6F">
      <w:pPr>
        <w:spacing w:line="360" w:lineRule="auto"/>
        <w:jc w:val="both"/>
        <w:rPr>
          <w:rFonts w:ascii="Times New Roman" w:hAnsi="Times New Roman"/>
        </w:rPr>
      </w:pPr>
      <w:r w:rsidRPr="001A2EAE">
        <w:rPr>
          <w:rFonts w:ascii="Times New Roman" w:hAnsi="Times New Roman"/>
        </w:rPr>
        <w:t xml:space="preserve">If </w:t>
      </w:r>
      <w:r w:rsidR="00371E5E">
        <w:rPr>
          <w:rFonts w:ascii="Times New Roman" w:hAnsi="Times New Roman"/>
        </w:rPr>
        <w:t xml:space="preserve">one </w:t>
      </w:r>
      <w:r w:rsidRPr="001A2EAE">
        <w:rPr>
          <w:rFonts w:ascii="Times New Roman" w:hAnsi="Times New Roman"/>
        </w:rPr>
        <w:t>firstly invert</w:t>
      </w:r>
      <w:r w:rsidR="00371E5E">
        <w:rPr>
          <w:rFonts w:ascii="Times New Roman" w:hAnsi="Times New Roman"/>
        </w:rPr>
        <w:t>s</w:t>
      </w:r>
      <w:r w:rsidRPr="001A2EAE">
        <w:rPr>
          <w:rFonts w:ascii="Times New Roman" w:hAnsi="Times New Roman"/>
        </w:rPr>
        <w:t xml:space="preserve"> Eq. 32 into time domain and </w:t>
      </w:r>
      <w:r w:rsidR="004156B6" w:rsidRPr="001A2EAE">
        <w:rPr>
          <w:rFonts w:ascii="Times New Roman" w:hAnsi="Times New Roman"/>
        </w:rPr>
        <w:t xml:space="preserve">then </w:t>
      </w:r>
      <w:r w:rsidRPr="001A2EAE">
        <w:rPr>
          <w:rFonts w:ascii="Times New Roman" w:hAnsi="Times New Roman"/>
        </w:rPr>
        <w:t>insert</w:t>
      </w:r>
      <w:r w:rsidR="00371E5E">
        <w:rPr>
          <w:rFonts w:ascii="Times New Roman" w:hAnsi="Times New Roman"/>
        </w:rPr>
        <w:t>s</w:t>
      </w:r>
      <w:r w:rsidRPr="001A2EAE">
        <w:rPr>
          <w:rFonts w:ascii="Times New Roman" w:hAnsi="Times New Roman"/>
        </w:rPr>
        <w:t xml:space="preserve"> Eq. 38 </w:t>
      </w:r>
      <w:r w:rsidR="004156B6" w:rsidRPr="001A2EAE">
        <w:rPr>
          <w:rFonts w:ascii="Times New Roman" w:hAnsi="Times New Roman"/>
        </w:rPr>
        <w:t xml:space="preserve">into it, </w:t>
      </w:r>
      <w:r w:rsidR="00C6779F">
        <w:rPr>
          <w:rFonts w:ascii="Times New Roman" w:hAnsi="Times New Roman"/>
        </w:rPr>
        <w:t>by integrat</w:t>
      </w:r>
      <w:ins w:id="72" w:author="Bunger, Andrew P" w:date="2022-09-29T10:43:00Z">
        <w:r w:rsidR="00E535B9">
          <w:rPr>
            <w:rFonts w:ascii="Times New Roman" w:hAnsi="Times New Roman"/>
          </w:rPr>
          <w:t xml:space="preserve">ion </w:t>
        </w:r>
      </w:ins>
      <w:del w:id="73" w:author="Bunger, Andrew P" w:date="2022-09-29T10:43:00Z">
        <w:r w:rsidR="00C6779F" w:rsidDel="00E535B9">
          <w:rPr>
            <w:rFonts w:ascii="Times New Roman" w:hAnsi="Times New Roman"/>
          </w:rPr>
          <w:delText xml:space="preserve">ing </w:delText>
        </w:r>
        <w:r w:rsidR="00371E5E" w:rsidDel="00E535B9">
          <w:rPr>
            <w:rFonts w:ascii="Times New Roman" w:hAnsi="Times New Roman"/>
          </w:rPr>
          <w:delText>it</w:delText>
        </w:r>
        <w:r w:rsidR="004156B6" w:rsidRPr="001A2EAE" w:rsidDel="00E535B9">
          <w:rPr>
            <w:rFonts w:ascii="Times New Roman" w:hAnsi="Times New Roman"/>
          </w:rPr>
          <w:delText xml:space="preserve"> obtains </w:delText>
        </w:r>
      </w:del>
    </w:p>
    <w:p w14:paraId="1F0F2770" w14:textId="38DE0A03" w:rsidR="004156B6" w:rsidRPr="001A2EAE" w:rsidRDefault="004156B6" w:rsidP="004156B6">
      <w:pPr>
        <w:spacing w:line="360" w:lineRule="auto"/>
        <w:jc w:val="center"/>
        <w:rPr>
          <w:rFonts w:ascii="Times New Roman" w:hAnsi="Times New Roman"/>
        </w:rPr>
      </w:pPr>
      <w:r w:rsidRPr="001A2EAE">
        <w:rPr>
          <w:rFonts w:ascii="Times New Roman" w:hAnsi="Times New Roman"/>
        </w:rPr>
        <w:t xml:space="preserve">                             </w:t>
      </w:r>
      <w:r w:rsidR="001A2EAE" w:rsidRPr="001A2EAE">
        <w:rPr>
          <w:rFonts w:ascii="Times New Roman" w:hAnsi="Times New Roman"/>
          <w:position w:val="-12"/>
        </w:rPr>
        <w:object w:dxaOrig="2079" w:dyaOrig="360" w14:anchorId="1E122339">
          <v:shape id="_x0000_i1240" type="#_x0000_t75" style="width:104.25pt;height:18pt" o:ole="">
            <v:imagedata r:id="rId431" o:title=""/>
          </v:shape>
          <o:OLEObject Type="Embed" ProgID="Equation.DSMT4" ShapeID="_x0000_i1240" DrawAspect="Content" ObjectID="_1726686391" r:id="rId432"/>
        </w:object>
      </w:r>
      <w:r w:rsidRPr="001A2EAE">
        <w:rPr>
          <w:rFonts w:ascii="Times New Roman" w:hAnsi="Times New Roman"/>
        </w:rPr>
        <w:t>.                                                                                             (39)</w:t>
      </w:r>
    </w:p>
    <w:p w14:paraId="017F23F6" w14:textId="4E8B4E8B" w:rsidR="004156B6" w:rsidRPr="001A2EAE" w:rsidRDefault="004156B6" w:rsidP="004156B6">
      <w:pPr>
        <w:spacing w:line="360" w:lineRule="auto"/>
        <w:rPr>
          <w:rFonts w:ascii="Times New Roman" w:hAnsi="Times New Roman"/>
        </w:rPr>
      </w:pPr>
      <w:r w:rsidRPr="001A2EAE">
        <w:rPr>
          <w:rFonts w:ascii="Times New Roman" w:hAnsi="Times New Roman"/>
        </w:rPr>
        <w:t>Then by inserting Eq. 39 into Eq. 31 in time domain, and set</w:t>
      </w:r>
      <w:r w:rsidR="00CB0FF3" w:rsidRPr="001A2EAE">
        <w:rPr>
          <w:rFonts w:ascii="Times New Roman" w:hAnsi="Times New Roman"/>
        </w:rPr>
        <w:t>ting</w:t>
      </w:r>
      <w:r w:rsidRPr="001A2EAE">
        <w:rPr>
          <w:rFonts w:ascii="Times New Roman" w:hAnsi="Times New Roman"/>
        </w:rPr>
        <w:t xml:space="preserve"> up the </w:t>
      </w:r>
      <w:r w:rsidRPr="001A2EAE">
        <w:rPr>
          <w:rFonts w:ascii="Times New Roman" w:hAnsi="Times New Roman"/>
          <w:position w:val="-12"/>
        </w:rPr>
        <w:object w:dxaOrig="340" w:dyaOrig="360" w14:anchorId="0717339D">
          <v:shape id="_x0000_i1241" type="#_x0000_t75" style="width:17.25pt;height:18pt" o:ole="">
            <v:imagedata r:id="rId433" o:title=""/>
          </v:shape>
          <o:OLEObject Type="Embed" ProgID="Equation.DSMT4" ShapeID="_x0000_i1241" DrawAspect="Content" ObjectID="_1726686392" r:id="rId434"/>
        </w:object>
      </w:r>
      <w:r w:rsidRPr="001A2EAE">
        <w:rPr>
          <w:rFonts w:ascii="Times New Roman" w:hAnsi="Times New Roman"/>
        </w:rPr>
        <w:t xml:space="preserve"> as zero</w:t>
      </w:r>
      <w:r w:rsidR="00CB0FF3" w:rsidRPr="001A2EAE">
        <w:rPr>
          <w:rFonts w:ascii="Times New Roman" w:hAnsi="Times New Roman"/>
        </w:rPr>
        <w:t xml:space="preserve"> given the boundary conditions of the mode 2 loading, </w:t>
      </w:r>
      <w:del w:id="74" w:author="Bunger, Andrew P" w:date="2022-09-29T10:43:00Z">
        <w:r w:rsidR="00CB0FF3" w:rsidRPr="001A2EAE" w:rsidDel="00E535B9">
          <w:rPr>
            <w:rFonts w:ascii="Times New Roman" w:hAnsi="Times New Roman"/>
          </w:rPr>
          <w:delText xml:space="preserve">one obtains </w:delText>
        </w:r>
      </w:del>
      <w:r w:rsidR="00CB0FF3" w:rsidRPr="001A2EAE">
        <w:rPr>
          <w:rFonts w:ascii="Times New Roman" w:hAnsi="Times New Roman"/>
        </w:rPr>
        <w:t xml:space="preserve">the thermal induced pore pressure given a temperature rise </w:t>
      </w:r>
      <w:del w:id="75" w:author="Bunger, Andrew P" w:date="2022-09-29T10:43:00Z">
        <w:r w:rsidR="00CB0FF3" w:rsidRPr="001A2EAE" w:rsidDel="00E535B9">
          <w:rPr>
            <w:rFonts w:ascii="Times New Roman" w:hAnsi="Times New Roman"/>
          </w:rPr>
          <w:delText>as</w:delText>
        </w:r>
      </w:del>
      <w:ins w:id="76" w:author="Bunger, Andrew P" w:date="2022-09-29T10:43:00Z">
        <w:r w:rsidR="00E535B9">
          <w:rPr>
            <w:rFonts w:ascii="Times New Roman" w:hAnsi="Times New Roman"/>
          </w:rPr>
          <w:t>is</w:t>
        </w:r>
      </w:ins>
    </w:p>
    <w:p w14:paraId="0A6CA06F" w14:textId="4FC9F412" w:rsidR="00CB0FF3" w:rsidRPr="001A2EAE" w:rsidRDefault="00CB0E46" w:rsidP="001A2EAE">
      <w:pPr>
        <w:spacing w:line="360" w:lineRule="auto"/>
        <w:jc w:val="center"/>
        <w:rPr>
          <w:rFonts w:ascii="Times New Roman" w:hAnsi="Times New Roman"/>
        </w:rPr>
      </w:pPr>
      <w:r>
        <w:rPr>
          <w:rFonts w:ascii="Times New Roman" w:hAnsi="Times New Roman"/>
        </w:rPr>
        <w:lastRenderedPageBreak/>
        <w:t xml:space="preserve">       </w:t>
      </w:r>
      <w:r w:rsidR="001A2EAE" w:rsidRPr="001A2EAE">
        <w:rPr>
          <w:rFonts w:ascii="Times New Roman" w:hAnsi="Times New Roman"/>
        </w:rPr>
        <w:t xml:space="preserve">     </w:t>
      </w:r>
      <w:r w:rsidRPr="001A2EAE">
        <w:rPr>
          <w:rFonts w:ascii="Times New Roman" w:hAnsi="Times New Roman"/>
          <w:position w:val="-30"/>
        </w:rPr>
        <w:object w:dxaOrig="4000" w:dyaOrig="720" w14:anchorId="05605D3B">
          <v:shape id="_x0000_i1242" type="#_x0000_t75" style="width:199.5pt;height:36pt" o:ole="">
            <v:imagedata r:id="rId435" o:title=""/>
          </v:shape>
          <o:OLEObject Type="Embed" ProgID="Equation.DSMT4" ShapeID="_x0000_i1242" DrawAspect="Content" ObjectID="_1726686393" r:id="rId436"/>
        </w:object>
      </w:r>
      <w:r w:rsidR="001A2EAE">
        <w:rPr>
          <w:rFonts w:ascii="Times New Roman" w:hAnsi="Times New Roman"/>
        </w:rPr>
        <w:t>.</w:t>
      </w:r>
      <w:r w:rsidR="001A2EAE" w:rsidRPr="001A2EAE">
        <w:rPr>
          <w:rFonts w:ascii="Times New Roman" w:hAnsi="Times New Roman"/>
        </w:rPr>
        <w:t xml:space="preserve">                                                                             (40)</w:t>
      </w:r>
    </w:p>
    <w:p w14:paraId="33BDF4BA" w14:textId="12EE6694" w:rsidR="001A2EAE" w:rsidRDefault="001A2EAE" w:rsidP="004A0E6F">
      <w:pPr>
        <w:spacing w:line="360" w:lineRule="auto"/>
        <w:jc w:val="both"/>
        <w:rPr>
          <w:rFonts w:ascii="Times New Roman" w:hAnsi="Times New Roman"/>
        </w:rPr>
      </w:pPr>
      <w:r>
        <w:rPr>
          <w:rFonts w:ascii="Times New Roman" w:hAnsi="Times New Roman"/>
        </w:rPr>
        <w:t>Thus, t</w:t>
      </w:r>
      <w:r w:rsidR="006E3751">
        <w:rPr>
          <w:rFonts w:ascii="Times New Roman" w:hAnsi="Times New Roman"/>
        </w:rPr>
        <w:t xml:space="preserve">he second proposed </w:t>
      </w:r>
      <w:r w:rsidR="0032108E">
        <w:rPr>
          <w:rFonts w:ascii="Times New Roman" w:hAnsi="Times New Roman"/>
        </w:rPr>
        <w:t>p</w:t>
      </w:r>
      <w:r>
        <w:rPr>
          <w:rFonts w:ascii="Times New Roman" w:hAnsi="Times New Roman"/>
        </w:rPr>
        <w:t xml:space="preserve">arameter is proposed as </w:t>
      </w:r>
    </w:p>
    <w:p w14:paraId="00BD38FF" w14:textId="4BC19C15" w:rsidR="001A2EAE" w:rsidRDefault="001A2EAE" w:rsidP="001A2EAE">
      <w:pPr>
        <w:spacing w:line="360" w:lineRule="auto"/>
        <w:jc w:val="center"/>
        <w:rPr>
          <w:rFonts w:ascii="Times New Roman" w:hAnsi="Times New Roman"/>
          <w:noProof/>
        </w:rPr>
      </w:pPr>
      <w:r>
        <w:rPr>
          <w:rFonts w:ascii="Times New Roman" w:hAnsi="Times New Roman"/>
          <w:noProof/>
        </w:rPr>
        <w:t xml:space="preserve">                          </w:t>
      </w:r>
      <w:r w:rsidRPr="00CC1EEB">
        <w:rPr>
          <w:rFonts w:ascii="Times New Roman" w:hAnsi="Times New Roman"/>
          <w:noProof/>
          <w:position w:val="-32"/>
        </w:rPr>
        <w:object w:dxaOrig="1380" w:dyaOrig="700" w14:anchorId="15DACA30">
          <v:shape id="_x0000_i1243" type="#_x0000_t75" alt="" style="width:72.75pt;height:35.25pt" o:ole="">
            <v:imagedata r:id="rId437" o:title=""/>
          </v:shape>
          <o:OLEObject Type="Embed" ProgID="Equation.DSMT4" ShapeID="_x0000_i1243" DrawAspect="Content" ObjectID="_1726686394" r:id="rId438"/>
        </w:object>
      </w:r>
      <w:r>
        <w:rPr>
          <w:rFonts w:ascii="Times New Roman" w:hAnsi="Times New Roman"/>
          <w:noProof/>
        </w:rPr>
        <w:t>,                                                                                                              (41)</w:t>
      </w:r>
    </w:p>
    <w:p w14:paraId="5D4BB36F" w14:textId="0F76D9A9" w:rsidR="00ED0259" w:rsidRDefault="00371E5E" w:rsidP="004A0E6F">
      <w:pPr>
        <w:spacing w:line="360" w:lineRule="auto"/>
        <w:jc w:val="both"/>
        <w:rPr>
          <w:rFonts w:ascii="Times New Roman" w:hAnsi="Times New Roman"/>
        </w:rPr>
      </w:pPr>
      <w:r>
        <w:rPr>
          <w:rFonts w:ascii="Times New Roman" w:hAnsi="Times New Roman"/>
        </w:rPr>
        <w:t xml:space="preserve"> </w:t>
      </w:r>
      <w:proofErr w:type="gramStart"/>
      <w:r>
        <w:rPr>
          <w:rFonts w:ascii="Times New Roman" w:hAnsi="Times New Roman"/>
        </w:rPr>
        <w:t>w</w:t>
      </w:r>
      <w:r w:rsidR="001A2EAE">
        <w:rPr>
          <w:rFonts w:ascii="Times New Roman" w:hAnsi="Times New Roman"/>
        </w:rPr>
        <w:t>hich</w:t>
      </w:r>
      <w:proofErr w:type="gramEnd"/>
      <w:r w:rsidR="001A2EAE">
        <w:rPr>
          <w:rFonts w:ascii="Times New Roman" w:hAnsi="Times New Roman"/>
        </w:rPr>
        <w:t xml:space="preserve"> </w:t>
      </w:r>
      <w:r w:rsidR="004E26D3">
        <w:rPr>
          <w:rFonts w:ascii="Times New Roman" w:hAnsi="Times New Roman"/>
        </w:rPr>
        <w:t>consists</w:t>
      </w:r>
      <w:r w:rsidR="0072734C">
        <w:rPr>
          <w:rFonts w:ascii="Times New Roman" w:hAnsi="Times New Roman"/>
        </w:rPr>
        <w:t xml:space="preserve"> of </w:t>
      </w:r>
      <w:r w:rsidR="00CC1EEB">
        <w:rPr>
          <w:rFonts w:ascii="Times New Roman" w:hAnsi="Times New Roman"/>
        </w:rPr>
        <w:t>thermal induced (mode 2) pore pressure (</w:t>
      </w:r>
      <w:r w:rsidR="00CC1EEB" w:rsidRPr="00713083">
        <w:rPr>
          <w:position w:val="-12"/>
        </w:rPr>
        <w:object w:dxaOrig="660" w:dyaOrig="360" w14:anchorId="22FDEF5B">
          <v:shape id="_x0000_i1244" type="#_x0000_t75" style="width:33pt;height:18pt" o:ole="">
            <v:imagedata r:id="rId439" o:title=""/>
          </v:shape>
          <o:OLEObject Type="Embed" ProgID="Equation.DSMT4" ShapeID="_x0000_i1244" DrawAspect="Content" ObjectID="_1726686395" r:id="rId440"/>
        </w:object>
      </w:r>
      <w:r w:rsidR="00CC1EEB">
        <w:rPr>
          <w:rFonts w:ascii="Times New Roman" w:hAnsi="Times New Roman"/>
        </w:rPr>
        <w:t>) and the in-situ stress (</w:t>
      </w:r>
      <w:r w:rsidR="00CC1EEB" w:rsidRPr="00713083">
        <w:rPr>
          <w:position w:val="-14"/>
        </w:rPr>
        <w:object w:dxaOrig="800" w:dyaOrig="380" w14:anchorId="7C8BD9AB">
          <v:shape id="_x0000_i1245" type="#_x0000_t75" style="width:39.75pt;height:18.75pt" o:ole="">
            <v:imagedata r:id="rId441" o:title=""/>
          </v:shape>
          <o:OLEObject Type="Embed" ProgID="Equation.DSMT4" ShapeID="_x0000_i1245" DrawAspect="Content" ObjectID="_1726686396" r:id="rId442"/>
        </w:object>
      </w:r>
      <w:r w:rsidR="00CC1EEB">
        <w:rPr>
          <w:rFonts w:ascii="Times New Roman" w:hAnsi="Times New Roman"/>
        </w:rPr>
        <w:t>).</w:t>
      </w:r>
    </w:p>
    <w:p w14:paraId="64C58CB6" w14:textId="34BBCAEA"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w:t>
      </w:r>
      <w:r w:rsidR="007D5D30">
        <w:rPr>
          <w:rFonts w:ascii="Times New Roman" w:hAnsi="Times New Roman"/>
        </w:rPr>
        <w:t>ly</w:t>
      </w:r>
      <w:r w:rsidR="00AC50EA">
        <w:rPr>
          <w:rFonts w:ascii="Times New Roman" w:hAnsi="Times New Roman"/>
        </w:rPr>
        <w:t xml:space="preserve"> proposed </w:t>
      </w:r>
      <w:bookmarkStart w:id="77" w:name="OLE_LINK17"/>
      <w:bookmarkStart w:id="78" w:name="OLE_LINK18"/>
      <w:r w:rsidR="00AC50EA">
        <w:rPr>
          <w:rFonts w:ascii="Times New Roman" w:hAnsi="Times New Roman"/>
        </w:rPr>
        <w:t>parameters</w:t>
      </w:r>
      <w:bookmarkEnd w:id="77"/>
      <w:bookmarkEnd w:id="78"/>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246" type="#_x0000_t75" alt="" style="width:14.25pt;height:16.5pt;mso-width-percent:0;mso-height-percent:0;mso-width-percent:0;mso-height-percent:0" o:ole="">
            <v:imagedata r:id="rId443" o:title=""/>
          </v:shape>
          <o:OLEObject Type="Embed" ProgID="Equation.DSMT4" ShapeID="_x0000_i1246" DrawAspect="Content" ObjectID="_1726686397" r:id="rId444"/>
        </w:object>
      </w:r>
      <w:r w:rsidR="007B0103">
        <w:rPr>
          <w:rFonts w:ascii="Times New Roman" w:hAnsi="Times New Roman"/>
          <w:noProof/>
        </w:rPr>
        <w:t xml:space="preserve"> </w:t>
      </w:r>
      <w:proofErr w:type="spellStart"/>
      <w:r w:rsidR="000345B2">
        <w:rPr>
          <w:rFonts w:ascii="Times New Roman" w:hAnsi="Times New Roman"/>
        </w:rPr>
        <w:t>and</w:t>
      </w:r>
      <w:proofErr w:type="spellEnd"/>
      <w:r w:rsidR="007B0103">
        <w:rPr>
          <w:rFonts w:ascii="Times New Roman" w:hAnsi="Times New Roman"/>
        </w:rPr>
        <w:t xml:space="preserve"> </w:t>
      </w:r>
      <w:r w:rsidR="0090156F" w:rsidRPr="006E3751">
        <w:rPr>
          <w:rFonts w:ascii="Times New Roman" w:hAnsi="Times New Roman"/>
          <w:noProof/>
          <w:position w:val="-12"/>
        </w:rPr>
        <w:object w:dxaOrig="340" w:dyaOrig="360" w14:anchorId="419F18AC">
          <v:shape id="_x0000_i1247" type="#_x0000_t75" alt="" style="width:16.5pt;height:16.5pt;mso-width-percent:0;mso-height-percent:0;mso-width-percent:0;mso-height-percent:0" o:ole="">
            <v:imagedata r:id="rId445" o:title=""/>
          </v:shape>
          <o:OLEObject Type="Embed" ProgID="Equation.DSMT4" ShapeID="_x0000_i1247" DrawAspect="Content" ObjectID="_1726686398" r:id="rId446"/>
        </w:object>
      </w:r>
      <w:r w:rsidR="00E17705">
        <w:rPr>
          <w:rFonts w:ascii="Times New Roman" w:hAnsi="Times New Roman"/>
          <w:noProof/>
        </w:rPr>
        <w:t xml:space="preserve">. In Figure </w:t>
      </w:r>
      <w:r w:rsidR="00811409">
        <w:rPr>
          <w:rFonts w:ascii="Times New Roman" w:hAnsi="Times New Roman"/>
          <w:noProof/>
        </w:rPr>
        <w:t>11</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ot</w:t>
      </w:r>
      <w:r w:rsidR="00644DD8">
        <w:rPr>
          <w:rFonts w:ascii="Times New Roman" w:hAnsi="Times New Roman"/>
          <w:noProof/>
        </w:rPr>
        <w:t>s</w:t>
      </w:r>
      <w:r w:rsidR="004E26D3">
        <w:rPr>
          <w:rFonts w:ascii="Times New Roman" w:hAnsi="Times New Roman"/>
          <w:noProof/>
        </w:rPr>
        <w:t xml:space="preserve"> </w:t>
      </w:r>
      <w:r w:rsidR="00E17705">
        <w:rPr>
          <w:rFonts w:ascii="Times New Roman" w:hAnsi="Times New Roman"/>
          <w:noProof/>
        </w:rPr>
        <w:t>represent the tensile case</w:t>
      </w:r>
      <w:r w:rsidR="00644DD8">
        <w:rPr>
          <w:rFonts w:ascii="Times New Roman" w:hAnsi="Times New Roman"/>
          <w:noProof/>
        </w:rPr>
        <w:t>s</w:t>
      </w:r>
      <w:r w:rsidR="00E17705">
        <w:rPr>
          <w:rFonts w:ascii="Times New Roman" w:hAnsi="Times New Roman"/>
          <w:noProof/>
        </w:rPr>
        <w:t xml:space="preserv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w:t>
      </w:r>
      <w:r w:rsidR="00644DD8">
        <w:rPr>
          <w:rFonts w:ascii="Times New Roman" w:hAnsi="Times New Roman"/>
          <w:noProof/>
        </w:rPr>
        <w:t>s represent</w:t>
      </w:r>
      <w:r w:rsidR="00E17705">
        <w:rPr>
          <w:rFonts w:ascii="Times New Roman" w:hAnsi="Times New Roman"/>
          <w:noProof/>
        </w:rPr>
        <w:t xml:space="preserve"> the compressive case</w:t>
      </w:r>
      <w:r w:rsidR="00644DD8">
        <w:rPr>
          <w:rFonts w:ascii="Times New Roman" w:hAnsi="Times New Roman"/>
          <w:noProof/>
        </w:rPr>
        <w:t>s</w:t>
      </w:r>
      <w:r w:rsidR="00E17705">
        <w:rPr>
          <w:rFonts w:ascii="Times New Roman" w:hAnsi="Times New Roman"/>
          <w:noProof/>
        </w:rPr>
        <w:t xml:space="preserv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7B0103">
        <w:rPr>
          <w:rFonts w:ascii="Times New Roman" w:hAnsi="Times New Roman"/>
          <w:noProof/>
        </w:rPr>
        <w:t xml:space="preserve"> </w:t>
      </w:r>
      <w:r w:rsidR="0090156F" w:rsidRPr="006E3751">
        <w:rPr>
          <w:rFonts w:ascii="Times New Roman" w:hAnsi="Times New Roman"/>
          <w:noProof/>
          <w:position w:val="-12"/>
        </w:rPr>
        <w:object w:dxaOrig="320" w:dyaOrig="360" w14:anchorId="5C46234A">
          <v:shape id="_x0000_i1248" type="#_x0000_t75" alt="" style="width:14.25pt;height:16.5pt;mso-width-percent:0;mso-height-percent:0;mso-width-percent:0;mso-height-percent:0" o:ole="">
            <v:imagedata r:id="rId443" o:title=""/>
          </v:shape>
          <o:OLEObject Type="Embed" ProgID="Equation.DSMT4" ShapeID="_x0000_i1248" DrawAspect="Content" ObjectID="_1726686399" r:id="rId447"/>
        </w:object>
      </w:r>
      <w:r w:rsidR="007B0103">
        <w:rPr>
          <w:rFonts w:ascii="Times New Roman" w:hAnsi="Times New Roman"/>
          <w:noProof/>
        </w:rPr>
        <w:t xml:space="preserve"> </w:t>
      </w:r>
      <w:r w:rsidR="007D5D30">
        <w:rPr>
          <w:rFonts w:ascii="Times New Roman" w:hAnsi="Times New Roman"/>
          <w:noProof/>
        </w:rPr>
        <w:t>vs.</w:t>
      </w:r>
      <w:r w:rsidR="007B0103">
        <w:rPr>
          <w:rFonts w:ascii="Times New Roman" w:hAnsi="Times New Roman"/>
          <w:noProof/>
        </w:rPr>
        <w:t xml:space="preserve"> </w:t>
      </w:r>
      <w:r w:rsidR="0090156F" w:rsidRPr="006E3751">
        <w:rPr>
          <w:rFonts w:ascii="Times New Roman" w:hAnsi="Times New Roman"/>
          <w:noProof/>
          <w:position w:val="-12"/>
        </w:rPr>
        <w:object w:dxaOrig="340" w:dyaOrig="360" w14:anchorId="3ABF7847">
          <v:shape id="_x0000_i1249" type="#_x0000_t75" alt="" style="width:16.5pt;height:16.5pt;mso-width-percent:0;mso-height-percent:0;mso-width-percent:0;mso-height-percent:0" o:ole="">
            <v:imagedata r:id="rId445" o:title=""/>
          </v:shape>
          <o:OLEObject Type="Embed" ProgID="Equation.DSMT4" ShapeID="_x0000_i1249" DrawAspect="Content" ObjectID="_1726686400" r:id="rId448"/>
        </w:object>
      </w:r>
      <w:r w:rsidR="004E26D3">
        <w:rPr>
          <w:rFonts w:ascii="Times New Roman" w:hAnsi="Times New Roman"/>
          <w:noProof/>
        </w:rPr>
        <w:t xml:space="preserve"> plot </w:t>
      </w:r>
      <w:r w:rsidR="007B0103">
        <w:rPr>
          <w:rFonts w:ascii="Times New Roman" w:hAnsi="Times New Roman"/>
          <w:noProof/>
        </w:rPr>
        <w:t xml:space="preserve">are dividing the </w:t>
      </w:r>
      <w:r w:rsidR="00DB5898">
        <w:rPr>
          <w:rFonts w:ascii="Times New Roman" w:hAnsi="Times New Roman"/>
          <w:noProof/>
        </w:rPr>
        <w:t>sampling feasible</w:t>
      </w:r>
      <w:r w:rsidR="007B0103">
        <w:rPr>
          <w:rFonts w:ascii="Times New Roman" w:hAnsi="Times New Roman"/>
          <w:noProof/>
        </w:rPr>
        <w:t xml:space="preserve"> area into three zones with clear boundaries: safe zone, transition zone and damage zone. </w:t>
      </w:r>
      <w:r w:rsidR="00012677">
        <w:rPr>
          <w:rFonts w:ascii="Times New Roman" w:hAnsi="Times New Roman"/>
          <w:noProof/>
        </w:rPr>
        <w:t xml:space="preserve">Futhermore, </w:t>
      </w:r>
      <w:r w:rsidR="00B45083">
        <w:rPr>
          <w:rFonts w:ascii="Times New Roman" w:hAnsi="Times New Roman"/>
          <w:noProof/>
        </w:rPr>
        <w:t xml:space="preserve">in </w:t>
      </w:r>
      <w:commentRangeStart w:id="79"/>
      <w:commentRangeStart w:id="80"/>
      <w:r w:rsidR="007D5D30">
        <w:rPr>
          <w:rFonts w:ascii="Times New Roman" w:hAnsi="Times New Roman"/>
          <w:noProof/>
        </w:rPr>
        <w:t>F</w:t>
      </w:r>
      <w:r w:rsidR="0072734C">
        <w:rPr>
          <w:rFonts w:ascii="Times New Roman" w:hAnsi="Times New Roman"/>
          <w:noProof/>
        </w:rPr>
        <w:t>igure</w:t>
      </w:r>
      <w:r w:rsidR="007D5D30">
        <w:rPr>
          <w:rFonts w:ascii="Times New Roman" w:hAnsi="Times New Roman"/>
          <w:noProof/>
        </w:rPr>
        <w:t xml:space="preserve"> </w:t>
      </w:r>
      <w:r w:rsidR="009477E6">
        <w:rPr>
          <w:rFonts w:ascii="Times New Roman" w:hAnsi="Times New Roman"/>
          <w:noProof/>
        </w:rPr>
        <w:t>11</w:t>
      </w:r>
      <w:r w:rsidR="007809B8">
        <w:rPr>
          <w:rFonts w:ascii="Times New Roman" w:hAnsi="Times New Roman"/>
          <w:noProof/>
        </w:rPr>
        <w:t>(b)</w:t>
      </w:r>
      <w:r w:rsidR="00B45083">
        <w:rPr>
          <w:rFonts w:ascii="Times New Roman" w:hAnsi="Times New Roman"/>
          <w:noProof/>
        </w:rPr>
        <w:t xml:space="preserve"> </w:t>
      </w:r>
      <w:commentRangeEnd w:id="79"/>
      <w:r w:rsidR="007D5D30">
        <w:rPr>
          <w:rStyle w:val="CommentReference"/>
        </w:rPr>
        <w:commentReference w:id="79"/>
      </w:r>
      <w:commentRangeEnd w:id="80"/>
      <w:r w:rsidR="005D0C6C">
        <w:rPr>
          <w:rStyle w:val="CommentReference"/>
        </w:rPr>
        <w:commentReference w:id="80"/>
      </w:r>
      <w:r w:rsidR="00B45083">
        <w:rPr>
          <w:rFonts w:ascii="Times New Roman" w:hAnsi="Times New Roman"/>
          <w:noProof/>
        </w:rPr>
        <w:t>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250" type="#_x0000_t75" alt="" style="width:14.25pt;height:16.5pt" o:ole="">
            <v:imagedata r:id="rId449" o:title=""/>
          </v:shape>
          <o:OLEObject Type="Embed" ProgID="Equation.DSMT4" ShapeID="_x0000_i1250" DrawAspect="Content" ObjectID="_1726686401" r:id="rId450"/>
        </w:object>
      </w:r>
      <w:r w:rsidR="00F97E10">
        <w:rPr>
          <w:rFonts w:ascii="Times New Roman" w:hAnsi="Times New Roman"/>
          <w:noProof/>
        </w:rPr>
        <w:t xml:space="preserve"> </w:t>
      </w:r>
      <w:r w:rsidR="00F97E10" w:rsidRPr="00F97E10">
        <w:rPr>
          <w:rFonts w:ascii="Times New Roman" w:hAnsi="Times New Roman"/>
          <w:noProof/>
        </w:rPr>
        <w:t xml:space="preserve">is equally divided into </w:t>
      </w:r>
      <w:r w:rsidR="00201B72">
        <w:rPr>
          <w:rFonts w:ascii="Times New Roman" w:hAnsi="Times New Roman"/>
          <w:noProof/>
        </w:rPr>
        <w:t>2</w:t>
      </w:r>
      <w:r w:rsidR="00F97E10" w:rsidRPr="00F97E10">
        <w:rPr>
          <w:rFonts w:ascii="Times New Roman" w:hAnsi="Times New Roman"/>
          <w:noProof/>
        </w:rPr>
        <w:t>00 intervals, the probability of generating the tensile cases in each of these intervals is calculated</w:t>
      </w:r>
      <w:r w:rsidR="005F0132">
        <w:rPr>
          <w:rFonts w:ascii="Times New Roman" w:hAnsi="Times New Roman"/>
          <w:noProof/>
        </w:rPr>
        <w:t xml:space="preserve">. </w:t>
      </w:r>
      <w:r w:rsidR="007B0103">
        <w:rPr>
          <w:rFonts w:ascii="Times New Roman" w:hAnsi="Times New Roman"/>
          <w:noProof/>
        </w:rPr>
        <w:t xml:space="preserve">If </w:t>
      </w:r>
      <w:r w:rsidR="00C644B5">
        <w:rPr>
          <w:rFonts w:ascii="Times New Roman" w:hAnsi="Times New Roman"/>
          <w:noProof/>
        </w:rPr>
        <w:t xml:space="preserve">just </w:t>
      </w:r>
      <w:r w:rsidR="007B0103">
        <w:rPr>
          <w:rFonts w:ascii="Times New Roman" w:hAnsi="Times New Roman"/>
          <w:noProof/>
        </w:rPr>
        <w:t>considering</w:t>
      </w:r>
      <w:r w:rsidR="007B0103" w:rsidRPr="006E3751">
        <w:rPr>
          <w:rFonts w:ascii="Times New Roman" w:hAnsi="Times New Roman"/>
          <w:noProof/>
          <w:position w:val="-12"/>
        </w:rPr>
        <w:object w:dxaOrig="320" w:dyaOrig="360" w14:anchorId="7EF87760">
          <v:shape id="_x0000_i1251" type="#_x0000_t75" alt="" style="width:14.25pt;height:16.5pt;mso-width-percent:0;mso-height-percent:0;mso-width-percent:0;mso-height-percent:0" o:ole="">
            <v:imagedata r:id="rId443" o:title=""/>
          </v:shape>
          <o:OLEObject Type="Embed" ProgID="Equation.DSMT4" ShapeID="_x0000_i1251" DrawAspect="Content" ObjectID="_1726686402" r:id="rId451"/>
        </w:object>
      </w:r>
      <w:r w:rsidR="007B0103">
        <w:rPr>
          <w:rFonts w:ascii="Times New Roman" w:hAnsi="Times New Roman"/>
          <w:noProof/>
        </w:rPr>
        <w:t xml:space="preserve"> as a safety index </w:t>
      </w:r>
      <w:r w:rsidR="00C644B5">
        <w:rPr>
          <w:rFonts w:ascii="Times New Roman" w:hAnsi="Times New Roman"/>
          <w:noProof/>
        </w:rPr>
        <w:t>solely from the plugging material’s perspective, i</w:t>
      </w:r>
      <w:r w:rsidR="005F0132">
        <w:rPr>
          <w:rFonts w:ascii="Times New Roman" w:hAnsi="Times New Roman"/>
          <w:noProof/>
        </w:rPr>
        <w:t xml:space="preserve">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252" type="#_x0000_t75" alt="" style="width:14.25pt;height:16.5pt;mso-width-percent:0;mso-height-percent:0;mso-width-percent:0;mso-height-percent:0" o:ole="">
            <v:imagedata r:id="rId443" o:title=""/>
          </v:shape>
          <o:OLEObject Type="Embed" ProgID="Equation.DSMT4" ShapeID="_x0000_i1252" DrawAspect="Content" ObjectID="_1726686403" r:id="rId452"/>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7D5D30">
        <w:rPr>
          <w:rFonts w:ascii="Times New Roman" w:hAnsi="Times New Roman"/>
          <w:noProof/>
        </w:rPr>
        <w:t>; not a</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7B0103">
        <w:rPr>
          <w:rFonts w:ascii="Times New Roman" w:hAnsi="Times New Roman"/>
          <w:noProof/>
        </w:rPr>
        <w:t xml:space="preserve"> It indicates</w:t>
      </w:r>
      <w:r w:rsidR="000B6C6C">
        <w:rPr>
          <w:rFonts w:ascii="Times New Roman" w:hAnsi="Times New Roman"/>
          <w:noProof/>
        </w:rPr>
        <w:t xml:space="preserve"> no tensile failure would </w:t>
      </w:r>
      <w:r w:rsidR="007D5D30">
        <w:rPr>
          <w:rFonts w:ascii="Times New Roman" w:hAnsi="Times New Roman"/>
          <w:noProof/>
        </w:rPr>
        <w:t xml:space="preserve">be expected to </w:t>
      </w:r>
      <w:r w:rsidR="000B6C6C">
        <w:rPr>
          <w:rFonts w:ascii="Times New Roman" w:hAnsi="Times New Roman"/>
          <w:noProof/>
        </w:rPr>
        <w:t xml:space="preserve">occur within </w:t>
      </w:r>
      <w:r w:rsidR="005E30CA">
        <w:rPr>
          <w:rFonts w:ascii="Times New Roman" w:hAnsi="Times New Roman"/>
          <w:noProof/>
        </w:rPr>
        <w:t>this range under the framework</w:t>
      </w:r>
      <w:r w:rsidR="000B6C6C">
        <w:rPr>
          <w:rFonts w:ascii="Times New Roman" w:hAnsi="Times New Roman"/>
          <w:noProof/>
        </w:rPr>
        <w:t xml:space="preserve"> of the PTEOF model</w:t>
      </w:r>
      <w:r w:rsidR="007D5D30">
        <w:rPr>
          <w:rFonts w:ascii="Times New Roman" w:hAnsi="Times New Roman"/>
          <w:noProof/>
        </w:rPr>
        <w:t xml:space="preserve"> (and for the particular boundary and initial conditions considered in this example)</w:t>
      </w:r>
      <w:r w:rsidR="000B6C6C">
        <w:rPr>
          <w:rFonts w:ascii="Times New Roman" w:hAnsi="Times New Roman"/>
          <w:noProof/>
        </w:rPr>
        <w:t xml:space="preserve">.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253" type="#_x0000_t75" alt="" style="width:14.25pt;height:16.5pt;mso-width-percent:0;mso-height-percent:0;mso-width-percent:0;mso-height-percent:0" o:ole="">
            <v:imagedata r:id="rId443" o:title=""/>
          </v:shape>
          <o:OLEObject Type="Embed" ProgID="Equation.DSMT4" ShapeID="_x0000_i1253" DrawAspect="Content" ObjectID="_1726686404" r:id="rId45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254" type="#_x0000_t75" alt="" style="width:14.25pt;height:16.5pt;mso-width-percent:0;mso-height-percent:0;mso-width-percent:0;mso-height-percent:0" o:ole="">
            <v:imagedata r:id="rId443" o:title=""/>
          </v:shape>
          <o:OLEObject Type="Embed" ProgID="Equation.DSMT4" ShapeID="_x0000_i1254" DrawAspect="Content" ObjectID="_1726686405" r:id="rId45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w:t>
      </w:r>
      <w:r w:rsidR="00C644B5">
        <w:rPr>
          <w:rFonts w:ascii="Times New Roman" w:hAnsi="Times New Roman"/>
          <w:noProof/>
        </w:rPr>
        <w:t xml:space="preserve">where </w:t>
      </w:r>
      <w:r w:rsidR="00F97E10">
        <w:rPr>
          <w:rFonts w:ascii="Times New Roman" w:hAnsi="Times New Roman"/>
          <w:noProof/>
        </w:rPr>
        <w:t xml:space="preserve">the </w:t>
      </w:r>
      <w:r w:rsidR="006C55D6">
        <w:rPr>
          <w:rFonts w:ascii="Times New Roman" w:hAnsi="Times New Roman"/>
          <w:noProof/>
        </w:rPr>
        <w:t>transition zone</w:t>
      </w:r>
      <w:r w:rsidR="00C644B5">
        <w:rPr>
          <w:rFonts w:ascii="Times New Roman" w:hAnsi="Times New Roman"/>
          <w:noProof/>
        </w:rPr>
        <w:t xml:space="preserve"> </w:t>
      </w:r>
      <w:r w:rsidR="00DB5898">
        <w:rPr>
          <w:rFonts w:ascii="Times New Roman" w:hAnsi="Times New Roman"/>
          <w:noProof/>
        </w:rPr>
        <w:t xml:space="preserve">mostly </w:t>
      </w:r>
      <w:r w:rsidR="00C644B5">
        <w:rPr>
          <w:rFonts w:ascii="Times New Roman" w:hAnsi="Times New Roman"/>
          <w:noProof/>
        </w:rPr>
        <w:t>locates</w:t>
      </w:r>
      <w:r w:rsidR="006C55D6">
        <w:rPr>
          <w:rFonts w:ascii="Times New Roman" w:hAnsi="Times New Roman"/>
          <w:noProof/>
        </w:rPr>
        <w:t>.</w:t>
      </w:r>
      <w:r w:rsidR="005F0132">
        <w:rPr>
          <w:rFonts w:ascii="Times New Roman" w:hAnsi="Times New Roman"/>
          <w:noProof/>
        </w:rPr>
        <w:t xml:space="preserve"> </w:t>
      </w:r>
      <w:r w:rsidR="00213C38">
        <w:rPr>
          <w:rFonts w:ascii="Times New Roman" w:hAnsi="Times New Roman"/>
          <w:noProof/>
        </w:rPr>
        <w:t>W</w:t>
      </w:r>
      <w:bookmarkStart w:id="81" w:name="OLE_LINK1"/>
      <w:bookmarkStart w:id="82"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255" type="#_x0000_t75" alt="" style="width:14.25pt;height:16.5pt;mso-width-percent:0;mso-height-percent:0;mso-width-percent:0;mso-height-percent:0" o:ole="">
            <v:imagedata r:id="rId443" o:title=""/>
          </v:shape>
          <o:OLEObject Type="Embed" ProgID="Equation.DSMT4" ShapeID="_x0000_i1255" DrawAspect="Content" ObjectID="_1726686406" r:id="rId455"/>
        </w:object>
      </w:r>
      <w:bookmarkEnd w:id="81"/>
      <w:bookmarkEnd w:id="82"/>
      <w:r w:rsidR="00F97E10">
        <w:rPr>
          <w:rFonts w:ascii="Times New Roman" w:hAnsi="Times New Roman"/>
          <w:noProof/>
        </w:rPr>
        <w:t xml:space="preserve"> is greater than</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256" type="#_x0000_t75" alt="" style="width:13.5pt;height:18.75pt;mso-width-percent:0;mso-height-percent:0;mso-width-percent:0;mso-height-percent:0" o:ole="">
            <v:imagedata r:id="rId443" o:title=""/>
          </v:shape>
          <o:OLEObject Type="Embed" ProgID="Equation.DSMT4" ShapeID="_x0000_i1256" DrawAspect="Content" ObjectID="_1726686407" r:id="rId45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C644B5">
        <w:rPr>
          <w:rFonts w:ascii="Times New Roman" w:hAnsi="Times New Roman"/>
          <w:noProof/>
        </w:rPr>
        <w:t>0.3</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7F419F90" w14:textId="0C2365C3" w:rsidR="002127BD"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w:t>
      </w:r>
      <w:r w:rsidR="00391B2F">
        <w:rPr>
          <w:rFonts w:ascii="Times New Roman" w:hAnsi="Times New Roman"/>
        </w:rPr>
        <w:t xml:space="preserve">analyses and </w:t>
      </w:r>
      <w:r w:rsidR="00C347E0">
        <w:rPr>
          <w:rFonts w:ascii="Times New Roman" w:hAnsi="Times New Roman"/>
        </w:rPr>
        <w:t xml:space="preserve">conclusions above, </w:t>
      </w:r>
      <w:r w:rsidR="006C4D22">
        <w:rPr>
          <w:rFonts w:ascii="Times New Roman" w:hAnsi="Times New Roman"/>
        </w:rPr>
        <w:t xml:space="preserve">it can be </w:t>
      </w:r>
      <w:r w:rsidR="007D5D30">
        <w:rPr>
          <w:rFonts w:ascii="Times New Roman" w:hAnsi="Times New Roman"/>
        </w:rPr>
        <w:t xml:space="preserve">clearly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w:t>
      </w:r>
      <w:commentRangeStart w:id="83"/>
      <w:commentRangeStart w:id="84"/>
      <w:r w:rsidR="006C4D22">
        <w:rPr>
          <w:rFonts w:ascii="Times New Roman" w:hAnsi="Times New Roman"/>
        </w:rPr>
        <w:t>hich are</w:t>
      </w:r>
      <w:r w:rsidR="00C644B5">
        <w:rPr>
          <w:rFonts w:ascii="Times New Roman" w:hAnsi="Times New Roman"/>
        </w:rPr>
        <w:t xml:space="preserve"> not included in </w:t>
      </w:r>
      <w:r w:rsidR="00C644B5" w:rsidRPr="006E3751">
        <w:rPr>
          <w:rFonts w:ascii="Times New Roman" w:hAnsi="Times New Roman"/>
          <w:noProof/>
          <w:position w:val="-12"/>
        </w:rPr>
        <w:object w:dxaOrig="320" w:dyaOrig="360" w14:anchorId="2F26360B">
          <v:shape id="_x0000_i1257" type="#_x0000_t75" alt="" style="width:13.5pt;height:18.75pt;mso-width-percent:0;mso-height-percent:0;mso-width-percent:0;mso-height-percent:0" o:ole="">
            <v:imagedata r:id="rId443" o:title=""/>
          </v:shape>
          <o:OLEObject Type="Embed" ProgID="Equation.DSMT4" ShapeID="_x0000_i1257" DrawAspect="Content" ObjectID="_1726686408" r:id="rId457"/>
        </w:object>
      </w:r>
      <w:r w:rsidR="006C4D22">
        <w:rPr>
          <w:rFonts w:ascii="Times New Roman" w:hAnsi="Times New Roman"/>
        </w:rPr>
        <w:t xml:space="preserve"> </w:t>
      </w:r>
      <w:r w:rsidR="00C644B5">
        <w:rPr>
          <w:rFonts w:ascii="Times New Roman" w:hAnsi="Times New Roman"/>
        </w:rPr>
        <w:t>but traditional</w:t>
      </w:r>
      <w:r w:rsidR="00304A0D">
        <w:rPr>
          <w:rFonts w:ascii="Times New Roman" w:hAnsi="Times New Roman"/>
        </w:rPr>
        <w:t>ly</w:t>
      </w:r>
      <w:r w:rsidR="00C644B5">
        <w:rPr>
          <w:rFonts w:ascii="Times New Roman" w:hAnsi="Times New Roman"/>
        </w:rPr>
        <w:t xml:space="preserve"> </w:t>
      </w:r>
      <w:r w:rsidR="006C4D22">
        <w:rPr>
          <w:rFonts w:ascii="Times New Roman" w:hAnsi="Times New Roman"/>
        </w:rPr>
        <w:t>considered</w:t>
      </w:r>
      <w:r w:rsidR="0032108E">
        <w:rPr>
          <w:rFonts w:ascii="Times New Roman" w:hAnsi="Times New Roman"/>
        </w:rPr>
        <w:t xml:space="preserve"> as</w:t>
      </w:r>
      <w:r w:rsidR="006C4D22">
        <w:rPr>
          <w:rFonts w:ascii="Times New Roman" w:hAnsi="Times New Roman"/>
        </w:rPr>
        <w:t xml:space="preserve"> </w:t>
      </w:r>
      <w:r w:rsidR="00C644B5">
        <w:rPr>
          <w:rFonts w:ascii="Times New Roman" w:hAnsi="Times New Roman"/>
        </w:rPr>
        <w:t>two</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w:t>
      </w:r>
      <w:commentRangeEnd w:id="83"/>
      <w:r w:rsidR="00316278">
        <w:rPr>
          <w:rStyle w:val="CommentReference"/>
        </w:rPr>
        <w:commentReference w:id="83"/>
      </w:r>
      <w:commentRangeEnd w:id="84"/>
      <w:r w:rsidR="00502917">
        <w:rPr>
          <w:rStyle w:val="CommentReference"/>
        </w:rPr>
        <w:commentReference w:id="84"/>
      </w:r>
      <w:r w:rsidR="002221C8">
        <w:rPr>
          <w:rFonts w:ascii="Times New Roman" w:hAnsi="Times New Roman"/>
        </w:rPr>
        <w:t>,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w:t>
      </w:r>
      <w:r w:rsidR="005B78FC">
        <w:rPr>
          <w:rFonts w:ascii="Times New Roman" w:hAnsi="Times New Roman"/>
        </w:rPr>
        <w:t>of its propensity to generate poromechanical tensile effective stress</w:t>
      </w:r>
      <w:r w:rsidR="006C4D22">
        <w:rPr>
          <w:rFonts w:ascii="Times New Roman" w:hAnsi="Times New Roman"/>
        </w:rPr>
        <w:t xml:space="preserve">. </w:t>
      </w:r>
      <w:r w:rsidR="00316278">
        <w:rPr>
          <w:rFonts w:ascii="Times New Roman" w:hAnsi="Times New Roman"/>
        </w:rPr>
        <w:t xml:space="preserve">So, this work suggests that from at least this one </w:t>
      </w:r>
      <w:r w:rsidR="00316278">
        <w:rPr>
          <w:rFonts w:ascii="Times New Roman" w:hAnsi="Times New Roman"/>
        </w:rPr>
        <w:lastRenderedPageBreak/>
        <w:t xml:space="preserve">perspective,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258" type="#_x0000_t75" alt="" style="width:13.5pt;height:18.75pt" o:ole="">
            <v:imagedata r:id="rId458" o:title=""/>
          </v:shape>
          <o:OLEObject Type="Embed" ProgID="Equation.DSMT4" ShapeID="_x0000_i1258" DrawAspect="Content" ObjectID="_1726686409" r:id="rId459"/>
        </w:object>
      </w:r>
      <w:r w:rsidR="00F97E10">
        <w:rPr>
          <w:rFonts w:ascii="Times New Roman" w:hAnsi="Times New Roman"/>
        </w:rPr>
        <w:t xml:space="preserve"> </w:t>
      </w:r>
      <w:r w:rsidR="00F97E10" w:rsidRPr="00F97E10">
        <w:rPr>
          <w:rFonts w:ascii="Times New Roman" w:hAnsi="Times New Roman"/>
        </w:rPr>
        <w:t xml:space="preserve">below 0.07, as to avoid </w:t>
      </w:r>
      <w:r w:rsidR="00316278">
        <w:rPr>
          <w:rFonts w:ascii="Times New Roman" w:hAnsi="Times New Roman"/>
        </w:rPr>
        <w:t>potential for</w:t>
      </w:r>
      <w:r w:rsidR="00316278" w:rsidRPr="00F97E10">
        <w:rPr>
          <w:rFonts w:ascii="Times New Roman" w:hAnsi="Times New Roman"/>
        </w:rPr>
        <w:t xml:space="preserve"> </w:t>
      </w:r>
      <w:r w:rsidR="00F97E10" w:rsidRPr="00F97E10">
        <w:rPr>
          <w:rFonts w:ascii="Times New Roman" w:hAnsi="Times New Roman"/>
        </w:rPr>
        <w:t>tensile damage</w:t>
      </w:r>
      <w:r w:rsidR="00F97E10">
        <w:rPr>
          <w:rFonts w:ascii="Times New Roman" w:hAnsi="Times New Roman"/>
        </w:rPr>
        <w:t>.</w:t>
      </w:r>
      <w:r w:rsidR="002127BD">
        <w:rPr>
          <w:rFonts w:ascii="Times New Roman" w:hAnsi="Times New Roman"/>
        </w:rPr>
        <w:t xml:space="preserve"> For example, a</w:t>
      </w:r>
      <w:r w:rsidR="0072734C">
        <w:rPr>
          <w:rFonts w:ascii="Times New Roman" w:hAnsi="Times New Roman"/>
        </w:rPr>
        <w:t>s shown in Figure 12</w:t>
      </w:r>
      <w:r w:rsidR="009D63F3">
        <w:rPr>
          <w:rFonts w:ascii="Times New Roman" w:hAnsi="Times New Roman"/>
        </w:rPr>
        <w:t>,</w:t>
      </w:r>
      <w:r w:rsidR="002127BD">
        <w:rPr>
          <w:rFonts w:ascii="Times New Roman" w:hAnsi="Times New Roman"/>
        </w:rPr>
        <w:t xml:space="preserve"> the </w:t>
      </w:r>
      <w:r w:rsidR="0072734C">
        <w:rPr>
          <w:rFonts w:ascii="Times New Roman" w:hAnsi="Times New Roman"/>
        </w:rPr>
        <w:t>Peak 1 is recalled from the Figure</w:t>
      </w:r>
      <w:r w:rsidR="002127BD">
        <w:rPr>
          <w:rFonts w:ascii="Times New Roman" w:hAnsi="Times New Roman"/>
        </w:rPr>
        <w:t xml:space="preserve"> 3</w:t>
      </w:r>
      <w:r w:rsidR="007809B8">
        <w:rPr>
          <w:rFonts w:ascii="Times New Roman" w:hAnsi="Times New Roman"/>
        </w:rPr>
        <w:t>(</w:t>
      </w:r>
      <w:r w:rsidR="00316278">
        <w:rPr>
          <w:rFonts w:ascii="Times New Roman" w:hAnsi="Times New Roman"/>
        </w:rPr>
        <w:t>b</w:t>
      </w:r>
      <w:r w:rsidR="007809B8">
        <w:rPr>
          <w:rFonts w:ascii="Times New Roman" w:hAnsi="Times New Roman"/>
        </w:rPr>
        <w:t>)</w:t>
      </w:r>
      <w:r w:rsidR="00316278">
        <w:rPr>
          <w:rFonts w:ascii="Times New Roman" w:hAnsi="Times New Roman"/>
        </w:rPr>
        <w:t>, giving a case for which</w:t>
      </w:r>
      <w:r w:rsidR="002127BD" w:rsidRPr="00F97E10">
        <w:rPr>
          <w:rFonts w:ascii="Times New Roman" w:hAnsi="Times New Roman"/>
          <w:position w:val="-12"/>
        </w:rPr>
        <w:object w:dxaOrig="320" w:dyaOrig="360" w14:anchorId="02531B8B">
          <v:shape id="_x0000_i1259" type="#_x0000_t75" alt="" style="width:13.5pt;height:18.75pt" o:ole="">
            <v:imagedata r:id="rId460" o:title=""/>
          </v:shape>
          <o:OLEObject Type="Embed" ProgID="Equation.DSMT4" ShapeID="_x0000_i1259" DrawAspect="Content" ObjectID="_1726686410" r:id="rId461"/>
        </w:object>
      </w:r>
      <w:r w:rsidR="002127BD">
        <w:rPr>
          <w:rFonts w:ascii="Times New Roman" w:hAnsi="Times New Roman"/>
        </w:rPr>
        <w:t xml:space="preserve"> equals to 1.26</w:t>
      </w:r>
      <w:r w:rsidR="00316278">
        <w:rPr>
          <w:rFonts w:ascii="Times New Roman" w:hAnsi="Times New Roman"/>
        </w:rPr>
        <w:t xml:space="preserve">. This case is firmly in the “damage zone”. </w:t>
      </w:r>
      <w:r w:rsidR="002127BD">
        <w:rPr>
          <w:rFonts w:ascii="Times New Roman" w:hAnsi="Times New Roman"/>
        </w:rPr>
        <w:t xml:space="preserve">However, if the permeability of </w:t>
      </w:r>
      <w:r w:rsidR="00316278">
        <w:rPr>
          <w:rFonts w:ascii="Times New Roman" w:hAnsi="Times New Roman"/>
        </w:rPr>
        <w:t>the material</w:t>
      </w:r>
      <w:r w:rsidR="002127BD">
        <w:rPr>
          <w:rFonts w:ascii="Times New Roman" w:hAnsi="Times New Roman"/>
        </w:rPr>
        <w:t xml:space="preserve"> is </w:t>
      </w:r>
      <w:r w:rsidR="00502917">
        <w:rPr>
          <w:rFonts w:ascii="Times New Roman" w:hAnsi="Times New Roman"/>
        </w:rPr>
        <w:t xml:space="preserve">increased </w:t>
      </w:r>
      <w:commentRangeStart w:id="85"/>
      <w:commentRangeStart w:id="86"/>
      <w:r w:rsidR="002127BD">
        <w:rPr>
          <w:rFonts w:ascii="Times New Roman" w:hAnsi="Times New Roman"/>
        </w:rPr>
        <w:t xml:space="preserve">by two </w:t>
      </w:r>
      <w:commentRangeEnd w:id="85"/>
      <w:r w:rsidR="00316278">
        <w:rPr>
          <w:rStyle w:val="CommentReference"/>
        </w:rPr>
        <w:commentReference w:id="85"/>
      </w:r>
      <w:commentRangeEnd w:id="86"/>
      <w:r w:rsidR="00502917">
        <w:rPr>
          <w:rStyle w:val="CommentReference"/>
        </w:rPr>
        <w:commentReference w:id="86"/>
      </w:r>
      <w:r w:rsidR="002127BD">
        <w:rPr>
          <w:rFonts w:ascii="Times New Roman" w:hAnsi="Times New Roman"/>
        </w:rPr>
        <w:t xml:space="preserve">orders of magnitude, </w:t>
      </w:r>
      <w:r w:rsidR="00316278">
        <w:rPr>
          <w:rFonts w:ascii="Times New Roman" w:hAnsi="Times New Roman"/>
        </w:rPr>
        <w:t>the induced pressure is much lower, shown here as</w:t>
      </w:r>
      <w:r w:rsidR="002127BD">
        <w:rPr>
          <w:rFonts w:ascii="Times New Roman" w:hAnsi="Times New Roman"/>
        </w:rPr>
        <w:t xml:space="preserve"> Peak 2</w:t>
      </w:r>
      <w:r w:rsidR="003273B6">
        <w:rPr>
          <w:rFonts w:ascii="Times New Roman" w:hAnsi="Times New Roman"/>
        </w:rPr>
        <w:t>. Still, the value of</w:t>
      </w:r>
      <w:r w:rsidR="002127BD">
        <w:rPr>
          <w:rFonts w:ascii="Times New Roman" w:hAnsi="Times New Roman"/>
        </w:rPr>
        <w:t xml:space="preserve"> </w:t>
      </w:r>
      <w:r w:rsidR="001F5527" w:rsidRPr="00F97E10">
        <w:rPr>
          <w:rFonts w:ascii="Times New Roman" w:hAnsi="Times New Roman"/>
          <w:position w:val="-12"/>
        </w:rPr>
        <w:object w:dxaOrig="980" w:dyaOrig="360" w14:anchorId="1053C7A9">
          <v:shape id="_x0000_i1260" type="#_x0000_t75" alt="" style="width:42pt;height:18.75pt" o:ole="">
            <v:imagedata r:id="rId462" o:title=""/>
          </v:shape>
          <o:OLEObject Type="Embed" ProgID="Equation.DSMT4" ShapeID="_x0000_i1260" DrawAspect="Content" ObjectID="_1726686411" r:id="rId463"/>
        </w:object>
      </w:r>
      <w:r w:rsidR="001F5527">
        <w:rPr>
          <w:rFonts w:ascii="Times New Roman" w:hAnsi="Times New Roman"/>
        </w:rPr>
        <w:t xml:space="preserve"> </w:t>
      </w:r>
      <w:r w:rsidR="0072734C">
        <w:rPr>
          <w:rFonts w:ascii="Times New Roman" w:hAnsi="Times New Roman"/>
        </w:rPr>
        <w:t>and Figure 11</w:t>
      </w:r>
      <w:r w:rsidR="009477E6">
        <w:rPr>
          <w:rFonts w:ascii="Times New Roman" w:hAnsi="Times New Roman"/>
        </w:rPr>
        <w:t>(</w:t>
      </w:r>
      <w:r w:rsidR="003273B6">
        <w:rPr>
          <w:rFonts w:ascii="Times New Roman" w:hAnsi="Times New Roman"/>
        </w:rPr>
        <w:t>b</w:t>
      </w:r>
      <w:r w:rsidR="009477E6">
        <w:rPr>
          <w:rFonts w:ascii="Times New Roman" w:hAnsi="Times New Roman" w:hint="eastAsia"/>
        </w:rPr>
        <w:t>)</w:t>
      </w:r>
      <w:r w:rsidR="003273B6">
        <w:rPr>
          <w:rFonts w:ascii="Times New Roman" w:hAnsi="Times New Roman"/>
        </w:rPr>
        <w:t xml:space="preserve"> suggests a probability of</w:t>
      </w:r>
      <w:r w:rsidR="001F5527">
        <w:rPr>
          <w:rFonts w:ascii="Times New Roman" w:hAnsi="Times New Roman"/>
        </w:rPr>
        <w:t xml:space="preserve"> 9</w:t>
      </w:r>
      <w:r w:rsidR="008E3F55">
        <w:rPr>
          <w:rFonts w:ascii="Times New Roman" w:hAnsi="Times New Roman"/>
        </w:rPr>
        <w:t>2</w:t>
      </w:r>
      <w:r w:rsidR="001F5527">
        <w:rPr>
          <w:rFonts w:ascii="Times New Roman" w:hAnsi="Times New Roman"/>
        </w:rPr>
        <w:t xml:space="preserve">% to generate </w:t>
      </w:r>
      <w:r w:rsidR="003273B6">
        <w:rPr>
          <w:rFonts w:ascii="Times New Roman" w:hAnsi="Times New Roman"/>
        </w:rPr>
        <w:t>tensile effective stress</w:t>
      </w:r>
      <w:r w:rsidR="002127BD">
        <w:rPr>
          <w:rFonts w:ascii="Times New Roman" w:hAnsi="Times New Roman"/>
        </w:rPr>
        <w:t xml:space="preserve">. If the specific heat of Peak 2 is </w:t>
      </w:r>
      <w:commentRangeStart w:id="87"/>
      <w:commentRangeStart w:id="88"/>
      <w:r w:rsidR="002127BD">
        <w:rPr>
          <w:rFonts w:ascii="Times New Roman" w:hAnsi="Times New Roman"/>
        </w:rPr>
        <w:t>further</w:t>
      </w:r>
      <w:r w:rsidR="00502917">
        <w:rPr>
          <w:rFonts w:ascii="Times New Roman" w:hAnsi="Times New Roman"/>
        </w:rPr>
        <w:t xml:space="preserve"> increased</w:t>
      </w:r>
      <w:r w:rsidR="002127BD">
        <w:rPr>
          <w:rFonts w:ascii="Times New Roman" w:hAnsi="Times New Roman"/>
        </w:rPr>
        <w:t xml:space="preserve"> by two orders of magnitude</w:t>
      </w:r>
      <w:commentRangeEnd w:id="87"/>
      <w:r w:rsidR="003273B6">
        <w:rPr>
          <w:rStyle w:val="CommentReference"/>
        </w:rPr>
        <w:commentReference w:id="87"/>
      </w:r>
      <w:commentRangeEnd w:id="88"/>
      <w:r w:rsidR="00502917">
        <w:rPr>
          <w:rStyle w:val="CommentReference"/>
        </w:rPr>
        <w:commentReference w:id="88"/>
      </w:r>
      <w:r w:rsidR="002127BD">
        <w:rPr>
          <w:rFonts w:ascii="Times New Roman" w:hAnsi="Times New Roman"/>
        </w:rPr>
        <w:t>, the induced pore pressure will have a</w:t>
      </w:r>
      <w:r w:rsidR="003273B6">
        <w:rPr>
          <w:rFonts w:ascii="Times New Roman" w:hAnsi="Times New Roman"/>
        </w:rPr>
        <w:t>n even more</w:t>
      </w:r>
      <w:r w:rsidR="002127BD">
        <w:rPr>
          <w:rFonts w:ascii="Times New Roman" w:hAnsi="Times New Roman"/>
        </w:rPr>
        <w:t xml:space="preserve"> considerable reduction (Peak 3)</w:t>
      </w:r>
      <w:r w:rsidR="003273B6">
        <w:rPr>
          <w:rFonts w:ascii="Times New Roman" w:hAnsi="Times New Roman"/>
        </w:rPr>
        <w:t>. The corresponding</w:t>
      </w:r>
      <w:r w:rsidR="002127BD" w:rsidRPr="00F97E10">
        <w:rPr>
          <w:rFonts w:ascii="Times New Roman" w:hAnsi="Times New Roman"/>
          <w:position w:val="-12"/>
        </w:rPr>
        <w:object w:dxaOrig="320" w:dyaOrig="360" w14:anchorId="3B58F15B">
          <v:shape id="_x0000_i1261" type="#_x0000_t75" alt="" style="width:13.5pt;height:18.75pt" o:ole="">
            <v:imagedata r:id="rId464" o:title=""/>
          </v:shape>
          <o:OLEObject Type="Embed" ProgID="Equation.DSMT4" ShapeID="_x0000_i1261" DrawAspect="Content" ObjectID="_1726686412" r:id="rId465"/>
        </w:object>
      </w:r>
      <w:r w:rsidR="002127BD">
        <w:rPr>
          <w:rFonts w:ascii="Times New Roman" w:hAnsi="Times New Roman"/>
        </w:rPr>
        <w:t xml:space="preserve"> </w:t>
      </w:r>
      <w:r w:rsidR="003273B6">
        <w:rPr>
          <w:rFonts w:ascii="Times New Roman" w:hAnsi="Times New Roman"/>
        </w:rPr>
        <w:t>=</w:t>
      </w:r>
      <w:r w:rsidR="002127BD">
        <w:rPr>
          <w:rFonts w:ascii="Times New Roman" w:hAnsi="Times New Roman"/>
        </w:rPr>
        <w:t xml:space="preserve"> 0.03, which </w:t>
      </w:r>
      <w:r w:rsidR="0072734C">
        <w:rPr>
          <w:rFonts w:ascii="Times New Roman" w:hAnsi="Times New Roman"/>
        </w:rPr>
        <w:t>is indicated in Figure 11</w:t>
      </w:r>
      <w:r w:rsidR="009477E6">
        <w:rPr>
          <w:rFonts w:ascii="Times New Roman" w:hAnsi="Times New Roman"/>
        </w:rPr>
        <w:t>(</w:t>
      </w:r>
      <w:r w:rsidR="0072734C">
        <w:rPr>
          <w:rFonts w:ascii="Times New Roman" w:hAnsi="Times New Roman"/>
        </w:rPr>
        <w:t>a</w:t>
      </w:r>
      <w:r w:rsidR="009477E6">
        <w:rPr>
          <w:rFonts w:ascii="Times New Roman" w:hAnsi="Times New Roman"/>
        </w:rPr>
        <w:t>)</w:t>
      </w:r>
      <w:r w:rsidR="003273B6">
        <w:rPr>
          <w:rFonts w:ascii="Times New Roman" w:hAnsi="Times New Roman"/>
        </w:rPr>
        <w:t xml:space="preserve"> to be in the “safe zone” with negligible probability of generating tensile effective stress.</w:t>
      </w:r>
    </w:p>
    <w:p w14:paraId="3A8E58E6" w14:textId="6185B3BD" w:rsidR="008E3F55" w:rsidRDefault="00F53ABB" w:rsidP="008E3F55">
      <w:pPr>
        <w:jc w:val="center"/>
        <w:rPr>
          <w:rFonts w:ascii="Times New Roman" w:hAnsi="Times New Roman"/>
        </w:rPr>
      </w:pPr>
      <w:r>
        <w:rPr>
          <w:noProof/>
        </w:rPr>
        <w:drawing>
          <wp:inline distT="0" distB="0" distL="0" distR="0" wp14:anchorId="614D4D46" wp14:editId="5857227E">
            <wp:extent cx="3805197" cy="291528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3809549" cy="2918619"/>
                    </a:xfrm>
                    <a:prstGeom prst="rect">
                      <a:avLst/>
                    </a:prstGeom>
                  </pic:spPr>
                </pic:pic>
              </a:graphicData>
            </a:graphic>
          </wp:inline>
        </w:drawing>
      </w:r>
      <w:r w:rsidR="008E3F55">
        <w:rPr>
          <w:rFonts w:ascii="Times New Roman" w:hAnsi="Times New Roman"/>
        </w:rPr>
        <w:t xml:space="preserve">      </w:t>
      </w:r>
    </w:p>
    <w:p w14:paraId="42DD7DCE" w14:textId="7F877565" w:rsidR="001F6FC6" w:rsidRDefault="00F32AE9" w:rsidP="00F32AE9">
      <w:pPr>
        <w:jc w:val="center"/>
        <w:rPr>
          <w:rFonts w:ascii="Times New Roman" w:hAnsi="Times New Roman"/>
        </w:rPr>
      </w:pPr>
      <w:r>
        <w:rPr>
          <w:noProof/>
        </w:rPr>
        <w:drawing>
          <wp:inline distT="0" distB="0" distL="0" distR="0" wp14:anchorId="68CC830D" wp14:editId="17BCDFF8">
            <wp:extent cx="4001313" cy="2409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4018197" cy="2419933"/>
                    </a:xfrm>
                    <a:prstGeom prst="rect">
                      <a:avLst/>
                    </a:prstGeom>
                  </pic:spPr>
                </pic:pic>
              </a:graphicData>
            </a:graphic>
          </wp:inline>
        </w:drawing>
      </w:r>
    </w:p>
    <w:p w14:paraId="4CE09A73" w14:textId="6BF9A95D" w:rsidR="00201B72" w:rsidRDefault="00502917" w:rsidP="00B175F8">
      <w:pPr>
        <w:rPr>
          <w:rFonts w:ascii="Times New Roman" w:hAnsi="Times New Roman"/>
        </w:rPr>
      </w:pPr>
      <w:r>
        <w:rPr>
          <w:rFonts w:ascii="Times New Roman" w:hAnsi="Times New Roman"/>
        </w:rPr>
        <w:lastRenderedPageBreak/>
        <w:t>Figure 11</w:t>
      </w:r>
      <w:r w:rsidR="003273B6">
        <w:rPr>
          <w:rFonts w:ascii="Times New Roman" w:hAnsi="Times New Roman"/>
        </w:rPr>
        <w:t xml:space="preserve">. </w:t>
      </w:r>
      <w:r>
        <w:rPr>
          <w:rFonts w:ascii="Times New Roman" w:hAnsi="Times New Roman"/>
        </w:rPr>
        <w:t>(</w:t>
      </w:r>
      <w:r w:rsidR="003273B6">
        <w:rPr>
          <w:rFonts w:ascii="Times New Roman" w:hAnsi="Times New Roman"/>
        </w:rPr>
        <w:t>a)</w:t>
      </w:r>
      <w:r w:rsidR="003273B6" w:rsidRPr="006E3751">
        <w:rPr>
          <w:rFonts w:ascii="Times New Roman" w:hAnsi="Times New Roman"/>
          <w:noProof/>
          <w:position w:val="-12"/>
        </w:rPr>
        <w:object w:dxaOrig="320" w:dyaOrig="360" w14:anchorId="544B3064">
          <v:shape id="_x0000_i1262" type="#_x0000_t75" alt="" style="width:13.5pt;height:18.75pt;mso-width-percent:0;mso-height-percent:0;mso-width-percent:0;mso-height-percent:0" o:ole="">
            <v:imagedata r:id="rId443" o:title=""/>
          </v:shape>
          <o:OLEObject Type="Embed" ProgID="Equation.DSMT4" ShapeID="_x0000_i1262" DrawAspect="Content" ObjectID="_1726686413" r:id="rId468"/>
        </w:object>
      </w:r>
      <w:r w:rsidR="003273B6">
        <w:rPr>
          <w:rFonts w:ascii="Times New Roman" w:hAnsi="Times New Roman"/>
          <w:noProof/>
        </w:rPr>
        <w:t xml:space="preserve"> (</w:t>
      </w:r>
      <w:r w:rsidR="003273B6" w:rsidRPr="004A0E6F">
        <w:rPr>
          <w:rFonts w:ascii="Times New Roman" w:hAnsi="Times New Roman"/>
        </w:rPr>
        <w:t>HTND</w:t>
      </w:r>
      <w:r w:rsidR="003273B6">
        <w:rPr>
          <w:rFonts w:ascii="Times New Roman" w:hAnsi="Times New Roman"/>
        </w:rPr>
        <w:t>) and</w:t>
      </w:r>
      <w:r w:rsidR="003273B6" w:rsidRPr="006E3751">
        <w:rPr>
          <w:rFonts w:ascii="Times New Roman" w:hAnsi="Times New Roman"/>
          <w:noProof/>
          <w:position w:val="-12"/>
        </w:rPr>
        <w:object w:dxaOrig="340" w:dyaOrig="360" w14:anchorId="638C44AB">
          <v:shape id="_x0000_i1263" type="#_x0000_t75" alt="" style="width:18.75pt;height:18.75pt;mso-width-percent:0;mso-height-percent:0;mso-width-percent:0;mso-height-percent:0" o:ole="">
            <v:imagedata r:id="rId445" o:title=""/>
          </v:shape>
          <o:OLEObject Type="Embed" ProgID="Equation.DSMT4" ShapeID="_x0000_i1263" DrawAspect="Content" ObjectID="_1726686414" r:id="rId469"/>
        </w:object>
      </w:r>
      <w:r w:rsidR="003273B6">
        <w:rPr>
          <w:rFonts w:ascii="Times New Roman" w:hAnsi="Times New Roman"/>
        </w:rPr>
        <w:t xml:space="preserve"> plot with tensile cases (red color) and compressive cases (green </w:t>
      </w:r>
      <w:commentRangeStart w:id="89"/>
      <w:commentRangeStart w:id="90"/>
      <w:r w:rsidR="003273B6">
        <w:rPr>
          <w:rFonts w:ascii="Times New Roman" w:hAnsi="Times New Roman"/>
        </w:rPr>
        <w:t>color</w:t>
      </w:r>
      <w:commentRangeEnd w:id="89"/>
      <w:r w:rsidR="003273B6">
        <w:rPr>
          <w:rStyle w:val="CommentReference"/>
        </w:rPr>
        <w:commentReference w:id="89"/>
      </w:r>
      <w:commentRangeEnd w:id="90"/>
      <w:r w:rsidR="0012568C">
        <w:rPr>
          <w:rStyle w:val="CommentReference"/>
        </w:rPr>
        <w:commentReference w:id="90"/>
      </w:r>
      <w:r w:rsidR="003273B6">
        <w:rPr>
          <w:rFonts w:ascii="Times New Roman" w:hAnsi="Times New Roman"/>
        </w:rPr>
        <w:t xml:space="preserve">). Note the range of Zeta One can be larger than 1 based on the ranges of the selected parameters. However, the probability of generating the tensile case is always 100% </w:t>
      </w:r>
      <w:r w:rsidR="009A721E">
        <w:rPr>
          <w:rFonts w:ascii="Times New Roman" w:hAnsi="Times New Roman"/>
        </w:rPr>
        <w:t>when Zeta One is larger than 1</w:t>
      </w:r>
      <w:r w:rsidR="003273B6">
        <w:rPr>
          <w:rFonts w:ascii="Times New Roman" w:hAnsi="Times New Roman"/>
        </w:rPr>
        <w:t xml:space="preserve">. </w:t>
      </w:r>
      <w:r>
        <w:rPr>
          <w:rFonts w:ascii="Times New Roman" w:hAnsi="Times New Roman"/>
        </w:rPr>
        <w:t>(</w:t>
      </w:r>
      <w:r w:rsidR="00B45083">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264" type="#_x0000_t75" alt="" style="width:13.5pt;height:18.75pt;mso-width-percent:0;mso-height-percent:0;mso-width-percent:0;mso-height-percent:0" o:ole="">
            <v:imagedata r:id="rId443" o:title=""/>
          </v:shape>
          <o:OLEObject Type="Embed" ProgID="Equation.DSMT4" ShapeID="_x0000_i1264" DrawAspect="Content" ObjectID="_1726686415" r:id="rId470"/>
        </w:object>
      </w:r>
      <w:r w:rsidR="001C7A3B">
        <w:rPr>
          <w:rFonts w:ascii="Times New Roman" w:hAnsi="Times New Roman"/>
          <w:noProof/>
        </w:rPr>
        <w:t xml:space="preserve"> (</w:t>
      </w:r>
      <w:r w:rsidR="001C7A3B" w:rsidRPr="004A0E6F">
        <w:rPr>
          <w:rFonts w:ascii="Times New Roman" w:hAnsi="Times New Roman"/>
        </w:rPr>
        <w:t>HTND</w:t>
      </w:r>
      <w:r w:rsidR="00B45083">
        <w:rPr>
          <w:rFonts w:ascii="Times New Roman" w:hAnsi="Times New Roman"/>
        </w:rPr>
        <w:t xml:space="preserve">) </w:t>
      </w:r>
      <w:commentRangeStart w:id="91"/>
      <w:commentRangeStart w:id="92"/>
      <w:r w:rsidR="00B45083">
        <w:rPr>
          <w:rFonts w:ascii="Times New Roman" w:hAnsi="Times New Roman"/>
        </w:rPr>
        <w:t>values</w:t>
      </w:r>
      <w:commentRangeEnd w:id="91"/>
      <w:r w:rsidR="00F757FD">
        <w:rPr>
          <w:rStyle w:val="CommentReference"/>
        </w:rPr>
        <w:commentReference w:id="91"/>
      </w:r>
      <w:commentRangeEnd w:id="92"/>
      <w:r w:rsidR="0012568C">
        <w:rPr>
          <w:rStyle w:val="CommentReference"/>
        </w:rPr>
        <w:commentReference w:id="92"/>
      </w:r>
      <w:r w:rsidR="003273B6">
        <w:rPr>
          <w:rFonts w:ascii="Times New Roman" w:hAnsi="Times New Roman"/>
        </w:rPr>
        <w:t>.</w:t>
      </w:r>
    </w:p>
    <w:p w14:paraId="025D26D6" w14:textId="76FA66EB" w:rsidR="009D63F3" w:rsidRDefault="00F94758" w:rsidP="009D63F3">
      <w:pPr>
        <w:spacing w:line="360" w:lineRule="auto"/>
        <w:jc w:val="center"/>
        <w:rPr>
          <w:rFonts w:ascii="Times New Roman" w:hAnsi="Times New Roman"/>
        </w:rPr>
      </w:pPr>
      <w:r>
        <w:rPr>
          <w:noProof/>
        </w:rPr>
        <w:drawing>
          <wp:inline distT="0" distB="0" distL="0" distR="0" wp14:anchorId="7F4B2D71" wp14:editId="31A7B4A2">
            <wp:extent cx="4111142" cy="384585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4123535" cy="3857443"/>
                    </a:xfrm>
                    <a:prstGeom prst="rect">
                      <a:avLst/>
                    </a:prstGeom>
                  </pic:spPr>
                </pic:pic>
              </a:graphicData>
            </a:graphic>
          </wp:inline>
        </w:drawing>
      </w:r>
    </w:p>
    <w:p w14:paraId="77DCDC6A" w14:textId="6A0C0A85" w:rsidR="00201B72" w:rsidRPr="005F0132" w:rsidRDefault="009D63F3" w:rsidP="0012568C">
      <w:pPr>
        <w:spacing w:line="360" w:lineRule="auto"/>
        <w:rPr>
          <w:rFonts w:ascii="Times New Roman" w:hAnsi="Times New Roman"/>
        </w:rPr>
      </w:pPr>
      <w:commentRangeStart w:id="93"/>
      <w:commentRangeStart w:id="94"/>
      <w:r>
        <w:rPr>
          <w:rFonts w:ascii="Times New Roman" w:hAnsi="Times New Roman"/>
        </w:rPr>
        <w:t>F</w:t>
      </w:r>
      <w:r w:rsidR="0072734C">
        <w:rPr>
          <w:rFonts w:ascii="Times New Roman" w:hAnsi="Times New Roman"/>
        </w:rPr>
        <w:t>igure 12</w:t>
      </w:r>
      <w:r>
        <w:rPr>
          <w:rFonts w:ascii="Times New Roman" w:hAnsi="Times New Roman"/>
        </w:rPr>
        <w:t xml:space="preserve">. The influence of Zeta 1 on the Mode 2 induced pore pressure. Peak 1 is recalled from Fig. 3 Right; The permeability of Peak 2 is </w:t>
      </w:r>
      <w:r w:rsidR="001F5527">
        <w:rPr>
          <w:rFonts w:ascii="Times New Roman" w:hAnsi="Times New Roman"/>
        </w:rPr>
        <w:t xml:space="preserve">three </w:t>
      </w:r>
      <w:r>
        <w:rPr>
          <w:rFonts w:ascii="Times New Roman" w:hAnsi="Times New Roman"/>
        </w:rPr>
        <w:t>order</w:t>
      </w:r>
      <w:r w:rsidR="001F5527">
        <w:rPr>
          <w:rFonts w:ascii="Times New Roman" w:hAnsi="Times New Roman"/>
        </w:rPr>
        <w:t>s of magnitude</w:t>
      </w:r>
      <w:r>
        <w:rPr>
          <w:rFonts w:ascii="Times New Roman" w:hAnsi="Times New Roman"/>
        </w:rPr>
        <w:t xml:space="preserve"> smaller than Peak 1, the rest of selected parameters remain the same as Peak 1; The specific heat of Peak 3 is two order</w:t>
      </w:r>
      <w:r w:rsidR="001F5527">
        <w:rPr>
          <w:rFonts w:ascii="Times New Roman" w:hAnsi="Times New Roman"/>
        </w:rPr>
        <w:t>s of magnitude</w:t>
      </w:r>
      <w:r>
        <w:rPr>
          <w:rFonts w:ascii="Times New Roman" w:hAnsi="Times New Roman"/>
        </w:rPr>
        <w:t xml:space="preserve"> smaller than Peak 2, the rest of selected parameters remains the same as Peak 2.</w:t>
      </w:r>
      <w:commentRangeEnd w:id="93"/>
      <w:r w:rsidR="00F757FD">
        <w:rPr>
          <w:rStyle w:val="CommentReference"/>
        </w:rPr>
        <w:commentReference w:id="93"/>
      </w:r>
      <w:commentRangeEnd w:id="94"/>
      <w:r w:rsidR="0012568C">
        <w:rPr>
          <w:rStyle w:val="CommentReference"/>
        </w:rPr>
        <w:commentReference w:id="94"/>
      </w:r>
    </w:p>
    <w:p w14:paraId="2FFA3609" w14:textId="18286C24" w:rsidR="009127D9" w:rsidRPr="00201B72" w:rsidRDefault="003A6AA5" w:rsidP="00201B72">
      <w:pPr>
        <w:pStyle w:val="Paper"/>
      </w:pPr>
      <w:r>
        <w:t>6</w:t>
      </w:r>
      <w:r w:rsidR="00EE0814" w:rsidRPr="00201B72">
        <w:t xml:space="preserve">. </w:t>
      </w:r>
      <w:commentRangeStart w:id="95"/>
      <w:commentRangeStart w:id="96"/>
      <w:r w:rsidR="00EE0814" w:rsidRPr="00201B72">
        <w:t>Conclusions</w:t>
      </w:r>
      <w:commentRangeEnd w:id="95"/>
      <w:r w:rsidR="00576BCD" w:rsidRPr="00201B72">
        <w:commentReference w:id="95"/>
      </w:r>
      <w:commentRangeEnd w:id="96"/>
      <w:r w:rsidR="0012568C">
        <w:rPr>
          <w:rStyle w:val="CommentReference"/>
          <w:rFonts w:asciiTheme="minorHAnsi" w:eastAsiaTheme="minorEastAsia" w:hAnsiTheme="minorHAnsi" w:cs="Times New Roman"/>
        </w:rPr>
        <w:commentReference w:id="96"/>
      </w:r>
    </w:p>
    <w:p w14:paraId="3F2FADCB" w14:textId="64C15539"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w:t>
      </w:r>
      <w:r w:rsidR="00311B24">
        <w:rPr>
          <w:rFonts w:ascii="Times New Roman" w:hAnsi="Times New Roman"/>
        </w:rPr>
        <w:t>can generate tensile effective stresses</w:t>
      </w:r>
      <w:r w:rsidR="00255705" w:rsidRPr="00255705">
        <w:rPr>
          <w:rFonts w:ascii="Times New Roman" w:hAnsi="Times New Roman"/>
        </w:rPr>
        <w:t xml:space="preserve">. </w:t>
      </w:r>
      <w:r w:rsidR="001B3D6D">
        <w:rPr>
          <w:rFonts w:ascii="Times New Roman" w:hAnsi="Times New Roman"/>
        </w:rPr>
        <w:t>This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 xml:space="preserve">failure.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xml:space="preserve">. Based on these results, two new concepts </w:t>
      </w:r>
      <w:r w:rsidR="00311B24">
        <w:rPr>
          <w:rFonts w:ascii="Times New Roman" w:hAnsi="Times New Roman"/>
        </w:rPr>
        <w:t xml:space="preserve">are proposed in which: 1) permeability targets a desired range that is large enough to facilitate timely dissipation of pore pressure due to radial fluid flow while still giving </w:t>
      </w:r>
      <w:r w:rsidR="00311B24">
        <w:rPr>
          <w:rFonts w:ascii="Times New Roman" w:hAnsi="Times New Roman"/>
        </w:rPr>
        <w:lastRenderedPageBreak/>
        <w:t xml:space="preserve">the necessary zonal isolation by preventing axial flow through the length of the plug, and 2) seeking methods to substantially increase the specific heat of the </w:t>
      </w:r>
      <w:commentRangeStart w:id="97"/>
      <w:commentRangeStart w:id="98"/>
      <w:r w:rsidR="00311B24">
        <w:rPr>
          <w:rFonts w:ascii="Times New Roman" w:hAnsi="Times New Roman"/>
        </w:rPr>
        <w:t>cement</w:t>
      </w:r>
      <w:commentRangeEnd w:id="97"/>
      <w:r w:rsidR="00311B24">
        <w:rPr>
          <w:rStyle w:val="CommentReference"/>
        </w:rPr>
        <w:commentReference w:id="97"/>
      </w:r>
      <w:commentRangeEnd w:id="98"/>
      <w:r w:rsidR="0012568C">
        <w:rPr>
          <w:rStyle w:val="CommentReference"/>
        </w:rPr>
        <w:commentReference w:id="98"/>
      </w:r>
      <w:r w:rsidR="007C4D6D">
        <w:rPr>
          <w:rFonts w:ascii="Times New Roman" w:hAnsi="Times New Roman"/>
        </w:rPr>
        <w:t xml:space="preserve">. </w:t>
      </w:r>
      <w:r w:rsidR="00C4307C">
        <w:rPr>
          <w:rFonts w:ascii="Times New Roman" w:hAnsi="Times New Roman"/>
        </w:rPr>
        <w:t>Furthermore,</w:t>
      </w:r>
      <w:r w:rsidR="00311B24">
        <w:rPr>
          <w:rFonts w:ascii="Times New Roman" w:hAnsi="Times New Roman"/>
        </w:rPr>
        <w:t xml:space="preserve"> by</w:t>
      </w:r>
      <w:r w:rsidR="00C4307C">
        <w:rPr>
          <w:rFonts w:ascii="Times New Roman" w:hAnsi="Times New Roman"/>
        </w:rPr>
        <w:t xml:space="preserve"> </w:t>
      </w:r>
      <w:r w:rsidR="008C14CE">
        <w:rPr>
          <w:rFonts w:ascii="Times New Roman" w:hAnsi="Times New Roman"/>
        </w:rPr>
        <w:t>scaling analys</w:t>
      </w:r>
      <w:r w:rsidR="002221C8">
        <w:rPr>
          <w:rFonts w:ascii="Times New Roman" w:hAnsi="Times New Roman"/>
        </w:rPr>
        <w:t>is</w:t>
      </w:r>
      <w:r w:rsidR="00311B24">
        <w:rPr>
          <w:rFonts w:ascii="Times New Roman" w:hAnsi="Times New Roman"/>
        </w:rPr>
        <w:t xml:space="preserve"> and Monte Carlo simulation</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 xml:space="preserve">in </w:t>
      </w:r>
      <w:proofErr w:type="gramStart"/>
      <w:r w:rsidR="00851FDA">
        <w:rPr>
          <w:rFonts w:ascii="Times New Roman" w:hAnsi="Times New Roman"/>
        </w:rPr>
        <w:t>the</w:t>
      </w:r>
      <w:r w:rsidR="00C644B5">
        <w:rPr>
          <w:rFonts w:ascii="Times New Roman" w:hAnsi="Times New Roman"/>
        </w:rPr>
        <w:t xml:space="preserve"> </w:t>
      </w:r>
      <w:r w:rsidR="0090156F" w:rsidRPr="004A0E6F">
        <w:rPr>
          <w:rFonts w:ascii="Times New Roman" w:hAnsi="Times New Roman"/>
          <w:noProof/>
          <w:position w:val="-12"/>
        </w:rPr>
        <w:object w:dxaOrig="320" w:dyaOrig="360" w14:anchorId="5896FAFB">
          <v:shape id="_x0000_i1265" type="#_x0000_t75" alt="" style="width:13.5pt;height:18.75pt;mso-width-percent:0;mso-height-percent:0;mso-width-percent:0;mso-height-percent:0" o:ole="">
            <v:imagedata r:id="rId472" o:title=""/>
          </v:shape>
          <o:OLEObject Type="Embed" ProgID="Equation.DSMT4" ShapeID="_x0000_i1265" DrawAspect="Content" ObjectID="_1726686416" r:id="rId473"/>
        </w:object>
      </w:r>
      <w:r w:rsidR="00C644B5">
        <w:rPr>
          <w:rFonts w:ascii="Times New Roman" w:hAnsi="Times New Roman"/>
        </w:rPr>
        <w:t xml:space="preserve">  </w:t>
      </w:r>
      <w:r w:rsidR="00851FDA">
        <w:rPr>
          <w:rFonts w:ascii="Times New Roman" w:hAnsi="Times New Roman"/>
        </w:rPr>
        <w:t>and</w:t>
      </w:r>
      <w:proofErr w:type="gramEnd"/>
      <w:r w:rsidR="0090156F" w:rsidRPr="004A0E6F">
        <w:rPr>
          <w:rFonts w:ascii="Times New Roman" w:hAnsi="Times New Roman"/>
          <w:noProof/>
          <w:position w:val="-12"/>
        </w:rPr>
        <w:object w:dxaOrig="340" w:dyaOrig="360" w14:anchorId="237A6667">
          <v:shape id="_x0000_i1266" type="#_x0000_t75" alt="" style="width:18.75pt;height:18.75pt;mso-width-percent:0;mso-height-percent:0;mso-width-percent:0;mso-height-percent:0" o:ole="">
            <v:imagedata r:id="rId474" o:title=""/>
          </v:shape>
          <o:OLEObject Type="Embed" ProgID="Equation.DSMT4" ShapeID="_x0000_i1266" DrawAspect="Content" ObjectID="_1726686417" r:id="rId475"/>
        </w:object>
      </w:r>
      <w:r w:rsidR="00C644B5">
        <w:rPr>
          <w:rFonts w:ascii="Times New Roman" w:hAnsi="Times New Roman"/>
          <w:noProof/>
        </w:rPr>
        <w:t xml:space="preserve"> </w:t>
      </w:r>
      <w:r w:rsidR="00851FDA">
        <w:rPr>
          <w:rFonts w:ascii="Times New Roman" w:hAnsi="Times New Roman"/>
        </w:rPr>
        <w:t>plot</w:t>
      </w:r>
      <w:r w:rsidR="00F07601">
        <w:rPr>
          <w:rFonts w:ascii="Times New Roman" w:hAnsi="Times New Roman"/>
        </w:rPr>
        <w:t xml:space="preserve">. Of these, </w:t>
      </w:r>
      <w:r w:rsidR="00C644B5" w:rsidRPr="004A0E6F">
        <w:rPr>
          <w:rFonts w:ascii="Times New Roman" w:hAnsi="Times New Roman"/>
          <w:noProof/>
          <w:position w:val="-12"/>
        </w:rPr>
        <w:object w:dxaOrig="320" w:dyaOrig="360" w14:anchorId="6BA99B8D">
          <v:shape id="_x0000_i1267" type="#_x0000_t75" alt="" style="width:13.5pt;height:18.75pt;mso-width-percent:0;mso-height-percent:0;mso-width-percent:0;mso-height-percent:0" o:ole="">
            <v:imagedata r:id="rId472" o:title=""/>
          </v:shape>
          <o:OLEObject Type="Embed" ProgID="Equation.DSMT4" ShapeID="_x0000_i1267" DrawAspect="Content" ObjectID="_1726686418" r:id="rId476"/>
        </w:object>
      </w:r>
      <w:r w:rsidR="00C644B5">
        <w:rPr>
          <w:rFonts w:ascii="Times New Roman" w:hAnsi="Times New Roman"/>
        </w:rPr>
        <w:t xml:space="preserve"> </w:t>
      </w:r>
      <w:r w:rsidR="00F07601" w:rsidRPr="0072734C">
        <w:rPr>
          <w:rFonts w:ascii="Times New Roman" w:hAnsi="Times New Roman"/>
        </w:rPr>
        <w:t xml:space="preserve">is by far the most influential, showing that cement design with higher </w:t>
      </w:r>
      <w:r w:rsidR="00502917" w:rsidRPr="0072734C">
        <w:rPr>
          <w:rFonts w:ascii="Times New Roman" w:hAnsi="Times New Roman"/>
        </w:rPr>
        <w:t>permeability</w:t>
      </w:r>
      <w:r w:rsidR="00F07601" w:rsidRPr="0072734C">
        <w:rPr>
          <w:rFonts w:ascii="Times New Roman" w:hAnsi="Times New Roman"/>
        </w:rPr>
        <w:t xml:space="preserve"> </w:t>
      </w:r>
      <w:r w:rsidR="0072734C" w:rsidRPr="0072734C">
        <w:rPr>
          <w:rFonts w:ascii="Times New Roman" w:hAnsi="Times New Roman"/>
        </w:rPr>
        <w:t>and specific hea</w:t>
      </w:r>
      <w:r w:rsidR="0072734C">
        <w:rPr>
          <w:rFonts w:ascii="Times New Roman" w:hAnsi="Times New Roman"/>
        </w:rPr>
        <w:t xml:space="preserve">t </w:t>
      </w:r>
      <w:r w:rsidR="00F07601">
        <w:rPr>
          <w:rFonts w:ascii="Times New Roman" w:hAnsi="Times New Roman"/>
        </w:rPr>
        <w:t xml:space="preserve">is expected to reduce the likelihood of pore-pressure induced failure as the cement experiences temperature changes during its service </w:t>
      </w:r>
      <w:proofErr w:type="gramStart"/>
      <w:r w:rsidR="00F07601">
        <w:rPr>
          <w:rFonts w:ascii="Times New Roman" w:hAnsi="Times New Roman"/>
        </w:rPr>
        <w:t>life.</w:t>
      </w:r>
      <w:proofErr w:type="gramEnd"/>
      <w:r w:rsidR="00851FDA">
        <w:rPr>
          <w:rFonts w:ascii="Times New Roman" w:hAnsi="Times New Roman"/>
        </w:rPr>
        <w:t xml:space="preserve"> </w:t>
      </w:r>
    </w:p>
    <w:p w14:paraId="34B35F3E" w14:textId="295B8A73" w:rsidR="0000489E" w:rsidRDefault="0000489E" w:rsidP="00B175F8">
      <w:pPr>
        <w:spacing w:line="360" w:lineRule="auto"/>
        <w:ind w:firstLine="720"/>
        <w:jc w:val="both"/>
        <w:rPr>
          <w:rFonts w:ascii="Times New Roman" w:hAnsi="Times New Roman"/>
        </w:rPr>
      </w:pPr>
      <w:r>
        <w:rPr>
          <w:rFonts w:ascii="Times New Roman" w:hAnsi="Times New Roman"/>
        </w:rPr>
        <w:t>A practical implication is that thermal properties</w:t>
      </w:r>
      <w:r w:rsidRPr="00255705">
        <w:rPr>
          <w:rFonts w:ascii="Times New Roman" w:hAnsi="Times New Roman"/>
        </w:rPr>
        <w:t>, s</w:t>
      </w:r>
      <w:r>
        <w:rPr>
          <w:rFonts w:ascii="Times New Roman" w:hAnsi="Times New Roman"/>
        </w:rPr>
        <w:t>uch as thermal conductivity, specific heat capacity, thermal expansion coefficient ratio,</w:t>
      </w:r>
      <w:r>
        <w:rPr>
          <w:rStyle w:val="CommentReference"/>
        </w:rPr>
        <w:t xml:space="preserve"> </w:t>
      </w:r>
      <w:r>
        <w:rPr>
          <w:rFonts w:ascii="Times New Roman" w:hAnsi="Times New Roman"/>
        </w:rPr>
        <w:t>deserve more attention in cement design for HTHP conditions. The potential impact of increasing the specific heat capacity is substantial, especially because it allows mitigation of pore pressure buildup without the need to deliberately increase the hydraulic diffusivity (which may not be desirable for other reasons).</w:t>
      </w:r>
    </w:p>
    <w:p w14:paraId="0B5FF77D" w14:textId="68644F8E" w:rsidR="00DB4955" w:rsidRDefault="00DD650E" w:rsidP="006F59B8">
      <w:pPr>
        <w:spacing w:line="360" w:lineRule="auto"/>
        <w:jc w:val="both"/>
        <w:rPr>
          <w:rFonts w:ascii="Times New Roman" w:hAnsi="Times New Roman"/>
        </w:rPr>
      </w:pPr>
      <w:r>
        <w:rPr>
          <w:rFonts w:ascii="Times New Roman" w:hAnsi="Times New Roman"/>
        </w:rPr>
        <w:tab/>
      </w:r>
      <w:r w:rsidR="008574AB">
        <w:rPr>
          <w:rFonts w:ascii="Times New Roman" w:hAnsi="Times New Roman"/>
        </w:rPr>
        <w:t>These</w:t>
      </w:r>
      <w:r w:rsidR="00255705">
        <w:rPr>
          <w:rFonts w:ascii="Times New Roman" w:hAnsi="Times New Roman"/>
        </w:rPr>
        <w:t xml:space="preserve"> results </w:t>
      </w:r>
      <w:r w:rsidR="008574AB">
        <w:rPr>
          <w:rFonts w:ascii="Times New Roman" w:hAnsi="Times New Roman"/>
        </w:rPr>
        <w:t>show the need for mechanical modeling to guide design of cementing materials for</w:t>
      </w:r>
      <w:r w:rsidR="00CB6611">
        <w:rPr>
          <w:rFonts w:ascii="Times New Roman" w:hAnsi="Times New Roman"/>
        </w:rPr>
        <w:t xml:space="preserve"> HTHP </w:t>
      </w:r>
      <w:r w:rsidR="008574AB">
        <w:rPr>
          <w:rFonts w:ascii="Times New Roman" w:hAnsi="Times New Roman"/>
        </w:rPr>
        <w:t>conditions</w:t>
      </w:r>
      <w:r w:rsidR="00250BB9">
        <w:rPr>
          <w:rFonts w:ascii="Times New Roman" w:hAnsi="Times New Roman"/>
        </w:rPr>
        <w:t xml:space="preserve">. </w:t>
      </w:r>
      <w:r w:rsidR="008574AB">
        <w:rPr>
          <w:rFonts w:ascii="Times New Roman" w:hAnsi="Times New Roman"/>
        </w:rPr>
        <w:t xml:space="preserve">Common </w:t>
      </w:r>
      <w:r w:rsidR="00250BB9">
        <w:rPr>
          <w:rFonts w:ascii="Times New Roman" w:hAnsi="Times New Roman"/>
        </w:rPr>
        <w:t xml:space="preserve">cement improvement </w:t>
      </w:r>
      <w:r w:rsidR="00CB6611">
        <w:rPr>
          <w:rFonts w:ascii="Times New Roman" w:hAnsi="Times New Roman"/>
        </w:rPr>
        <w:t xml:space="preserve">practices, </w:t>
      </w:r>
      <w:r w:rsidR="00255705">
        <w:rPr>
          <w:rFonts w:ascii="Times New Roman" w:hAnsi="Times New Roman"/>
        </w:rPr>
        <w:t xml:space="preserve">such as </w:t>
      </w:r>
      <w:r w:rsidR="008574AB">
        <w:rPr>
          <w:rFonts w:ascii="Times New Roman" w:hAnsi="Times New Roman"/>
        </w:rPr>
        <w:t xml:space="preserve">including </w:t>
      </w:r>
      <w:r w:rsidR="00CB6611">
        <w:rPr>
          <w:rFonts w:ascii="Times New Roman" w:hAnsi="Times New Roman"/>
        </w:rPr>
        <w:t xml:space="preserve">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w:t>
      </w:r>
      <w:r w:rsidR="008574AB">
        <w:rPr>
          <w:rFonts w:ascii="Times New Roman" w:hAnsi="Times New Roman"/>
        </w:rPr>
        <w:t>cement is inevitably</w:t>
      </w:r>
      <w:r w:rsidR="00644DD8">
        <w:rPr>
          <w:rFonts w:ascii="Times New Roman" w:hAnsi="Times New Roman"/>
        </w:rPr>
        <w:t xml:space="preserve"> a porous medium</w:t>
      </w:r>
      <w:r w:rsidR="00CB6611">
        <w:rPr>
          <w:rFonts w:ascii="Times New Roman" w:hAnsi="Times New Roman"/>
        </w:rPr>
        <w:t xml:space="preserve">. </w:t>
      </w:r>
      <w:r w:rsidR="00255705" w:rsidRPr="00255705">
        <w:rPr>
          <w:rFonts w:ascii="Times New Roman" w:hAnsi="Times New Roman"/>
        </w:rPr>
        <w:t>While the new additive can change the pore space</w:t>
      </w:r>
      <w:r w:rsidR="00644DD8">
        <w:rPr>
          <w:rFonts w:ascii="Times New Roman" w:hAnsi="Times New Roman"/>
        </w:rPr>
        <w:t>s</w:t>
      </w:r>
      <w:r w:rsidR="00255705" w:rsidRPr="00255705">
        <w:rPr>
          <w:rFonts w:ascii="Times New Roman" w:hAnsi="Times New Roman"/>
        </w:rPr>
        <w:t xml:space="preserve"> into various sizes as small as the na</w:t>
      </w:r>
      <w:r w:rsidR="00255705">
        <w:rPr>
          <w:rFonts w:ascii="Times New Roman" w:hAnsi="Times New Roman"/>
        </w:rPr>
        <w:t xml:space="preserve">no-scale, without considering </w:t>
      </w:r>
      <w:r>
        <w:rPr>
          <w:rFonts w:ascii="Times New Roman" w:hAnsi="Times New Roman"/>
        </w:rPr>
        <w:t xml:space="preserve">the underlying physical principles governing the mechanical behaviors </w:t>
      </w:r>
      <w:r w:rsidR="008574AB">
        <w:rPr>
          <w:rFonts w:ascii="Times New Roman" w:hAnsi="Times New Roman"/>
        </w:rPr>
        <w:t>within a poromechanical</w:t>
      </w:r>
      <w:r>
        <w:rPr>
          <w:rFonts w:ascii="Times New Roman" w:hAnsi="Times New Roman"/>
        </w:rPr>
        <w:t xml:space="preserve"> framework</w:t>
      </w:r>
      <w:r w:rsidR="008574AB">
        <w:rPr>
          <w:rFonts w:ascii="Times New Roman" w:hAnsi="Times New Roman"/>
        </w:rPr>
        <w:t>, modifications of properties with on objective in mind could inadvertently increase risk of failure due to another mechanism</w:t>
      </w:r>
      <w:r w:rsidR="0000489E">
        <w:rPr>
          <w:rFonts w:ascii="Times New Roman" w:hAnsi="Times New Roman"/>
        </w:rPr>
        <w:t>. On the other hand, guided by fully-coupled modelling, the future of cement design for HTHP conditions can be more effective by pursuing directions that may not be apparent without the</w:t>
      </w:r>
      <w:r w:rsidR="0012568C">
        <w:rPr>
          <w:rFonts w:ascii="Times New Roman" w:hAnsi="Times New Roman"/>
        </w:rPr>
        <w:t xml:space="preserve"> use of a poromechanical model</w:t>
      </w:r>
      <w:r w:rsidR="0072734C">
        <w:rPr>
          <w:rFonts w:ascii="Times New Roman" w:hAnsi="Times New Roman"/>
        </w:rPr>
        <w:t>.</w:t>
      </w:r>
    </w:p>
    <w:p w14:paraId="25A16585" w14:textId="67E78708" w:rsidR="00DD650E" w:rsidRDefault="00C4307C" w:rsidP="006F59B8">
      <w:pPr>
        <w:spacing w:line="360" w:lineRule="auto"/>
        <w:jc w:val="both"/>
        <w:rPr>
          <w:rFonts w:ascii="Times New Roman" w:hAnsi="Times New Roman"/>
        </w:rPr>
      </w:pPr>
      <w:r>
        <w:rPr>
          <w:rFonts w:ascii="Times New Roman" w:hAnsi="Times New Roman"/>
        </w:rPr>
        <w:tab/>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45D154C"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w:t>
      </w:r>
      <w:r w:rsidR="00C05CFB">
        <w:rPr>
          <w:rFonts w:ascii="Times New Roman" w:hAnsi="Times New Roman"/>
        </w:rPr>
        <w:t xml:space="preserve"> and Aubery Green</w:t>
      </w:r>
      <w:r w:rsidR="006877FF">
        <w:rPr>
          <w:rFonts w:ascii="Times New Roman" w:hAnsi="Times New Roman"/>
        </w:rPr>
        <w:t xml:space="preserve"> (PITT)</w:t>
      </w:r>
      <w:r w:rsidR="00C05CFB">
        <w:rPr>
          <w:rFonts w:ascii="Times New Roman" w:hAnsi="Times New Roman"/>
        </w:rPr>
        <w:t xml:space="preserve"> excellent</w:t>
      </w:r>
      <w:r w:rsidR="006877FF">
        <w:rPr>
          <w:rFonts w:ascii="Times New Roman" w:hAnsi="Times New Roman"/>
        </w:rPr>
        <w:t xml:space="preserve"> </w:t>
      </w:r>
      <w:r w:rsidR="00C05CFB">
        <w:rPr>
          <w:rFonts w:ascii="Times New Roman" w:hAnsi="Times New Roman"/>
        </w:rPr>
        <w:t>edits</w:t>
      </w:r>
      <w:r w:rsidRPr="00D65643">
        <w:rPr>
          <w:rFonts w:ascii="Times New Roman" w:hAnsi="Times New Roman"/>
        </w:rPr>
        <w:t xml:space="preserve">. We are grateful for the support of our entire research group who make the Hydraulic Fracturing Lab here at University of Pittsburgh and finally the postdoc scholar and graduate students from NASEM GRP funded project: Cindy Cao (OSU), </w:t>
      </w:r>
      <w:r w:rsidRPr="00D65643">
        <w:rPr>
          <w:rFonts w:ascii="Times New Roman" w:hAnsi="Times New Roman"/>
        </w:rPr>
        <w:lastRenderedPageBreak/>
        <w:t>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4D81E37C" w14:textId="733D925C" w:rsidR="001F6E5E" w:rsidRPr="00F87AC5" w:rsidRDefault="001F6E5E" w:rsidP="001F6E5E">
      <w:pPr>
        <w:pStyle w:val="Paper"/>
        <w:rPr>
          <w:sz w:val="24"/>
          <w:szCs w:val="24"/>
        </w:rPr>
      </w:pPr>
      <w:r w:rsidRPr="00F87AC5">
        <w:rPr>
          <w:sz w:val="24"/>
          <w:szCs w:val="24"/>
        </w:rPr>
        <w:t>Appe</w:t>
      </w:r>
      <w:r w:rsidR="000E5BEC">
        <w:rPr>
          <w:sz w:val="24"/>
          <w:szCs w:val="24"/>
        </w:rPr>
        <w:t>ndix A</w:t>
      </w:r>
      <w:r w:rsidR="00250BB9">
        <w:rPr>
          <w:sz w:val="24"/>
          <w:szCs w:val="24"/>
        </w:rPr>
        <w:t xml:space="preserve">: Details of </w:t>
      </w:r>
      <w:r w:rsidR="00250BB9" w:rsidRPr="00250BB9">
        <w:rPr>
          <w:sz w:val="24"/>
          <w:szCs w:val="24"/>
        </w:rPr>
        <w:t>Stehfest’s method</w:t>
      </w:r>
    </w:p>
    <w:p w14:paraId="0B00DB2D" w14:textId="10042B43"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w:t>
      </w:r>
      <w:r w:rsidR="00511C6E">
        <w:rPr>
          <w:rFonts w:ascii="Times New Roman" w:hAnsi="Times New Roman"/>
        </w:rPr>
        <w:t xml:space="preserve"> </w:t>
      </w:r>
      <w:r w:rsidR="00511C6E" w:rsidRPr="00511C6E">
        <w:rPr>
          <w:rFonts w:ascii="Times New Roman" w:hAnsi="Times New Roman"/>
        </w:rPr>
        <w:t>(Stehfest, 1970)</w:t>
      </w:r>
      <w:r w:rsidR="00511C6E">
        <w:rPr>
          <w:rFonts w:ascii="Times New Roman" w:hAnsi="Times New Roman"/>
        </w:rPr>
        <w:t xml:space="preserve"> </w:t>
      </w:r>
      <w:r w:rsidRPr="00E16FDC">
        <w:rPr>
          <w:rFonts w:ascii="Times New Roman" w:hAnsi="Times New Roman"/>
        </w:rPr>
        <w:t>can be expressed as, taking pore pressure for example:</w:t>
      </w:r>
    </w:p>
    <w:p w14:paraId="3AE4F9A2" w14:textId="3C2E5673"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68" type="#_x0000_t75" alt="" style="width:211.5pt;height:37.5pt;mso-width-percent:0;mso-height-percent:0;mso-width-percent:0;mso-height-percent:0" o:ole="">
            <v:imagedata r:id="rId477" o:title=""/>
          </v:shape>
          <o:OLEObject Type="Embed" ProgID="Equation.DSMT4" ShapeID="_x0000_i1268" DrawAspect="Content" ObjectID="_1726686419" r:id="rId478"/>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945059">
        <w:rPr>
          <w:rFonts w:ascii="Times New Roman" w:hAnsi="Times New Roman"/>
          <w:noProof/>
        </w:rPr>
        <w:instrText>16</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69" type="#_x0000_t75" alt="" style="width:9pt;height:16.5pt;mso-width-percent:0;mso-height-percent:0;mso-width-percent:0;mso-height-percent:0" o:ole="">
            <v:imagedata r:id="rId479" o:title=""/>
          </v:shape>
          <o:OLEObject Type="Embed" ProgID="Equation.DSMT4" ShapeID="_x0000_i1269" DrawAspect="Content" ObjectID="_1726686420" r:id="rId480"/>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70" type="#_x0000_t75" alt="" style="width:294pt;height:37.5pt;mso-width-percent:0;mso-height-percent:0;mso-width-percent:0;mso-height-percent:0" o:ole="">
            <v:imagedata r:id="rId481" o:title=""/>
          </v:shape>
          <o:OLEObject Type="Embed" ProgID="Equation.DSMT4" ShapeID="_x0000_i1270" DrawAspect="Content" ObjectID="_1726686421" r:id="rId482"/>
        </w:object>
      </w:r>
    </w:p>
    <w:p w14:paraId="03DBDDFD" w14:textId="77777777" w:rsidR="00B45083" w:rsidRPr="00B27921" w:rsidRDefault="00B45083" w:rsidP="007C3E2C">
      <w:pPr>
        <w:keepNext/>
        <w:jc w:val="center"/>
        <w:rPr>
          <w:rFonts w:ascii="Times New Roman" w:hAnsi="Times New Roman"/>
        </w:rPr>
      </w:pPr>
    </w:p>
    <w:p w14:paraId="3892DF08" w14:textId="38BC5CD7" w:rsidR="000C0CEF" w:rsidRPr="000C0CEF" w:rsidRDefault="00D65643" w:rsidP="000C0CEF">
      <w:pPr>
        <w:pStyle w:val="Paper"/>
        <w:rPr>
          <w:sz w:val="24"/>
          <w:szCs w:val="24"/>
        </w:rPr>
      </w:pPr>
      <w:r w:rsidRPr="00201B72">
        <w:rPr>
          <w:sz w:val="24"/>
          <w:szCs w:val="24"/>
        </w:rPr>
        <w:t>Reference</w:t>
      </w:r>
      <w:r w:rsidR="002130D7" w:rsidRPr="00201B72">
        <w:rPr>
          <w:sz w:val="24"/>
          <w:szCs w:val="24"/>
        </w:rPr>
        <w:t>s</w:t>
      </w:r>
    </w:p>
    <w:p w14:paraId="3EEBF079" w14:textId="77777777" w:rsidR="000C0CEF" w:rsidRDefault="000C0CEF">
      <w:pPr>
        <w:rPr>
          <w:rFonts w:ascii="Times New Roman" w:hAnsi="Times New Roman"/>
        </w:rPr>
      </w:pPr>
    </w:p>
    <w:p w14:paraId="76B95D19" w14:textId="77777777" w:rsidR="000C0CEF" w:rsidRPr="000C0CEF" w:rsidRDefault="000C0CEF" w:rsidP="000C0CEF">
      <w:pPr>
        <w:pStyle w:val="EndNoteBibliography"/>
        <w:spacing w:after="0"/>
        <w:ind w:left="720" w:hanging="720"/>
      </w:pPr>
      <w:r>
        <w:fldChar w:fldCharType="begin"/>
      </w:r>
      <w:r>
        <w:instrText xml:space="preserve"> ADDIN EN.REFLIST </w:instrText>
      </w:r>
      <w:r>
        <w:fldChar w:fldCharType="separate"/>
      </w:r>
      <w:r w:rsidRPr="000C0CEF">
        <w:t xml:space="preserve">Addis, M. (1997). Reservoir depletion and its effect on wellbore stability evaluation. </w:t>
      </w:r>
      <w:r w:rsidRPr="000C0CEF">
        <w:rPr>
          <w:i/>
        </w:rPr>
        <w:t>International Journal of Rock Mechanics and Mining Sciences, 34</w:t>
      </w:r>
      <w:r w:rsidRPr="000C0CEF">
        <w:t xml:space="preserve">(3-4), 4. e1-4. e17. </w:t>
      </w:r>
    </w:p>
    <w:p w14:paraId="15E5BB0C" w14:textId="77777777" w:rsidR="000C0CEF" w:rsidRPr="000C0CEF" w:rsidRDefault="000C0CEF" w:rsidP="000C0CEF">
      <w:pPr>
        <w:pStyle w:val="EndNoteBibliography"/>
        <w:spacing w:after="0"/>
        <w:ind w:left="720" w:hanging="720"/>
      </w:pPr>
      <w:r w:rsidRPr="000C0CEF">
        <w:t xml:space="preserve">Ahmed, S., Salehi, S., &amp; Ezeakacha, C. (2020). Review of gas migration and wellbore leakage in liner hanger dual barrier system: Challenges and implications for industry. </w:t>
      </w:r>
      <w:r w:rsidRPr="000C0CEF">
        <w:rPr>
          <w:i/>
        </w:rPr>
        <w:t>Journal of Natural Gas Science and Engineering, 78</w:t>
      </w:r>
      <w:r w:rsidRPr="000C0CEF">
        <w:t xml:space="preserve">, 103284. </w:t>
      </w:r>
    </w:p>
    <w:p w14:paraId="419B9C71" w14:textId="77777777" w:rsidR="000C0CEF" w:rsidRPr="000C0CEF" w:rsidRDefault="000C0CEF" w:rsidP="000C0CEF">
      <w:pPr>
        <w:pStyle w:val="EndNoteBibliography"/>
        <w:spacing w:after="0"/>
        <w:ind w:left="720" w:hanging="720"/>
      </w:pPr>
      <w:r w:rsidRPr="000C0CEF">
        <w:t xml:space="preserve">Allahvirdizadeh, P. (2020). A review on geothermal wells: Well integrity issues. </w:t>
      </w:r>
      <w:r w:rsidRPr="000C0CEF">
        <w:rPr>
          <w:i/>
        </w:rPr>
        <w:t>Journal of cleaner production, 275</w:t>
      </w:r>
      <w:r w:rsidRPr="000C0CEF">
        <w:t xml:space="preserve">, 124009. </w:t>
      </w:r>
    </w:p>
    <w:p w14:paraId="2BD60BCF" w14:textId="77777777" w:rsidR="000C0CEF" w:rsidRPr="000C0CEF" w:rsidRDefault="000C0CEF" w:rsidP="000C0CEF">
      <w:pPr>
        <w:pStyle w:val="EndNoteBibliography"/>
        <w:spacing w:after="0"/>
        <w:ind w:left="720" w:hanging="720"/>
      </w:pPr>
      <w:r w:rsidRPr="000C0CEF">
        <w:t xml:space="preserve">Banthia, N., &amp; Mindess, S. (1989). Water permeability of cement paste. </w:t>
      </w:r>
      <w:r w:rsidRPr="000C0CEF">
        <w:rPr>
          <w:i/>
        </w:rPr>
        <w:t>Cement and concrete research, 19</w:t>
      </w:r>
      <w:r w:rsidRPr="000C0CEF">
        <w:t xml:space="preserve">(5), 727-736. </w:t>
      </w:r>
    </w:p>
    <w:p w14:paraId="5E1F13E0" w14:textId="77777777" w:rsidR="000C0CEF" w:rsidRPr="000C0CEF" w:rsidRDefault="000C0CEF" w:rsidP="000C0CEF">
      <w:pPr>
        <w:pStyle w:val="EndNoteBibliography"/>
        <w:spacing w:after="0"/>
        <w:ind w:left="720" w:hanging="720"/>
      </w:pPr>
      <w:r w:rsidRPr="000C0CEF">
        <w:t xml:space="preserve">Bear, J., &amp; Corapcioglu, M. (1981). A mathematical model for consolidation in a thermoelastic aquifer due to hot water injection or pumping. </w:t>
      </w:r>
      <w:r w:rsidRPr="000C0CEF">
        <w:rPr>
          <w:i/>
        </w:rPr>
        <w:t>Water Resources Research, 17</w:t>
      </w:r>
      <w:r w:rsidRPr="000C0CEF">
        <w:t xml:space="preserve">(3), 723-736. </w:t>
      </w:r>
    </w:p>
    <w:p w14:paraId="6748CB39" w14:textId="77777777" w:rsidR="000C0CEF" w:rsidRPr="000C0CEF" w:rsidRDefault="000C0CEF" w:rsidP="000C0CEF">
      <w:pPr>
        <w:pStyle w:val="EndNoteBibliography"/>
        <w:spacing w:after="0"/>
        <w:ind w:left="720" w:hanging="720"/>
      </w:pPr>
      <w:r w:rsidRPr="000C0CEF">
        <w:rPr>
          <w:rFonts w:hint="eastAsia"/>
        </w:rPr>
        <w:t>Biot, M. A. (1941). General theory of three</w:t>
      </w:r>
      <w:r w:rsidRPr="000C0CEF">
        <w:rPr>
          <w:rFonts w:hint="eastAsia"/>
        </w:rPr>
        <w:t>‐</w:t>
      </w:r>
      <w:r w:rsidRPr="000C0CEF">
        <w:rPr>
          <w:rFonts w:hint="eastAsia"/>
        </w:rPr>
        <w:t xml:space="preserve">dimensional consolidation. </w:t>
      </w:r>
      <w:r w:rsidRPr="000C0CEF">
        <w:rPr>
          <w:rFonts w:hint="eastAsia"/>
          <w:i/>
        </w:rPr>
        <w:t>Journal of applied physics, 12</w:t>
      </w:r>
      <w:r w:rsidRPr="000C0CEF">
        <w:rPr>
          <w:rFonts w:hint="eastAsia"/>
        </w:rPr>
        <w:t xml:space="preserve">(2), 155-164. </w:t>
      </w:r>
    </w:p>
    <w:p w14:paraId="53039425" w14:textId="77777777" w:rsidR="000C0CEF" w:rsidRPr="000C0CEF" w:rsidRDefault="000C0CEF" w:rsidP="000C0CEF">
      <w:pPr>
        <w:pStyle w:val="EndNoteBibliography"/>
        <w:spacing w:after="0"/>
        <w:ind w:left="720" w:hanging="720"/>
      </w:pPr>
      <w:r w:rsidRPr="000C0CEF">
        <w:t xml:space="preserve">Biot, M. A. (1977). Variational Lagrangian-thermodynamics of nonisothermal finite strain mechanics of porous solids and thermomolecular diffusion. </w:t>
      </w:r>
      <w:r w:rsidRPr="000C0CEF">
        <w:rPr>
          <w:i/>
        </w:rPr>
        <w:t>International Journal of Solids and Structures, 13</w:t>
      </w:r>
      <w:r w:rsidRPr="000C0CEF">
        <w:t xml:space="preserve">(6), 579-597. </w:t>
      </w:r>
    </w:p>
    <w:p w14:paraId="0B761E69" w14:textId="77777777" w:rsidR="000C0CEF" w:rsidRPr="000C0CEF" w:rsidRDefault="000C0CEF" w:rsidP="000C0CEF">
      <w:pPr>
        <w:pStyle w:val="EndNoteBibliography"/>
        <w:spacing w:after="0"/>
        <w:ind w:left="720" w:hanging="720"/>
      </w:pPr>
      <w:r w:rsidRPr="000C0CEF">
        <w:t xml:space="preserve">Cai, W., Deng, J., Luo, M., Feng, Y., Li, J., &amp; Liu, Q. (2022). Recent advances of cementing technologies for ultra-HTHP formations. </w:t>
      </w:r>
      <w:r w:rsidRPr="000C0CEF">
        <w:rPr>
          <w:i/>
        </w:rPr>
        <w:t>International Journal of Oil, Gas and Coal Technology, 29</w:t>
      </w:r>
      <w:r w:rsidRPr="000C0CEF">
        <w:t xml:space="preserve">(1), 27-51. </w:t>
      </w:r>
    </w:p>
    <w:p w14:paraId="4118FA7B" w14:textId="77777777" w:rsidR="000C0CEF" w:rsidRPr="000C0CEF" w:rsidRDefault="000C0CEF" w:rsidP="000C0CEF">
      <w:pPr>
        <w:pStyle w:val="EndNoteBibliography"/>
        <w:spacing w:after="0"/>
        <w:ind w:left="720" w:hanging="720"/>
      </w:pPr>
      <w:r w:rsidRPr="000C0CEF">
        <w:t xml:space="preserve">Carnahan, C. (1983). Thermodynamic coupling of heat and matter flows in near-field regions of nuclear waste repositories. </w:t>
      </w:r>
      <w:r w:rsidRPr="000C0CEF">
        <w:rPr>
          <w:i/>
        </w:rPr>
        <w:t>MRS Online Proceedings Library (OPL), 26</w:t>
      </w:r>
      <w:r w:rsidRPr="000C0CEF">
        <w:t xml:space="preserve">. </w:t>
      </w:r>
    </w:p>
    <w:p w14:paraId="19D3C864" w14:textId="0998E18F" w:rsidR="000C0CEF" w:rsidRPr="000C0CEF" w:rsidRDefault="000C0CEF" w:rsidP="000C0CEF">
      <w:pPr>
        <w:pStyle w:val="EndNoteBibliography"/>
        <w:spacing w:after="0"/>
        <w:ind w:left="720" w:hanging="720"/>
      </w:pPr>
      <w:r w:rsidRPr="000C0CEF">
        <w:t xml:space="preserve">Chen, G., &amp; Ewy, R. T. (2005). Thermoporoelastic effect on wellbore stability. </w:t>
      </w:r>
      <w:r>
        <w:rPr>
          <w:i/>
        </w:rPr>
        <w:t>SP</w:t>
      </w:r>
      <w:r w:rsidRPr="000C0CEF">
        <w:rPr>
          <w:i/>
        </w:rPr>
        <w:t>E Journal, 10</w:t>
      </w:r>
      <w:r w:rsidRPr="000C0CEF">
        <w:t xml:space="preserve">(02), 121-129. </w:t>
      </w:r>
    </w:p>
    <w:p w14:paraId="6A8EA6B8" w14:textId="77777777" w:rsidR="000C0CEF" w:rsidRPr="000C0CEF" w:rsidRDefault="000C0CEF" w:rsidP="000C0CEF">
      <w:pPr>
        <w:pStyle w:val="EndNoteBibliography"/>
        <w:spacing w:after="0"/>
        <w:ind w:left="720" w:hanging="720"/>
      </w:pPr>
      <w:r w:rsidRPr="000C0CEF">
        <w:t xml:space="preserve">Cheng, A. H.-D. (2016). </w:t>
      </w:r>
      <w:r w:rsidRPr="000C0CEF">
        <w:rPr>
          <w:i/>
        </w:rPr>
        <w:t>Poroelasticity</w:t>
      </w:r>
      <w:r w:rsidRPr="000C0CEF">
        <w:t xml:space="preserve"> (Vol. 27): Springer.</w:t>
      </w:r>
    </w:p>
    <w:p w14:paraId="59E06A92" w14:textId="77777777" w:rsidR="000C0CEF" w:rsidRPr="000C0CEF" w:rsidRDefault="000C0CEF" w:rsidP="000C0CEF">
      <w:pPr>
        <w:pStyle w:val="EndNoteBibliography"/>
        <w:spacing w:after="0"/>
        <w:ind w:left="720" w:hanging="720"/>
      </w:pPr>
      <w:r w:rsidRPr="000C0CEF">
        <w:lastRenderedPageBreak/>
        <w:t xml:space="preserve">DeBruijn, G., Skeates, C., Greenaway, R., Harrison, D., Parris, M., James, S., . . . Temple, L. (2008). High-pressure, high-temperature technologies. </w:t>
      </w:r>
      <w:r w:rsidRPr="000C0CEF">
        <w:rPr>
          <w:i/>
        </w:rPr>
        <w:t>Oilfield Review, 20</w:t>
      </w:r>
      <w:r w:rsidRPr="000C0CEF">
        <w:t xml:space="preserve">(3), 46-60. </w:t>
      </w:r>
    </w:p>
    <w:p w14:paraId="22A9D4C6" w14:textId="77777777" w:rsidR="000C0CEF" w:rsidRPr="000C0CEF" w:rsidRDefault="000C0CEF" w:rsidP="000C0CEF">
      <w:pPr>
        <w:pStyle w:val="EndNoteBibliography"/>
        <w:spacing w:after="0"/>
        <w:ind w:left="720" w:hanging="720"/>
      </w:pPr>
      <w:r w:rsidRPr="000C0CEF">
        <w:t xml:space="preserve">Delaney, P. T. (1982). Rapid intrusion of magma into wet rock: Groundwater flow due to pore pressure increases. </w:t>
      </w:r>
      <w:r w:rsidRPr="000C0CEF">
        <w:rPr>
          <w:i/>
        </w:rPr>
        <w:t>Journal of Geophysical Research: Solid Earth, 87</w:t>
      </w:r>
      <w:r w:rsidRPr="000C0CEF">
        <w:t xml:space="preserve">(B9), 7739-7756. </w:t>
      </w:r>
    </w:p>
    <w:p w14:paraId="0AB54497" w14:textId="119D4D21" w:rsidR="000C0CEF" w:rsidRPr="000C0CEF" w:rsidRDefault="000C0CEF" w:rsidP="000C0CEF">
      <w:pPr>
        <w:pStyle w:val="EndNoteBibliography"/>
        <w:spacing w:after="0"/>
        <w:ind w:left="720" w:hanging="720"/>
      </w:pPr>
      <w:r w:rsidRPr="000C0CEF">
        <w:t xml:space="preserve">Derski, W. (1979). Equations of linear thermoconsolidation. </w:t>
      </w:r>
      <w:r w:rsidRPr="000C0CEF">
        <w:rPr>
          <w:i/>
        </w:rPr>
        <w:t>Archives of Mech</w:t>
      </w:r>
      <w:r w:rsidR="00B45FFB">
        <w:rPr>
          <w:i/>
        </w:rPr>
        <w:t>anics</w:t>
      </w:r>
      <w:r w:rsidRPr="000C0CEF">
        <w:rPr>
          <w:i/>
        </w:rPr>
        <w:t>., 31</w:t>
      </w:r>
      <w:r w:rsidRPr="000C0CEF">
        <w:t xml:space="preserve">(3), 303-316. </w:t>
      </w:r>
    </w:p>
    <w:p w14:paraId="4FE09067" w14:textId="77777777" w:rsidR="000C0CEF" w:rsidRPr="000C0CEF" w:rsidRDefault="000C0CEF" w:rsidP="000C0CEF">
      <w:pPr>
        <w:pStyle w:val="EndNoteBibliography"/>
        <w:spacing w:after="0"/>
        <w:ind w:left="720" w:hanging="720"/>
      </w:pPr>
      <w:r w:rsidRPr="000C0CEF">
        <w:t xml:space="preserve">Detournay, E., &amp; Cheng, A.-D. (1988). Poroelastic response of a borehole in a non-hydrostatic stress field. </w:t>
      </w:r>
      <w:r w:rsidRPr="000C0CEF">
        <w:rPr>
          <w:i/>
        </w:rPr>
        <w:t>International Journal of Rock Mechanics and Mining Sciences &amp; Geomechanics Abstracts, 25</w:t>
      </w:r>
      <w:r w:rsidRPr="000C0CEF">
        <w:t xml:space="preserve">(3), 171-182. </w:t>
      </w:r>
    </w:p>
    <w:p w14:paraId="1A135C4C" w14:textId="2E47530C" w:rsidR="000C0CEF" w:rsidRPr="000C0CEF" w:rsidRDefault="000C0CEF" w:rsidP="000C0CEF">
      <w:pPr>
        <w:pStyle w:val="EndNoteBibliography"/>
        <w:spacing w:after="0"/>
        <w:ind w:left="720" w:hanging="720"/>
      </w:pPr>
      <w:r w:rsidRPr="000C0CEF">
        <w:t xml:space="preserve">Detournay, E., &amp; Cheng, A. H.-D. (1993). Fundamentals of poroelasticity. In </w:t>
      </w:r>
      <w:r w:rsidRPr="000C0CEF">
        <w:rPr>
          <w:i/>
        </w:rPr>
        <w:t xml:space="preserve">Analysis and </w:t>
      </w:r>
      <w:r w:rsidR="00B45FFB">
        <w:rPr>
          <w:i/>
        </w:rPr>
        <w:t>D</w:t>
      </w:r>
      <w:r w:rsidRPr="000C0CEF">
        <w:rPr>
          <w:i/>
        </w:rPr>
        <w:t xml:space="preserve">esign </w:t>
      </w:r>
      <w:r w:rsidR="00B45FFB">
        <w:rPr>
          <w:i/>
        </w:rPr>
        <w:t>M</w:t>
      </w:r>
      <w:r w:rsidRPr="000C0CEF">
        <w:rPr>
          <w:i/>
        </w:rPr>
        <w:t>ethods</w:t>
      </w:r>
      <w:r w:rsidRPr="000C0CEF">
        <w:t xml:space="preserve"> (pp. 113-171): Elsevier.</w:t>
      </w:r>
    </w:p>
    <w:p w14:paraId="27CEC76E" w14:textId="77777777" w:rsidR="000C0CEF" w:rsidRPr="000C0CEF" w:rsidRDefault="000C0CEF" w:rsidP="000C0CEF">
      <w:pPr>
        <w:pStyle w:val="EndNoteBibliography"/>
        <w:spacing w:after="0"/>
        <w:ind w:left="720" w:hanging="720"/>
      </w:pPr>
      <w:r w:rsidRPr="000C0CEF">
        <w:t xml:space="preserve">Drake, J. A., Bradford, A., &amp; Marsalek, J. (2013). Review of environmental performance of permeable pavement systems: state of the knowledge. </w:t>
      </w:r>
      <w:r w:rsidRPr="000C0CEF">
        <w:rPr>
          <w:i/>
        </w:rPr>
        <w:t>Water Quality Research Journal of Canada, 48</w:t>
      </w:r>
      <w:r w:rsidRPr="000C0CEF">
        <w:t xml:space="preserve">(3), 203-222. </w:t>
      </w:r>
    </w:p>
    <w:p w14:paraId="0910C516" w14:textId="77777777" w:rsidR="000C0CEF" w:rsidRPr="000C0CEF" w:rsidRDefault="000C0CEF" w:rsidP="000C0CEF">
      <w:pPr>
        <w:pStyle w:val="EndNoteBibliography"/>
        <w:spacing w:after="0"/>
        <w:ind w:left="720" w:hanging="720"/>
      </w:pPr>
      <w:r w:rsidRPr="000C0CEF">
        <w:t xml:space="preserve">Gao, J., Deng, J., Lan, K., Song, Z., Feng, Y., &amp; Chang, L. (2017). A porothermoelastic solution for the inclined borehole in a transversely isotropic medium subjected to thermal osmosis and thermal filtration effects. </w:t>
      </w:r>
      <w:r w:rsidRPr="000C0CEF">
        <w:rPr>
          <w:i/>
        </w:rPr>
        <w:t>Geothermics, 67</w:t>
      </w:r>
      <w:r w:rsidRPr="000C0CEF">
        <w:t xml:space="preserve">, 114-134. </w:t>
      </w:r>
    </w:p>
    <w:p w14:paraId="2F228D4B" w14:textId="77777777" w:rsidR="000C0CEF" w:rsidRPr="000C0CEF" w:rsidRDefault="000C0CEF" w:rsidP="000C0CEF">
      <w:pPr>
        <w:pStyle w:val="EndNoteBibliography"/>
        <w:spacing w:after="0"/>
        <w:ind w:left="720" w:hanging="720"/>
      </w:pPr>
      <w:r w:rsidRPr="000C0CEF">
        <w:t xml:space="preserve">Ge, Z., Yao, X., Wang, X., Zhang, W., &amp; Yang, T. (2018). Thermal performance and microstructure of oil well cement paste containing subsphaeroidal konilite flour in HTHP conditions. </w:t>
      </w:r>
      <w:r w:rsidRPr="000C0CEF">
        <w:rPr>
          <w:i/>
        </w:rPr>
        <w:t>Construction and Building Materials, 172</w:t>
      </w:r>
      <w:r w:rsidRPr="000C0CEF">
        <w:t xml:space="preserve">, 787-794. </w:t>
      </w:r>
    </w:p>
    <w:p w14:paraId="3D406FFE" w14:textId="77777777" w:rsidR="000C0CEF" w:rsidRPr="000C0CEF" w:rsidRDefault="000C0CEF" w:rsidP="000C0CEF">
      <w:pPr>
        <w:pStyle w:val="EndNoteBibliography"/>
        <w:spacing w:after="0"/>
        <w:ind w:left="720" w:hanging="720"/>
      </w:pPr>
      <w:r w:rsidRPr="000C0CEF">
        <w:t xml:space="preserve">Ghabezloo, S., &amp; Sulem, J. (2010). Temperature induced pore fluid pressurization in geomaterials. </w:t>
      </w:r>
      <w:r w:rsidRPr="000C0CEF">
        <w:rPr>
          <w:i/>
        </w:rPr>
        <w:t>arXiv preprint arXiv:1011.6501</w:t>
      </w:r>
      <w:r w:rsidRPr="000C0CEF">
        <w:t xml:space="preserve">. </w:t>
      </w:r>
    </w:p>
    <w:p w14:paraId="4F42662B" w14:textId="77777777" w:rsidR="000C0CEF" w:rsidRPr="000C0CEF" w:rsidRDefault="000C0CEF" w:rsidP="000C0CEF">
      <w:pPr>
        <w:pStyle w:val="EndNoteBibliography"/>
        <w:spacing w:after="0"/>
        <w:ind w:left="720" w:hanging="720"/>
      </w:pPr>
      <w:r w:rsidRPr="000C0CEF">
        <w:t xml:space="preserve">Ghassemi, A., &amp; Diek, A. (2002). Porothermoelasticity for swelling shales. </w:t>
      </w:r>
      <w:r w:rsidRPr="000C0CEF">
        <w:rPr>
          <w:i/>
        </w:rPr>
        <w:t>Journal of Petroleum Science and Engineering, 34</w:t>
      </w:r>
      <w:r w:rsidRPr="000C0CEF">
        <w:t xml:space="preserve">(1-4), 123-135. </w:t>
      </w:r>
    </w:p>
    <w:p w14:paraId="233B0101" w14:textId="77777777" w:rsidR="000C0CEF" w:rsidRPr="000C0CEF" w:rsidRDefault="000C0CEF" w:rsidP="000C0CEF">
      <w:pPr>
        <w:pStyle w:val="EndNoteBibliography"/>
        <w:spacing w:after="0"/>
        <w:ind w:left="720" w:hanging="720"/>
      </w:pPr>
      <w:r w:rsidRPr="000C0CEF">
        <w:t xml:space="preserve">Ghassemi, A., Tao, Q., &amp; Diek, A. (2009). Influence of coupled chemo-poro-thermoelastic processes on pore pressure and stress distributions around a wellbore in swelling shale. </w:t>
      </w:r>
      <w:r w:rsidRPr="000C0CEF">
        <w:rPr>
          <w:i/>
        </w:rPr>
        <w:t>Journal of Petroleum Science and Engineering, 67</w:t>
      </w:r>
      <w:r w:rsidRPr="000C0CEF">
        <w:t xml:space="preserve">(1-2), 57-64. </w:t>
      </w:r>
    </w:p>
    <w:p w14:paraId="3CB1440F" w14:textId="77777777" w:rsidR="000C0CEF" w:rsidRPr="000C0CEF" w:rsidRDefault="000C0CEF" w:rsidP="000C0CEF">
      <w:pPr>
        <w:pStyle w:val="EndNoteBibliography"/>
        <w:spacing w:after="0"/>
        <w:ind w:left="720" w:hanging="720"/>
      </w:pPr>
      <w:r w:rsidRPr="000C0CEF">
        <w:t xml:space="preserve">Gomar, M., Goodarznia, I., &amp; Shadizadeh, S. R. (2014). Transient thermo-poroelastic finite element analysis of borehole breakouts. </w:t>
      </w:r>
      <w:r w:rsidRPr="000C0CEF">
        <w:rPr>
          <w:i/>
        </w:rPr>
        <w:t>International Journal of Rock Mechanics and Mining Sciences, 71</w:t>
      </w:r>
      <w:r w:rsidRPr="000C0CEF">
        <w:t xml:space="preserve">, 418-428. </w:t>
      </w:r>
    </w:p>
    <w:p w14:paraId="6F47C614" w14:textId="77777777" w:rsidR="000C0CEF" w:rsidRPr="000C0CEF" w:rsidRDefault="000C0CEF" w:rsidP="000C0CEF">
      <w:pPr>
        <w:pStyle w:val="EndNoteBibliography"/>
        <w:spacing w:after="0"/>
        <w:ind w:left="720" w:hanging="720"/>
      </w:pPr>
      <w:r w:rsidRPr="000C0CEF">
        <w:t xml:space="preserve">Gonçalvès, J., &amp; Trémosa, J. (2010). Estimating thermo-osmotic coefficients in clay-rocks: I. Theoretical insights. </w:t>
      </w:r>
      <w:r w:rsidRPr="000C0CEF">
        <w:rPr>
          <w:i/>
        </w:rPr>
        <w:t>Journal of colloid and interface science, 342</w:t>
      </w:r>
      <w:r w:rsidRPr="000C0CEF">
        <w:t xml:space="preserve">(1), 166-174. </w:t>
      </w:r>
    </w:p>
    <w:p w14:paraId="256C85F6" w14:textId="4CE72008" w:rsidR="000C0CEF" w:rsidRPr="000C0CEF" w:rsidRDefault="000C0CEF" w:rsidP="000C0CEF">
      <w:pPr>
        <w:pStyle w:val="EndNoteBibliography"/>
        <w:spacing w:after="0"/>
        <w:ind w:left="720" w:hanging="720"/>
      </w:pPr>
      <w:r w:rsidRPr="000C0CEF">
        <w:t xml:space="preserve">Goto, S., &amp; Roy, D. M. (1981). The effect of w/c ratio and curing temperature on the permeability of hardened cement paste. </w:t>
      </w:r>
      <w:r w:rsidRPr="000C0CEF">
        <w:rPr>
          <w:i/>
        </w:rPr>
        <w:t xml:space="preserve">Cement and </w:t>
      </w:r>
      <w:r w:rsidR="00B45FFB">
        <w:rPr>
          <w:i/>
        </w:rPr>
        <w:t>C</w:t>
      </w:r>
      <w:r w:rsidRPr="000C0CEF">
        <w:rPr>
          <w:i/>
        </w:rPr>
        <w:t xml:space="preserve">oncrete </w:t>
      </w:r>
      <w:r w:rsidR="00B45FFB">
        <w:rPr>
          <w:i/>
        </w:rPr>
        <w:t>R</w:t>
      </w:r>
      <w:r w:rsidRPr="000C0CEF">
        <w:rPr>
          <w:i/>
        </w:rPr>
        <w:t>esearch, 11</w:t>
      </w:r>
      <w:r w:rsidRPr="000C0CEF">
        <w:t xml:space="preserve">(4), 575-579. </w:t>
      </w:r>
    </w:p>
    <w:p w14:paraId="26B95072" w14:textId="5717D595" w:rsidR="000C0CEF" w:rsidRPr="000C0CEF" w:rsidRDefault="000C0CEF" w:rsidP="000C0CEF">
      <w:pPr>
        <w:pStyle w:val="EndNoteBibliography"/>
        <w:spacing w:after="0"/>
        <w:ind w:left="720" w:hanging="720"/>
      </w:pPr>
      <w:r w:rsidRPr="000C0CEF">
        <w:t xml:space="preserve">Gruber, S., &amp; Plank, J. (2021). Challenges in Cementing Deep Offshore Wells. </w:t>
      </w:r>
      <w:r w:rsidRPr="000C0CEF">
        <w:rPr>
          <w:i/>
        </w:rPr>
        <w:t>Vietnam Symposium on Advances in Offshore Engineering</w:t>
      </w:r>
      <w:r w:rsidRPr="000C0CEF">
        <w:t>, 459-466. doi:</w:t>
      </w:r>
      <w:hyperlink r:id="rId483" w:history="1">
        <w:r w:rsidRPr="000C0CEF">
          <w:rPr>
            <w:rStyle w:val="Hyperlink"/>
          </w:rPr>
          <w:t>https://doi.org/10.1007/978-981-16-7735-9_5</w:t>
        </w:r>
      </w:hyperlink>
    </w:p>
    <w:p w14:paraId="5D9823B1" w14:textId="77777777" w:rsidR="000C0CEF" w:rsidRPr="000C0CEF" w:rsidRDefault="000C0CEF" w:rsidP="000C0CEF">
      <w:pPr>
        <w:pStyle w:val="EndNoteBibliography"/>
        <w:spacing w:after="0"/>
        <w:ind w:left="720" w:hanging="720"/>
      </w:pPr>
      <w:r w:rsidRPr="000C0CEF">
        <w:t xml:space="preserve">Hargis, C. W., Chen, I. A., Devenney, M., Fernandez, M. J., Gilliam, R. J., &amp; Thatcher, R. P. (2021). Calcium Carbonate Cement: A Carbon Capture, Utilization, and Storage (CCUS) Technique. </w:t>
      </w:r>
      <w:r w:rsidRPr="000C0CEF">
        <w:rPr>
          <w:i/>
        </w:rPr>
        <w:t>Materials, 14</w:t>
      </w:r>
      <w:r w:rsidRPr="000C0CEF">
        <w:t xml:space="preserve">(11), 2709. </w:t>
      </w:r>
    </w:p>
    <w:p w14:paraId="189E3E18" w14:textId="77777777" w:rsidR="000C0CEF" w:rsidRPr="000C0CEF" w:rsidRDefault="000C0CEF" w:rsidP="000C0CEF">
      <w:pPr>
        <w:pStyle w:val="EndNoteBibliography"/>
        <w:spacing w:after="0"/>
        <w:ind w:left="720" w:hanging="720"/>
      </w:pPr>
      <w:r w:rsidRPr="000C0CEF">
        <w:t xml:space="preserve">Katende, A., Lu, Y., Bunger, A., &amp; Radonjic, M. (2020). Experimental quantification of the effect of oil based drilling fluid contamination on properties of wellbore cement. </w:t>
      </w:r>
      <w:r w:rsidRPr="000C0CEF">
        <w:rPr>
          <w:i/>
        </w:rPr>
        <w:t>Journal of Natural Gas Science and Engineering, 79</w:t>
      </w:r>
      <w:r w:rsidRPr="000C0CEF">
        <w:t xml:space="preserve">, 103328. </w:t>
      </w:r>
    </w:p>
    <w:p w14:paraId="45D97380" w14:textId="451DDC76" w:rsidR="000C0CEF" w:rsidRPr="000C0CEF" w:rsidRDefault="000C0CEF" w:rsidP="000C0CEF">
      <w:pPr>
        <w:pStyle w:val="EndNoteBibliography"/>
        <w:spacing w:after="0"/>
        <w:ind w:left="720" w:hanging="720"/>
      </w:pPr>
      <w:r w:rsidRPr="000C0CEF">
        <w:t xml:space="preserve">Khalifeh, M., &amp; Saasen, A. (2020). </w:t>
      </w:r>
      <w:r w:rsidRPr="000C0CEF">
        <w:rPr>
          <w:i/>
        </w:rPr>
        <w:t xml:space="preserve">Introduction to </w:t>
      </w:r>
      <w:r w:rsidR="00B45FFB">
        <w:rPr>
          <w:i/>
        </w:rPr>
        <w:t>P</w:t>
      </w:r>
      <w:r w:rsidRPr="000C0CEF">
        <w:rPr>
          <w:i/>
        </w:rPr>
        <w:t xml:space="preserve">ermanent </w:t>
      </w:r>
      <w:r w:rsidR="00B45FFB">
        <w:rPr>
          <w:i/>
        </w:rPr>
        <w:t>P</w:t>
      </w:r>
      <w:r w:rsidRPr="000C0CEF">
        <w:rPr>
          <w:i/>
        </w:rPr>
        <w:t xml:space="preserve">lug and </w:t>
      </w:r>
      <w:r w:rsidR="00B45FFB">
        <w:rPr>
          <w:i/>
        </w:rPr>
        <w:t>A</w:t>
      </w:r>
      <w:r w:rsidRPr="000C0CEF">
        <w:rPr>
          <w:i/>
        </w:rPr>
        <w:t xml:space="preserve">bandonment of </w:t>
      </w:r>
      <w:r w:rsidR="00B45FFB">
        <w:rPr>
          <w:i/>
        </w:rPr>
        <w:t>W</w:t>
      </w:r>
      <w:r w:rsidRPr="000C0CEF">
        <w:rPr>
          <w:i/>
        </w:rPr>
        <w:t>ells</w:t>
      </w:r>
      <w:r w:rsidRPr="000C0CEF">
        <w:t>: Springer Nature.</w:t>
      </w:r>
    </w:p>
    <w:p w14:paraId="7F5B4098" w14:textId="77777777" w:rsidR="000C0CEF" w:rsidRPr="000C0CEF" w:rsidRDefault="000C0CEF" w:rsidP="000C0CEF">
      <w:pPr>
        <w:pStyle w:val="EndNoteBibliography"/>
        <w:spacing w:after="0"/>
        <w:ind w:left="720" w:hanging="720"/>
      </w:pPr>
      <w:r w:rsidRPr="000C0CEF">
        <w:t xml:space="preserve">Kiran, R., Teodoriu, C., Dadmohammadi, Y., Nygaard, R., Wood, D., Mokhtari, M., &amp; Salehi, S. (2017). Identification and evaluation of well integrity and causes of failure of well integrity barriers (A review). </w:t>
      </w:r>
      <w:r w:rsidRPr="000C0CEF">
        <w:rPr>
          <w:i/>
        </w:rPr>
        <w:t>Journal of Natural Gas Science and Engineering, 45</w:t>
      </w:r>
      <w:r w:rsidRPr="000C0CEF">
        <w:t xml:space="preserve">, 511-526. </w:t>
      </w:r>
    </w:p>
    <w:p w14:paraId="20A1D2B0" w14:textId="3149805F" w:rsidR="000C0CEF" w:rsidRPr="000C0CEF" w:rsidRDefault="000C0CEF" w:rsidP="000C0CEF">
      <w:pPr>
        <w:pStyle w:val="EndNoteBibliography"/>
        <w:spacing w:after="0"/>
        <w:ind w:left="720" w:hanging="720"/>
      </w:pPr>
      <w:r w:rsidRPr="000C0CEF">
        <w:t xml:space="preserve">Koťátková, J., Zatloukal, J., Reiterman, P., &amp; Kolář, K. (2017). Concrete and cement composites used for radioactive waste deposition. </w:t>
      </w:r>
      <w:r w:rsidRPr="000C0CEF">
        <w:rPr>
          <w:i/>
        </w:rPr>
        <w:t xml:space="preserve">Journal of </w:t>
      </w:r>
      <w:r w:rsidR="00B45FFB">
        <w:rPr>
          <w:i/>
        </w:rPr>
        <w:t>E</w:t>
      </w:r>
      <w:r w:rsidRPr="000C0CEF">
        <w:rPr>
          <w:i/>
        </w:rPr>
        <w:t xml:space="preserve">nvironmental </w:t>
      </w:r>
      <w:r w:rsidR="00B45FFB">
        <w:rPr>
          <w:i/>
        </w:rPr>
        <w:t>R</w:t>
      </w:r>
      <w:r w:rsidRPr="000C0CEF">
        <w:rPr>
          <w:i/>
        </w:rPr>
        <w:t>adioactivity, 178</w:t>
      </w:r>
      <w:r w:rsidRPr="000C0CEF">
        <w:t xml:space="preserve">, 147-155. </w:t>
      </w:r>
    </w:p>
    <w:p w14:paraId="7AB0284A" w14:textId="6F196B18" w:rsidR="000C0CEF" w:rsidRPr="000C0CEF" w:rsidRDefault="000C0CEF" w:rsidP="000C0CEF">
      <w:pPr>
        <w:pStyle w:val="EndNoteBibliography"/>
        <w:spacing w:after="0"/>
        <w:ind w:left="720" w:hanging="720"/>
      </w:pPr>
      <w:r w:rsidRPr="000C0CEF">
        <w:t xml:space="preserve">Krakowiak, K. J., Thomas, J. J., James, S., Abuhaikal, M., &amp; Ulm, F.-J. (2018). Development of silica-enriched cement-based materials with improved aging resistance for application in high-temperature environments. </w:t>
      </w:r>
      <w:r w:rsidRPr="000C0CEF">
        <w:rPr>
          <w:i/>
        </w:rPr>
        <w:t xml:space="preserve">Cement and </w:t>
      </w:r>
      <w:r w:rsidR="00B45FFB">
        <w:rPr>
          <w:i/>
        </w:rPr>
        <w:t>C</w:t>
      </w:r>
      <w:r w:rsidRPr="000C0CEF">
        <w:rPr>
          <w:i/>
        </w:rPr>
        <w:t xml:space="preserve">oncrete </w:t>
      </w:r>
      <w:r w:rsidR="00B45FFB">
        <w:rPr>
          <w:i/>
        </w:rPr>
        <w:t>R</w:t>
      </w:r>
      <w:r w:rsidRPr="000C0CEF">
        <w:rPr>
          <w:i/>
        </w:rPr>
        <w:t>esearch, 105</w:t>
      </w:r>
      <w:r w:rsidRPr="000C0CEF">
        <w:t xml:space="preserve">, 91-110. </w:t>
      </w:r>
    </w:p>
    <w:p w14:paraId="3E99519B" w14:textId="77777777" w:rsidR="000C0CEF" w:rsidRPr="000C0CEF" w:rsidRDefault="000C0CEF" w:rsidP="000C0CEF">
      <w:pPr>
        <w:pStyle w:val="EndNoteBibliography"/>
        <w:spacing w:after="0"/>
        <w:ind w:left="720" w:hanging="720"/>
      </w:pPr>
      <w:r w:rsidRPr="000C0CEF">
        <w:lastRenderedPageBreak/>
        <w:t xml:space="preserve">Kurashige, M. (1989). A thermoelastic theory of fluid-filled porous materials. </w:t>
      </w:r>
      <w:r w:rsidRPr="000C0CEF">
        <w:rPr>
          <w:i/>
        </w:rPr>
        <w:t>International Journal of Solids and Structures, 25</w:t>
      </w:r>
      <w:r w:rsidRPr="000C0CEF">
        <w:t xml:space="preserve">(9), 1039-1052. </w:t>
      </w:r>
    </w:p>
    <w:p w14:paraId="41F127A1" w14:textId="77777777" w:rsidR="000C0CEF" w:rsidRPr="000C0CEF" w:rsidRDefault="000C0CEF" w:rsidP="000C0CEF">
      <w:pPr>
        <w:pStyle w:val="EndNoteBibliography"/>
        <w:spacing w:after="0"/>
        <w:ind w:left="720" w:hanging="720"/>
      </w:pPr>
      <w:r w:rsidRPr="000C0CEF">
        <w:t xml:space="preserve">Massion, C., Radonjic, M., Lu, Y., Bunger, A., &amp; Crandall, D. (2021). </w:t>
      </w:r>
      <w:r w:rsidRPr="000C0CEF">
        <w:rPr>
          <w:i/>
        </w:rPr>
        <w:t>Impact of Graphene and the Testing Conditions on the Wellbore Cement Mechanical and Microstructural Properties.</w:t>
      </w:r>
      <w:r w:rsidRPr="000C0CEF">
        <w:t xml:space="preserve"> Paper presented at the 55th US Rock Mechanics/Geomechanics Symposium, Paper number: ARMA 21–2089  20-23, June, 2021, Houston, Texas.</w:t>
      </w:r>
    </w:p>
    <w:p w14:paraId="3C8BC9BF" w14:textId="77777777" w:rsidR="000C0CEF" w:rsidRPr="000C0CEF" w:rsidRDefault="000C0CEF" w:rsidP="000C0CEF">
      <w:pPr>
        <w:pStyle w:val="EndNoteBibliography"/>
        <w:spacing w:after="0"/>
        <w:ind w:left="720" w:hanging="720"/>
      </w:pPr>
      <w:r w:rsidRPr="000C0CEF">
        <w:t xml:space="preserve">Massion, C., Vissa, V. S., Lu, Y., Crandall, D., Bunger, A., &amp; Radonjic, M. (2022). Geomimicry-Inspired Micro-Nano Concrete as Subsurface Hydraulic Barrier Materials: Learning from Shale Rocks as Best Geological Seals. In </w:t>
      </w:r>
      <w:r w:rsidRPr="000C0CEF">
        <w:rPr>
          <w:i/>
        </w:rPr>
        <w:t>REWAS 2022: Energy Technologies and CO2 Management (Volume II)</w:t>
      </w:r>
      <w:r w:rsidRPr="000C0CEF">
        <w:t xml:space="preserve"> (pp. 129-138): Springer.</w:t>
      </w:r>
    </w:p>
    <w:p w14:paraId="6F37B6F7" w14:textId="707FC31B" w:rsidR="000C0CEF" w:rsidRPr="000C0CEF" w:rsidRDefault="000C0CEF" w:rsidP="000C0CEF">
      <w:pPr>
        <w:pStyle w:val="EndNoteBibliography"/>
        <w:spacing w:after="0"/>
        <w:ind w:left="720" w:hanging="720"/>
      </w:pPr>
      <w:r w:rsidRPr="000C0CEF">
        <w:t xml:space="preserve">Meng, M., Frash, L. P., Carey, J. W., Li, W., Welch, N. J., &amp; Zhang, W. (2021). Cement stress and microstructure evolution during curing in semi-rigid high-pressure environments. </w:t>
      </w:r>
      <w:r w:rsidRPr="000C0CEF">
        <w:rPr>
          <w:i/>
        </w:rPr>
        <w:t xml:space="preserve">Cement and </w:t>
      </w:r>
      <w:r w:rsidR="00B45FFB">
        <w:rPr>
          <w:i/>
        </w:rPr>
        <w:t>C</w:t>
      </w:r>
      <w:r w:rsidRPr="000C0CEF">
        <w:rPr>
          <w:i/>
        </w:rPr>
        <w:t xml:space="preserve">oncrete </w:t>
      </w:r>
      <w:r w:rsidR="00B45FFB">
        <w:rPr>
          <w:i/>
        </w:rPr>
        <w:t>R</w:t>
      </w:r>
      <w:r w:rsidRPr="000C0CEF">
        <w:rPr>
          <w:i/>
        </w:rPr>
        <w:t>esearch, 149</w:t>
      </w:r>
      <w:r w:rsidRPr="000C0CEF">
        <w:t xml:space="preserve">, 106555. </w:t>
      </w:r>
    </w:p>
    <w:p w14:paraId="5611464A" w14:textId="77777777" w:rsidR="000C0CEF" w:rsidRPr="000C0CEF" w:rsidRDefault="000C0CEF" w:rsidP="000C0CEF">
      <w:pPr>
        <w:pStyle w:val="EndNoteBibliography"/>
        <w:spacing w:after="0"/>
        <w:ind w:left="720" w:hanging="720"/>
      </w:pPr>
      <w:r w:rsidRPr="000C0CEF">
        <w:t xml:space="preserve">Olson, J., Eustes, A., Fleckenstein, W., Eker, E., Baker, R., &amp; Augustine, C. (2015). Completion Design Considerations for a Horizontal Enhanced Geothermal System. </w:t>
      </w:r>
      <w:r w:rsidRPr="000C0CEF">
        <w:rPr>
          <w:i/>
        </w:rPr>
        <w:t>GRC Transactions, 39</w:t>
      </w:r>
      <w:r w:rsidRPr="000C0CEF">
        <w:t xml:space="preserve">, 335-344. </w:t>
      </w:r>
    </w:p>
    <w:p w14:paraId="0EBE70A0" w14:textId="17508953" w:rsidR="000C0CEF" w:rsidRPr="000C0CEF" w:rsidRDefault="000C0CEF" w:rsidP="000C0CEF">
      <w:pPr>
        <w:pStyle w:val="EndNoteBibliography"/>
        <w:spacing w:after="0"/>
        <w:ind w:left="720" w:hanging="720"/>
      </w:pPr>
      <w:r w:rsidRPr="000C0CEF">
        <w:t xml:space="preserve">Picandet, V., Rangeard, D., Perrot, A., &amp; Lecompte, T. (2011). Permeability measurement of fresh cement paste. </w:t>
      </w:r>
      <w:r w:rsidRPr="000C0CEF">
        <w:rPr>
          <w:i/>
        </w:rPr>
        <w:t xml:space="preserve">Cement and </w:t>
      </w:r>
      <w:r w:rsidR="00B45FFB">
        <w:rPr>
          <w:i/>
        </w:rPr>
        <w:t>C</w:t>
      </w:r>
      <w:r w:rsidRPr="000C0CEF">
        <w:rPr>
          <w:i/>
        </w:rPr>
        <w:t xml:space="preserve">oncrete </w:t>
      </w:r>
      <w:r w:rsidR="00B45FFB">
        <w:rPr>
          <w:i/>
        </w:rPr>
        <w:t>R</w:t>
      </w:r>
      <w:r w:rsidRPr="000C0CEF">
        <w:rPr>
          <w:i/>
        </w:rPr>
        <w:t>esearch, 41</w:t>
      </w:r>
      <w:r w:rsidRPr="000C0CEF">
        <w:t xml:space="preserve">(3), 330-338. </w:t>
      </w:r>
    </w:p>
    <w:p w14:paraId="2B01C179" w14:textId="77777777" w:rsidR="000C0CEF" w:rsidRPr="000C0CEF" w:rsidRDefault="000C0CEF" w:rsidP="000C0CEF">
      <w:pPr>
        <w:pStyle w:val="EndNoteBibliography"/>
        <w:spacing w:after="0"/>
        <w:ind w:left="720" w:hanging="720"/>
      </w:pPr>
      <w:r w:rsidRPr="000C0CEF">
        <w:t xml:space="preserve">Qin, J., Pang, X., Cheng, G., Bu, Y., &amp; Liu, H. (2021). Influences of different admixtures on the properties of oil well cement systems at HPHT conditions. </w:t>
      </w:r>
      <w:r w:rsidRPr="000C0CEF">
        <w:rPr>
          <w:i/>
        </w:rPr>
        <w:t>Cement and Concrete Composites, 123</w:t>
      </w:r>
      <w:r w:rsidRPr="000C0CEF">
        <w:t xml:space="preserve">, 104202. </w:t>
      </w:r>
    </w:p>
    <w:p w14:paraId="13BC6381" w14:textId="77777777" w:rsidR="000C0CEF" w:rsidRPr="000C0CEF" w:rsidRDefault="000C0CEF" w:rsidP="000C0CEF">
      <w:pPr>
        <w:pStyle w:val="EndNoteBibliography"/>
        <w:spacing w:after="0"/>
        <w:ind w:left="720" w:hanging="720"/>
      </w:pPr>
      <w:r w:rsidRPr="000C0CEF">
        <w:t xml:space="preserve">Roshan, H., Andersen, M., &amp; Acworth, R. (2015). Effect of solid–fluid thermal expansion on thermo-osmotic tests: an experimental and analytical study. </w:t>
      </w:r>
      <w:r w:rsidRPr="000C0CEF">
        <w:rPr>
          <w:i/>
        </w:rPr>
        <w:t>Journal of Petroleum Science and Engineering, 126</w:t>
      </w:r>
      <w:r w:rsidRPr="000C0CEF">
        <w:t xml:space="preserve">, 222-230. </w:t>
      </w:r>
    </w:p>
    <w:p w14:paraId="01D0C1EF" w14:textId="77777777" w:rsidR="000C0CEF" w:rsidRPr="000C0CEF" w:rsidRDefault="000C0CEF" w:rsidP="000C0CEF">
      <w:pPr>
        <w:pStyle w:val="EndNoteBibliography"/>
        <w:spacing w:after="0"/>
        <w:ind w:left="720" w:hanging="720"/>
      </w:pPr>
      <w:r w:rsidRPr="000C0CEF">
        <w:t xml:space="preserve">Samarakoon, M., Ranjith, P., &amp; Wanniarachchi, W. (2022). Properties of well cement following carbonated brine exposure under HTHP conditions: A comparative study of alkali-activated and class G cements. </w:t>
      </w:r>
      <w:r w:rsidRPr="000C0CEF">
        <w:rPr>
          <w:i/>
        </w:rPr>
        <w:t>Cement and Concrete Composites, 126</w:t>
      </w:r>
      <w:r w:rsidRPr="000C0CEF">
        <w:t xml:space="preserve">, 104342. </w:t>
      </w:r>
    </w:p>
    <w:p w14:paraId="368326F7" w14:textId="7850C65D" w:rsidR="000C0CEF" w:rsidRPr="000C0CEF" w:rsidRDefault="000C0CEF" w:rsidP="000C0CEF">
      <w:pPr>
        <w:pStyle w:val="EndNoteBibliography"/>
        <w:spacing w:after="0"/>
        <w:ind w:left="720" w:hanging="720"/>
      </w:pPr>
      <w:r w:rsidRPr="000C0CEF">
        <w:t xml:space="preserve">Santarelli, F., Tronvoll, J., Svennekjaier, M., Skeie, H., Henriksen, R., &amp; Bratli, R. (1998). </w:t>
      </w:r>
      <w:r w:rsidRPr="000C0CEF">
        <w:rPr>
          <w:i/>
        </w:rPr>
        <w:t>Reservoir stress path: the depletion and the rebound.</w:t>
      </w:r>
      <w:r w:rsidRPr="000C0CEF">
        <w:t xml:space="preserve"> Paper presented at the SPE/ISRM Rock Mechanics in</w:t>
      </w:r>
      <w:r w:rsidR="00B45FFB">
        <w:t xml:space="preserve"> Petroleum Engineering, </w:t>
      </w:r>
      <w:r w:rsidR="00B45FFB" w:rsidRPr="00B45FFB">
        <w:t>Trondheim, Norway, July 1998</w:t>
      </w:r>
      <w:r w:rsidR="00B45FFB">
        <w:t xml:space="preserve">. </w:t>
      </w:r>
      <w:r w:rsidR="00B45FFB" w:rsidRPr="00B45FFB">
        <w:t>Paper Number: SPE-47350-MS</w:t>
      </w:r>
    </w:p>
    <w:p w14:paraId="110731D0" w14:textId="77777777" w:rsidR="000C0CEF" w:rsidRPr="000C0CEF" w:rsidRDefault="000C0CEF" w:rsidP="000C0CEF">
      <w:pPr>
        <w:pStyle w:val="EndNoteBibliography"/>
        <w:spacing w:after="0"/>
        <w:ind w:left="720" w:hanging="720"/>
      </w:pPr>
      <w:r w:rsidRPr="000C0CEF">
        <w:t xml:space="preserve">Sarout, J., &amp; Detournay, E. (2011). Chemoporoelastic analysis and experimental validation of the pore pressure transmission test for reactive shales. </w:t>
      </w:r>
      <w:r w:rsidRPr="000C0CEF">
        <w:rPr>
          <w:i/>
        </w:rPr>
        <w:t>International Journal of Rock Mechanics and Mining Sciences, 48</w:t>
      </w:r>
      <w:r w:rsidRPr="000C0CEF">
        <w:t xml:space="preserve">(5), 759-772. </w:t>
      </w:r>
    </w:p>
    <w:p w14:paraId="3A60A801" w14:textId="3855B329" w:rsidR="000C0CEF" w:rsidRPr="000C0CEF" w:rsidRDefault="000C0CEF" w:rsidP="000C0CEF">
      <w:pPr>
        <w:pStyle w:val="EndNoteBibliography"/>
        <w:spacing w:after="0"/>
        <w:ind w:left="720" w:hanging="720"/>
      </w:pPr>
      <w:r w:rsidRPr="000C0CEF">
        <w:t xml:space="preserve">Scholz, M., &amp; Grabowiecki, P. (2007). Review of permeable pavement systems. </w:t>
      </w:r>
      <w:r w:rsidRPr="000C0CEF">
        <w:rPr>
          <w:i/>
        </w:rPr>
        <w:t xml:space="preserve">Building and </w:t>
      </w:r>
      <w:r w:rsidR="00B45FFB">
        <w:rPr>
          <w:i/>
        </w:rPr>
        <w:t>E</w:t>
      </w:r>
      <w:r w:rsidRPr="000C0CEF">
        <w:rPr>
          <w:i/>
        </w:rPr>
        <w:t>nvironment, 42</w:t>
      </w:r>
      <w:r w:rsidRPr="000C0CEF">
        <w:t xml:space="preserve">(11), 3830-3836. </w:t>
      </w:r>
    </w:p>
    <w:p w14:paraId="358946FE" w14:textId="77777777" w:rsidR="000C0CEF" w:rsidRPr="000C0CEF" w:rsidRDefault="000C0CEF" w:rsidP="000C0CEF">
      <w:pPr>
        <w:pStyle w:val="EndNoteBibliography"/>
        <w:spacing w:after="0"/>
        <w:ind w:left="720" w:hanging="720"/>
      </w:pPr>
      <w:r w:rsidRPr="000C0CEF">
        <w:t xml:space="preserve">Smith, D. W., &amp; Booker, J. R. (1993). Green's functions for a fully coupled thermoporoelastic material. </w:t>
      </w:r>
      <w:r w:rsidRPr="000C0CEF">
        <w:rPr>
          <w:i/>
        </w:rPr>
        <w:t>International Journal for Numerical and Analytical Methods in Geomechanics, 17</w:t>
      </w:r>
      <w:r w:rsidRPr="000C0CEF">
        <w:t xml:space="preserve">(3), 139-163. </w:t>
      </w:r>
    </w:p>
    <w:p w14:paraId="248EBB8F" w14:textId="77777777" w:rsidR="000C0CEF" w:rsidRPr="000C0CEF" w:rsidRDefault="000C0CEF" w:rsidP="000C0CEF">
      <w:pPr>
        <w:pStyle w:val="EndNoteBibliography"/>
        <w:spacing w:after="0"/>
        <w:ind w:left="720" w:hanging="720"/>
      </w:pPr>
      <w:r w:rsidRPr="000C0CEF">
        <w:t xml:space="preserve">Snee, J.-E. L., &amp; Zoback, M. D. (2018). State of stress in the Permian Basin, Texas and New Mexico: Implications for induced seismicity. </w:t>
      </w:r>
      <w:r w:rsidRPr="000C0CEF">
        <w:rPr>
          <w:i/>
        </w:rPr>
        <w:t>The Leading Edge, 37</w:t>
      </w:r>
      <w:r w:rsidRPr="000C0CEF">
        <w:t xml:space="preserve">(2), 127-134. </w:t>
      </w:r>
    </w:p>
    <w:p w14:paraId="181CD8D6" w14:textId="77777777" w:rsidR="000C0CEF" w:rsidRPr="000C0CEF" w:rsidRDefault="000C0CEF" w:rsidP="000C0CEF">
      <w:pPr>
        <w:pStyle w:val="EndNoteBibliography"/>
        <w:spacing w:after="0"/>
        <w:ind w:left="720" w:hanging="720"/>
      </w:pPr>
      <w:r w:rsidRPr="000C0CEF">
        <w:t xml:space="preserve">Song, Z., Liang, F., Lin, C., &amp; Xiang, Y. (2019). Interaction of pore pressures in double-porosity medium: Fluid injection in borehole. </w:t>
      </w:r>
      <w:r w:rsidRPr="000C0CEF">
        <w:rPr>
          <w:i/>
        </w:rPr>
        <w:t>Computers and Geotechnics, 107</w:t>
      </w:r>
      <w:r w:rsidRPr="000C0CEF">
        <w:t xml:space="preserve">, 142-149. </w:t>
      </w:r>
    </w:p>
    <w:p w14:paraId="6C0D7BAB" w14:textId="77777777" w:rsidR="000C0CEF" w:rsidRPr="000C0CEF" w:rsidRDefault="000C0CEF" w:rsidP="000C0CEF">
      <w:pPr>
        <w:pStyle w:val="EndNoteBibliography"/>
        <w:spacing w:after="0"/>
        <w:ind w:left="720" w:hanging="720"/>
      </w:pPr>
      <w:r w:rsidRPr="000C0CEF">
        <w:t xml:space="preserve">Stehfest, H. (1970). Algorithm 368: Numerical inversion of Laplace transforms [D5]. </w:t>
      </w:r>
      <w:r w:rsidRPr="000C0CEF">
        <w:rPr>
          <w:i/>
        </w:rPr>
        <w:t>Communications of the ACM, 13</w:t>
      </w:r>
      <w:r w:rsidRPr="000C0CEF">
        <w:t xml:space="preserve">(1), 47-49. </w:t>
      </w:r>
    </w:p>
    <w:p w14:paraId="3F916B1E" w14:textId="77777777" w:rsidR="000C0CEF" w:rsidRPr="000C0CEF" w:rsidRDefault="000C0CEF" w:rsidP="000C0CEF">
      <w:pPr>
        <w:pStyle w:val="EndNoteBibliography"/>
        <w:spacing w:after="0"/>
        <w:ind w:left="720" w:hanging="720"/>
      </w:pPr>
      <w:r w:rsidRPr="000C0CEF">
        <w:t xml:space="preserve">Tao, Q., &amp; Ghassemi, A. (2010). Poro-thermoelastic borehole stress analysis for determination of the in situ stress and rock strength. </w:t>
      </w:r>
      <w:r w:rsidRPr="000C0CEF">
        <w:rPr>
          <w:i/>
        </w:rPr>
        <w:t>Geothermics, 39</w:t>
      </w:r>
      <w:r w:rsidRPr="000C0CEF">
        <w:t xml:space="preserve">(3), 250-259. </w:t>
      </w:r>
    </w:p>
    <w:p w14:paraId="4DEC661F" w14:textId="77777777" w:rsidR="000C0CEF" w:rsidRPr="000C0CEF" w:rsidRDefault="000C0CEF" w:rsidP="000C0CEF">
      <w:pPr>
        <w:pStyle w:val="EndNoteBibliography"/>
        <w:spacing w:after="0"/>
        <w:ind w:left="720" w:hanging="720"/>
      </w:pPr>
      <w:r w:rsidRPr="000C0CEF">
        <w:t xml:space="preserve">Terzaghi, K. (1925). </w:t>
      </w:r>
      <w:r w:rsidRPr="000C0CEF">
        <w:rPr>
          <w:i/>
        </w:rPr>
        <w:t>Erdbaumechanik auf bodenphysikalischer Grundlage</w:t>
      </w:r>
      <w:r w:rsidRPr="000C0CEF">
        <w:t>: F. Deuticke.</w:t>
      </w:r>
    </w:p>
    <w:p w14:paraId="573606E1" w14:textId="594D7F7C" w:rsidR="000C0CEF" w:rsidRPr="000C0CEF" w:rsidRDefault="000C0CEF" w:rsidP="000C0CEF">
      <w:pPr>
        <w:pStyle w:val="EndNoteBibliography"/>
        <w:spacing w:after="0"/>
        <w:ind w:left="720" w:hanging="720"/>
      </w:pPr>
      <w:r w:rsidRPr="000C0CEF">
        <w:t xml:space="preserve">Trémosa, J., Gonçalvès, J., Matray, J., &amp; Violette, S. (2010). Estimating thermo-osmotic coefficients in clay-rocks: II. In situ experimental approach. </w:t>
      </w:r>
      <w:r w:rsidRPr="000C0CEF">
        <w:rPr>
          <w:i/>
        </w:rPr>
        <w:t xml:space="preserve">Journal of </w:t>
      </w:r>
      <w:r w:rsidR="00B45FFB">
        <w:rPr>
          <w:i/>
        </w:rPr>
        <w:t>C</w:t>
      </w:r>
      <w:r w:rsidRPr="000C0CEF">
        <w:rPr>
          <w:i/>
        </w:rPr>
        <w:t xml:space="preserve">olloid and </w:t>
      </w:r>
      <w:r w:rsidR="00B45FFB">
        <w:rPr>
          <w:i/>
        </w:rPr>
        <w:t>I</w:t>
      </w:r>
      <w:r w:rsidRPr="000C0CEF">
        <w:rPr>
          <w:i/>
        </w:rPr>
        <w:t xml:space="preserve">nterface </w:t>
      </w:r>
      <w:r w:rsidR="00B45FFB">
        <w:rPr>
          <w:i/>
        </w:rPr>
        <w:t>S</w:t>
      </w:r>
      <w:r w:rsidRPr="000C0CEF">
        <w:rPr>
          <w:i/>
        </w:rPr>
        <w:t>cience, 342</w:t>
      </w:r>
      <w:r w:rsidRPr="000C0CEF">
        <w:t xml:space="preserve">(1), 175-184. </w:t>
      </w:r>
    </w:p>
    <w:p w14:paraId="29E6B232" w14:textId="77777777" w:rsidR="000C0CEF" w:rsidRPr="000C0CEF" w:rsidRDefault="000C0CEF" w:rsidP="000C0CEF">
      <w:pPr>
        <w:pStyle w:val="EndNoteBibliography"/>
        <w:spacing w:after="0"/>
        <w:ind w:left="720" w:hanging="720"/>
      </w:pPr>
      <w:r w:rsidRPr="000C0CEF">
        <w:t xml:space="preserve">Valov, A., Golovin, S., Shcherbakov, V., &amp; Kuznetsov, D. (2022). Thermoporoelastic model for the cement sheath failure in a cased and cemented wellbore. </w:t>
      </w:r>
      <w:r w:rsidRPr="000C0CEF">
        <w:rPr>
          <w:i/>
        </w:rPr>
        <w:t>Journal of Petroleum Science and Engineering, 210</w:t>
      </w:r>
      <w:r w:rsidRPr="000C0CEF">
        <w:t xml:space="preserve">, 109916. </w:t>
      </w:r>
    </w:p>
    <w:p w14:paraId="78AE9B87" w14:textId="77777777" w:rsidR="000C0CEF" w:rsidRPr="000C0CEF" w:rsidRDefault="000C0CEF" w:rsidP="000C0CEF">
      <w:pPr>
        <w:pStyle w:val="EndNoteBibliography"/>
        <w:spacing w:after="0"/>
        <w:ind w:left="720" w:hanging="720"/>
      </w:pPr>
      <w:r w:rsidRPr="000C0CEF">
        <w:lastRenderedPageBreak/>
        <w:t xml:space="preserve">Vrålstad, T., Saasen, A., Fjær, E., Øia, T., Ytrehus, J. D., &amp; Khalifeh, M. (2019). Plug &amp; abandonment of offshore wells: Ensuring long-term well integrity and cost-efficiency. </w:t>
      </w:r>
      <w:r w:rsidRPr="000C0CEF">
        <w:rPr>
          <w:i/>
        </w:rPr>
        <w:t>Journal of Petroleum Science and Engineering, 173</w:t>
      </w:r>
      <w:r w:rsidRPr="000C0CEF">
        <w:t xml:space="preserve">, 478-491. </w:t>
      </w:r>
    </w:p>
    <w:p w14:paraId="6B9D4A6A" w14:textId="77777777" w:rsidR="000C0CEF" w:rsidRPr="000C0CEF" w:rsidRDefault="000C0CEF" w:rsidP="000C0CEF">
      <w:pPr>
        <w:pStyle w:val="EndNoteBibliography"/>
        <w:spacing w:after="0"/>
        <w:ind w:left="720" w:hanging="720"/>
      </w:pPr>
      <w:r w:rsidRPr="000C0CEF">
        <w:t xml:space="preserve">Wang, H. F. (2017). </w:t>
      </w:r>
      <w:r w:rsidRPr="000C0CEF">
        <w:rPr>
          <w:i/>
        </w:rPr>
        <w:t>Theory of linear poroelasticity with applications to geomechanics and hydrogeology</w:t>
      </w:r>
      <w:r w:rsidRPr="000C0CEF">
        <w:t>: Princeton University Press.</w:t>
      </w:r>
    </w:p>
    <w:p w14:paraId="4A74C4B2" w14:textId="77777777" w:rsidR="000C0CEF" w:rsidRPr="000C0CEF" w:rsidRDefault="000C0CEF" w:rsidP="000C0CEF">
      <w:pPr>
        <w:pStyle w:val="EndNoteBibliography"/>
        <w:spacing w:after="0"/>
        <w:ind w:left="720" w:hanging="720"/>
      </w:pPr>
      <w:r w:rsidRPr="000C0CEF">
        <w:t xml:space="preserve">Wang, Y., &amp; Dusseault, M. B. (2003). A coupled conductive–convective thermo-poroelastic solution and implications for wellbore stability. </w:t>
      </w:r>
      <w:r w:rsidRPr="000C0CEF">
        <w:rPr>
          <w:i/>
        </w:rPr>
        <w:t>Journal of Petroleum Science and Engineering, 38</w:t>
      </w:r>
      <w:r w:rsidRPr="000C0CEF">
        <w:t xml:space="preserve">(3-4), 187-198. </w:t>
      </w:r>
    </w:p>
    <w:p w14:paraId="3BB384B1" w14:textId="026DB3EB" w:rsidR="000C0CEF" w:rsidRPr="000C0CEF" w:rsidRDefault="000C0CEF" w:rsidP="000C0CEF">
      <w:pPr>
        <w:pStyle w:val="EndNoteBibliography"/>
        <w:spacing w:after="0"/>
        <w:ind w:left="720" w:hanging="720"/>
      </w:pPr>
      <w:r w:rsidRPr="000C0CEF">
        <w:t xml:space="preserve">Weisstein, E. W. (2002). Eigen decomposition. </w:t>
      </w:r>
      <w:hyperlink r:id="rId484" w:history="1">
        <w:r w:rsidRPr="000C0CEF">
          <w:rPr>
            <w:rStyle w:val="Hyperlink"/>
            <w:i/>
          </w:rPr>
          <w:t>https://mathworld</w:t>
        </w:r>
      </w:hyperlink>
      <w:r w:rsidRPr="000C0CEF">
        <w:rPr>
          <w:i/>
        </w:rPr>
        <w:t>. wolfram. com/</w:t>
      </w:r>
      <w:r w:rsidRPr="000C0CEF">
        <w:t xml:space="preserve">. </w:t>
      </w:r>
    </w:p>
    <w:p w14:paraId="5251647A" w14:textId="77777777" w:rsidR="000C0CEF" w:rsidRPr="000C0CEF" w:rsidRDefault="000C0CEF" w:rsidP="000C0CEF">
      <w:pPr>
        <w:pStyle w:val="EndNoteBibliography"/>
        <w:spacing w:after="0"/>
        <w:ind w:left="720" w:hanging="720"/>
      </w:pPr>
      <w:r w:rsidRPr="000C0CEF">
        <w:t xml:space="preserve">Zhou, X., &amp; Ghassemi, A. (2009). Finite element analysis of coupled chemo-poro-thermo-mechanical effects around a wellbore in swelling shale. </w:t>
      </w:r>
      <w:r w:rsidRPr="000C0CEF">
        <w:rPr>
          <w:i/>
        </w:rPr>
        <w:t>International Journal of Rock Mechanics and Mining Sciences, 46</w:t>
      </w:r>
      <w:r w:rsidRPr="000C0CEF">
        <w:t xml:space="preserve">(4), 769-778. </w:t>
      </w:r>
    </w:p>
    <w:p w14:paraId="23D66AA0" w14:textId="77777777" w:rsidR="000C0CEF" w:rsidRPr="000C0CEF" w:rsidRDefault="000C0CEF" w:rsidP="000C0CEF">
      <w:pPr>
        <w:pStyle w:val="EndNoteBibliography"/>
        <w:ind w:left="720" w:hanging="720"/>
      </w:pPr>
      <w:r w:rsidRPr="000C0CEF">
        <w:t xml:space="preserve">Zoback, M., Barton, C., Brudy, M., Castillo, D., Finkbeiner, T., Grollimund, B., . . . Wiprut, D. (2003). Determination of stress orientation and magnitude in deep wells. </w:t>
      </w:r>
      <w:r w:rsidRPr="000C0CEF">
        <w:rPr>
          <w:i/>
        </w:rPr>
        <w:t>International Journal of Rock Mechanics and Mining Sciences, 40</w:t>
      </w:r>
      <w:r w:rsidRPr="000C0CEF">
        <w:t xml:space="preserve">(7-8), 1049-1076. </w:t>
      </w:r>
    </w:p>
    <w:p w14:paraId="79BC190C" w14:textId="7ACE1988" w:rsidR="002C0752" w:rsidRPr="009B3F0B" w:rsidRDefault="000C0CEF">
      <w:pPr>
        <w:rPr>
          <w:rFonts w:ascii="Times New Roman" w:hAnsi="Times New Roman"/>
        </w:rPr>
      </w:pPr>
      <w:r>
        <w:rPr>
          <w:rFonts w:ascii="Times New Roman" w:hAnsi="Times New Roman"/>
        </w:rPr>
        <w:fldChar w:fldCharType="end"/>
      </w:r>
    </w:p>
    <w:sectPr w:rsidR="002C0752" w:rsidRPr="009B3F0B" w:rsidSect="00124870">
      <w:footerReference w:type="default" r:id="rId48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8-17T11:36:00Z" w:initials="LY">
    <w:p w14:paraId="148876ED" w14:textId="589C9C39" w:rsidR="00045603" w:rsidRDefault="00045603">
      <w:pPr>
        <w:pStyle w:val="CommentText"/>
      </w:pPr>
      <w:r>
        <w:rPr>
          <w:rStyle w:val="CommentReference"/>
        </w:rPr>
        <w:annotationRef/>
      </w:r>
      <w:r>
        <w:t xml:space="preserve">May I know do we have to emphasis the HTHP in the title or just put them in the keywords would also work. Temporarily put them in the keywords now. </w:t>
      </w:r>
    </w:p>
  </w:comment>
  <w:comment w:id="1" w:author="Bunger, Andrew P" w:date="2022-08-19T09:22:00Z" w:initials="BAP">
    <w:p w14:paraId="69AB880E" w14:textId="77777777" w:rsidR="00045603" w:rsidRDefault="00045603" w:rsidP="00160C48">
      <w:pPr>
        <w:pStyle w:val="CommentText"/>
      </w:pPr>
      <w:r>
        <w:rPr>
          <w:rStyle w:val="CommentReference"/>
        </w:rPr>
        <w:annotationRef/>
      </w:r>
      <w:r>
        <w:t>Up to you, but my opinion is that HTHP have kind of unclear definitions and it is not clear HTHP is a necessary condition for your results to be relevant. Maybe just HT or just HP would suffice, for example. So I think reducing that stipulation in the title would be better.</w:t>
      </w:r>
    </w:p>
  </w:comment>
  <w:comment w:id="2" w:author="Lu, Yunxing" w:date="2022-08-22T09:12:00Z" w:initials="LY">
    <w:p w14:paraId="3469FF19" w14:textId="4CADD924" w:rsidR="00045603" w:rsidRDefault="00045603">
      <w:pPr>
        <w:pStyle w:val="CommentText"/>
      </w:pPr>
      <w:r>
        <w:rPr>
          <w:rStyle w:val="CommentReference"/>
        </w:rPr>
        <w:annotationRef/>
      </w:r>
      <w:r>
        <w:t>Agree.</w:t>
      </w:r>
    </w:p>
  </w:comment>
  <w:comment w:id="3" w:author="Bunger, Andrew P" w:date="2022-08-17T09:51:00Z" w:initials="BAP">
    <w:p w14:paraId="482CF2DB" w14:textId="0EAC7E46" w:rsidR="00045603" w:rsidRDefault="00045603" w:rsidP="00B12C02">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4" w:author="Lu, Yunxing" w:date="2022-08-17T11:50:00Z" w:initials="LY">
    <w:p w14:paraId="4402B8F1" w14:textId="078C1B6F" w:rsidR="00045603" w:rsidRDefault="00045603">
      <w:pPr>
        <w:pStyle w:val="CommentText"/>
      </w:pPr>
      <w:r>
        <w:rPr>
          <w:rStyle w:val="CommentReference"/>
        </w:rPr>
        <w:annotationRef/>
      </w:r>
      <w:r>
        <w:t>Agree.</w:t>
      </w:r>
    </w:p>
  </w:comment>
  <w:comment w:id="5" w:author="Bunger, Andrew P" w:date="2022-08-17T09:55:00Z" w:initials="BAP">
    <w:p w14:paraId="62E8C3BE" w14:textId="77777777" w:rsidR="00045603" w:rsidRDefault="00045603" w:rsidP="00B12C02">
      <w:pPr>
        <w:pStyle w:val="CommentText"/>
      </w:pPr>
      <w:r>
        <w:rPr>
          <w:rStyle w:val="CommentReference"/>
        </w:rPr>
        <w:annotationRef/>
      </w:r>
      <w:r>
        <w:t>Are you sure this is the first? Is that what is referenced in Wang's book?</w:t>
      </w:r>
    </w:p>
  </w:comment>
  <w:comment w:id="6" w:author="Lu, Yunxing" w:date="2022-08-17T17:12:00Z" w:initials="LY">
    <w:p w14:paraId="12940F72" w14:textId="14895A91" w:rsidR="00045603" w:rsidRDefault="00045603">
      <w:pPr>
        <w:pStyle w:val="CommentText"/>
      </w:pPr>
      <w:r>
        <w:rPr>
          <w:rStyle w:val="CommentReference"/>
        </w:rPr>
        <w:annotationRef/>
      </w:r>
      <w:r>
        <w:t xml:space="preserve">Sorry – the firstly word here is indeed confusing. I was originally wanting to emphasis the </w:t>
      </w:r>
      <w:proofErr w:type="spellStart"/>
      <w:r w:rsidRPr="00133F37">
        <w:t>variational</w:t>
      </w:r>
      <w:proofErr w:type="spellEnd"/>
      <w:r w:rsidRPr="00133F37">
        <w:t xml:space="preserve"> </w:t>
      </w:r>
      <w:proofErr w:type="spellStart"/>
      <w:r w:rsidRPr="00133F37">
        <w:t>Lagrangian</w:t>
      </w:r>
      <w:proofErr w:type="spellEnd"/>
      <w:r w:rsidRPr="00133F37">
        <w:t xml:space="preserve"> thermodynamics approach</w:t>
      </w:r>
      <w:r>
        <w:t xml:space="preserve"> that he used. I deleted it here. And added the </w:t>
      </w:r>
      <w:proofErr w:type="spellStart"/>
      <w:r>
        <w:t>Biot</w:t>
      </w:r>
      <w:proofErr w:type="spellEnd"/>
      <w:r>
        <w:t xml:space="preserve"> (1941) to the Endnote Library and reference as well. </w:t>
      </w:r>
    </w:p>
  </w:comment>
  <w:comment w:id="7" w:author="Bunger, Andrew P" w:date="2022-08-19T09:24:00Z" w:initials="BAP">
    <w:p w14:paraId="7B162F73" w14:textId="77777777" w:rsidR="00045603" w:rsidRDefault="00045603" w:rsidP="00160C48">
      <w:pPr>
        <w:pStyle w:val="CommentText"/>
      </w:pPr>
      <w:r>
        <w:rPr>
          <w:rStyle w:val="CommentReference"/>
        </w:rPr>
        <w:annotationRef/>
      </w:r>
      <w:r>
        <w:t xml:space="preserve">OK - but here it still reads that his 1977 paper was first to put thermal part into </w:t>
      </w:r>
      <w:proofErr w:type="spellStart"/>
      <w:r>
        <w:t>poroelastic</w:t>
      </w:r>
      <w:proofErr w:type="spellEnd"/>
      <w:r>
        <w:t xml:space="preserve"> framework. Is this correct?</w:t>
      </w:r>
    </w:p>
  </w:comment>
  <w:comment w:id="8" w:author="Lu, Yunxing" w:date="2022-08-22T09:28:00Z" w:initials="LY">
    <w:p w14:paraId="5135E27D" w14:textId="2950654A" w:rsidR="00045603" w:rsidRDefault="00045603">
      <w:pPr>
        <w:pStyle w:val="CommentText"/>
      </w:pPr>
      <w:r>
        <w:rPr>
          <w:rStyle w:val="CommentReference"/>
        </w:rPr>
        <w:annotationRef/>
      </w:r>
      <w:r>
        <w:t>Yes.</w:t>
      </w:r>
    </w:p>
  </w:comment>
  <w:comment w:id="9" w:author="Bunger, Andrew P" w:date="2022-09-29T10:34:00Z" w:initials="BAP">
    <w:p w14:paraId="22336B64" w14:textId="77777777" w:rsidR="00045603" w:rsidRDefault="00045603" w:rsidP="00045603">
      <w:pPr>
        <w:pStyle w:val="CommentText"/>
      </w:pPr>
      <w:r>
        <w:rPr>
          <w:rStyle w:val="CommentReference"/>
        </w:rPr>
        <w:annotationRef/>
      </w:r>
      <w:r>
        <w:t>This equation still is not quite right. You need to hit the scalar terms with the identity matrix because they only contribute to diagonal terms of the tensors. Replace you \delta_{</w:t>
      </w:r>
      <w:proofErr w:type="spellStart"/>
      <w:r>
        <w:t>ij</w:t>
      </w:r>
      <w:proofErr w:type="spellEnd"/>
      <w:r>
        <w:t>} with \bar{I} and explain what \bar{I} is.</w:t>
      </w:r>
    </w:p>
  </w:comment>
  <w:comment w:id="10" w:author="Bunger, Andrew P" w:date="2022-08-19T09:53:00Z" w:initials="BAP">
    <w:p w14:paraId="53F8D64F" w14:textId="1BEFAA87" w:rsidR="00045603" w:rsidRDefault="00045603" w:rsidP="00D7323E">
      <w:pPr>
        <w:pStyle w:val="CommentText"/>
      </w:pPr>
      <w:r>
        <w:rPr>
          <w:rStyle w:val="CommentReference"/>
        </w:rPr>
        <w:annotationRef/>
      </w:r>
      <w:r>
        <w:t xml:space="preserve">I like the rearranged section, but I see now that </w:t>
      </w:r>
      <w:proofErr w:type="spellStart"/>
      <w:r>
        <w:t>Eq</w:t>
      </w:r>
      <w:proofErr w:type="spellEnd"/>
      <w:r>
        <w:t xml:space="preserve"> 10 should come right after </w:t>
      </w:r>
      <w:proofErr w:type="spellStart"/>
      <w:r>
        <w:t>Eq</w:t>
      </w:r>
      <w:proofErr w:type="spellEnd"/>
      <w:r>
        <w:t xml:space="preserve"> 3. Then you can define some of the quantities in </w:t>
      </w:r>
      <w:proofErr w:type="spellStart"/>
      <w:r>
        <w:t>Eq</w:t>
      </w:r>
      <w:proofErr w:type="spellEnd"/>
      <w:r>
        <w:t xml:space="preserve"> 3 right there and use them in </w:t>
      </w:r>
      <w:proofErr w:type="spellStart"/>
      <w:r>
        <w:t>Eq</w:t>
      </w:r>
      <w:proofErr w:type="spellEnd"/>
      <w:r>
        <w:t xml:space="preserve"> 10. You could also move the blue-highlighted discussion to that point. Then you switch gears and get into the rest of the model, concluding the section with the yellow highlighted sentence.</w:t>
      </w:r>
    </w:p>
  </w:comment>
  <w:comment w:id="11" w:author="Lu, Yunxing" w:date="2022-08-22T10:26:00Z" w:initials="LY">
    <w:p w14:paraId="46958AC9" w14:textId="4CAE1CAF" w:rsidR="00045603" w:rsidRDefault="00045603">
      <w:pPr>
        <w:pStyle w:val="CommentText"/>
      </w:pPr>
      <w:r>
        <w:rPr>
          <w:rStyle w:val="CommentReference"/>
        </w:rPr>
        <w:annotationRef/>
      </w:r>
      <w:r>
        <w:t xml:space="preserve">Rearranged accordingly, please check.  </w:t>
      </w:r>
    </w:p>
  </w:comment>
  <w:comment w:id="12" w:author="Bunger, Andrew P" w:date="2022-09-09T11:50:00Z" w:initials="BAP">
    <w:p w14:paraId="733915AD" w14:textId="77777777" w:rsidR="00045603" w:rsidRDefault="00045603" w:rsidP="00922E06">
      <w:pPr>
        <w:pStyle w:val="CommentText"/>
      </w:pPr>
      <w:r>
        <w:rPr>
          <w:rStyle w:val="CommentReference"/>
        </w:rPr>
        <w:annotationRef/>
      </w:r>
      <w:r>
        <w:t>Probably no point in putting these in appendices since they are just tables with no explanatory text. Just move them to main body.</w:t>
      </w:r>
    </w:p>
  </w:comment>
  <w:comment w:id="13" w:author="Bunger, Andrew P" w:date="2022-09-08T16:37:00Z" w:initials="BAP">
    <w:p w14:paraId="04BAFBA9" w14:textId="77777777" w:rsidR="00045603" w:rsidRDefault="00045603" w:rsidP="00C85925">
      <w:pPr>
        <w:pStyle w:val="CommentText"/>
      </w:pPr>
      <w:r>
        <w:rPr>
          <w:rStyle w:val="CommentReference"/>
        </w:rPr>
        <w:annotationRef/>
      </w:r>
      <w:r>
        <w:t>Write this in coordinate free notation, not indicial notation. This is actuall</w:t>
      </w:r>
      <w:bookmarkStart w:id="15" w:name="_GoBack"/>
      <w:bookmarkEnd w:id="15"/>
      <w:r>
        <w:t>y correct only for rectangular coordinate system as you have written here. The version with \</w:t>
      </w:r>
      <w:proofErr w:type="spellStart"/>
      <w:r>
        <w:t>nabla</w:t>
      </w:r>
      <w:proofErr w:type="spellEnd"/>
      <w:r>
        <w:t xml:space="preserve"> \</w:t>
      </w:r>
      <w:proofErr w:type="spellStart"/>
      <w:r>
        <w:t>cdot</w:t>
      </w:r>
      <w:proofErr w:type="spellEnd"/>
      <w:r>
        <w:t xml:space="preserve"> \sigma is correct for any coordinate system.</w:t>
      </w:r>
    </w:p>
  </w:comment>
  <w:comment w:id="14" w:author="Lu, Yunxing" w:date="2022-09-10T16:10:00Z" w:initials="LY">
    <w:p w14:paraId="68952FE5" w14:textId="19787E09" w:rsidR="00045603" w:rsidRDefault="00045603">
      <w:pPr>
        <w:pStyle w:val="CommentText"/>
      </w:pPr>
      <w:r>
        <w:rPr>
          <w:rStyle w:val="CommentReference"/>
        </w:rPr>
        <w:annotationRef/>
      </w:r>
      <w:r>
        <w:t>Updated, please check</w:t>
      </w:r>
    </w:p>
  </w:comment>
  <w:comment w:id="16" w:author="Bunger, Andrew P" w:date="2022-09-29T10:35:00Z" w:initials="BAP">
    <w:p w14:paraId="50079C33" w14:textId="77777777" w:rsidR="00045603" w:rsidRDefault="00045603" w:rsidP="00045603">
      <w:pPr>
        <w:pStyle w:val="CommentText"/>
      </w:pPr>
      <w:r>
        <w:rPr>
          <w:rStyle w:val="CommentReference"/>
        </w:rPr>
        <w:annotationRef/>
      </w:r>
      <w:r>
        <w:t xml:space="preserve">Missing the overbar on the stress tensor in </w:t>
      </w:r>
      <w:proofErr w:type="spellStart"/>
      <w:r>
        <w:t>Eq</w:t>
      </w:r>
      <w:proofErr w:type="spellEnd"/>
      <w:r>
        <w:t xml:space="preserve"> 5.</w:t>
      </w:r>
    </w:p>
  </w:comment>
  <w:comment w:id="17" w:author="Bunger, Andrew P" w:date="2022-09-08T16:38:00Z" w:initials="BAP">
    <w:p w14:paraId="1F9272DF" w14:textId="7347939E" w:rsidR="00045603" w:rsidRDefault="00045603" w:rsidP="00C85925">
      <w:pPr>
        <w:pStyle w:val="CommentText"/>
      </w:pPr>
      <w:r>
        <w:rPr>
          <w:rStyle w:val="CommentReference"/>
        </w:rPr>
        <w:annotationRef/>
      </w:r>
      <w:r>
        <w:t>This also needs to be written in coordinate free notation for reasons mentioned on previous equation.</w:t>
      </w:r>
    </w:p>
  </w:comment>
  <w:comment w:id="18" w:author="Lu, Yunxing" w:date="2022-09-10T16:11:00Z" w:initials="LY">
    <w:p w14:paraId="57EEE982" w14:textId="6AF24095" w:rsidR="00045603" w:rsidRDefault="00045603">
      <w:pPr>
        <w:pStyle w:val="CommentText"/>
      </w:pPr>
      <w:r>
        <w:rPr>
          <w:rStyle w:val="CommentReference"/>
        </w:rPr>
        <w:annotationRef/>
      </w:r>
      <w:r>
        <w:t>Updated, please check</w:t>
      </w:r>
    </w:p>
  </w:comment>
  <w:comment w:id="21" w:author="Bunger, Andrew P" w:date="2022-09-29T10:36:00Z" w:initials="BAP">
    <w:p w14:paraId="176463B6" w14:textId="77777777" w:rsidR="00045603" w:rsidRDefault="00045603" w:rsidP="00045603">
      <w:pPr>
        <w:pStyle w:val="CommentText"/>
      </w:pPr>
      <w:r>
        <w:rPr>
          <w:rStyle w:val="CommentReference"/>
        </w:rPr>
        <w:annotationRef/>
      </w:r>
      <w:r>
        <w:t>I'm pretty sure that the transpose goes on the grad symbol in the second term, not on U. Please check a continuum mechanics reference.</w:t>
      </w:r>
    </w:p>
  </w:comment>
  <w:comment w:id="19" w:author="Bunger, Andrew P" w:date="2022-09-08T16:16:00Z" w:initials="BAP">
    <w:p w14:paraId="4E87D0D2" w14:textId="740F9B7D" w:rsidR="00045603" w:rsidRDefault="00045603" w:rsidP="00C85925">
      <w:pPr>
        <w:pStyle w:val="CommentText"/>
      </w:pPr>
      <w:r>
        <w:rPr>
          <w:rStyle w:val="CommentReference"/>
        </w:rPr>
        <w:annotationRef/>
      </w:r>
      <w:r>
        <w:t>Define U</w:t>
      </w:r>
    </w:p>
  </w:comment>
  <w:comment w:id="20" w:author="Lu, Yunxing" w:date="2022-09-10T16:11:00Z" w:initials="LY">
    <w:p w14:paraId="03A00FCF" w14:textId="66461D22" w:rsidR="00045603" w:rsidRDefault="00045603">
      <w:pPr>
        <w:pStyle w:val="CommentText"/>
      </w:pPr>
      <w:r>
        <w:rPr>
          <w:rStyle w:val="CommentReference"/>
        </w:rPr>
        <w:annotationRef/>
      </w:r>
      <w:r>
        <w:t>Defined in line 173. Updated, please check</w:t>
      </w:r>
    </w:p>
  </w:comment>
  <w:comment w:id="22" w:author="Bunger, Andrew P" w:date="2022-09-08T16:33:00Z" w:initials="BAP">
    <w:p w14:paraId="30EE1C57" w14:textId="77777777" w:rsidR="00045603" w:rsidRDefault="00045603" w:rsidP="00C85925">
      <w:pPr>
        <w:pStyle w:val="CommentText"/>
      </w:pPr>
      <w:r>
        <w:rPr>
          <w:rStyle w:val="CommentReference"/>
        </w:rPr>
        <w:annotationRef/>
      </w:r>
      <w:r>
        <w:t>I'm not seeing where you state the initial conditions.</w:t>
      </w:r>
    </w:p>
  </w:comment>
  <w:comment w:id="23" w:author="Lu, Yunxing" w:date="2022-09-12T09:48:00Z" w:initials="LY">
    <w:p w14:paraId="46BAC4FD" w14:textId="003CF302" w:rsidR="00045603" w:rsidRDefault="00045603">
      <w:pPr>
        <w:pStyle w:val="CommentText"/>
      </w:pPr>
      <w:r>
        <w:rPr>
          <w:rStyle w:val="CommentReference"/>
        </w:rPr>
        <w:annotationRef/>
      </w:r>
      <w:r>
        <w:t xml:space="preserve">Addressed in the line between </w:t>
      </w:r>
      <w:r>
        <w:rPr>
          <w:rFonts w:hint="eastAsia"/>
        </w:rPr>
        <w:t>#</w:t>
      </w:r>
      <w:r>
        <w:t>317-</w:t>
      </w:r>
      <w:r>
        <w:rPr>
          <w:rFonts w:hint="eastAsia"/>
        </w:rPr>
        <w:t>#</w:t>
      </w:r>
      <w:r>
        <w:t>323</w:t>
      </w:r>
    </w:p>
  </w:comment>
  <w:comment w:id="24" w:author="Lu, Yunxing" w:date="2022-09-20T00:22:00Z" w:initials="LY">
    <w:p w14:paraId="27D0BFF3" w14:textId="255273FA" w:rsidR="00045603" w:rsidRDefault="00045603">
      <w:pPr>
        <w:pStyle w:val="CommentText"/>
      </w:pPr>
      <w:r>
        <w:rPr>
          <w:rStyle w:val="CommentReference"/>
        </w:rPr>
        <w:annotationRef/>
      </w:r>
      <w:r>
        <w:t xml:space="preserve">Added definitions of </w:t>
      </w:r>
      <w:proofErr w:type="spellStart"/>
      <w:r>
        <w:t>Beta_e</w:t>
      </w:r>
      <w:proofErr w:type="spellEnd"/>
      <w:r>
        <w:t xml:space="preserve">, </w:t>
      </w:r>
      <w:proofErr w:type="spellStart"/>
      <w:r>
        <w:t>alpha_d</w:t>
      </w:r>
      <w:proofErr w:type="spellEnd"/>
      <w:r>
        <w:t xml:space="preserve"> and M.</w:t>
      </w:r>
    </w:p>
  </w:comment>
  <w:comment w:id="25" w:author="Bunger, Andrew P" w:date="2022-09-08T16:29:00Z" w:initials="BAP">
    <w:p w14:paraId="25DE4958" w14:textId="77777777" w:rsidR="00045603" w:rsidRDefault="00045603" w:rsidP="00C85925">
      <w:pPr>
        <w:pStyle w:val="CommentText"/>
      </w:pPr>
      <w:r>
        <w:rPr>
          <w:rStyle w:val="CommentReference"/>
        </w:rPr>
        <w:annotationRef/>
      </w:r>
      <w:r>
        <w:t>Something is wrong with the notation here. You should not be mixing coordinate free notation and indicial notation. And U is a vector, not a 2nd order tensor so I am not sure how it has two indices.</w:t>
      </w:r>
    </w:p>
  </w:comment>
  <w:comment w:id="26" w:author="Lu, Yunxing" w:date="2022-09-10T16:12:00Z" w:initials="LY">
    <w:p w14:paraId="4EE69D7C" w14:textId="1BF6CEB5" w:rsidR="00045603" w:rsidRDefault="00045603">
      <w:pPr>
        <w:pStyle w:val="CommentText"/>
      </w:pPr>
      <w:r>
        <w:rPr>
          <w:rStyle w:val="CommentReference"/>
        </w:rPr>
        <w:annotationRef/>
      </w:r>
      <w:r>
        <w:t xml:space="preserve">Sorry for my mistake, updated, please check. </w:t>
      </w:r>
    </w:p>
  </w:comment>
  <w:comment w:id="27" w:author="Lu, Yunxing" w:date="2022-09-18T21:29:00Z" w:initials="LY">
    <w:p w14:paraId="730A228E" w14:textId="28065AB6" w:rsidR="00045603" w:rsidRDefault="00045603">
      <w:pPr>
        <w:pStyle w:val="CommentText"/>
      </w:pPr>
      <w:r>
        <w:rPr>
          <w:rStyle w:val="CommentReference"/>
        </w:rPr>
        <w:annotationRef/>
      </w:r>
      <w:r>
        <w:t xml:space="preserve">M and </w:t>
      </w:r>
      <w:proofErr w:type="spellStart"/>
      <w:r>
        <w:t>Beta_e</w:t>
      </w:r>
      <w:proofErr w:type="spellEnd"/>
      <w:r>
        <w:t xml:space="preserve"> </w:t>
      </w:r>
      <w:r>
        <w:rPr>
          <w:rFonts w:hint="eastAsia"/>
        </w:rPr>
        <w:t>is</w:t>
      </w:r>
      <w:r>
        <w:t xml:space="preserve"> defined below Eq. 13 and Psi is defined at the end of this group of equations. </w:t>
      </w:r>
    </w:p>
  </w:comment>
  <w:comment w:id="32" w:author="Bunger, Andrew P" w:date="2022-09-08T16:36:00Z" w:initials="BAP">
    <w:p w14:paraId="3CAD8A89" w14:textId="77777777" w:rsidR="00045603" w:rsidRDefault="00045603" w:rsidP="00C85925">
      <w:pPr>
        <w:pStyle w:val="CommentText"/>
      </w:pPr>
      <w:r>
        <w:rPr>
          <w:rStyle w:val="CommentReference"/>
        </w:rPr>
        <w:annotationRef/>
      </w:r>
      <w:r>
        <w:t xml:space="preserve">I am confused - I see two </w:t>
      </w:r>
      <w:proofErr w:type="spellStart"/>
      <w:r>
        <w:t>c_i</w:t>
      </w:r>
      <w:proofErr w:type="spellEnd"/>
      <w:r>
        <w:t xml:space="preserve"> values here. But then later you have 3 </w:t>
      </w:r>
      <w:proofErr w:type="spellStart"/>
      <w:r>
        <w:t>c_i</w:t>
      </w:r>
      <w:proofErr w:type="spellEnd"/>
      <w:r>
        <w:t xml:space="preserve"> that need to be found. I don't follow how that happens.</w:t>
      </w:r>
    </w:p>
  </w:comment>
  <w:comment w:id="33" w:author="Lu, Yunxing" w:date="2022-09-12T09:49:00Z" w:initials="LY">
    <w:p w14:paraId="35B3C18C" w14:textId="6748DD11" w:rsidR="00045603" w:rsidRDefault="00045603">
      <w:pPr>
        <w:pStyle w:val="CommentText"/>
      </w:pPr>
      <w:r>
        <w:rPr>
          <w:rStyle w:val="CommentReference"/>
        </w:rPr>
        <w:annotationRef/>
      </w:r>
      <w:r>
        <w:t>A</w:t>
      </w:r>
      <w:r>
        <w:rPr>
          <w:rFonts w:hint="eastAsia"/>
        </w:rPr>
        <w:t>s</w:t>
      </w:r>
      <w:r>
        <w:t xml:space="preserve"> we discussed in the meeting, the c3(s) is actually the F(s). Have replaced F(s) with c3(s)</w:t>
      </w:r>
    </w:p>
  </w:comment>
  <w:comment w:id="34" w:author="Bunger, Andrew P" w:date="2022-09-08T16:41:00Z" w:initials="BAP">
    <w:p w14:paraId="17E7BD7E" w14:textId="77777777" w:rsidR="00045603" w:rsidRDefault="00045603" w:rsidP="00C85925">
      <w:pPr>
        <w:pStyle w:val="CommentText"/>
      </w:pPr>
      <w:r>
        <w:rPr>
          <w:rStyle w:val="CommentReference"/>
        </w:rPr>
        <w:annotationRef/>
      </w:r>
      <w:r>
        <w:t xml:space="preserve">This is \epsilon_{\theta \theta}, the hoop strain, right? You need correct notation and to explain. Maybe you should have directly given then at </w:t>
      </w:r>
      <w:proofErr w:type="spellStart"/>
      <w:r>
        <w:t>Eq</w:t>
      </w:r>
      <w:proofErr w:type="spellEnd"/>
      <w:r>
        <w:t xml:space="preserve"> 6? Otherwise write them as numbered equations now.</w:t>
      </w:r>
    </w:p>
  </w:comment>
  <w:comment w:id="35" w:author="Lu, Yunxing" w:date="2022-09-12T09:52:00Z" w:initials="LY">
    <w:p w14:paraId="6835A165" w14:textId="0788BE9E" w:rsidR="00045603" w:rsidRDefault="00045603">
      <w:pPr>
        <w:pStyle w:val="CommentText"/>
      </w:pPr>
      <w:r>
        <w:rPr>
          <w:rStyle w:val="CommentReference"/>
        </w:rPr>
        <w:annotationRef/>
      </w:r>
      <w:r>
        <w:t>To address this question, I added Eq. 11 at the position where plane-strain conditions are introduced. About the definition of the Epsilon, I followed Cheng’s work “</w:t>
      </w:r>
      <w:proofErr w:type="spellStart"/>
      <w:r>
        <w:t>Poroelasticity</w:t>
      </w:r>
      <w:proofErr w:type="spellEnd"/>
      <w:r>
        <w:t xml:space="preserve"> Chapter 7.12 P316” to define</w:t>
      </w:r>
      <w:r>
        <w:rPr>
          <w:noProof/>
        </w:rPr>
        <w:drawing>
          <wp:inline distT="0" distB="0" distL="0" distR="0" wp14:anchorId="023E4787" wp14:editId="55DF2C00">
            <wp:extent cx="2013828" cy="1290525"/>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23714" cy="1296860"/>
                    </a:xfrm>
                    <a:prstGeom prst="rect">
                      <a:avLst/>
                    </a:prstGeom>
                  </pic:spPr>
                </pic:pic>
              </a:graphicData>
            </a:graphic>
          </wp:inline>
        </w:drawing>
      </w:r>
      <w:r>
        <w:t xml:space="preserve"> </w:t>
      </w:r>
    </w:p>
  </w:comment>
  <w:comment w:id="36" w:author="Bunger, Andrew P" w:date="2022-09-08T16:43:00Z" w:initials="BAP">
    <w:p w14:paraId="7BC141D6" w14:textId="77777777" w:rsidR="00045603" w:rsidRDefault="00045603" w:rsidP="00C85925">
      <w:pPr>
        <w:pStyle w:val="CommentText"/>
      </w:pPr>
      <w:r>
        <w:rPr>
          <w:rStyle w:val="CommentReference"/>
        </w:rPr>
        <w:annotationRef/>
      </w:r>
      <w:r>
        <w:t>I'm not seeing where the third equation is coming from.</w:t>
      </w:r>
    </w:p>
  </w:comment>
  <w:comment w:id="37" w:author="Lu, Yunxing" w:date="2022-09-10T20:48:00Z" w:initials="LY">
    <w:p w14:paraId="6F23F432" w14:textId="7F3A1B12" w:rsidR="00045603" w:rsidRDefault="00045603">
      <w:pPr>
        <w:pStyle w:val="CommentText"/>
      </w:pPr>
      <w:r>
        <w:rPr>
          <w:rStyle w:val="CommentReference"/>
        </w:rPr>
        <w:annotationRef/>
      </w:r>
      <w:r>
        <w:t xml:space="preserve">The third equation is coming from the radial stress. </w:t>
      </w:r>
    </w:p>
  </w:comment>
  <w:comment w:id="43" w:author="Bunger, Andrew P" w:date="2022-08-19T10:08:00Z" w:initials="BAP">
    <w:p w14:paraId="1A944CEC" w14:textId="7DBD4B35" w:rsidR="00045603" w:rsidRDefault="00045603">
      <w:pPr>
        <w:pStyle w:val="CommentText"/>
      </w:pPr>
      <w:r>
        <w:rPr>
          <w:rStyle w:val="CommentReference"/>
        </w:rPr>
        <w:annotationRef/>
      </w:r>
      <w:r>
        <w:t xml:space="preserve">Why in all of these are you taking the cylinder to have a 1 meter radius. Seems huge and will raise questions. </w:t>
      </w:r>
    </w:p>
    <w:p w14:paraId="4657AB44" w14:textId="77777777" w:rsidR="00045603" w:rsidRDefault="00045603">
      <w:pPr>
        <w:pStyle w:val="CommentText"/>
      </w:pPr>
    </w:p>
    <w:p w14:paraId="2C521CA8" w14:textId="77777777" w:rsidR="00045603" w:rsidRDefault="00045603">
      <w:pPr>
        <w:pStyle w:val="CommentText"/>
      </w:pPr>
      <w:r>
        <w:t>Also we are not getting a sense of how rapidly the solution is changing in time. Consider also showing evolution of pore pressure at center of the cylinder with time.</w:t>
      </w:r>
    </w:p>
    <w:p w14:paraId="65222169" w14:textId="77777777" w:rsidR="00045603" w:rsidRDefault="00045603">
      <w:pPr>
        <w:pStyle w:val="CommentText"/>
      </w:pPr>
    </w:p>
    <w:p w14:paraId="7A5DEDAE" w14:textId="77777777" w:rsidR="00045603" w:rsidRDefault="00045603" w:rsidP="00160C48">
      <w:pPr>
        <w:pStyle w:val="CommentText"/>
      </w:pPr>
      <w:r>
        <w:t>If you have subplots a and b, these should have a single caption, not having part of the caption in the middle of the figure.</w:t>
      </w:r>
    </w:p>
  </w:comment>
  <w:comment w:id="44" w:author="Lu, Yunxing" w:date="2022-08-21T18:14:00Z" w:initials="LY">
    <w:p w14:paraId="25B18049" w14:textId="4308368A" w:rsidR="00045603" w:rsidRDefault="00045603">
      <w:pPr>
        <w:pStyle w:val="CommentText"/>
      </w:pPr>
      <w:r>
        <w:rPr>
          <w:rStyle w:val="CommentReference"/>
        </w:rPr>
        <w:annotationRef/>
      </w:r>
      <w:r>
        <w:t xml:space="preserve">Have updated accordingly, please check. </w:t>
      </w:r>
    </w:p>
  </w:comment>
  <w:comment w:id="45" w:author="Bunger, Andrew P" w:date="2022-09-09T08:07:00Z" w:initials="BAP">
    <w:p w14:paraId="410773CD" w14:textId="61FCC527" w:rsidR="00045603" w:rsidRDefault="00045603" w:rsidP="00C85925">
      <w:pPr>
        <w:pStyle w:val="CommentText"/>
      </w:pPr>
      <w:r>
        <w:rPr>
          <w:rStyle w:val="CommentReference"/>
        </w:rPr>
        <w:annotationRef/>
      </w:r>
      <w:r>
        <w:t>I think this is actually what is happening. If you look at temperature profile I think you will find temperature front arriving to the center along with the rise in pore pressure. Please check.</w:t>
      </w:r>
    </w:p>
  </w:comment>
  <w:comment w:id="46" w:author="Lu, Yunxing" w:date="2022-09-12T10:08:00Z" w:initials="LY">
    <w:p w14:paraId="4F2F4277" w14:textId="7769A99F" w:rsidR="00045603" w:rsidRDefault="00045603">
      <w:pPr>
        <w:pStyle w:val="CommentText"/>
      </w:pPr>
      <w:r>
        <w:rPr>
          <w:rStyle w:val="CommentReference"/>
        </w:rPr>
        <w:annotationRef/>
      </w:r>
      <w:r>
        <w:t>Checked, thank you!</w:t>
      </w:r>
    </w:p>
  </w:comment>
  <w:comment w:id="47" w:author="Bunger, Andrew P" w:date="2022-09-09T09:02:00Z" w:initials="BAP">
    <w:p w14:paraId="3B38BE95" w14:textId="77777777" w:rsidR="00045603" w:rsidRDefault="00045603" w:rsidP="00C85925">
      <w:pPr>
        <w:pStyle w:val="CommentText"/>
      </w:pPr>
      <w:r>
        <w:rPr>
          <w:rStyle w:val="CommentReference"/>
        </w:rPr>
        <w:annotationRef/>
      </w:r>
      <w:r>
        <w:t xml:space="preserve">It looks like you might have used different parameters than you specified previously. You need to tell us what the parameters are that were used for this, including and importantly, the ratio of </w:t>
      </w:r>
      <w:proofErr w:type="spellStart"/>
      <w:r>
        <w:t>kT</w:t>
      </w:r>
      <w:proofErr w:type="spellEnd"/>
      <w:r>
        <w:t>/</w:t>
      </w:r>
      <w:proofErr w:type="spellStart"/>
      <w:r>
        <w:t>ktp</w:t>
      </w:r>
      <w:proofErr w:type="spellEnd"/>
      <w:r>
        <w:t>.</w:t>
      </w:r>
    </w:p>
  </w:comment>
  <w:comment w:id="48" w:author="Lu, Yunxing" w:date="2022-09-12T10:05:00Z" w:initials="LY">
    <w:p w14:paraId="7DB4FA57" w14:textId="46541E64" w:rsidR="00045603" w:rsidRDefault="00045603">
      <w:pPr>
        <w:pStyle w:val="CommentText"/>
      </w:pPr>
      <w:r>
        <w:rPr>
          <w:rStyle w:val="CommentReference"/>
        </w:rPr>
        <w:annotationRef/>
      </w:r>
      <w:r>
        <w:t>Figure 6 is the temperature change due to mode 2 (temperature loading) and figure 7 is the temperature change due to mode 1 (pore pressure loading)</w:t>
      </w:r>
    </w:p>
  </w:comment>
  <w:comment w:id="49" w:author="Bunger, Andrew P" w:date="2022-09-09T09:02:00Z" w:initials="BAP">
    <w:p w14:paraId="6A2E74CC" w14:textId="77777777" w:rsidR="00045603" w:rsidRDefault="00045603" w:rsidP="00C85925">
      <w:pPr>
        <w:pStyle w:val="CommentText"/>
      </w:pPr>
      <w:r>
        <w:rPr>
          <w:rStyle w:val="CommentReference"/>
        </w:rPr>
        <w:annotationRef/>
      </w:r>
      <w:r>
        <w:t xml:space="preserve">Check consistency, </w:t>
      </w:r>
      <w:proofErr w:type="spellStart"/>
      <w:r>
        <w:t>kT</w:t>
      </w:r>
      <w:proofErr w:type="spellEnd"/>
      <w:r>
        <w:t>, or kt.</w:t>
      </w:r>
    </w:p>
  </w:comment>
  <w:comment w:id="50" w:author="Lu, Yunxing" w:date="2022-09-12T14:00:00Z" w:initials="LY">
    <w:p w14:paraId="462C6D5A" w14:textId="341E47FD" w:rsidR="00045603" w:rsidRDefault="00045603">
      <w:pPr>
        <w:pStyle w:val="CommentText"/>
      </w:pPr>
      <w:r>
        <w:rPr>
          <w:rStyle w:val="CommentReference"/>
        </w:rPr>
        <w:annotationRef/>
      </w:r>
      <w:r>
        <w:t>Updated through the manuscript.</w:t>
      </w:r>
    </w:p>
  </w:comment>
  <w:comment w:id="51" w:author="Bunger, Andrew P" w:date="2022-09-09T09:04:00Z" w:initials="BAP">
    <w:p w14:paraId="738F38D7" w14:textId="77777777" w:rsidR="00045603" w:rsidRDefault="00045603" w:rsidP="00C85925">
      <w:pPr>
        <w:pStyle w:val="CommentText"/>
      </w:pPr>
      <w:r>
        <w:rPr>
          <w:rStyle w:val="CommentReference"/>
        </w:rPr>
        <w:annotationRef/>
      </w:r>
      <w:r>
        <w:t xml:space="preserve">I don't understand. Shouldn't the change be around 40 </w:t>
      </w:r>
      <w:proofErr w:type="spellStart"/>
      <w:r>
        <w:t>deg</w:t>
      </w:r>
      <w:proofErr w:type="spellEnd"/>
      <w:r>
        <w:t xml:space="preserve"> C because of the boundary condition? So Fig 7 is like one of the curves in Fig 6, and then showing varying </w:t>
      </w:r>
      <w:proofErr w:type="spellStart"/>
      <w:r>
        <w:t>kT</w:t>
      </w:r>
      <w:proofErr w:type="spellEnd"/>
      <w:r>
        <w:t>/</w:t>
      </w:r>
      <w:proofErr w:type="spellStart"/>
      <w:r>
        <w:t>ktp</w:t>
      </w:r>
      <w:proofErr w:type="spellEnd"/>
      <w:r>
        <w:t>?</w:t>
      </w:r>
    </w:p>
  </w:comment>
  <w:comment w:id="52" w:author="Lu, Yunxing" w:date="2022-09-12T10:06:00Z" w:initials="LY">
    <w:p w14:paraId="55B68FAC" w14:textId="0E359034" w:rsidR="00045603" w:rsidRDefault="00045603">
      <w:pPr>
        <w:pStyle w:val="CommentText"/>
      </w:pPr>
      <w:r>
        <w:rPr>
          <w:rStyle w:val="CommentReference"/>
        </w:rPr>
        <w:annotationRef/>
      </w:r>
      <w:r>
        <w:t>As same above, Figure 6 is the temperature change due to mode 2 (temperature loading) and figure 7 is the temperature change due to mode 1 (pore pressure loading)</w:t>
      </w:r>
    </w:p>
  </w:comment>
  <w:comment w:id="53" w:author="Bunger, Andrew P" w:date="2022-09-09T09:21:00Z" w:initials="BAP">
    <w:p w14:paraId="477A2941" w14:textId="77777777" w:rsidR="00045603" w:rsidRDefault="00045603" w:rsidP="00C85925">
      <w:pPr>
        <w:pStyle w:val="CommentText"/>
      </w:pPr>
      <w:r>
        <w:rPr>
          <w:rStyle w:val="CommentReference"/>
        </w:rPr>
        <w:annotationRef/>
      </w:r>
      <w:r>
        <w:t xml:space="preserve">Need to be more specific. Give the parameters an equation number. And a little confusing because we just went through the thermo-filtration part which </w:t>
      </w:r>
      <w:proofErr w:type="spellStart"/>
      <w:r>
        <w:t>seams</w:t>
      </w:r>
      <w:proofErr w:type="spellEnd"/>
      <w:r>
        <w:t xml:space="preserve"> to have had a different set of parameter values (though not explained why this choice was made).</w:t>
      </w:r>
    </w:p>
  </w:comment>
  <w:comment w:id="54" w:author="Lu, Yunxing" w:date="2022-09-12T23:21:00Z" w:initials="LY">
    <w:p w14:paraId="0405534E" w14:textId="25C019FF" w:rsidR="00045603" w:rsidRDefault="00045603">
      <w:pPr>
        <w:pStyle w:val="CommentText"/>
      </w:pPr>
      <w:r>
        <w:rPr>
          <w:rStyle w:val="CommentReference"/>
        </w:rPr>
        <w:annotationRef/>
      </w:r>
      <w:r>
        <w:t>Updated, please check.</w:t>
      </w:r>
    </w:p>
  </w:comment>
  <w:comment w:id="55" w:author="Bunger, Andrew P" w:date="2022-08-19T10:16:00Z" w:initials="BAP">
    <w:p w14:paraId="3BD7332F" w14:textId="0A4AE927" w:rsidR="00045603" w:rsidRDefault="00045603" w:rsidP="00160C48">
      <w:pPr>
        <w:pStyle w:val="CommentText"/>
      </w:pPr>
      <w:r>
        <w:rPr>
          <w:rStyle w:val="CommentReference"/>
        </w:rPr>
        <w:annotationRef/>
      </w:r>
      <w:r>
        <w:t>I think somewhere in the text we need a symbol defined for the probability you are computing here. And I don't think you are after a "fully parametric study" (not sure what that is). The caption should reflect more the objective of the exercise.</w:t>
      </w:r>
    </w:p>
  </w:comment>
  <w:comment w:id="56" w:author="Lu, Yunxing" w:date="2022-09-07T01:51:00Z" w:initials="LY">
    <w:p w14:paraId="0E77F9D3" w14:textId="78F87A50" w:rsidR="00045603" w:rsidRDefault="00045603">
      <w:pPr>
        <w:pStyle w:val="CommentText"/>
      </w:pPr>
      <w:r>
        <w:rPr>
          <w:rStyle w:val="CommentReference"/>
        </w:rPr>
        <w:annotationRef/>
      </w:r>
      <w:r>
        <w:t>Ha</w:t>
      </w:r>
      <w:r>
        <w:rPr>
          <w:rFonts w:hint="eastAsia"/>
        </w:rPr>
        <w:t>v</w:t>
      </w:r>
      <w:r>
        <w:t>e updated, please check</w:t>
      </w:r>
    </w:p>
  </w:comment>
  <w:comment w:id="59" w:author="Bunger, Andrew P" w:date="2022-09-09T11:05:00Z" w:initials="BAP">
    <w:p w14:paraId="788AAF47" w14:textId="77777777" w:rsidR="00045603" w:rsidRDefault="00045603" w:rsidP="00C85925">
      <w:pPr>
        <w:pStyle w:val="CommentText"/>
      </w:pPr>
      <w:r>
        <w:rPr>
          <w:rStyle w:val="CommentReference"/>
        </w:rPr>
        <w:annotationRef/>
      </w:r>
      <w:r>
        <w:t>Is this insight coming just from the diagonal components? Is there anything to be gained from the off-diagonal?</w:t>
      </w:r>
    </w:p>
  </w:comment>
  <w:comment w:id="60" w:author="Lu, Yunxing" w:date="2022-09-12T22:00:00Z" w:initials="LY">
    <w:p w14:paraId="025B8E74" w14:textId="010F43B4" w:rsidR="00045603" w:rsidRDefault="00045603">
      <w:pPr>
        <w:pStyle w:val="CommentText"/>
      </w:pPr>
      <w:r>
        <w:rPr>
          <w:rStyle w:val="CommentReference"/>
        </w:rPr>
        <w:annotationRef/>
      </w:r>
      <w:r>
        <w:t>Yes, it is just from the diagonal parts, I addressed it in the context. I think for the off-diagonal parts, we may need more statistical analysis?</w:t>
      </w:r>
    </w:p>
  </w:comment>
  <w:comment w:id="61" w:author="Bunger, Andrew P" w:date="2022-09-09T11:24:00Z" w:initials="BAP">
    <w:p w14:paraId="6233C6C6" w14:textId="77777777" w:rsidR="00045603" w:rsidRDefault="00045603" w:rsidP="00C85925">
      <w:pPr>
        <w:pStyle w:val="CommentText"/>
      </w:pPr>
      <w:r>
        <w:rPr>
          <w:rStyle w:val="CommentReference"/>
        </w:rPr>
        <w:annotationRef/>
      </w:r>
      <w:r>
        <w:t>Is this actually a depiction of how you found these? I thought you had some magic from the pairwise bivariate analysis. We should somehow explain in a bit more detail how these were "guessed".</w:t>
      </w:r>
    </w:p>
  </w:comment>
  <w:comment w:id="62" w:author="Lu, Yunxing" w:date="2022-09-12T23:39:00Z" w:initials="LY">
    <w:p w14:paraId="0C10A002" w14:textId="4716B654" w:rsidR="00045603" w:rsidRDefault="00045603">
      <w:pPr>
        <w:pStyle w:val="CommentText"/>
      </w:pPr>
      <w:r>
        <w:rPr>
          <w:rStyle w:val="CommentReference"/>
        </w:rPr>
        <w:annotationRef/>
      </w:r>
      <w:r>
        <w:t>Updated, please check.</w:t>
      </w:r>
    </w:p>
  </w:comment>
  <w:comment w:id="66" w:author="Bunger, Andrew P" w:date="2022-09-29T10:49:00Z" w:initials="BAP">
    <w:p w14:paraId="07AABBFC" w14:textId="77777777" w:rsidR="00045603" w:rsidRDefault="00045603" w:rsidP="00045603">
      <w:pPr>
        <w:pStyle w:val="CommentText"/>
      </w:pPr>
      <w:r>
        <w:rPr>
          <w:rStyle w:val="CommentReference"/>
        </w:rPr>
        <w:annotationRef/>
      </w:r>
      <w:r>
        <w:t xml:space="preserve">I think here you should just write the expressions for </w:t>
      </w:r>
      <w:proofErr w:type="spellStart"/>
      <w:r>
        <w:t>ct</w:t>
      </w:r>
      <w:proofErr w:type="spellEnd"/>
      <w:r>
        <w:t xml:space="preserve"> and cf. It is really helpful if we can readily see which of your 10 parameters are buried inside </w:t>
      </w:r>
      <w:proofErr w:type="spellStart"/>
      <w:r>
        <w:t>ct</w:t>
      </w:r>
      <w:proofErr w:type="spellEnd"/>
      <w:r>
        <w:t xml:space="preserve"> and </w:t>
      </w:r>
      <w:proofErr w:type="spellStart"/>
      <w:r>
        <w:t>cf</w:t>
      </w:r>
      <w:proofErr w:type="spellEnd"/>
      <w:r>
        <w:t>, especially the fact that md appears in this way. Also will clearly show the tie to permeability, all in this one equation.</w:t>
      </w:r>
    </w:p>
  </w:comment>
  <w:comment w:id="79" w:author="Bunger, Andrew P" w:date="2022-09-09T11:25:00Z" w:initials="BAP">
    <w:p w14:paraId="2EE209E2" w14:textId="0F4AA616" w:rsidR="00045603" w:rsidRDefault="00045603" w:rsidP="00C85925">
      <w:pPr>
        <w:pStyle w:val="CommentText"/>
      </w:pPr>
      <w:r>
        <w:rPr>
          <w:rStyle w:val="CommentReference"/>
        </w:rPr>
        <w:annotationRef/>
      </w:r>
      <w:r>
        <w:t>Check for consistency Fig. versus Figure and b versus (b) and so forth throughout the paper.</w:t>
      </w:r>
    </w:p>
  </w:comment>
  <w:comment w:id="80" w:author="Lu, Yunxing" w:date="2022-09-13T02:42:00Z" w:initials="LY">
    <w:p w14:paraId="7D1FE243" w14:textId="2ECCD708" w:rsidR="00045603" w:rsidRDefault="00045603">
      <w:pPr>
        <w:pStyle w:val="CommentText"/>
      </w:pPr>
      <w:r>
        <w:rPr>
          <w:rStyle w:val="CommentReference"/>
        </w:rPr>
        <w:annotationRef/>
      </w:r>
      <w:r>
        <w:t>Updated.</w:t>
      </w:r>
    </w:p>
  </w:comment>
  <w:comment w:id="83" w:author="Bunger, Andrew P" w:date="2022-09-09T11:29:00Z" w:initials="BAP">
    <w:p w14:paraId="1AB3103D" w14:textId="77777777" w:rsidR="00045603" w:rsidRDefault="00045603" w:rsidP="00C85925">
      <w:pPr>
        <w:pStyle w:val="CommentText"/>
      </w:pPr>
      <w:r>
        <w:rPr>
          <w:rStyle w:val="CommentReference"/>
        </w:rPr>
        <w:annotationRef/>
      </w:r>
      <w:r>
        <w:t>It is a little strange that you use all 3 as if they are independent of one another. You should choose 2. The third is always directly found from the other 2.</w:t>
      </w:r>
    </w:p>
  </w:comment>
  <w:comment w:id="84" w:author="Lu, Yunxing" w:date="2022-09-12T23:23:00Z" w:initials="LY">
    <w:p w14:paraId="27B3D52F" w14:textId="59125DDE" w:rsidR="00045603" w:rsidRDefault="00045603">
      <w:pPr>
        <w:pStyle w:val="CommentText"/>
      </w:pPr>
      <w:r>
        <w:rPr>
          <w:rStyle w:val="CommentReference"/>
        </w:rPr>
        <w:annotationRef/>
      </w:r>
      <w:r>
        <w:t>Have updated – removed one of them and updated plots and figures accordingly.</w:t>
      </w:r>
    </w:p>
  </w:comment>
  <w:comment w:id="85" w:author="Bunger, Andrew P" w:date="2022-09-09T11:31:00Z" w:initials="BAP">
    <w:p w14:paraId="6829E27D" w14:textId="77777777" w:rsidR="00045603" w:rsidRDefault="00045603" w:rsidP="00C85925">
      <w:pPr>
        <w:pStyle w:val="CommentText"/>
      </w:pPr>
      <w:r>
        <w:rPr>
          <w:rStyle w:val="CommentReference"/>
        </w:rPr>
        <w:annotationRef/>
      </w:r>
      <w:r>
        <w:t>Don't you mean permeability increased by two orders of magnitude?</w:t>
      </w:r>
    </w:p>
  </w:comment>
  <w:comment w:id="86" w:author="Lu, Yunxing" w:date="2022-09-12T23:24:00Z" w:initials="LY">
    <w:p w14:paraId="2D6FCA14" w14:textId="33B0E280" w:rsidR="00045603" w:rsidRDefault="00045603">
      <w:pPr>
        <w:pStyle w:val="CommentText"/>
      </w:pPr>
      <w:r>
        <w:rPr>
          <w:rStyle w:val="CommentReference"/>
        </w:rPr>
        <w:annotationRef/>
      </w:r>
      <w:r>
        <w:t>Sorry for my mistakes, updated.</w:t>
      </w:r>
    </w:p>
  </w:comment>
  <w:comment w:id="87" w:author="Bunger, Andrew P" w:date="2022-09-09T11:33:00Z" w:initials="BAP">
    <w:p w14:paraId="72E0BC36" w14:textId="77777777" w:rsidR="00045603" w:rsidRDefault="00045603" w:rsidP="00C85925">
      <w:pPr>
        <w:pStyle w:val="CommentText"/>
      </w:pPr>
      <w:r>
        <w:rPr>
          <w:rStyle w:val="CommentReference"/>
        </w:rPr>
        <w:annotationRef/>
      </w:r>
      <w:r>
        <w:t>Don't you mean increase specific heat by 2 orders of magnitude?</w:t>
      </w:r>
    </w:p>
  </w:comment>
  <w:comment w:id="88" w:author="Lu, Yunxing" w:date="2022-09-12T23:25:00Z" w:initials="LY">
    <w:p w14:paraId="09AAABE4" w14:textId="2F4D8C54" w:rsidR="00045603" w:rsidRDefault="00045603">
      <w:pPr>
        <w:pStyle w:val="CommentText"/>
      </w:pPr>
      <w:r>
        <w:rPr>
          <w:rStyle w:val="CommentReference"/>
        </w:rPr>
        <w:annotationRef/>
      </w:r>
      <w:r>
        <w:t>My mistakes, updated.</w:t>
      </w:r>
    </w:p>
  </w:comment>
  <w:comment w:id="89" w:author="Bunger, Andrew P" w:date="2022-08-19T10:13:00Z" w:initials="BAP">
    <w:p w14:paraId="225A1DD3" w14:textId="77777777" w:rsidR="00045603" w:rsidRDefault="00045603" w:rsidP="003273B6">
      <w:pPr>
        <w:pStyle w:val="CommentText"/>
      </w:pPr>
      <w:r>
        <w:rPr>
          <w:rStyle w:val="CommentReference"/>
        </w:rPr>
        <w:annotationRef/>
      </w:r>
      <w:r>
        <w:t>Axis scale needs larger font, and x label should go outside to match the y label.</w:t>
      </w:r>
    </w:p>
  </w:comment>
  <w:comment w:id="90" w:author="Lu, Yunxing" w:date="2022-09-12T21:36:00Z" w:initials="LY">
    <w:p w14:paraId="5DF3ABC9" w14:textId="778B5A38" w:rsidR="00045603" w:rsidRDefault="00045603">
      <w:pPr>
        <w:pStyle w:val="CommentText"/>
      </w:pPr>
      <w:r>
        <w:rPr>
          <w:rStyle w:val="CommentReference"/>
        </w:rPr>
        <w:annotationRef/>
      </w:r>
      <w:r>
        <w:t>Updated</w:t>
      </w:r>
    </w:p>
  </w:comment>
  <w:comment w:id="91" w:author="Bunger, Andrew P" w:date="2022-09-09T11:36:00Z" w:initials="BAP">
    <w:p w14:paraId="696EFCBC" w14:textId="77777777" w:rsidR="00045603" w:rsidRDefault="00045603" w:rsidP="00C85925">
      <w:pPr>
        <w:pStyle w:val="CommentText"/>
      </w:pPr>
      <w:r>
        <w:rPr>
          <w:rStyle w:val="CommentReference"/>
        </w:rPr>
        <w:annotationRef/>
      </w:r>
      <w:r>
        <w:t>You need to label them with "a)" and "b)"</w:t>
      </w:r>
    </w:p>
  </w:comment>
  <w:comment w:id="92" w:author="Lu, Yunxing" w:date="2022-09-12T21:36:00Z" w:initials="LY">
    <w:p w14:paraId="249B90B3" w14:textId="78C6E5F4" w:rsidR="00045603" w:rsidRDefault="00045603">
      <w:pPr>
        <w:pStyle w:val="CommentText"/>
      </w:pPr>
      <w:r>
        <w:rPr>
          <w:rStyle w:val="CommentReference"/>
        </w:rPr>
        <w:annotationRef/>
      </w:r>
      <w:r>
        <w:t>Labelled at the right bottom corner</w:t>
      </w:r>
    </w:p>
  </w:comment>
  <w:comment w:id="93" w:author="Bunger, Andrew P" w:date="2022-09-09T11:36:00Z" w:initials="BAP">
    <w:p w14:paraId="6596660E" w14:textId="77777777" w:rsidR="00045603" w:rsidRDefault="00045603" w:rsidP="00C85925">
      <w:pPr>
        <w:pStyle w:val="CommentText"/>
      </w:pPr>
      <w:r>
        <w:rPr>
          <w:rStyle w:val="CommentReference"/>
        </w:rPr>
        <w:annotationRef/>
      </w:r>
      <w:r>
        <w:t xml:space="preserve">Check </w:t>
      </w:r>
      <w:proofErr w:type="spellStart"/>
      <w:r>
        <w:t>an</w:t>
      </w:r>
      <w:proofErr w:type="spellEnd"/>
      <w:r>
        <w:t xml:space="preserve"> be consistent if centering captions or left justifying. Most of the time they should be left justified.</w:t>
      </w:r>
    </w:p>
  </w:comment>
  <w:comment w:id="94" w:author="Lu, Yunxing" w:date="2022-09-12T21:37:00Z" w:initials="LY">
    <w:p w14:paraId="0FA11E57" w14:textId="58B25909" w:rsidR="00045603" w:rsidRDefault="00045603">
      <w:pPr>
        <w:pStyle w:val="CommentText"/>
      </w:pPr>
      <w:r>
        <w:rPr>
          <w:rStyle w:val="CommentReference"/>
        </w:rPr>
        <w:annotationRef/>
      </w:r>
      <w:r>
        <w:t>Updated</w:t>
      </w:r>
    </w:p>
  </w:comment>
  <w:comment w:id="95" w:author="Bunger, Andrew P" w:date="2022-08-19T10:14:00Z" w:initials="BAP">
    <w:p w14:paraId="180645EE" w14:textId="3C061C4D" w:rsidR="00045603" w:rsidRDefault="00045603" w:rsidP="00160C48">
      <w:pPr>
        <w:pStyle w:val="CommentText"/>
      </w:pPr>
      <w:r>
        <w:rPr>
          <w:rStyle w:val="CommentReference"/>
        </w:rPr>
        <w:annotationRef/>
      </w:r>
      <w:r>
        <w:t>At the introduction you were using a large font for major headings, but then it kind of falls off...</w:t>
      </w:r>
    </w:p>
  </w:comment>
  <w:comment w:id="96" w:author="Lu, Yunxing" w:date="2022-09-12T21:37:00Z" w:initials="LY">
    <w:p w14:paraId="3F497022" w14:textId="161225CF" w:rsidR="00045603" w:rsidRDefault="00045603">
      <w:pPr>
        <w:pStyle w:val="CommentText"/>
      </w:pPr>
      <w:r>
        <w:rPr>
          <w:rStyle w:val="CommentReference"/>
        </w:rPr>
        <w:annotationRef/>
      </w:r>
      <w:r>
        <w:t>Updated</w:t>
      </w:r>
    </w:p>
  </w:comment>
  <w:comment w:id="97" w:author="Bunger, Andrew P" w:date="2022-09-09T11:46:00Z" w:initials="BAP">
    <w:p w14:paraId="1C31E3DF" w14:textId="77777777" w:rsidR="00045603" w:rsidRDefault="00045603" w:rsidP="00C85925">
      <w:pPr>
        <w:pStyle w:val="CommentText"/>
      </w:pPr>
      <w:r>
        <w:rPr>
          <w:rStyle w:val="CommentReference"/>
        </w:rPr>
        <w:annotationRef/>
      </w:r>
      <w:r>
        <w:t>I removed phase change because we may want to discuss IP protection before disclosure into the literature.</w:t>
      </w:r>
    </w:p>
  </w:comment>
  <w:comment w:id="98" w:author="Lu, Yunxing" w:date="2022-09-12T21:37:00Z" w:initials="LY">
    <w:p w14:paraId="6EDC48F3" w14:textId="13772CF3" w:rsidR="00045603" w:rsidRDefault="00045603">
      <w:pPr>
        <w:pStyle w:val="CommentText"/>
      </w:pPr>
      <w:r>
        <w:rPr>
          <w:rStyle w:val="CommentReference"/>
        </w:rPr>
        <w:annotationRef/>
      </w:r>
      <w:r>
        <w:t>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8876ED" w15:done="0"/>
  <w15:commentEx w15:paraId="69AB880E" w15:paraIdParent="148876ED" w15:done="0"/>
  <w15:commentEx w15:paraId="3469FF19" w15:paraIdParent="148876ED" w15:done="0"/>
  <w15:commentEx w15:paraId="482CF2DB" w15:done="0"/>
  <w15:commentEx w15:paraId="4402B8F1" w15:paraIdParent="482CF2DB" w15:done="0"/>
  <w15:commentEx w15:paraId="62E8C3BE" w15:done="0"/>
  <w15:commentEx w15:paraId="12940F72" w15:paraIdParent="62E8C3BE" w15:done="0"/>
  <w15:commentEx w15:paraId="7B162F73" w15:paraIdParent="62E8C3BE" w15:done="0"/>
  <w15:commentEx w15:paraId="5135E27D" w15:paraIdParent="62E8C3BE" w15:done="0"/>
  <w15:commentEx w15:paraId="22336B64" w15:done="0"/>
  <w15:commentEx w15:paraId="53F8D64F" w15:done="0"/>
  <w15:commentEx w15:paraId="46958AC9" w15:paraIdParent="53F8D64F" w15:done="0"/>
  <w15:commentEx w15:paraId="733915AD" w15:done="0"/>
  <w15:commentEx w15:paraId="04BAFBA9" w15:done="0"/>
  <w15:commentEx w15:paraId="68952FE5" w15:paraIdParent="04BAFBA9" w15:done="0"/>
  <w15:commentEx w15:paraId="50079C33" w15:done="0"/>
  <w15:commentEx w15:paraId="1F9272DF" w15:done="0"/>
  <w15:commentEx w15:paraId="57EEE982" w15:paraIdParent="1F9272DF" w15:done="0"/>
  <w15:commentEx w15:paraId="176463B6" w15:done="0"/>
  <w15:commentEx w15:paraId="4E87D0D2" w15:done="0"/>
  <w15:commentEx w15:paraId="03A00FCF" w15:paraIdParent="4E87D0D2" w15:done="0"/>
  <w15:commentEx w15:paraId="30EE1C57" w15:done="0"/>
  <w15:commentEx w15:paraId="46BAC4FD" w15:paraIdParent="30EE1C57" w15:done="0"/>
  <w15:commentEx w15:paraId="27D0BFF3" w15:done="0"/>
  <w15:commentEx w15:paraId="25DE4958" w15:done="0"/>
  <w15:commentEx w15:paraId="4EE69D7C" w15:paraIdParent="25DE4958" w15:done="0"/>
  <w15:commentEx w15:paraId="730A228E" w15:done="0"/>
  <w15:commentEx w15:paraId="3CAD8A89" w15:done="0"/>
  <w15:commentEx w15:paraId="35B3C18C" w15:paraIdParent="3CAD8A89" w15:done="0"/>
  <w15:commentEx w15:paraId="17E7BD7E" w15:done="0"/>
  <w15:commentEx w15:paraId="6835A165" w15:paraIdParent="17E7BD7E" w15:done="0"/>
  <w15:commentEx w15:paraId="7BC141D6" w15:done="0"/>
  <w15:commentEx w15:paraId="6F23F432" w15:paraIdParent="7BC141D6" w15:done="0"/>
  <w15:commentEx w15:paraId="7A5DEDAE" w15:done="0"/>
  <w15:commentEx w15:paraId="25B18049" w15:paraIdParent="7A5DEDAE" w15:done="0"/>
  <w15:commentEx w15:paraId="410773CD" w15:done="0"/>
  <w15:commentEx w15:paraId="4F2F4277" w15:paraIdParent="410773CD" w15:done="0"/>
  <w15:commentEx w15:paraId="3B38BE95" w15:done="0"/>
  <w15:commentEx w15:paraId="7DB4FA57" w15:paraIdParent="3B38BE95" w15:done="0"/>
  <w15:commentEx w15:paraId="6A2E74CC" w15:done="0"/>
  <w15:commentEx w15:paraId="462C6D5A" w15:paraIdParent="6A2E74CC" w15:done="0"/>
  <w15:commentEx w15:paraId="738F38D7" w15:done="0"/>
  <w15:commentEx w15:paraId="55B68FAC" w15:paraIdParent="738F38D7" w15:done="0"/>
  <w15:commentEx w15:paraId="477A2941" w15:done="0"/>
  <w15:commentEx w15:paraId="0405534E" w15:paraIdParent="477A2941" w15:done="0"/>
  <w15:commentEx w15:paraId="3BD7332F" w15:done="0"/>
  <w15:commentEx w15:paraId="0E77F9D3" w15:paraIdParent="3BD7332F" w15:done="0"/>
  <w15:commentEx w15:paraId="788AAF47" w15:done="0"/>
  <w15:commentEx w15:paraId="025B8E74" w15:paraIdParent="788AAF47" w15:done="0"/>
  <w15:commentEx w15:paraId="6233C6C6" w15:done="0"/>
  <w15:commentEx w15:paraId="0C10A002" w15:paraIdParent="6233C6C6" w15:done="0"/>
  <w15:commentEx w15:paraId="07AABBFC" w15:done="0"/>
  <w15:commentEx w15:paraId="2EE209E2" w15:done="0"/>
  <w15:commentEx w15:paraId="7D1FE243" w15:paraIdParent="2EE209E2" w15:done="0"/>
  <w15:commentEx w15:paraId="1AB3103D" w15:done="0"/>
  <w15:commentEx w15:paraId="27B3D52F" w15:paraIdParent="1AB3103D" w15:done="0"/>
  <w15:commentEx w15:paraId="6829E27D" w15:done="0"/>
  <w15:commentEx w15:paraId="2D6FCA14" w15:paraIdParent="6829E27D" w15:done="0"/>
  <w15:commentEx w15:paraId="72E0BC36" w15:done="0"/>
  <w15:commentEx w15:paraId="09AAABE4" w15:paraIdParent="72E0BC36" w15:done="0"/>
  <w15:commentEx w15:paraId="225A1DD3" w15:done="0"/>
  <w15:commentEx w15:paraId="5DF3ABC9" w15:paraIdParent="225A1DD3" w15:done="0"/>
  <w15:commentEx w15:paraId="696EFCBC" w15:done="0"/>
  <w15:commentEx w15:paraId="249B90B3" w15:paraIdParent="696EFCBC" w15:done="0"/>
  <w15:commentEx w15:paraId="6596660E" w15:done="0"/>
  <w15:commentEx w15:paraId="0FA11E57" w15:paraIdParent="6596660E" w15:done="0"/>
  <w15:commentEx w15:paraId="180645EE" w15:done="0"/>
  <w15:commentEx w15:paraId="3F497022" w15:paraIdParent="180645EE" w15:done="0"/>
  <w15:commentEx w15:paraId="1C31E3DF" w15:done="0"/>
  <w15:commentEx w15:paraId="6EDC48F3" w15:paraIdParent="1C31E3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D4E9" w16cex:dateUtc="2022-08-19T13:22:00Z"/>
  <w16cex:commentExtensible w16cex:durableId="26A738A2" w16cex:dateUtc="2022-08-17T13:51:00Z"/>
  <w16cex:commentExtensible w16cex:durableId="26A739AC" w16cex:dateUtc="2022-08-17T13:55:00Z"/>
  <w16cex:commentExtensible w16cex:durableId="26A9D56A" w16cex:dateUtc="2022-08-19T13:24:00Z"/>
  <w16cex:commentExtensible w16cex:durableId="26DFF343" w16cex:dateUtc="2022-09-29T14:34:00Z"/>
  <w16cex:commentExtensible w16cex:durableId="26C498D9" w16cex:dateUtc="2022-09-08T20:37:00Z"/>
  <w16cex:commentExtensible w16cex:durableId="26DFF372" w16cex:dateUtc="2022-09-29T14:35:00Z"/>
  <w16cex:commentExtensible w16cex:durableId="26C498FA" w16cex:dateUtc="2022-09-08T20:38:00Z"/>
  <w16cex:commentExtensible w16cex:durableId="26DFF3B6" w16cex:dateUtc="2022-09-29T14:36:00Z"/>
  <w16cex:commentExtensible w16cex:durableId="26C493D2" w16cex:dateUtc="2022-09-08T20:16:00Z"/>
  <w16cex:commentExtensible w16cex:durableId="26C497D7" w16cex:dateUtc="2022-09-08T20:33:00Z"/>
  <w16cex:commentExtensible w16cex:durableId="26C496D1" w16cex:dateUtc="2022-09-08T20:29:00Z"/>
  <w16cex:commentExtensible w16cex:durableId="26C4988B" w16cex:dateUtc="2022-09-08T20:36:00Z"/>
  <w16cex:commentExtensible w16cex:durableId="26C499B9" w16cex:dateUtc="2022-09-08T20:41:00Z"/>
  <w16cex:commentExtensible w16cex:durableId="26C49A44" w16cex:dateUtc="2022-09-08T20:43:00Z"/>
  <w16cex:commentExtensible w16cex:durableId="26A9DF86" w16cex:dateUtc="2022-08-19T14:08:00Z"/>
  <w16cex:commentExtensible w16cex:durableId="26C572A5" w16cex:dateUtc="2022-09-09T12:07:00Z"/>
  <w16cex:commentExtensible w16cex:durableId="26C57FA8" w16cex:dateUtc="2022-09-09T13:02:00Z"/>
  <w16cex:commentExtensible w16cex:durableId="26C57FB8" w16cex:dateUtc="2022-09-09T13:02:00Z"/>
  <w16cex:commentExtensible w16cex:durableId="26C58009" w16cex:dateUtc="2022-09-09T13:04:00Z"/>
  <w16cex:commentExtensible w16cex:durableId="26C58407" w16cex:dateUtc="2022-09-09T13:21:00Z"/>
  <w16cex:commentExtensible w16cex:durableId="26A9E195" w16cex:dateUtc="2022-08-19T14:16:00Z"/>
  <w16cex:commentExtensible w16cex:durableId="26C59C93" w16cex:dateUtc="2022-09-09T15:05:00Z"/>
  <w16cex:commentExtensible w16cex:durableId="26C5A0DB" w16cex:dateUtc="2022-09-09T15:24:00Z"/>
  <w16cex:commentExtensible w16cex:durableId="26DFF6C8" w16cex:dateUtc="2022-09-29T14:49:00Z"/>
  <w16cex:commentExtensible w16cex:durableId="26C5A122" w16cex:dateUtc="2022-09-09T15:25:00Z"/>
  <w16cex:commentExtensible w16cex:durableId="26C5A20B" w16cex:dateUtc="2022-09-09T15:29:00Z"/>
  <w16cex:commentExtensible w16cex:durableId="26C5A2A7" w16cex:dateUtc="2022-09-09T15:31:00Z"/>
  <w16cex:commentExtensible w16cex:durableId="26C5A322" w16cex:dateUtc="2022-09-09T15:33:00Z"/>
  <w16cex:commentExtensible w16cex:durableId="26C5A36C" w16cex:dateUtc="2022-08-19T14:13:00Z"/>
  <w16cex:commentExtensible w16cex:durableId="26C5A3A5" w16cex:dateUtc="2022-09-09T15:36:00Z"/>
  <w16cex:commentExtensible w16cex:durableId="26C5A3C4" w16cex:dateUtc="2022-09-09T15:36:00Z"/>
  <w16cex:commentExtensible w16cex:durableId="26A9E0EF" w16cex:dateUtc="2022-08-19T14:14:00Z"/>
  <w16cex:commentExtensible w16cex:durableId="26C5A627" w16cex:dateUtc="2022-09-09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8876ED" w16cid:durableId="26A9D477"/>
  <w16cid:commentId w16cid:paraId="69AB880E" w16cid:durableId="26A9D4E9"/>
  <w16cid:commentId w16cid:paraId="3469FF19" w16cid:durableId="26C49085"/>
  <w16cid:commentId w16cid:paraId="482CF2DB" w16cid:durableId="26A738A2"/>
  <w16cid:commentId w16cid:paraId="4402B8F1" w16cid:durableId="26A9D47B"/>
  <w16cid:commentId w16cid:paraId="62E8C3BE" w16cid:durableId="26A739AC"/>
  <w16cid:commentId w16cid:paraId="12940F72" w16cid:durableId="26A9D47D"/>
  <w16cid:commentId w16cid:paraId="7B162F73" w16cid:durableId="26A9D56A"/>
  <w16cid:commentId w16cid:paraId="5135E27D" w16cid:durableId="26C4908B"/>
  <w16cid:commentId w16cid:paraId="22336B64" w16cid:durableId="26DFF343"/>
  <w16cid:commentId w16cid:paraId="53F8D64F" w16cid:durableId="26C4908C"/>
  <w16cid:commentId w16cid:paraId="46958AC9" w16cid:durableId="26C4908D"/>
  <w16cid:commentId w16cid:paraId="733915AD" w16cid:durableId="26DFF21C"/>
  <w16cid:commentId w16cid:paraId="04BAFBA9" w16cid:durableId="26C498D9"/>
  <w16cid:commentId w16cid:paraId="68952FE5" w16cid:durableId="26DFF21E"/>
  <w16cid:commentId w16cid:paraId="50079C33" w16cid:durableId="26DFF372"/>
  <w16cid:commentId w16cid:paraId="1F9272DF" w16cid:durableId="26C498FA"/>
  <w16cid:commentId w16cid:paraId="57EEE982" w16cid:durableId="26DFF220"/>
  <w16cid:commentId w16cid:paraId="176463B6" w16cid:durableId="26DFF3B6"/>
  <w16cid:commentId w16cid:paraId="4E87D0D2" w16cid:durableId="26C493D2"/>
  <w16cid:commentId w16cid:paraId="03A00FCF" w16cid:durableId="26DFF222"/>
  <w16cid:commentId w16cid:paraId="30EE1C57" w16cid:durableId="26C497D7"/>
  <w16cid:commentId w16cid:paraId="46BAC4FD" w16cid:durableId="26DFF224"/>
  <w16cid:commentId w16cid:paraId="27D0BFF3" w16cid:durableId="26DFF225"/>
  <w16cid:commentId w16cid:paraId="25DE4958" w16cid:durableId="26C496D1"/>
  <w16cid:commentId w16cid:paraId="4EE69D7C" w16cid:durableId="26DFF227"/>
  <w16cid:commentId w16cid:paraId="730A228E" w16cid:durableId="26DFF228"/>
  <w16cid:commentId w16cid:paraId="3CAD8A89" w16cid:durableId="26C4988B"/>
  <w16cid:commentId w16cid:paraId="35B3C18C" w16cid:durableId="26DFF22A"/>
  <w16cid:commentId w16cid:paraId="17E7BD7E" w16cid:durableId="26C499B9"/>
  <w16cid:commentId w16cid:paraId="6835A165" w16cid:durableId="26DFF22C"/>
  <w16cid:commentId w16cid:paraId="7BC141D6" w16cid:durableId="26C49A44"/>
  <w16cid:commentId w16cid:paraId="6F23F432" w16cid:durableId="26DFF22E"/>
  <w16cid:commentId w16cid:paraId="7A5DEDAE" w16cid:durableId="26A9DF86"/>
  <w16cid:commentId w16cid:paraId="25B18049" w16cid:durableId="26C49095"/>
  <w16cid:commentId w16cid:paraId="410773CD" w16cid:durableId="26C572A5"/>
  <w16cid:commentId w16cid:paraId="4F2F4277" w16cid:durableId="26DFF232"/>
  <w16cid:commentId w16cid:paraId="3B38BE95" w16cid:durableId="26C57FA8"/>
  <w16cid:commentId w16cid:paraId="7DB4FA57" w16cid:durableId="26DFF234"/>
  <w16cid:commentId w16cid:paraId="6A2E74CC" w16cid:durableId="26C57FB8"/>
  <w16cid:commentId w16cid:paraId="462C6D5A" w16cid:durableId="26DFF236"/>
  <w16cid:commentId w16cid:paraId="738F38D7" w16cid:durableId="26C58009"/>
  <w16cid:commentId w16cid:paraId="55B68FAC" w16cid:durableId="26DFF238"/>
  <w16cid:commentId w16cid:paraId="477A2941" w16cid:durableId="26C58407"/>
  <w16cid:commentId w16cid:paraId="0405534E" w16cid:durableId="26DFF23A"/>
  <w16cid:commentId w16cid:paraId="3BD7332F" w16cid:durableId="26A9E195"/>
  <w16cid:commentId w16cid:paraId="0E77F9D3" w16cid:durableId="26C49099"/>
  <w16cid:commentId w16cid:paraId="788AAF47" w16cid:durableId="26C59C93"/>
  <w16cid:commentId w16cid:paraId="025B8E74" w16cid:durableId="26DFF23E"/>
  <w16cid:commentId w16cid:paraId="6233C6C6" w16cid:durableId="26C5A0DB"/>
  <w16cid:commentId w16cid:paraId="0C10A002" w16cid:durableId="26DFF240"/>
  <w16cid:commentId w16cid:paraId="07AABBFC" w16cid:durableId="26DFF6C8"/>
  <w16cid:commentId w16cid:paraId="2EE209E2" w16cid:durableId="26C5A122"/>
  <w16cid:commentId w16cid:paraId="7D1FE243" w16cid:durableId="26DFF242"/>
  <w16cid:commentId w16cid:paraId="1AB3103D" w16cid:durableId="26C5A20B"/>
  <w16cid:commentId w16cid:paraId="27B3D52F" w16cid:durableId="26DFF244"/>
  <w16cid:commentId w16cid:paraId="6829E27D" w16cid:durableId="26C5A2A7"/>
  <w16cid:commentId w16cid:paraId="2D6FCA14" w16cid:durableId="26DFF246"/>
  <w16cid:commentId w16cid:paraId="72E0BC36" w16cid:durableId="26C5A322"/>
  <w16cid:commentId w16cid:paraId="09AAABE4" w16cid:durableId="26DFF248"/>
  <w16cid:commentId w16cid:paraId="225A1DD3" w16cid:durableId="26C5A36C"/>
  <w16cid:commentId w16cid:paraId="5DF3ABC9" w16cid:durableId="26DFF24A"/>
  <w16cid:commentId w16cid:paraId="696EFCBC" w16cid:durableId="26C5A3A5"/>
  <w16cid:commentId w16cid:paraId="249B90B3" w16cid:durableId="26DFF24C"/>
  <w16cid:commentId w16cid:paraId="6596660E" w16cid:durableId="26C5A3C4"/>
  <w16cid:commentId w16cid:paraId="0FA11E57" w16cid:durableId="26DFF24E"/>
  <w16cid:commentId w16cid:paraId="180645EE" w16cid:durableId="26A9E0EF"/>
  <w16cid:commentId w16cid:paraId="3F497022" w16cid:durableId="26DFF250"/>
  <w16cid:commentId w16cid:paraId="1C31E3DF" w16cid:durableId="26C5A627"/>
  <w16cid:commentId w16cid:paraId="6EDC48F3" w16cid:durableId="26DFF25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4410F5" w14:textId="77777777" w:rsidR="0086365D" w:rsidRDefault="0086365D" w:rsidP="00C14B17">
      <w:pPr>
        <w:spacing w:after="0" w:line="240" w:lineRule="auto"/>
      </w:pPr>
      <w:r>
        <w:separator/>
      </w:r>
    </w:p>
  </w:endnote>
  <w:endnote w:type="continuationSeparator" w:id="0">
    <w:p w14:paraId="1F620091" w14:textId="77777777" w:rsidR="0086365D" w:rsidRDefault="0086365D"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661001"/>
      <w:docPartObj>
        <w:docPartGallery w:val="Page Numbers (Bottom of Page)"/>
        <w:docPartUnique/>
      </w:docPartObj>
    </w:sdtPr>
    <w:sdtEndPr>
      <w:rPr>
        <w:noProof/>
      </w:rPr>
    </w:sdtEndPr>
    <w:sdtContent>
      <w:p w14:paraId="580D7800" w14:textId="163DFCE6" w:rsidR="00045603" w:rsidRDefault="00045603">
        <w:pPr>
          <w:pStyle w:val="Footer"/>
          <w:jc w:val="center"/>
        </w:pPr>
        <w:r>
          <w:fldChar w:fldCharType="begin"/>
        </w:r>
        <w:r>
          <w:instrText xml:space="preserve"> PAGE   \* MERGEFORMAT </w:instrText>
        </w:r>
        <w:r>
          <w:fldChar w:fldCharType="separate"/>
        </w:r>
        <w:r w:rsidR="00B5752C">
          <w:rPr>
            <w:noProof/>
          </w:rPr>
          <w:t>1</w:t>
        </w:r>
        <w:r>
          <w:rPr>
            <w:noProof/>
          </w:rPr>
          <w:fldChar w:fldCharType="end"/>
        </w:r>
      </w:p>
    </w:sdtContent>
  </w:sdt>
  <w:p w14:paraId="2A176086" w14:textId="77777777" w:rsidR="00045603" w:rsidRDefault="000456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3E70D4" w14:textId="77777777" w:rsidR="0086365D" w:rsidRDefault="0086365D" w:rsidP="00C14B17">
      <w:pPr>
        <w:spacing w:after="0" w:line="240" w:lineRule="auto"/>
      </w:pPr>
      <w:r>
        <w:separator/>
      </w:r>
    </w:p>
  </w:footnote>
  <w:footnote w:type="continuationSeparator" w:id="0">
    <w:p w14:paraId="687E42DB" w14:textId="77777777" w:rsidR="0086365D" w:rsidRDefault="0086365D"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548D6"/>
    <w:multiLevelType w:val="hybridMultilevel"/>
    <w:tmpl w:val="1B5AA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Bunger, Andrew P">
    <w15:presenceInfo w15:providerId="None" w15:userId="Bunger, Andrew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M64FAObVQA0tAAAA"/>
    <w:docVar w:name="EN.InstantFormat" w:val="&lt;ENInstantFormat&gt;&lt;Enabled&gt;1&lt;/Enabled&gt;&lt;ScanUnformatted&gt;1&lt;/ScanUnformatted&gt;&lt;ScanChanges&gt;1&lt;/ScanChanges&gt;&lt;Suspended&gt;1&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fvrr2e4dpfdrettfh5de0dvap00tsdfpwd&quot;&gt;My EndNote Library11&lt;record-ids&gt;&lt;item&gt;3&lt;/item&gt;&lt;item&gt;4&lt;/item&gt;&lt;item&gt;5&lt;/item&gt;&lt;item&gt;6&lt;/item&gt;&lt;item&gt;7&lt;/item&gt;&lt;item&gt;9&lt;/item&gt;&lt;item&gt;10&lt;/item&gt;&lt;item&gt;11&lt;/item&gt;&lt;/record-ids&gt;&lt;/item&gt;&lt;/Libraries&gt;"/>
  </w:docVars>
  <w:rsids>
    <w:rsidRoot w:val="00370BCC"/>
    <w:rsid w:val="00001443"/>
    <w:rsid w:val="00001DCC"/>
    <w:rsid w:val="0000489E"/>
    <w:rsid w:val="000056E9"/>
    <w:rsid w:val="00007D40"/>
    <w:rsid w:val="00007F08"/>
    <w:rsid w:val="00010DBB"/>
    <w:rsid w:val="00011D60"/>
    <w:rsid w:val="000122DB"/>
    <w:rsid w:val="00012677"/>
    <w:rsid w:val="00014269"/>
    <w:rsid w:val="00016E14"/>
    <w:rsid w:val="00022326"/>
    <w:rsid w:val="000301A0"/>
    <w:rsid w:val="000345B2"/>
    <w:rsid w:val="00036104"/>
    <w:rsid w:val="00042A00"/>
    <w:rsid w:val="00043F05"/>
    <w:rsid w:val="00044346"/>
    <w:rsid w:val="00045603"/>
    <w:rsid w:val="000502CB"/>
    <w:rsid w:val="0005037E"/>
    <w:rsid w:val="00051701"/>
    <w:rsid w:val="00052A1C"/>
    <w:rsid w:val="000565B9"/>
    <w:rsid w:val="00060E7C"/>
    <w:rsid w:val="000624B4"/>
    <w:rsid w:val="00063DE0"/>
    <w:rsid w:val="00066EFA"/>
    <w:rsid w:val="00066FBC"/>
    <w:rsid w:val="000714C8"/>
    <w:rsid w:val="000719AC"/>
    <w:rsid w:val="00071CC5"/>
    <w:rsid w:val="00073D3D"/>
    <w:rsid w:val="000809CF"/>
    <w:rsid w:val="00081170"/>
    <w:rsid w:val="00084061"/>
    <w:rsid w:val="000862A1"/>
    <w:rsid w:val="0009227B"/>
    <w:rsid w:val="00092FA4"/>
    <w:rsid w:val="000937EC"/>
    <w:rsid w:val="000952EE"/>
    <w:rsid w:val="000A1D33"/>
    <w:rsid w:val="000A38CE"/>
    <w:rsid w:val="000A426A"/>
    <w:rsid w:val="000B5637"/>
    <w:rsid w:val="000B5AB8"/>
    <w:rsid w:val="000B63EE"/>
    <w:rsid w:val="000B6C6C"/>
    <w:rsid w:val="000C0CEF"/>
    <w:rsid w:val="000D18AC"/>
    <w:rsid w:val="000D5D5E"/>
    <w:rsid w:val="000D64F9"/>
    <w:rsid w:val="000D7799"/>
    <w:rsid w:val="000E41C7"/>
    <w:rsid w:val="000E42FB"/>
    <w:rsid w:val="000E4DB8"/>
    <w:rsid w:val="000E5BEC"/>
    <w:rsid w:val="000E67A2"/>
    <w:rsid w:val="000E6FC6"/>
    <w:rsid w:val="000E70D7"/>
    <w:rsid w:val="000F0502"/>
    <w:rsid w:val="001015F2"/>
    <w:rsid w:val="00103C90"/>
    <w:rsid w:val="00106112"/>
    <w:rsid w:val="00107A49"/>
    <w:rsid w:val="0011331F"/>
    <w:rsid w:val="001153BA"/>
    <w:rsid w:val="00120051"/>
    <w:rsid w:val="00124870"/>
    <w:rsid w:val="0012568C"/>
    <w:rsid w:val="001279FE"/>
    <w:rsid w:val="00130335"/>
    <w:rsid w:val="00133F37"/>
    <w:rsid w:val="00137205"/>
    <w:rsid w:val="00137220"/>
    <w:rsid w:val="0013783D"/>
    <w:rsid w:val="0013791D"/>
    <w:rsid w:val="00137C8D"/>
    <w:rsid w:val="001403EB"/>
    <w:rsid w:val="001405D8"/>
    <w:rsid w:val="0014262A"/>
    <w:rsid w:val="001428C1"/>
    <w:rsid w:val="0014688A"/>
    <w:rsid w:val="00146A6D"/>
    <w:rsid w:val="00147199"/>
    <w:rsid w:val="00152817"/>
    <w:rsid w:val="0015351E"/>
    <w:rsid w:val="001579DC"/>
    <w:rsid w:val="00160C48"/>
    <w:rsid w:val="00163297"/>
    <w:rsid w:val="00164776"/>
    <w:rsid w:val="0016626B"/>
    <w:rsid w:val="00166F53"/>
    <w:rsid w:val="00171E20"/>
    <w:rsid w:val="0017609D"/>
    <w:rsid w:val="0018145D"/>
    <w:rsid w:val="00191965"/>
    <w:rsid w:val="001945E4"/>
    <w:rsid w:val="00195D4D"/>
    <w:rsid w:val="001A2310"/>
    <w:rsid w:val="001A23F1"/>
    <w:rsid w:val="001A2EAE"/>
    <w:rsid w:val="001A5010"/>
    <w:rsid w:val="001A53EE"/>
    <w:rsid w:val="001A69DE"/>
    <w:rsid w:val="001B076F"/>
    <w:rsid w:val="001B139A"/>
    <w:rsid w:val="001B2C00"/>
    <w:rsid w:val="001B3D6D"/>
    <w:rsid w:val="001B3FED"/>
    <w:rsid w:val="001B638C"/>
    <w:rsid w:val="001C01B7"/>
    <w:rsid w:val="001C28A5"/>
    <w:rsid w:val="001C5699"/>
    <w:rsid w:val="001C61B2"/>
    <w:rsid w:val="001C7A3B"/>
    <w:rsid w:val="001D0E34"/>
    <w:rsid w:val="001D3178"/>
    <w:rsid w:val="001D678D"/>
    <w:rsid w:val="001D6F2F"/>
    <w:rsid w:val="001D703F"/>
    <w:rsid w:val="001E1407"/>
    <w:rsid w:val="001E3C68"/>
    <w:rsid w:val="001E4593"/>
    <w:rsid w:val="001E554D"/>
    <w:rsid w:val="001F2282"/>
    <w:rsid w:val="001F26AD"/>
    <w:rsid w:val="001F2942"/>
    <w:rsid w:val="001F5527"/>
    <w:rsid w:val="001F6E5E"/>
    <w:rsid w:val="001F6FC6"/>
    <w:rsid w:val="00201B72"/>
    <w:rsid w:val="002041EA"/>
    <w:rsid w:val="00210318"/>
    <w:rsid w:val="002127BD"/>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65E69"/>
    <w:rsid w:val="00270350"/>
    <w:rsid w:val="00271439"/>
    <w:rsid w:val="00275DD6"/>
    <w:rsid w:val="00276048"/>
    <w:rsid w:val="00282C80"/>
    <w:rsid w:val="00290E06"/>
    <w:rsid w:val="002A0325"/>
    <w:rsid w:val="002A079F"/>
    <w:rsid w:val="002A1172"/>
    <w:rsid w:val="002A13FF"/>
    <w:rsid w:val="002A1718"/>
    <w:rsid w:val="002A2B4E"/>
    <w:rsid w:val="002A2DFE"/>
    <w:rsid w:val="002A31AD"/>
    <w:rsid w:val="002A31AE"/>
    <w:rsid w:val="002A3A7D"/>
    <w:rsid w:val="002A5294"/>
    <w:rsid w:val="002C0752"/>
    <w:rsid w:val="002C3055"/>
    <w:rsid w:val="002C4A49"/>
    <w:rsid w:val="002C6BDE"/>
    <w:rsid w:val="002D0CE1"/>
    <w:rsid w:val="002D17FC"/>
    <w:rsid w:val="002D39E9"/>
    <w:rsid w:val="002D3AD6"/>
    <w:rsid w:val="002D547C"/>
    <w:rsid w:val="002D66D7"/>
    <w:rsid w:val="002E3F91"/>
    <w:rsid w:val="002E63DC"/>
    <w:rsid w:val="002F22E3"/>
    <w:rsid w:val="002F2CEB"/>
    <w:rsid w:val="002F7654"/>
    <w:rsid w:val="00302D84"/>
    <w:rsid w:val="00304A0D"/>
    <w:rsid w:val="00304B80"/>
    <w:rsid w:val="003069B6"/>
    <w:rsid w:val="0030776A"/>
    <w:rsid w:val="00311B24"/>
    <w:rsid w:val="003130A6"/>
    <w:rsid w:val="00315D9C"/>
    <w:rsid w:val="00316278"/>
    <w:rsid w:val="0031667A"/>
    <w:rsid w:val="00317894"/>
    <w:rsid w:val="0032108E"/>
    <w:rsid w:val="003261F4"/>
    <w:rsid w:val="003273B6"/>
    <w:rsid w:val="00331C6D"/>
    <w:rsid w:val="00334FDC"/>
    <w:rsid w:val="003353C0"/>
    <w:rsid w:val="00336D0D"/>
    <w:rsid w:val="00337374"/>
    <w:rsid w:val="003422FF"/>
    <w:rsid w:val="00345CE4"/>
    <w:rsid w:val="00346BD1"/>
    <w:rsid w:val="00352814"/>
    <w:rsid w:val="00353C7D"/>
    <w:rsid w:val="00354588"/>
    <w:rsid w:val="00356A6A"/>
    <w:rsid w:val="00361D1C"/>
    <w:rsid w:val="0036216A"/>
    <w:rsid w:val="00362F85"/>
    <w:rsid w:val="00363744"/>
    <w:rsid w:val="00364C76"/>
    <w:rsid w:val="003672FA"/>
    <w:rsid w:val="003704A2"/>
    <w:rsid w:val="00370BCC"/>
    <w:rsid w:val="00370EBA"/>
    <w:rsid w:val="00371241"/>
    <w:rsid w:val="00371E5E"/>
    <w:rsid w:val="003721F2"/>
    <w:rsid w:val="00372656"/>
    <w:rsid w:val="0037331C"/>
    <w:rsid w:val="00375A78"/>
    <w:rsid w:val="00377142"/>
    <w:rsid w:val="00381225"/>
    <w:rsid w:val="00382787"/>
    <w:rsid w:val="003827D3"/>
    <w:rsid w:val="00386070"/>
    <w:rsid w:val="0038714A"/>
    <w:rsid w:val="00391B2F"/>
    <w:rsid w:val="003929F6"/>
    <w:rsid w:val="0039491A"/>
    <w:rsid w:val="003A23C4"/>
    <w:rsid w:val="003A2BD7"/>
    <w:rsid w:val="003A34DA"/>
    <w:rsid w:val="003A5DF1"/>
    <w:rsid w:val="003A6AA5"/>
    <w:rsid w:val="003B3975"/>
    <w:rsid w:val="003B4BBA"/>
    <w:rsid w:val="003B533C"/>
    <w:rsid w:val="003C4F47"/>
    <w:rsid w:val="003C6F51"/>
    <w:rsid w:val="003C702D"/>
    <w:rsid w:val="003D0A02"/>
    <w:rsid w:val="003D4F81"/>
    <w:rsid w:val="003D6199"/>
    <w:rsid w:val="003E1AAB"/>
    <w:rsid w:val="003E4A6C"/>
    <w:rsid w:val="003E5194"/>
    <w:rsid w:val="003E53A4"/>
    <w:rsid w:val="003E65EA"/>
    <w:rsid w:val="003F1B4D"/>
    <w:rsid w:val="003F746E"/>
    <w:rsid w:val="003F79F1"/>
    <w:rsid w:val="00403FA9"/>
    <w:rsid w:val="00406356"/>
    <w:rsid w:val="004065E1"/>
    <w:rsid w:val="00407179"/>
    <w:rsid w:val="00413FA8"/>
    <w:rsid w:val="004148D1"/>
    <w:rsid w:val="00414E77"/>
    <w:rsid w:val="004156B6"/>
    <w:rsid w:val="00416E6D"/>
    <w:rsid w:val="00416ECF"/>
    <w:rsid w:val="00420EA3"/>
    <w:rsid w:val="00427C24"/>
    <w:rsid w:val="00432CF5"/>
    <w:rsid w:val="004346B1"/>
    <w:rsid w:val="00434894"/>
    <w:rsid w:val="00434F37"/>
    <w:rsid w:val="004359EA"/>
    <w:rsid w:val="00435AD5"/>
    <w:rsid w:val="00435C5A"/>
    <w:rsid w:val="00437EF3"/>
    <w:rsid w:val="00441026"/>
    <w:rsid w:val="004441F8"/>
    <w:rsid w:val="00445D97"/>
    <w:rsid w:val="00446B90"/>
    <w:rsid w:val="0045485B"/>
    <w:rsid w:val="0046044A"/>
    <w:rsid w:val="0046084E"/>
    <w:rsid w:val="0046124E"/>
    <w:rsid w:val="004635F2"/>
    <w:rsid w:val="0046512F"/>
    <w:rsid w:val="00466976"/>
    <w:rsid w:val="004679B9"/>
    <w:rsid w:val="0047071F"/>
    <w:rsid w:val="00471E9B"/>
    <w:rsid w:val="00475982"/>
    <w:rsid w:val="00476C96"/>
    <w:rsid w:val="004801D8"/>
    <w:rsid w:val="004806A3"/>
    <w:rsid w:val="00481B55"/>
    <w:rsid w:val="00482AAB"/>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E6FE1"/>
    <w:rsid w:val="004F0F01"/>
    <w:rsid w:val="004F1EE8"/>
    <w:rsid w:val="004F4081"/>
    <w:rsid w:val="00502917"/>
    <w:rsid w:val="00503C40"/>
    <w:rsid w:val="00504D1E"/>
    <w:rsid w:val="00511C6E"/>
    <w:rsid w:val="0051708D"/>
    <w:rsid w:val="00517A32"/>
    <w:rsid w:val="0052054A"/>
    <w:rsid w:val="00520DCC"/>
    <w:rsid w:val="00521645"/>
    <w:rsid w:val="00521EDB"/>
    <w:rsid w:val="005239A0"/>
    <w:rsid w:val="00523B02"/>
    <w:rsid w:val="005250F8"/>
    <w:rsid w:val="00530F2F"/>
    <w:rsid w:val="0053409E"/>
    <w:rsid w:val="00540BDB"/>
    <w:rsid w:val="00543386"/>
    <w:rsid w:val="00543BB9"/>
    <w:rsid w:val="00544D62"/>
    <w:rsid w:val="0054530C"/>
    <w:rsid w:val="005454B9"/>
    <w:rsid w:val="0055064C"/>
    <w:rsid w:val="00551C7F"/>
    <w:rsid w:val="00557128"/>
    <w:rsid w:val="00560E69"/>
    <w:rsid w:val="00561D1D"/>
    <w:rsid w:val="00565C34"/>
    <w:rsid w:val="00566CF4"/>
    <w:rsid w:val="00570257"/>
    <w:rsid w:val="0057091C"/>
    <w:rsid w:val="00576BCD"/>
    <w:rsid w:val="005812BA"/>
    <w:rsid w:val="005841CE"/>
    <w:rsid w:val="0059389A"/>
    <w:rsid w:val="00593DE8"/>
    <w:rsid w:val="0059763F"/>
    <w:rsid w:val="005A4765"/>
    <w:rsid w:val="005A58DF"/>
    <w:rsid w:val="005A6431"/>
    <w:rsid w:val="005B17F2"/>
    <w:rsid w:val="005B2F06"/>
    <w:rsid w:val="005B4237"/>
    <w:rsid w:val="005B4A4F"/>
    <w:rsid w:val="005B4B3D"/>
    <w:rsid w:val="005B78FC"/>
    <w:rsid w:val="005C0A6E"/>
    <w:rsid w:val="005C356A"/>
    <w:rsid w:val="005D0761"/>
    <w:rsid w:val="005D0C6C"/>
    <w:rsid w:val="005D2E59"/>
    <w:rsid w:val="005D4B11"/>
    <w:rsid w:val="005D56CB"/>
    <w:rsid w:val="005D7A9F"/>
    <w:rsid w:val="005E23D5"/>
    <w:rsid w:val="005E2ECD"/>
    <w:rsid w:val="005E30B3"/>
    <w:rsid w:val="005E30CA"/>
    <w:rsid w:val="005E4D94"/>
    <w:rsid w:val="005E54F0"/>
    <w:rsid w:val="005E5BEE"/>
    <w:rsid w:val="005F0132"/>
    <w:rsid w:val="005F0513"/>
    <w:rsid w:val="005F0C67"/>
    <w:rsid w:val="005F3293"/>
    <w:rsid w:val="005F641B"/>
    <w:rsid w:val="00600D8D"/>
    <w:rsid w:val="006060B4"/>
    <w:rsid w:val="006104A3"/>
    <w:rsid w:val="00610923"/>
    <w:rsid w:val="006119BB"/>
    <w:rsid w:val="00614414"/>
    <w:rsid w:val="00614FCB"/>
    <w:rsid w:val="00617D64"/>
    <w:rsid w:val="00623978"/>
    <w:rsid w:val="00626D30"/>
    <w:rsid w:val="0063029A"/>
    <w:rsid w:val="00634224"/>
    <w:rsid w:val="00634588"/>
    <w:rsid w:val="0063470F"/>
    <w:rsid w:val="00635003"/>
    <w:rsid w:val="00635057"/>
    <w:rsid w:val="0063518E"/>
    <w:rsid w:val="00637044"/>
    <w:rsid w:val="006375C0"/>
    <w:rsid w:val="00640A4B"/>
    <w:rsid w:val="00641057"/>
    <w:rsid w:val="00642246"/>
    <w:rsid w:val="00643590"/>
    <w:rsid w:val="00644DD8"/>
    <w:rsid w:val="00646F4F"/>
    <w:rsid w:val="0065039B"/>
    <w:rsid w:val="00650921"/>
    <w:rsid w:val="00660F88"/>
    <w:rsid w:val="00662DBB"/>
    <w:rsid w:val="00666585"/>
    <w:rsid w:val="00667005"/>
    <w:rsid w:val="00671799"/>
    <w:rsid w:val="0067412B"/>
    <w:rsid w:val="0068361B"/>
    <w:rsid w:val="00683849"/>
    <w:rsid w:val="006877FF"/>
    <w:rsid w:val="00692AE6"/>
    <w:rsid w:val="00692F3E"/>
    <w:rsid w:val="00693B12"/>
    <w:rsid w:val="006A0E3E"/>
    <w:rsid w:val="006A38E9"/>
    <w:rsid w:val="006A4530"/>
    <w:rsid w:val="006A7F6E"/>
    <w:rsid w:val="006B0E9D"/>
    <w:rsid w:val="006B2DA9"/>
    <w:rsid w:val="006B402B"/>
    <w:rsid w:val="006B63EB"/>
    <w:rsid w:val="006C32C4"/>
    <w:rsid w:val="006C37D9"/>
    <w:rsid w:val="006C389D"/>
    <w:rsid w:val="006C4D22"/>
    <w:rsid w:val="006C55D6"/>
    <w:rsid w:val="006C5917"/>
    <w:rsid w:val="006C634E"/>
    <w:rsid w:val="006D051B"/>
    <w:rsid w:val="006D0A35"/>
    <w:rsid w:val="006D1AA7"/>
    <w:rsid w:val="006D291F"/>
    <w:rsid w:val="006D2B78"/>
    <w:rsid w:val="006D64F1"/>
    <w:rsid w:val="006D65C1"/>
    <w:rsid w:val="006E003A"/>
    <w:rsid w:val="006E1F0C"/>
    <w:rsid w:val="006E3751"/>
    <w:rsid w:val="006E4151"/>
    <w:rsid w:val="006E4334"/>
    <w:rsid w:val="006E449A"/>
    <w:rsid w:val="006E65A4"/>
    <w:rsid w:val="006F0922"/>
    <w:rsid w:val="006F3DA4"/>
    <w:rsid w:val="006F59B8"/>
    <w:rsid w:val="006F6F56"/>
    <w:rsid w:val="007002A1"/>
    <w:rsid w:val="0070361F"/>
    <w:rsid w:val="00703F5F"/>
    <w:rsid w:val="00706A10"/>
    <w:rsid w:val="00711C8A"/>
    <w:rsid w:val="00712634"/>
    <w:rsid w:val="00715EFC"/>
    <w:rsid w:val="0071658D"/>
    <w:rsid w:val="0072173F"/>
    <w:rsid w:val="00723856"/>
    <w:rsid w:val="00724DCB"/>
    <w:rsid w:val="0072547F"/>
    <w:rsid w:val="0072734C"/>
    <w:rsid w:val="00730C56"/>
    <w:rsid w:val="00730C57"/>
    <w:rsid w:val="0073107B"/>
    <w:rsid w:val="00731F30"/>
    <w:rsid w:val="00731FC3"/>
    <w:rsid w:val="00737A01"/>
    <w:rsid w:val="00741B78"/>
    <w:rsid w:val="00745314"/>
    <w:rsid w:val="0074608A"/>
    <w:rsid w:val="00746EA9"/>
    <w:rsid w:val="0075189A"/>
    <w:rsid w:val="00751B72"/>
    <w:rsid w:val="00752E45"/>
    <w:rsid w:val="00760028"/>
    <w:rsid w:val="00762551"/>
    <w:rsid w:val="00762BB7"/>
    <w:rsid w:val="007661BC"/>
    <w:rsid w:val="007664C7"/>
    <w:rsid w:val="00767C42"/>
    <w:rsid w:val="007720AC"/>
    <w:rsid w:val="007809B8"/>
    <w:rsid w:val="00780CED"/>
    <w:rsid w:val="007853A9"/>
    <w:rsid w:val="00785F71"/>
    <w:rsid w:val="007872C8"/>
    <w:rsid w:val="007879EE"/>
    <w:rsid w:val="00787F00"/>
    <w:rsid w:val="0079059F"/>
    <w:rsid w:val="00793A30"/>
    <w:rsid w:val="007A40EA"/>
    <w:rsid w:val="007A4899"/>
    <w:rsid w:val="007A73F9"/>
    <w:rsid w:val="007B0103"/>
    <w:rsid w:val="007B078C"/>
    <w:rsid w:val="007B1CF8"/>
    <w:rsid w:val="007B2C01"/>
    <w:rsid w:val="007B3E8B"/>
    <w:rsid w:val="007C0F11"/>
    <w:rsid w:val="007C2A07"/>
    <w:rsid w:val="007C3408"/>
    <w:rsid w:val="007C3E2C"/>
    <w:rsid w:val="007C4825"/>
    <w:rsid w:val="007C4D6D"/>
    <w:rsid w:val="007C5165"/>
    <w:rsid w:val="007C5FB4"/>
    <w:rsid w:val="007D1834"/>
    <w:rsid w:val="007D3B6C"/>
    <w:rsid w:val="007D5D30"/>
    <w:rsid w:val="007D6388"/>
    <w:rsid w:val="007E0BC7"/>
    <w:rsid w:val="007E2A2F"/>
    <w:rsid w:val="007E7F8E"/>
    <w:rsid w:val="007F3E91"/>
    <w:rsid w:val="007F4828"/>
    <w:rsid w:val="007F6502"/>
    <w:rsid w:val="007F6B90"/>
    <w:rsid w:val="00800168"/>
    <w:rsid w:val="008009C9"/>
    <w:rsid w:val="00802259"/>
    <w:rsid w:val="008035FA"/>
    <w:rsid w:val="00804302"/>
    <w:rsid w:val="00804A71"/>
    <w:rsid w:val="0080650E"/>
    <w:rsid w:val="00806BE0"/>
    <w:rsid w:val="00811409"/>
    <w:rsid w:val="0081535F"/>
    <w:rsid w:val="0082060D"/>
    <w:rsid w:val="00820CC3"/>
    <w:rsid w:val="00826A08"/>
    <w:rsid w:val="008271A5"/>
    <w:rsid w:val="008331AB"/>
    <w:rsid w:val="00834A3B"/>
    <w:rsid w:val="00835CBC"/>
    <w:rsid w:val="00835F3C"/>
    <w:rsid w:val="00837D5B"/>
    <w:rsid w:val="0084179C"/>
    <w:rsid w:val="00843769"/>
    <w:rsid w:val="00844871"/>
    <w:rsid w:val="0084507B"/>
    <w:rsid w:val="00847971"/>
    <w:rsid w:val="0085149E"/>
    <w:rsid w:val="008518CA"/>
    <w:rsid w:val="00851FDA"/>
    <w:rsid w:val="00854611"/>
    <w:rsid w:val="0085595E"/>
    <w:rsid w:val="008574AB"/>
    <w:rsid w:val="00857D6A"/>
    <w:rsid w:val="008604B9"/>
    <w:rsid w:val="0086365D"/>
    <w:rsid w:val="00864875"/>
    <w:rsid w:val="00865493"/>
    <w:rsid w:val="00865AE6"/>
    <w:rsid w:val="008715E0"/>
    <w:rsid w:val="00872026"/>
    <w:rsid w:val="00874DB4"/>
    <w:rsid w:val="008770E0"/>
    <w:rsid w:val="008773FE"/>
    <w:rsid w:val="0088012C"/>
    <w:rsid w:val="0088043E"/>
    <w:rsid w:val="00881C55"/>
    <w:rsid w:val="008824D4"/>
    <w:rsid w:val="00884952"/>
    <w:rsid w:val="00885785"/>
    <w:rsid w:val="00892FD8"/>
    <w:rsid w:val="00897E60"/>
    <w:rsid w:val="008A7070"/>
    <w:rsid w:val="008B019A"/>
    <w:rsid w:val="008B34A3"/>
    <w:rsid w:val="008B6486"/>
    <w:rsid w:val="008B7989"/>
    <w:rsid w:val="008C14CE"/>
    <w:rsid w:val="008C2D52"/>
    <w:rsid w:val="008C469C"/>
    <w:rsid w:val="008C7369"/>
    <w:rsid w:val="008D2A81"/>
    <w:rsid w:val="008E29E1"/>
    <w:rsid w:val="008E3F55"/>
    <w:rsid w:val="008E5BEF"/>
    <w:rsid w:val="008E6348"/>
    <w:rsid w:val="008E6D20"/>
    <w:rsid w:val="008F0A5E"/>
    <w:rsid w:val="008F1357"/>
    <w:rsid w:val="008F16C2"/>
    <w:rsid w:val="008F39A5"/>
    <w:rsid w:val="008F6489"/>
    <w:rsid w:val="008F7343"/>
    <w:rsid w:val="009009AA"/>
    <w:rsid w:val="0090156F"/>
    <w:rsid w:val="009051D6"/>
    <w:rsid w:val="009051F6"/>
    <w:rsid w:val="00905D8A"/>
    <w:rsid w:val="009075C0"/>
    <w:rsid w:val="00910948"/>
    <w:rsid w:val="009126ED"/>
    <w:rsid w:val="009127D9"/>
    <w:rsid w:val="009211A7"/>
    <w:rsid w:val="009217F8"/>
    <w:rsid w:val="0092196D"/>
    <w:rsid w:val="00922E06"/>
    <w:rsid w:val="00932589"/>
    <w:rsid w:val="0093265F"/>
    <w:rsid w:val="00940159"/>
    <w:rsid w:val="00942781"/>
    <w:rsid w:val="00945059"/>
    <w:rsid w:val="0094635A"/>
    <w:rsid w:val="00946381"/>
    <w:rsid w:val="009477E6"/>
    <w:rsid w:val="009513A6"/>
    <w:rsid w:val="009525B1"/>
    <w:rsid w:val="009570A0"/>
    <w:rsid w:val="00962D58"/>
    <w:rsid w:val="0096316A"/>
    <w:rsid w:val="00964D3F"/>
    <w:rsid w:val="00965FF7"/>
    <w:rsid w:val="009669C5"/>
    <w:rsid w:val="00971EAC"/>
    <w:rsid w:val="009758B4"/>
    <w:rsid w:val="00980133"/>
    <w:rsid w:val="0098081B"/>
    <w:rsid w:val="00981E96"/>
    <w:rsid w:val="00984BC5"/>
    <w:rsid w:val="00986CEC"/>
    <w:rsid w:val="0099110A"/>
    <w:rsid w:val="009917FF"/>
    <w:rsid w:val="0099456F"/>
    <w:rsid w:val="009A04F7"/>
    <w:rsid w:val="009A1D81"/>
    <w:rsid w:val="009A43C1"/>
    <w:rsid w:val="009A55BD"/>
    <w:rsid w:val="009A721E"/>
    <w:rsid w:val="009B0AF1"/>
    <w:rsid w:val="009B106D"/>
    <w:rsid w:val="009B2355"/>
    <w:rsid w:val="009B399A"/>
    <w:rsid w:val="009B3F0B"/>
    <w:rsid w:val="009B462A"/>
    <w:rsid w:val="009B68E8"/>
    <w:rsid w:val="009C03A6"/>
    <w:rsid w:val="009C6AC1"/>
    <w:rsid w:val="009C6DCF"/>
    <w:rsid w:val="009D1414"/>
    <w:rsid w:val="009D204D"/>
    <w:rsid w:val="009D3842"/>
    <w:rsid w:val="009D56AE"/>
    <w:rsid w:val="009D63F3"/>
    <w:rsid w:val="009D6ED5"/>
    <w:rsid w:val="009D7FA4"/>
    <w:rsid w:val="009E04E2"/>
    <w:rsid w:val="009E495D"/>
    <w:rsid w:val="009E49C8"/>
    <w:rsid w:val="009F18EC"/>
    <w:rsid w:val="009F4D3C"/>
    <w:rsid w:val="00A006D8"/>
    <w:rsid w:val="00A0251C"/>
    <w:rsid w:val="00A02BD8"/>
    <w:rsid w:val="00A0301D"/>
    <w:rsid w:val="00A044DA"/>
    <w:rsid w:val="00A04C13"/>
    <w:rsid w:val="00A075A9"/>
    <w:rsid w:val="00A13CC9"/>
    <w:rsid w:val="00A17355"/>
    <w:rsid w:val="00A17A09"/>
    <w:rsid w:val="00A23BF6"/>
    <w:rsid w:val="00A23E80"/>
    <w:rsid w:val="00A24336"/>
    <w:rsid w:val="00A26F68"/>
    <w:rsid w:val="00A34BEA"/>
    <w:rsid w:val="00A35382"/>
    <w:rsid w:val="00A36539"/>
    <w:rsid w:val="00A40318"/>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B91"/>
    <w:rsid w:val="00A70EFE"/>
    <w:rsid w:val="00A71398"/>
    <w:rsid w:val="00A763E3"/>
    <w:rsid w:val="00A76C3D"/>
    <w:rsid w:val="00A80EDF"/>
    <w:rsid w:val="00A830D3"/>
    <w:rsid w:val="00A843EF"/>
    <w:rsid w:val="00A85FCD"/>
    <w:rsid w:val="00A86AC2"/>
    <w:rsid w:val="00A8731B"/>
    <w:rsid w:val="00A87945"/>
    <w:rsid w:val="00A93058"/>
    <w:rsid w:val="00A93CF5"/>
    <w:rsid w:val="00A93EF4"/>
    <w:rsid w:val="00A95FAA"/>
    <w:rsid w:val="00AA2154"/>
    <w:rsid w:val="00AA505A"/>
    <w:rsid w:val="00AA5F64"/>
    <w:rsid w:val="00AB529D"/>
    <w:rsid w:val="00AB7DCB"/>
    <w:rsid w:val="00AC50EA"/>
    <w:rsid w:val="00AC5436"/>
    <w:rsid w:val="00AC6A3E"/>
    <w:rsid w:val="00AC7376"/>
    <w:rsid w:val="00AD2667"/>
    <w:rsid w:val="00AD34D8"/>
    <w:rsid w:val="00AD759D"/>
    <w:rsid w:val="00AD7C39"/>
    <w:rsid w:val="00AE5928"/>
    <w:rsid w:val="00AF24B0"/>
    <w:rsid w:val="00B03AB2"/>
    <w:rsid w:val="00B07C95"/>
    <w:rsid w:val="00B1002C"/>
    <w:rsid w:val="00B103D3"/>
    <w:rsid w:val="00B12C02"/>
    <w:rsid w:val="00B15EEE"/>
    <w:rsid w:val="00B175F8"/>
    <w:rsid w:val="00B21237"/>
    <w:rsid w:val="00B23DB0"/>
    <w:rsid w:val="00B27921"/>
    <w:rsid w:val="00B315DD"/>
    <w:rsid w:val="00B32E29"/>
    <w:rsid w:val="00B33281"/>
    <w:rsid w:val="00B35C57"/>
    <w:rsid w:val="00B407C0"/>
    <w:rsid w:val="00B40A66"/>
    <w:rsid w:val="00B416C0"/>
    <w:rsid w:val="00B430F0"/>
    <w:rsid w:val="00B43845"/>
    <w:rsid w:val="00B43F9D"/>
    <w:rsid w:val="00B45083"/>
    <w:rsid w:val="00B456E4"/>
    <w:rsid w:val="00B45FFB"/>
    <w:rsid w:val="00B463D0"/>
    <w:rsid w:val="00B5005C"/>
    <w:rsid w:val="00B509CC"/>
    <w:rsid w:val="00B5752C"/>
    <w:rsid w:val="00B63968"/>
    <w:rsid w:val="00B6606E"/>
    <w:rsid w:val="00B660AB"/>
    <w:rsid w:val="00B665FD"/>
    <w:rsid w:val="00B7157F"/>
    <w:rsid w:val="00B77765"/>
    <w:rsid w:val="00B80B32"/>
    <w:rsid w:val="00B81BE8"/>
    <w:rsid w:val="00B8272A"/>
    <w:rsid w:val="00B82E6D"/>
    <w:rsid w:val="00B84F78"/>
    <w:rsid w:val="00B902C3"/>
    <w:rsid w:val="00B907B3"/>
    <w:rsid w:val="00B91764"/>
    <w:rsid w:val="00B9237E"/>
    <w:rsid w:val="00B93084"/>
    <w:rsid w:val="00B9314C"/>
    <w:rsid w:val="00BA08CD"/>
    <w:rsid w:val="00BA2861"/>
    <w:rsid w:val="00BA395D"/>
    <w:rsid w:val="00BA41FB"/>
    <w:rsid w:val="00BA5707"/>
    <w:rsid w:val="00BA68CB"/>
    <w:rsid w:val="00BA7C5D"/>
    <w:rsid w:val="00BB1009"/>
    <w:rsid w:val="00BB1608"/>
    <w:rsid w:val="00BB1EB1"/>
    <w:rsid w:val="00BB2BB6"/>
    <w:rsid w:val="00BC4B38"/>
    <w:rsid w:val="00BC4FF4"/>
    <w:rsid w:val="00BC7E04"/>
    <w:rsid w:val="00BD0E4B"/>
    <w:rsid w:val="00BD2BDF"/>
    <w:rsid w:val="00BE050B"/>
    <w:rsid w:val="00BE2D28"/>
    <w:rsid w:val="00BE32F3"/>
    <w:rsid w:val="00BE507E"/>
    <w:rsid w:val="00BF22F0"/>
    <w:rsid w:val="00BF2BC4"/>
    <w:rsid w:val="00BF4A29"/>
    <w:rsid w:val="00BF5641"/>
    <w:rsid w:val="00BF644B"/>
    <w:rsid w:val="00C00103"/>
    <w:rsid w:val="00C03FFF"/>
    <w:rsid w:val="00C044D2"/>
    <w:rsid w:val="00C05CFB"/>
    <w:rsid w:val="00C10794"/>
    <w:rsid w:val="00C14B17"/>
    <w:rsid w:val="00C2054B"/>
    <w:rsid w:val="00C23A36"/>
    <w:rsid w:val="00C2490C"/>
    <w:rsid w:val="00C328A0"/>
    <w:rsid w:val="00C347E0"/>
    <w:rsid w:val="00C41EC6"/>
    <w:rsid w:val="00C4307C"/>
    <w:rsid w:val="00C463A0"/>
    <w:rsid w:val="00C46E2E"/>
    <w:rsid w:val="00C47B16"/>
    <w:rsid w:val="00C51877"/>
    <w:rsid w:val="00C531AE"/>
    <w:rsid w:val="00C53A68"/>
    <w:rsid w:val="00C5745C"/>
    <w:rsid w:val="00C623E4"/>
    <w:rsid w:val="00C62AB4"/>
    <w:rsid w:val="00C62E6B"/>
    <w:rsid w:val="00C644B5"/>
    <w:rsid w:val="00C6779F"/>
    <w:rsid w:val="00C71B4E"/>
    <w:rsid w:val="00C72E2B"/>
    <w:rsid w:val="00C73EF8"/>
    <w:rsid w:val="00C74396"/>
    <w:rsid w:val="00C74AC4"/>
    <w:rsid w:val="00C75A48"/>
    <w:rsid w:val="00C80F77"/>
    <w:rsid w:val="00C813AA"/>
    <w:rsid w:val="00C8239D"/>
    <w:rsid w:val="00C84F96"/>
    <w:rsid w:val="00C85925"/>
    <w:rsid w:val="00C878E1"/>
    <w:rsid w:val="00C9030D"/>
    <w:rsid w:val="00CA17DB"/>
    <w:rsid w:val="00CA2BDE"/>
    <w:rsid w:val="00CA42FC"/>
    <w:rsid w:val="00CA5620"/>
    <w:rsid w:val="00CA671D"/>
    <w:rsid w:val="00CB0E46"/>
    <w:rsid w:val="00CB0FF3"/>
    <w:rsid w:val="00CB6611"/>
    <w:rsid w:val="00CB7259"/>
    <w:rsid w:val="00CB7F3A"/>
    <w:rsid w:val="00CC1EEB"/>
    <w:rsid w:val="00CC35E9"/>
    <w:rsid w:val="00CC3D8B"/>
    <w:rsid w:val="00CC5ECC"/>
    <w:rsid w:val="00CC634C"/>
    <w:rsid w:val="00CC7DA2"/>
    <w:rsid w:val="00CD6CD3"/>
    <w:rsid w:val="00CD7695"/>
    <w:rsid w:val="00CE01EF"/>
    <w:rsid w:val="00CE30C4"/>
    <w:rsid w:val="00CE39C8"/>
    <w:rsid w:val="00D0327A"/>
    <w:rsid w:val="00D10CC1"/>
    <w:rsid w:val="00D13F6B"/>
    <w:rsid w:val="00D20ECD"/>
    <w:rsid w:val="00D2176F"/>
    <w:rsid w:val="00D27DE2"/>
    <w:rsid w:val="00D301D0"/>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323E"/>
    <w:rsid w:val="00D74894"/>
    <w:rsid w:val="00D775AF"/>
    <w:rsid w:val="00D83F7F"/>
    <w:rsid w:val="00D85DCC"/>
    <w:rsid w:val="00D85EC3"/>
    <w:rsid w:val="00D87EB2"/>
    <w:rsid w:val="00D92025"/>
    <w:rsid w:val="00D94101"/>
    <w:rsid w:val="00D9521B"/>
    <w:rsid w:val="00DA3561"/>
    <w:rsid w:val="00DA670E"/>
    <w:rsid w:val="00DB16BE"/>
    <w:rsid w:val="00DB1C47"/>
    <w:rsid w:val="00DB4655"/>
    <w:rsid w:val="00DB4955"/>
    <w:rsid w:val="00DB5898"/>
    <w:rsid w:val="00DC24D1"/>
    <w:rsid w:val="00DC457D"/>
    <w:rsid w:val="00DD3B87"/>
    <w:rsid w:val="00DD428F"/>
    <w:rsid w:val="00DD650E"/>
    <w:rsid w:val="00DD6AFB"/>
    <w:rsid w:val="00DD6E06"/>
    <w:rsid w:val="00DE3770"/>
    <w:rsid w:val="00DE62E4"/>
    <w:rsid w:val="00DE6E92"/>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234C0"/>
    <w:rsid w:val="00E303AD"/>
    <w:rsid w:val="00E3165F"/>
    <w:rsid w:val="00E33DCF"/>
    <w:rsid w:val="00E342BC"/>
    <w:rsid w:val="00E34C45"/>
    <w:rsid w:val="00E36C8F"/>
    <w:rsid w:val="00E37C68"/>
    <w:rsid w:val="00E431DA"/>
    <w:rsid w:val="00E4454B"/>
    <w:rsid w:val="00E448C5"/>
    <w:rsid w:val="00E45582"/>
    <w:rsid w:val="00E45F8D"/>
    <w:rsid w:val="00E50907"/>
    <w:rsid w:val="00E51A51"/>
    <w:rsid w:val="00E52E1B"/>
    <w:rsid w:val="00E535B9"/>
    <w:rsid w:val="00E55265"/>
    <w:rsid w:val="00E62346"/>
    <w:rsid w:val="00E62760"/>
    <w:rsid w:val="00E65E85"/>
    <w:rsid w:val="00E67420"/>
    <w:rsid w:val="00E7107A"/>
    <w:rsid w:val="00E715B2"/>
    <w:rsid w:val="00E71ADF"/>
    <w:rsid w:val="00E7206E"/>
    <w:rsid w:val="00E72E23"/>
    <w:rsid w:val="00E73053"/>
    <w:rsid w:val="00E73BBF"/>
    <w:rsid w:val="00E7510D"/>
    <w:rsid w:val="00E811EB"/>
    <w:rsid w:val="00E87163"/>
    <w:rsid w:val="00E907D3"/>
    <w:rsid w:val="00E92D57"/>
    <w:rsid w:val="00E94099"/>
    <w:rsid w:val="00E967E7"/>
    <w:rsid w:val="00E9695A"/>
    <w:rsid w:val="00EA0F01"/>
    <w:rsid w:val="00EA2705"/>
    <w:rsid w:val="00EA4A69"/>
    <w:rsid w:val="00EA4D59"/>
    <w:rsid w:val="00EB0341"/>
    <w:rsid w:val="00EB0EEB"/>
    <w:rsid w:val="00EB0FEE"/>
    <w:rsid w:val="00EB246A"/>
    <w:rsid w:val="00EB2F2D"/>
    <w:rsid w:val="00EB6083"/>
    <w:rsid w:val="00EC1927"/>
    <w:rsid w:val="00EC67BB"/>
    <w:rsid w:val="00EC72B6"/>
    <w:rsid w:val="00ED0259"/>
    <w:rsid w:val="00ED11D6"/>
    <w:rsid w:val="00ED529C"/>
    <w:rsid w:val="00EE0814"/>
    <w:rsid w:val="00EE0B9A"/>
    <w:rsid w:val="00EE3ED1"/>
    <w:rsid w:val="00EE3F27"/>
    <w:rsid w:val="00EE5024"/>
    <w:rsid w:val="00EE76A1"/>
    <w:rsid w:val="00EF2B69"/>
    <w:rsid w:val="00EF43C1"/>
    <w:rsid w:val="00EF4764"/>
    <w:rsid w:val="00EF50F8"/>
    <w:rsid w:val="00EF7E2B"/>
    <w:rsid w:val="00F03FB4"/>
    <w:rsid w:val="00F07601"/>
    <w:rsid w:val="00F07CF1"/>
    <w:rsid w:val="00F100D5"/>
    <w:rsid w:val="00F2461C"/>
    <w:rsid w:val="00F24D91"/>
    <w:rsid w:val="00F25933"/>
    <w:rsid w:val="00F31CC3"/>
    <w:rsid w:val="00F32AE9"/>
    <w:rsid w:val="00F334A1"/>
    <w:rsid w:val="00F36F66"/>
    <w:rsid w:val="00F3793F"/>
    <w:rsid w:val="00F40F3E"/>
    <w:rsid w:val="00F415BA"/>
    <w:rsid w:val="00F41882"/>
    <w:rsid w:val="00F46066"/>
    <w:rsid w:val="00F50133"/>
    <w:rsid w:val="00F51E0A"/>
    <w:rsid w:val="00F52879"/>
    <w:rsid w:val="00F53ABB"/>
    <w:rsid w:val="00F61710"/>
    <w:rsid w:val="00F63D32"/>
    <w:rsid w:val="00F65E3F"/>
    <w:rsid w:val="00F66222"/>
    <w:rsid w:val="00F6637C"/>
    <w:rsid w:val="00F72A14"/>
    <w:rsid w:val="00F734BF"/>
    <w:rsid w:val="00F757FD"/>
    <w:rsid w:val="00F772F2"/>
    <w:rsid w:val="00F80214"/>
    <w:rsid w:val="00F84C13"/>
    <w:rsid w:val="00F85AE8"/>
    <w:rsid w:val="00F86175"/>
    <w:rsid w:val="00F87AC5"/>
    <w:rsid w:val="00F91BDD"/>
    <w:rsid w:val="00F94569"/>
    <w:rsid w:val="00F94758"/>
    <w:rsid w:val="00F94C29"/>
    <w:rsid w:val="00F954E5"/>
    <w:rsid w:val="00F9579B"/>
    <w:rsid w:val="00F972C0"/>
    <w:rsid w:val="00F97E10"/>
    <w:rsid w:val="00FA481F"/>
    <w:rsid w:val="00FA7FEC"/>
    <w:rsid w:val="00FB2096"/>
    <w:rsid w:val="00FB266F"/>
    <w:rsid w:val="00FB63D6"/>
    <w:rsid w:val="00FC0170"/>
    <w:rsid w:val="00FC5959"/>
    <w:rsid w:val="00FC6272"/>
    <w:rsid w:val="00FC72C8"/>
    <w:rsid w:val="00FD1068"/>
    <w:rsid w:val="00FD52BB"/>
    <w:rsid w:val="00FD64B3"/>
    <w:rsid w:val="00FE022E"/>
    <w:rsid w:val="00FE04B5"/>
    <w:rsid w:val="00FE0722"/>
    <w:rsid w:val="00FE13E6"/>
    <w:rsid w:val="00FE23E5"/>
    <w:rsid w:val="00FE3F1A"/>
    <w:rsid w:val="00FE54C6"/>
    <w:rsid w:val="00FE5782"/>
    <w:rsid w:val="00FF01DE"/>
    <w:rsid w:val="00FF33CC"/>
    <w:rsid w:val="00FF5EDE"/>
    <w:rsid w:val="00FF6D31"/>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4A1"/>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32.png"/></Relationship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49.bin"/><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6.bin"/><Relationship Id="rId324" Type="http://schemas.openxmlformats.org/officeDocument/2006/relationships/oleObject" Target="embeddings/oleObject161.bin"/><Relationship Id="rId366" Type="http://schemas.openxmlformats.org/officeDocument/2006/relationships/oleObject" Target="embeddings/oleObject181.bin"/><Relationship Id="rId170" Type="http://schemas.openxmlformats.org/officeDocument/2006/relationships/image" Target="media/image79.wmf"/><Relationship Id="rId226" Type="http://schemas.openxmlformats.org/officeDocument/2006/relationships/oleObject" Target="embeddings/oleObject111.bin"/><Relationship Id="rId433" Type="http://schemas.openxmlformats.org/officeDocument/2006/relationships/image" Target="media/image209.wmf"/><Relationship Id="rId268" Type="http://schemas.openxmlformats.org/officeDocument/2006/relationships/image" Target="media/image127.wmf"/><Relationship Id="rId475" Type="http://schemas.openxmlformats.org/officeDocument/2006/relationships/oleObject" Target="embeddings/oleObject24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0.bin"/><Relationship Id="rId335" Type="http://schemas.openxmlformats.org/officeDocument/2006/relationships/oleObject" Target="embeddings/oleObject166.bin"/><Relationship Id="rId377" Type="http://schemas.openxmlformats.org/officeDocument/2006/relationships/image" Target="media/image183.w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12.wmf"/><Relationship Id="rId402" Type="http://schemas.openxmlformats.org/officeDocument/2006/relationships/oleObject" Target="embeddings/oleObject201.bin"/><Relationship Id="rId279" Type="http://schemas.openxmlformats.org/officeDocument/2006/relationships/oleObject" Target="embeddings/oleObject138.bin"/><Relationship Id="rId444" Type="http://schemas.openxmlformats.org/officeDocument/2006/relationships/oleObject" Target="embeddings/oleObject222.bin"/><Relationship Id="rId486" Type="http://schemas.openxmlformats.org/officeDocument/2006/relationships/fontTable" Target="fontTable.xml"/><Relationship Id="rId43" Type="http://schemas.openxmlformats.org/officeDocument/2006/relationships/oleObject" Target="embeddings/oleObject17.bin"/><Relationship Id="rId139" Type="http://schemas.openxmlformats.org/officeDocument/2006/relationships/oleObject" Target="embeddings/oleObject65.bin"/><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image" Target="media/image167.wmf"/><Relationship Id="rId388" Type="http://schemas.openxmlformats.org/officeDocument/2006/relationships/image" Target="media/image186.wmf"/><Relationship Id="rId85" Type="http://schemas.openxmlformats.org/officeDocument/2006/relationships/oleObject" Target="embeddings/oleObject38.bin"/><Relationship Id="rId150" Type="http://schemas.openxmlformats.org/officeDocument/2006/relationships/image" Target="media/image71.wmf"/><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206.bin"/><Relationship Id="rId248" Type="http://schemas.openxmlformats.org/officeDocument/2006/relationships/image" Target="media/image117.wmf"/><Relationship Id="rId455" Type="http://schemas.openxmlformats.org/officeDocument/2006/relationships/oleObject" Target="embeddings/oleObject231.bin"/><Relationship Id="rId12" Type="http://schemas.openxmlformats.org/officeDocument/2006/relationships/image" Target="media/image2.wmf"/><Relationship Id="rId108" Type="http://schemas.openxmlformats.org/officeDocument/2006/relationships/image" Target="media/image50.emf"/><Relationship Id="rId315" Type="http://schemas.openxmlformats.org/officeDocument/2006/relationships/oleObject" Target="embeddings/oleObject157.bin"/><Relationship Id="rId357" Type="http://schemas.openxmlformats.org/officeDocument/2006/relationships/oleObject" Target="embeddings/oleObject177.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77.bin"/><Relationship Id="rId217" Type="http://schemas.openxmlformats.org/officeDocument/2006/relationships/image" Target="media/image102.wmf"/><Relationship Id="rId399" Type="http://schemas.openxmlformats.org/officeDocument/2006/relationships/image" Target="media/image192.emf"/><Relationship Id="rId259" Type="http://schemas.openxmlformats.org/officeDocument/2006/relationships/oleObject" Target="embeddings/oleObject128.bin"/><Relationship Id="rId424" Type="http://schemas.openxmlformats.org/officeDocument/2006/relationships/oleObject" Target="embeddings/oleObject212.bin"/><Relationship Id="rId466" Type="http://schemas.openxmlformats.org/officeDocument/2006/relationships/image" Target="media/image221.png"/><Relationship Id="rId23" Type="http://schemas.openxmlformats.org/officeDocument/2006/relationships/oleObject" Target="embeddings/oleObject7.bin"/><Relationship Id="rId119" Type="http://schemas.openxmlformats.org/officeDocument/2006/relationships/image" Target="media/image55.wmf"/><Relationship Id="rId270" Type="http://schemas.openxmlformats.org/officeDocument/2006/relationships/image" Target="media/image128.wmf"/><Relationship Id="rId326" Type="http://schemas.openxmlformats.org/officeDocument/2006/relationships/oleObject" Target="embeddings/oleObject162.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182.bin"/><Relationship Id="rId172" Type="http://schemas.openxmlformats.org/officeDocument/2006/relationships/image" Target="media/image80.wmf"/><Relationship Id="rId228" Type="http://schemas.openxmlformats.org/officeDocument/2006/relationships/oleObject" Target="embeddings/oleObject112.bin"/><Relationship Id="rId435" Type="http://schemas.openxmlformats.org/officeDocument/2006/relationships/image" Target="media/image210.wmf"/><Relationship Id="rId477" Type="http://schemas.openxmlformats.org/officeDocument/2006/relationships/image" Target="media/image226.wmf"/><Relationship Id="rId281" Type="http://schemas.openxmlformats.org/officeDocument/2006/relationships/oleObject" Target="embeddings/oleObject139.bin"/><Relationship Id="rId337" Type="http://schemas.openxmlformats.org/officeDocument/2006/relationships/oleObject" Target="embeddings/oleObject167.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oleObject" Target="embeddings/oleObject66.bin"/><Relationship Id="rId379" Type="http://schemas.openxmlformats.org/officeDocument/2006/relationships/image" Target="media/image184.wmf"/><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9.bin"/><Relationship Id="rId218" Type="http://schemas.openxmlformats.org/officeDocument/2006/relationships/oleObject" Target="embeddings/oleObject107.bin"/><Relationship Id="rId239" Type="http://schemas.openxmlformats.org/officeDocument/2006/relationships/image" Target="media/image113.wmf"/><Relationship Id="rId390" Type="http://schemas.openxmlformats.org/officeDocument/2006/relationships/image" Target="media/image187.wmf"/><Relationship Id="rId404" Type="http://schemas.openxmlformats.org/officeDocument/2006/relationships/image" Target="media/image195.wmf"/><Relationship Id="rId425" Type="http://schemas.openxmlformats.org/officeDocument/2006/relationships/image" Target="media/image205.wmf"/><Relationship Id="rId446" Type="http://schemas.openxmlformats.org/officeDocument/2006/relationships/oleObject" Target="embeddings/oleObject223.bin"/><Relationship Id="rId467" Type="http://schemas.openxmlformats.org/officeDocument/2006/relationships/image" Target="media/image222.png"/><Relationship Id="rId250" Type="http://schemas.openxmlformats.org/officeDocument/2006/relationships/image" Target="media/image118.wmf"/><Relationship Id="rId271" Type="http://schemas.openxmlformats.org/officeDocument/2006/relationships/oleObject" Target="embeddings/oleObject134.bin"/><Relationship Id="rId292" Type="http://schemas.openxmlformats.org/officeDocument/2006/relationships/image" Target="media/image139.wmf"/><Relationship Id="rId306" Type="http://schemas.openxmlformats.org/officeDocument/2006/relationships/image" Target="media/image146.wmf"/><Relationship Id="rId488" Type="http://schemas.openxmlformats.org/officeDocument/2006/relationships/theme" Target="theme/theme1.xml"/><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image" Target="media/image51.emf"/><Relationship Id="rId131" Type="http://schemas.openxmlformats.org/officeDocument/2006/relationships/image" Target="media/image61.wmf"/><Relationship Id="rId327" Type="http://schemas.openxmlformats.org/officeDocument/2006/relationships/image" Target="media/image157.png"/><Relationship Id="rId348" Type="http://schemas.openxmlformats.org/officeDocument/2006/relationships/image" Target="media/image168.wmf"/><Relationship Id="rId369" Type="http://schemas.openxmlformats.org/officeDocument/2006/relationships/image" Target="media/image179.wmf"/><Relationship Id="rId152" Type="http://schemas.openxmlformats.org/officeDocument/2006/relationships/oleObject" Target="embeddings/oleObject72.bin"/><Relationship Id="rId173" Type="http://schemas.openxmlformats.org/officeDocument/2006/relationships/oleObject" Target="embeddings/oleObject84.bin"/><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8.wmf"/><Relationship Id="rId380" Type="http://schemas.openxmlformats.org/officeDocument/2006/relationships/oleObject" Target="embeddings/oleObject188.bin"/><Relationship Id="rId415" Type="http://schemas.openxmlformats.org/officeDocument/2006/relationships/oleObject" Target="embeddings/oleObject207.bin"/><Relationship Id="rId436" Type="http://schemas.openxmlformats.org/officeDocument/2006/relationships/oleObject" Target="embeddings/oleObject218.bin"/><Relationship Id="rId457" Type="http://schemas.openxmlformats.org/officeDocument/2006/relationships/oleObject" Target="embeddings/oleObject233.bin"/><Relationship Id="rId240" Type="http://schemas.openxmlformats.org/officeDocument/2006/relationships/oleObject" Target="embeddings/oleObject118.bin"/><Relationship Id="rId261" Type="http://schemas.openxmlformats.org/officeDocument/2006/relationships/oleObject" Target="embeddings/oleObject129.bin"/><Relationship Id="rId478" Type="http://schemas.openxmlformats.org/officeDocument/2006/relationships/oleObject" Target="embeddings/oleObject244.bin"/><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6.wmf"/><Relationship Id="rId282" Type="http://schemas.openxmlformats.org/officeDocument/2006/relationships/image" Target="media/image135.wmf"/><Relationship Id="rId317" Type="http://schemas.openxmlformats.org/officeDocument/2006/relationships/oleObject" Target="embeddings/oleObject158.bin"/><Relationship Id="rId338" Type="http://schemas.openxmlformats.org/officeDocument/2006/relationships/oleObject" Target="embeddings/oleObject168.bin"/><Relationship Id="rId359" Type="http://schemas.openxmlformats.org/officeDocument/2006/relationships/image" Target="media/image174.wmf"/><Relationship Id="rId8" Type="http://schemas.openxmlformats.org/officeDocument/2006/relationships/comments" Target="comments.xml"/><Relationship Id="rId98" Type="http://schemas.openxmlformats.org/officeDocument/2006/relationships/image" Target="media/image45.wmf"/><Relationship Id="rId121" Type="http://schemas.openxmlformats.org/officeDocument/2006/relationships/image" Target="media/image56.wmf"/><Relationship Id="rId142" Type="http://schemas.openxmlformats.org/officeDocument/2006/relationships/image" Target="media/image67.wmf"/><Relationship Id="rId163" Type="http://schemas.openxmlformats.org/officeDocument/2006/relationships/oleObject" Target="embeddings/oleObject78.bin"/><Relationship Id="rId184" Type="http://schemas.openxmlformats.org/officeDocument/2006/relationships/image" Target="media/image86.wmf"/><Relationship Id="rId219" Type="http://schemas.openxmlformats.org/officeDocument/2006/relationships/image" Target="media/image103.wmf"/><Relationship Id="rId370" Type="http://schemas.openxmlformats.org/officeDocument/2006/relationships/oleObject" Target="embeddings/oleObject183.bin"/><Relationship Id="rId391" Type="http://schemas.openxmlformats.org/officeDocument/2006/relationships/oleObject" Target="embeddings/oleObject196.bin"/><Relationship Id="rId405" Type="http://schemas.openxmlformats.org/officeDocument/2006/relationships/oleObject" Target="embeddings/oleObject202.bin"/><Relationship Id="rId426" Type="http://schemas.openxmlformats.org/officeDocument/2006/relationships/oleObject" Target="embeddings/oleObject213.bin"/><Relationship Id="rId447" Type="http://schemas.openxmlformats.org/officeDocument/2006/relationships/oleObject" Target="embeddings/oleObject224.bin"/><Relationship Id="rId230" Type="http://schemas.openxmlformats.org/officeDocument/2006/relationships/oleObject" Target="embeddings/oleObject113.bin"/><Relationship Id="rId251" Type="http://schemas.openxmlformats.org/officeDocument/2006/relationships/oleObject" Target="embeddings/oleObject124.bin"/><Relationship Id="rId468" Type="http://schemas.openxmlformats.org/officeDocument/2006/relationships/oleObject" Target="embeddings/oleObject238.bin"/><Relationship Id="rId489" Type="http://schemas.microsoft.com/office/2016/09/relationships/commentsIds" Target="commentsIds.xml"/><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image" Target="media/image129.wmf"/><Relationship Id="rId293" Type="http://schemas.openxmlformats.org/officeDocument/2006/relationships/oleObject" Target="embeddings/oleObject146.bin"/><Relationship Id="rId307" Type="http://schemas.openxmlformats.org/officeDocument/2006/relationships/oleObject" Target="embeddings/oleObject153.bin"/><Relationship Id="rId328" Type="http://schemas.openxmlformats.org/officeDocument/2006/relationships/image" Target="media/image158.wmf"/><Relationship Id="rId349" Type="http://schemas.openxmlformats.org/officeDocument/2006/relationships/oleObject" Target="embeddings/oleObject173.bin"/><Relationship Id="rId88" Type="http://schemas.openxmlformats.org/officeDocument/2006/relationships/image" Target="media/image40.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2.wmf"/><Relationship Id="rId174" Type="http://schemas.openxmlformats.org/officeDocument/2006/relationships/image" Target="media/image81.wmf"/><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178.bin"/><Relationship Id="rId381" Type="http://schemas.openxmlformats.org/officeDocument/2006/relationships/image" Target="media/image185.png"/><Relationship Id="rId416" Type="http://schemas.openxmlformats.org/officeDocument/2006/relationships/image" Target="media/image201.wmf"/><Relationship Id="rId220" Type="http://schemas.openxmlformats.org/officeDocument/2006/relationships/oleObject" Target="embeddings/oleObject108.bin"/><Relationship Id="rId241" Type="http://schemas.openxmlformats.org/officeDocument/2006/relationships/oleObject" Target="embeddings/oleObject119.bin"/><Relationship Id="rId437" Type="http://schemas.openxmlformats.org/officeDocument/2006/relationships/image" Target="media/image211.wmf"/><Relationship Id="rId458" Type="http://schemas.openxmlformats.org/officeDocument/2006/relationships/image" Target="media/image217.wmf"/><Relationship Id="rId479" Type="http://schemas.openxmlformats.org/officeDocument/2006/relationships/image" Target="media/image227.wmf"/><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image" Target="media/image124.wmf"/><Relationship Id="rId283" Type="http://schemas.openxmlformats.org/officeDocument/2006/relationships/oleObject" Target="embeddings/oleObject140.bin"/><Relationship Id="rId318" Type="http://schemas.openxmlformats.org/officeDocument/2006/relationships/image" Target="media/image152.wmf"/><Relationship Id="rId339" Type="http://schemas.openxmlformats.org/officeDocument/2006/relationships/image" Target="media/image163.wmf"/><Relationship Id="rId490" Type="http://schemas.microsoft.com/office/2018/08/relationships/commentsExtensible" Target="commentsExtensible.xml"/><Relationship Id="rId78" Type="http://schemas.openxmlformats.org/officeDocument/2006/relationships/image" Target="media/image3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oleObject" Target="embeddings/oleObject67.bin"/><Relationship Id="rId164" Type="http://schemas.openxmlformats.org/officeDocument/2006/relationships/oleObject" Target="embeddings/oleObject79.bin"/><Relationship Id="rId185" Type="http://schemas.openxmlformats.org/officeDocument/2006/relationships/oleObject" Target="embeddings/oleObject90.bin"/><Relationship Id="rId350" Type="http://schemas.openxmlformats.org/officeDocument/2006/relationships/oleObject" Target="embeddings/oleObject174.bin"/><Relationship Id="rId371" Type="http://schemas.openxmlformats.org/officeDocument/2006/relationships/image" Target="media/image180.wmf"/><Relationship Id="rId406" Type="http://schemas.openxmlformats.org/officeDocument/2006/relationships/image" Target="media/image196.emf"/><Relationship Id="rId9" Type="http://schemas.microsoft.com/office/2011/relationships/commentsExtended" Target="commentsExtended.xml"/><Relationship Id="rId210" Type="http://schemas.openxmlformats.org/officeDocument/2006/relationships/oleObject" Target="embeddings/oleObject103.bin"/><Relationship Id="rId392" Type="http://schemas.openxmlformats.org/officeDocument/2006/relationships/image" Target="media/image188.wmf"/><Relationship Id="rId427" Type="http://schemas.openxmlformats.org/officeDocument/2006/relationships/image" Target="media/image206.wmf"/><Relationship Id="rId448" Type="http://schemas.openxmlformats.org/officeDocument/2006/relationships/oleObject" Target="embeddings/oleObject225.bin"/><Relationship Id="rId469" Type="http://schemas.openxmlformats.org/officeDocument/2006/relationships/oleObject" Target="embeddings/oleObject239.bin"/><Relationship Id="rId26" Type="http://schemas.openxmlformats.org/officeDocument/2006/relationships/image" Target="media/image9.wmf"/><Relationship Id="rId231" Type="http://schemas.openxmlformats.org/officeDocument/2006/relationships/image" Target="media/image109.wmf"/><Relationship Id="rId252" Type="http://schemas.openxmlformats.org/officeDocument/2006/relationships/image" Target="media/image119.wmf"/><Relationship Id="rId273" Type="http://schemas.openxmlformats.org/officeDocument/2006/relationships/oleObject" Target="embeddings/oleObject135.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oleObject" Target="embeddings/oleObject163.bin"/><Relationship Id="rId480" Type="http://schemas.openxmlformats.org/officeDocument/2006/relationships/oleObject" Target="embeddings/oleObject245.bin"/><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image" Target="media/image62.wmf"/><Relationship Id="rId154" Type="http://schemas.openxmlformats.org/officeDocument/2006/relationships/oleObject" Target="embeddings/oleObject73.bin"/><Relationship Id="rId175" Type="http://schemas.openxmlformats.org/officeDocument/2006/relationships/oleObject" Target="embeddings/oleObject85.bin"/><Relationship Id="rId340" Type="http://schemas.openxmlformats.org/officeDocument/2006/relationships/oleObject" Target="embeddings/oleObject169.bin"/><Relationship Id="rId361" Type="http://schemas.openxmlformats.org/officeDocument/2006/relationships/image" Target="media/image175.wmf"/><Relationship Id="rId196" Type="http://schemas.openxmlformats.org/officeDocument/2006/relationships/oleObject" Target="embeddings/oleObject96.bin"/><Relationship Id="rId200" Type="http://schemas.openxmlformats.org/officeDocument/2006/relationships/oleObject" Target="embeddings/oleObject98.bin"/><Relationship Id="rId382" Type="http://schemas.openxmlformats.org/officeDocument/2006/relationships/oleObject" Target="embeddings/oleObject189.bin"/><Relationship Id="rId417" Type="http://schemas.openxmlformats.org/officeDocument/2006/relationships/oleObject" Target="embeddings/oleObject208.bin"/><Relationship Id="rId438" Type="http://schemas.openxmlformats.org/officeDocument/2006/relationships/oleObject" Target="embeddings/oleObject219.bin"/><Relationship Id="rId459" Type="http://schemas.openxmlformats.org/officeDocument/2006/relationships/oleObject" Target="embeddings/oleObject234.bin"/><Relationship Id="rId16" Type="http://schemas.openxmlformats.org/officeDocument/2006/relationships/image" Target="media/image4.wmf"/><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30.bin"/><Relationship Id="rId284" Type="http://schemas.openxmlformats.org/officeDocument/2006/relationships/oleObject" Target="embeddings/oleObject141.bin"/><Relationship Id="rId319" Type="http://schemas.openxmlformats.org/officeDocument/2006/relationships/oleObject" Target="embeddings/oleObject159.bin"/><Relationship Id="rId470" Type="http://schemas.openxmlformats.org/officeDocument/2006/relationships/oleObject" Target="embeddings/oleObject240.bin"/><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image" Target="media/image68.wmf"/><Relationship Id="rId330" Type="http://schemas.openxmlformats.org/officeDocument/2006/relationships/image" Target="media/image159.wmf"/><Relationship Id="rId90" Type="http://schemas.openxmlformats.org/officeDocument/2006/relationships/image" Target="media/image41.wmf"/><Relationship Id="rId165" Type="http://schemas.openxmlformats.org/officeDocument/2006/relationships/oleObject" Target="embeddings/oleObject80.bin"/><Relationship Id="rId186" Type="http://schemas.openxmlformats.org/officeDocument/2006/relationships/image" Target="media/image87.wmf"/><Relationship Id="rId351" Type="http://schemas.openxmlformats.org/officeDocument/2006/relationships/image" Target="media/image169.wmf"/><Relationship Id="rId372" Type="http://schemas.openxmlformats.org/officeDocument/2006/relationships/oleObject" Target="embeddings/oleObject184.bin"/><Relationship Id="rId393" Type="http://schemas.openxmlformats.org/officeDocument/2006/relationships/oleObject" Target="embeddings/oleObject197.bin"/><Relationship Id="rId407" Type="http://schemas.openxmlformats.org/officeDocument/2006/relationships/oleObject" Target="embeddings/oleObject203.bin"/><Relationship Id="rId428" Type="http://schemas.openxmlformats.org/officeDocument/2006/relationships/oleObject" Target="embeddings/oleObject214.bin"/><Relationship Id="rId449" Type="http://schemas.openxmlformats.org/officeDocument/2006/relationships/image" Target="media/image216.wmf"/><Relationship Id="rId211" Type="http://schemas.openxmlformats.org/officeDocument/2006/relationships/image" Target="media/image99.wmf"/><Relationship Id="rId232" Type="http://schemas.openxmlformats.org/officeDocument/2006/relationships/oleObject" Target="embeddings/oleObject114.bin"/><Relationship Id="rId253" Type="http://schemas.openxmlformats.org/officeDocument/2006/relationships/oleObject" Target="embeddings/oleObject125.bin"/><Relationship Id="rId274" Type="http://schemas.openxmlformats.org/officeDocument/2006/relationships/image" Target="media/image130.wmf"/><Relationship Id="rId295" Type="http://schemas.openxmlformats.org/officeDocument/2006/relationships/oleObject" Target="embeddings/oleObject147.bin"/><Relationship Id="rId309" Type="http://schemas.openxmlformats.org/officeDocument/2006/relationships/oleObject" Target="embeddings/oleObject154.bin"/><Relationship Id="rId460" Type="http://schemas.openxmlformats.org/officeDocument/2006/relationships/image" Target="media/image218.wmf"/><Relationship Id="rId481" Type="http://schemas.openxmlformats.org/officeDocument/2006/relationships/image" Target="media/image228.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image" Target="media/image52.wmf"/><Relationship Id="rId134" Type="http://schemas.openxmlformats.org/officeDocument/2006/relationships/oleObject" Target="embeddings/oleObject63.bin"/><Relationship Id="rId320" Type="http://schemas.openxmlformats.org/officeDocument/2006/relationships/image" Target="media/image153.png"/><Relationship Id="rId80" Type="http://schemas.openxmlformats.org/officeDocument/2006/relationships/image" Target="media/image36.wmf"/><Relationship Id="rId155" Type="http://schemas.openxmlformats.org/officeDocument/2006/relationships/image" Target="media/image73.wmf"/><Relationship Id="rId176" Type="http://schemas.openxmlformats.org/officeDocument/2006/relationships/image" Target="media/image82.wmf"/><Relationship Id="rId197" Type="http://schemas.openxmlformats.org/officeDocument/2006/relationships/image" Target="media/image92.wmf"/><Relationship Id="rId341" Type="http://schemas.openxmlformats.org/officeDocument/2006/relationships/image" Target="media/image164.wmf"/><Relationship Id="rId362" Type="http://schemas.openxmlformats.org/officeDocument/2006/relationships/oleObject" Target="embeddings/oleObject179.bin"/><Relationship Id="rId383" Type="http://schemas.openxmlformats.org/officeDocument/2006/relationships/oleObject" Target="embeddings/oleObject190.bin"/><Relationship Id="rId418" Type="http://schemas.openxmlformats.org/officeDocument/2006/relationships/image" Target="media/image202.wmf"/><Relationship Id="rId439" Type="http://schemas.openxmlformats.org/officeDocument/2006/relationships/image" Target="media/image212.wmf"/><Relationship Id="rId201" Type="http://schemas.openxmlformats.org/officeDocument/2006/relationships/image" Target="media/image94.wmf"/><Relationship Id="rId222" Type="http://schemas.openxmlformats.org/officeDocument/2006/relationships/oleObject" Target="embeddings/oleObject109.bin"/><Relationship Id="rId243" Type="http://schemas.openxmlformats.org/officeDocument/2006/relationships/oleObject" Target="embeddings/oleObject120.bin"/><Relationship Id="rId264" Type="http://schemas.openxmlformats.org/officeDocument/2006/relationships/image" Target="media/image125.wmf"/><Relationship Id="rId285" Type="http://schemas.openxmlformats.org/officeDocument/2006/relationships/image" Target="media/image136.wmf"/><Relationship Id="rId450" Type="http://schemas.openxmlformats.org/officeDocument/2006/relationships/oleObject" Target="embeddings/oleObject226.bin"/><Relationship Id="rId471" Type="http://schemas.openxmlformats.org/officeDocument/2006/relationships/image" Target="media/image223.png"/><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image" Target="media/image148.wmf"/><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77.wmf"/><Relationship Id="rId187" Type="http://schemas.openxmlformats.org/officeDocument/2006/relationships/oleObject" Target="embeddings/oleObject91.bin"/><Relationship Id="rId331" Type="http://schemas.openxmlformats.org/officeDocument/2006/relationships/oleObject" Target="embeddings/oleObject164.bin"/><Relationship Id="rId352" Type="http://schemas.openxmlformats.org/officeDocument/2006/relationships/oleObject" Target="embeddings/oleObject175.bin"/><Relationship Id="rId373" Type="http://schemas.openxmlformats.org/officeDocument/2006/relationships/image" Target="media/image181.wmf"/><Relationship Id="rId394" Type="http://schemas.openxmlformats.org/officeDocument/2006/relationships/image" Target="media/image189.wmf"/><Relationship Id="rId408" Type="http://schemas.openxmlformats.org/officeDocument/2006/relationships/image" Target="media/image197.wmf"/><Relationship Id="rId429" Type="http://schemas.openxmlformats.org/officeDocument/2006/relationships/image" Target="media/image207.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0.wmf"/><Relationship Id="rId254" Type="http://schemas.openxmlformats.org/officeDocument/2006/relationships/image" Target="media/image120.wmf"/><Relationship Id="rId440" Type="http://schemas.openxmlformats.org/officeDocument/2006/relationships/oleObject" Target="embeddings/oleObject220.bin"/><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oleObject" Target="embeddings/oleObject53.bin"/><Relationship Id="rId275" Type="http://schemas.openxmlformats.org/officeDocument/2006/relationships/oleObject" Target="embeddings/oleObject136.bin"/><Relationship Id="rId296" Type="http://schemas.openxmlformats.org/officeDocument/2006/relationships/image" Target="media/image141.wmf"/><Relationship Id="rId300" Type="http://schemas.openxmlformats.org/officeDocument/2006/relationships/image" Target="media/image143.wmf"/><Relationship Id="rId461" Type="http://schemas.openxmlformats.org/officeDocument/2006/relationships/oleObject" Target="embeddings/oleObject235.bin"/><Relationship Id="rId482" Type="http://schemas.openxmlformats.org/officeDocument/2006/relationships/oleObject" Target="embeddings/oleObject246.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oleObject" Target="embeddings/oleObject74.bin"/><Relationship Id="rId177" Type="http://schemas.openxmlformats.org/officeDocument/2006/relationships/oleObject" Target="embeddings/oleObject86.bin"/><Relationship Id="rId198" Type="http://schemas.openxmlformats.org/officeDocument/2006/relationships/oleObject" Target="embeddings/oleObject97.bin"/><Relationship Id="rId321" Type="http://schemas.openxmlformats.org/officeDocument/2006/relationships/image" Target="media/image154.wmf"/><Relationship Id="rId342" Type="http://schemas.openxmlformats.org/officeDocument/2006/relationships/oleObject" Target="embeddings/oleObject170.bin"/><Relationship Id="rId363" Type="http://schemas.openxmlformats.org/officeDocument/2006/relationships/image" Target="media/image176.wmf"/><Relationship Id="rId384" Type="http://schemas.openxmlformats.org/officeDocument/2006/relationships/oleObject" Target="embeddings/oleObject191.bin"/><Relationship Id="rId419" Type="http://schemas.openxmlformats.org/officeDocument/2006/relationships/oleObject" Target="embeddings/oleObject209.bin"/><Relationship Id="rId202" Type="http://schemas.openxmlformats.org/officeDocument/2006/relationships/oleObject" Target="embeddings/oleObject99.bin"/><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oleObject" Target="embeddings/oleObject215.bin"/><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31.bin"/><Relationship Id="rId286" Type="http://schemas.openxmlformats.org/officeDocument/2006/relationships/oleObject" Target="embeddings/oleObject142.bin"/><Relationship Id="rId451" Type="http://schemas.openxmlformats.org/officeDocument/2006/relationships/oleObject" Target="embeddings/oleObject227.bin"/><Relationship Id="rId472" Type="http://schemas.openxmlformats.org/officeDocument/2006/relationships/image" Target="media/image224.wmf"/><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oleObject" Target="embeddings/oleObject92.bin"/><Relationship Id="rId311" Type="http://schemas.openxmlformats.org/officeDocument/2006/relationships/oleObject" Target="embeddings/oleObject155.bin"/><Relationship Id="rId332" Type="http://schemas.openxmlformats.org/officeDocument/2006/relationships/oleObject" Target="embeddings/oleObject165.bin"/><Relationship Id="rId353" Type="http://schemas.openxmlformats.org/officeDocument/2006/relationships/image" Target="media/image170.wmf"/><Relationship Id="rId374" Type="http://schemas.openxmlformats.org/officeDocument/2006/relationships/oleObject" Target="embeddings/oleObject185.bin"/><Relationship Id="rId395" Type="http://schemas.openxmlformats.org/officeDocument/2006/relationships/oleObject" Target="embeddings/oleObject198.bin"/><Relationship Id="rId409" Type="http://schemas.openxmlformats.org/officeDocument/2006/relationships/oleObject" Target="embeddings/oleObject204.bin"/><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image" Target="media/image100.wmf"/><Relationship Id="rId234" Type="http://schemas.openxmlformats.org/officeDocument/2006/relationships/oleObject" Target="embeddings/oleObject115.bin"/><Relationship Id="rId420" Type="http://schemas.openxmlformats.org/officeDocument/2006/relationships/image" Target="media/image203.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6.bin"/><Relationship Id="rId276" Type="http://schemas.openxmlformats.org/officeDocument/2006/relationships/image" Target="media/image131.wmf"/><Relationship Id="rId297" Type="http://schemas.openxmlformats.org/officeDocument/2006/relationships/oleObject" Target="embeddings/oleObject148.bin"/><Relationship Id="rId441" Type="http://schemas.openxmlformats.org/officeDocument/2006/relationships/image" Target="media/image213.wmf"/><Relationship Id="rId462" Type="http://schemas.openxmlformats.org/officeDocument/2006/relationships/image" Target="media/image219.wmf"/><Relationship Id="rId483" Type="http://schemas.openxmlformats.org/officeDocument/2006/relationships/hyperlink" Target="https://doi.org/10.1007/978-981-16-7735-9_5" TargetMode="External"/><Relationship Id="rId40" Type="http://schemas.openxmlformats.org/officeDocument/2006/relationships/image" Target="media/image16.wmf"/><Relationship Id="rId115" Type="http://schemas.openxmlformats.org/officeDocument/2006/relationships/image" Target="media/image53.wmf"/><Relationship Id="rId136" Type="http://schemas.openxmlformats.org/officeDocument/2006/relationships/oleObject" Target="embeddings/oleObject64.bin"/><Relationship Id="rId157" Type="http://schemas.openxmlformats.org/officeDocument/2006/relationships/image" Target="media/image74.wmf"/><Relationship Id="rId178" Type="http://schemas.openxmlformats.org/officeDocument/2006/relationships/image" Target="media/image83.wmf"/><Relationship Id="rId301" Type="http://schemas.openxmlformats.org/officeDocument/2006/relationships/oleObject" Target="embeddings/oleObject150.bin"/><Relationship Id="rId322" Type="http://schemas.openxmlformats.org/officeDocument/2006/relationships/oleObject" Target="embeddings/oleObject160.bin"/><Relationship Id="rId343" Type="http://schemas.openxmlformats.org/officeDocument/2006/relationships/image" Target="media/image165.png"/><Relationship Id="rId364" Type="http://schemas.openxmlformats.org/officeDocument/2006/relationships/oleObject" Target="embeddings/oleObject180.bin"/><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192.bin"/><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oleObject" Target="embeddings/oleObject121.bin"/><Relationship Id="rId266" Type="http://schemas.openxmlformats.org/officeDocument/2006/relationships/image" Target="media/image126.wmf"/><Relationship Id="rId287" Type="http://schemas.openxmlformats.org/officeDocument/2006/relationships/image" Target="media/image137.wmf"/><Relationship Id="rId410" Type="http://schemas.openxmlformats.org/officeDocument/2006/relationships/image" Target="media/image198.wmf"/><Relationship Id="rId431" Type="http://schemas.openxmlformats.org/officeDocument/2006/relationships/image" Target="media/image208.wmf"/><Relationship Id="rId452" Type="http://schemas.openxmlformats.org/officeDocument/2006/relationships/oleObject" Target="embeddings/oleObject228.bin"/><Relationship Id="rId473" Type="http://schemas.openxmlformats.org/officeDocument/2006/relationships/oleObject" Target="embeddings/oleObject241.bin"/><Relationship Id="rId30" Type="http://schemas.openxmlformats.org/officeDocument/2006/relationships/image" Target="media/image11.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oleObject" Target="embeddings/oleObject69.bin"/><Relationship Id="rId168" Type="http://schemas.openxmlformats.org/officeDocument/2006/relationships/image" Target="media/image78.wmf"/><Relationship Id="rId312" Type="http://schemas.openxmlformats.org/officeDocument/2006/relationships/image" Target="media/image149.wmf"/><Relationship Id="rId333" Type="http://schemas.openxmlformats.org/officeDocument/2006/relationships/image" Target="media/image160.png"/><Relationship Id="rId354" Type="http://schemas.openxmlformats.org/officeDocument/2006/relationships/oleObject" Target="embeddings/oleObject176.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image" Target="media/image88.wmf"/><Relationship Id="rId375" Type="http://schemas.openxmlformats.org/officeDocument/2006/relationships/image" Target="media/image182.wmf"/><Relationship Id="rId396" Type="http://schemas.openxmlformats.org/officeDocument/2006/relationships/image" Target="media/image190.png"/><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1.wmf"/><Relationship Id="rId256" Type="http://schemas.openxmlformats.org/officeDocument/2006/relationships/image" Target="media/image121.wmf"/><Relationship Id="rId277" Type="http://schemas.openxmlformats.org/officeDocument/2006/relationships/oleObject" Target="embeddings/oleObject137.bin"/><Relationship Id="rId298" Type="http://schemas.openxmlformats.org/officeDocument/2006/relationships/image" Target="media/image142.wmf"/><Relationship Id="rId400" Type="http://schemas.openxmlformats.org/officeDocument/2006/relationships/oleObject" Target="embeddings/oleObject200.bin"/><Relationship Id="rId421" Type="http://schemas.openxmlformats.org/officeDocument/2006/relationships/oleObject" Target="embeddings/oleObject210.bin"/><Relationship Id="rId442" Type="http://schemas.openxmlformats.org/officeDocument/2006/relationships/oleObject" Target="embeddings/oleObject221.bin"/><Relationship Id="rId463" Type="http://schemas.openxmlformats.org/officeDocument/2006/relationships/oleObject" Target="embeddings/oleObject236.bin"/><Relationship Id="rId484" Type="http://schemas.openxmlformats.org/officeDocument/2006/relationships/hyperlink" Target="https://mathworld" TargetMode="External"/><Relationship Id="rId116" Type="http://schemas.openxmlformats.org/officeDocument/2006/relationships/oleObject" Target="embeddings/oleObject54.bin"/><Relationship Id="rId137" Type="http://schemas.openxmlformats.org/officeDocument/2006/relationships/image" Target="media/image64.png"/><Relationship Id="rId158" Type="http://schemas.openxmlformats.org/officeDocument/2006/relationships/oleObject" Target="embeddings/oleObject75.bin"/><Relationship Id="rId302" Type="http://schemas.openxmlformats.org/officeDocument/2006/relationships/image" Target="media/image144.wmf"/><Relationship Id="rId323" Type="http://schemas.openxmlformats.org/officeDocument/2006/relationships/image" Target="media/image155.wmf"/><Relationship Id="rId344" Type="http://schemas.openxmlformats.org/officeDocument/2006/relationships/image" Target="media/image166.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365" Type="http://schemas.openxmlformats.org/officeDocument/2006/relationships/image" Target="media/image177.wmf"/><Relationship Id="rId386" Type="http://schemas.openxmlformats.org/officeDocument/2006/relationships/oleObject" Target="embeddings/oleObject193.bin"/><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6.wmf"/><Relationship Id="rId246" Type="http://schemas.openxmlformats.org/officeDocument/2006/relationships/image" Target="media/image116.wmf"/><Relationship Id="rId267" Type="http://schemas.openxmlformats.org/officeDocument/2006/relationships/oleObject" Target="embeddings/oleObject132.bin"/><Relationship Id="rId288" Type="http://schemas.openxmlformats.org/officeDocument/2006/relationships/oleObject" Target="embeddings/oleObject143.bin"/><Relationship Id="rId411" Type="http://schemas.openxmlformats.org/officeDocument/2006/relationships/oleObject" Target="embeddings/oleObject205.bin"/><Relationship Id="rId432" Type="http://schemas.openxmlformats.org/officeDocument/2006/relationships/oleObject" Target="embeddings/oleObject216.bin"/><Relationship Id="rId453" Type="http://schemas.openxmlformats.org/officeDocument/2006/relationships/oleObject" Target="embeddings/oleObject229.bin"/><Relationship Id="rId474" Type="http://schemas.openxmlformats.org/officeDocument/2006/relationships/image" Target="media/image225.wmf"/><Relationship Id="rId106" Type="http://schemas.openxmlformats.org/officeDocument/2006/relationships/image" Target="media/image49.wmf"/><Relationship Id="rId127" Type="http://schemas.openxmlformats.org/officeDocument/2006/relationships/image" Target="media/image59.wmf"/><Relationship Id="rId313" Type="http://schemas.openxmlformats.org/officeDocument/2006/relationships/oleObject" Target="embeddings/oleObject156.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oleObject" Target="embeddings/oleObject82.bin"/><Relationship Id="rId334" Type="http://schemas.openxmlformats.org/officeDocument/2006/relationships/image" Target="media/image161.wmf"/><Relationship Id="rId355" Type="http://schemas.openxmlformats.org/officeDocument/2006/relationships/image" Target="media/image171.png"/><Relationship Id="rId376" Type="http://schemas.openxmlformats.org/officeDocument/2006/relationships/oleObject" Target="embeddings/oleObject186.bin"/><Relationship Id="rId397"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oleObject" Target="embeddings/oleObject116.bin"/><Relationship Id="rId257" Type="http://schemas.openxmlformats.org/officeDocument/2006/relationships/oleObject" Target="embeddings/oleObject127.bin"/><Relationship Id="rId278" Type="http://schemas.openxmlformats.org/officeDocument/2006/relationships/image" Target="media/image133.wmf"/><Relationship Id="rId401" Type="http://schemas.openxmlformats.org/officeDocument/2006/relationships/image" Target="media/image193.wmf"/><Relationship Id="rId422" Type="http://schemas.openxmlformats.org/officeDocument/2006/relationships/image" Target="media/image204.wmf"/><Relationship Id="rId443" Type="http://schemas.openxmlformats.org/officeDocument/2006/relationships/image" Target="media/image214.wmf"/><Relationship Id="rId464" Type="http://schemas.openxmlformats.org/officeDocument/2006/relationships/image" Target="media/image220.wmf"/><Relationship Id="rId303" Type="http://schemas.openxmlformats.org/officeDocument/2006/relationships/oleObject" Target="embeddings/oleObject151.bin"/><Relationship Id="rId485" Type="http://schemas.openxmlformats.org/officeDocument/2006/relationships/footer" Target="footer1.xml"/><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oleObject" Target="embeddings/oleObject171.bin"/><Relationship Id="rId387" Type="http://schemas.openxmlformats.org/officeDocument/2006/relationships/oleObject" Target="embeddings/oleObject194.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2.bin"/><Relationship Id="rId412" Type="http://schemas.openxmlformats.org/officeDocument/2006/relationships/image" Target="media/image199.wmf"/><Relationship Id="rId107" Type="http://schemas.openxmlformats.org/officeDocument/2006/relationships/oleObject" Target="embeddings/oleObject49.bin"/><Relationship Id="rId289" Type="http://schemas.openxmlformats.org/officeDocument/2006/relationships/oleObject" Target="embeddings/oleObject144.bin"/><Relationship Id="rId454" Type="http://schemas.openxmlformats.org/officeDocument/2006/relationships/oleObject" Target="embeddings/oleObject230.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0.bin"/><Relationship Id="rId314" Type="http://schemas.openxmlformats.org/officeDocument/2006/relationships/image" Target="media/image150.wmf"/><Relationship Id="rId356" Type="http://schemas.openxmlformats.org/officeDocument/2006/relationships/image" Target="media/image172.wmf"/><Relationship Id="rId398" Type="http://schemas.openxmlformats.org/officeDocument/2006/relationships/oleObject" Target="embeddings/oleObject199.bin"/><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6.bin"/><Relationship Id="rId423" Type="http://schemas.openxmlformats.org/officeDocument/2006/relationships/oleObject" Target="embeddings/oleObject211.bin"/><Relationship Id="rId258" Type="http://schemas.openxmlformats.org/officeDocument/2006/relationships/image" Target="media/image122.wmf"/><Relationship Id="rId465" Type="http://schemas.openxmlformats.org/officeDocument/2006/relationships/oleObject" Target="embeddings/oleObject23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5.bin"/><Relationship Id="rId325" Type="http://schemas.openxmlformats.org/officeDocument/2006/relationships/image" Target="media/image156.wmf"/><Relationship Id="rId367" Type="http://schemas.openxmlformats.org/officeDocument/2006/relationships/image" Target="media/image178.wmf"/><Relationship Id="rId171" Type="http://schemas.openxmlformats.org/officeDocument/2006/relationships/oleObject" Target="embeddings/oleObject83.bin"/><Relationship Id="rId227" Type="http://schemas.openxmlformats.org/officeDocument/2006/relationships/image" Target="media/image107.wmf"/><Relationship Id="rId269" Type="http://schemas.openxmlformats.org/officeDocument/2006/relationships/oleObject" Target="embeddings/oleObject133.bin"/><Relationship Id="rId434" Type="http://schemas.openxmlformats.org/officeDocument/2006/relationships/oleObject" Target="embeddings/oleObject217.bin"/><Relationship Id="rId476" Type="http://schemas.openxmlformats.org/officeDocument/2006/relationships/oleObject" Target="embeddings/oleObject243.bin"/><Relationship Id="rId33" Type="http://schemas.openxmlformats.org/officeDocument/2006/relationships/oleObject" Target="embeddings/oleObject12.bin"/><Relationship Id="rId129" Type="http://schemas.openxmlformats.org/officeDocument/2006/relationships/image" Target="media/image60.wmf"/><Relationship Id="rId280" Type="http://schemas.openxmlformats.org/officeDocument/2006/relationships/image" Target="media/image134.wmf"/><Relationship Id="rId336" Type="http://schemas.openxmlformats.org/officeDocument/2006/relationships/image" Target="media/image162.wmf"/><Relationship Id="rId75" Type="http://schemas.openxmlformats.org/officeDocument/2006/relationships/oleObject" Target="embeddings/oleObject33.bin"/><Relationship Id="rId140" Type="http://schemas.openxmlformats.org/officeDocument/2006/relationships/image" Target="media/image66.wmf"/><Relationship Id="rId182" Type="http://schemas.openxmlformats.org/officeDocument/2006/relationships/image" Target="media/image85.wmf"/><Relationship Id="rId378" Type="http://schemas.openxmlformats.org/officeDocument/2006/relationships/oleObject" Target="embeddings/oleObject187.bin"/><Relationship Id="rId403" Type="http://schemas.openxmlformats.org/officeDocument/2006/relationships/image" Target="media/image194.png"/><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15.wmf"/><Relationship Id="rId487" Type="http://schemas.microsoft.com/office/2011/relationships/people" Target="people.xml"/><Relationship Id="rId291" Type="http://schemas.openxmlformats.org/officeDocument/2006/relationships/oleObject" Target="embeddings/oleObject145.bin"/><Relationship Id="rId305" Type="http://schemas.openxmlformats.org/officeDocument/2006/relationships/oleObject" Target="embeddings/oleObject152.bin"/><Relationship Id="rId347" Type="http://schemas.openxmlformats.org/officeDocument/2006/relationships/oleObject" Target="embeddings/oleObject172.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71.bin"/><Relationship Id="rId389" Type="http://schemas.openxmlformats.org/officeDocument/2006/relationships/oleObject" Target="embeddings/oleObject195.bin"/><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3.bin"/><Relationship Id="rId414" Type="http://schemas.openxmlformats.org/officeDocument/2006/relationships/image" Target="media/image200.wmf"/><Relationship Id="rId456" Type="http://schemas.openxmlformats.org/officeDocument/2006/relationships/oleObject" Target="embeddings/oleObject232.bin"/><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image" Target="media/image123.wmf"/><Relationship Id="rId316" Type="http://schemas.openxmlformats.org/officeDocument/2006/relationships/image" Target="media/image151.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6.bin"/><Relationship Id="rId358"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0942E-A9C7-47BA-8D11-479ADA8D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34</Pages>
  <Words>13943</Words>
  <Characters>79480</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8</cp:revision>
  <cp:lastPrinted>2022-08-28T06:47:00Z</cp:lastPrinted>
  <dcterms:created xsi:type="dcterms:W3CDTF">2022-09-29T14:30:00Z</dcterms:created>
  <dcterms:modified xsi:type="dcterms:W3CDTF">2022-10-08T02:10:00Z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