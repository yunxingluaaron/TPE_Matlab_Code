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E38A199" w14:textId="782B2F1A"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3B845BA1" w:rsidR="00F87AC5" w:rsidRDefault="00B12C02" w:rsidP="00F87AC5">
      <w:pPr>
        <w:jc w:val="center"/>
        <w:rPr>
          <w:rFonts w:ascii="Times New Roman" w:hAnsi="Times New Roman"/>
          <w:b/>
          <w:sz w:val="30"/>
          <w:szCs w:val="30"/>
        </w:rPr>
      </w:pPr>
      <w:ins w:id="1" w:author="Lu, Yunxing" w:date="2022-08-17T11:32:00Z">
        <w:r w:rsidRPr="00B12C02">
          <w:rPr>
            <w:rFonts w:ascii="Times New Roman" w:hAnsi="Times New Roman"/>
            <w:b/>
            <w:sz w:val="30"/>
            <w:szCs w:val="30"/>
          </w:rPr>
          <w:t xml:space="preserve">Semianalytical Solution for Thermo-Poro-Elastic Stresses in a Wellbore Cement Plug and Implications for Cement Properties that </w:t>
        </w:r>
        <w:commentRangeStart w:id="2"/>
        <w:r w:rsidRPr="00B12C02">
          <w:rPr>
            <w:rFonts w:ascii="Times New Roman" w:hAnsi="Times New Roman"/>
            <w:b/>
            <w:sz w:val="30"/>
            <w:szCs w:val="30"/>
          </w:rPr>
          <w:t>Minimize Risk of Failure</w:t>
        </w:r>
      </w:ins>
      <w:commentRangeEnd w:id="2"/>
      <w:r>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xml:space="preserve">, with aid of a new semi-analytical solution for </w:t>
      </w:r>
      <w:commentRangeStart w:id="3"/>
      <w:r w:rsidR="00EF50F8">
        <w:rPr>
          <w:rFonts w:ascii="Times New Roman" w:hAnsi="Times New Roman"/>
        </w:rPr>
        <w:t>thermo-poro-elastic</w:t>
      </w:r>
      <w:ins w:id="4" w:author="Lu, Yunxing" w:date="2022-08-17T11:46:00Z">
        <w:r w:rsidR="008B6486">
          <w:rPr>
            <w:rFonts w:ascii="Times New Roman" w:hAnsi="Times New Roman"/>
          </w:rPr>
          <w:t xml:space="preserve"> (TPE)</w:t>
        </w:r>
      </w:ins>
      <w:r w:rsidR="00EF50F8">
        <w:rPr>
          <w:rFonts w:ascii="Times New Roman" w:hAnsi="Times New Roman"/>
        </w:rPr>
        <w:t xml:space="preserve"> </w:t>
      </w:r>
      <w:commentRangeEnd w:id="3"/>
      <w:r w:rsidR="008B6486">
        <w:rPr>
          <w:rStyle w:val="CommentReference"/>
        </w:rPr>
        <w:commentReference w:id="3"/>
      </w:r>
      <w:r w:rsidR="00EF50F8">
        <w:rPr>
          <w:rFonts w:ascii="Times New Roman" w:hAnsi="Times New Roman"/>
        </w:rPr>
        <w:t>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Default="00B12C02" w:rsidP="00124870">
      <w:pPr>
        <w:spacing w:line="360" w:lineRule="auto"/>
        <w:ind w:firstLine="720"/>
        <w:jc w:val="both"/>
        <w:rPr>
          <w:rFonts w:ascii="Times New Roman" w:hAnsi="Times New Roman"/>
        </w:rPr>
      </w:pPr>
    </w:p>
    <w:p w14:paraId="6C90A21E" w14:textId="1EAE8B22"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r w:rsidR="008B6486">
        <w:rPr>
          <w:rFonts w:ascii="Times New Roman" w:hAnsi="Times New Roman"/>
          <w:sz w:val="24"/>
        </w:rPr>
        <w:t xml:space="preserve"> </w:t>
      </w:r>
      <w:r w:rsidR="00CA5620">
        <w:rPr>
          <w:rFonts w:ascii="Times New Roman" w:hAnsi="Times New Roman"/>
          <w:sz w:val="24"/>
        </w:rPr>
        <w:t xml:space="preserve">; </w:t>
      </w:r>
      <w:r>
        <w:rPr>
          <w:rFonts w:ascii="Times New Roman" w:hAnsi="Times New Roman"/>
          <w:sz w:val="24"/>
        </w:rPr>
        <w:t xml:space="preserve">High-temperature High pressure (HTHP); </w:t>
      </w:r>
      <w:commentRangeStart w:id="5"/>
      <w:r>
        <w:rPr>
          <w:rFonts w:ascii="Times New Roman" w:hAnsi="Times New Roman"/>
          <w:sz w:val="24"/>
        </w:rPr>
        <w:t xml:space="preserve">Fully coupled </w:t>
      </w:r>
      <w:r w:rsidRPr="00AA505A">
        <w:rPr>
          <w:rFonts w:ascii="Times New Roman" w:hAnsi="Times New Roman"/>
        </w:rPr>
        <w:t>porothermoelastic-osmosis-filtration</w:t>
      </w:r>
      <w:r>
        <w:rPr>
          <w:rFonts w:ascii="Times New Roman" w:hAnsi="Times New Roman"/>
        </w:rPr>
        <w:t xml:space="preserve"> model</w:t>
      </w:r>
      <w:r w:rsidR="008B6486">
        <w:rPr>
          <w:rFonts w:ascii="Times New Roman" w:hAnsi="Times New Roman"/>
          <w:sz w:val="24"/>
        </w:rPr>
        <w:t>;</w:t>
      </w:r>
      <w:commentRangeEnd w:id="5"/>
      <w:r w:rsidR="00CA5620">
        <w:rPr>
          <w:rStyle w:val="CommentReference"/>
        </w:rPr>
        <w:commentReference w:id="5"/>
      </w:r>
      <w:r w:rsidR="008B6486">
        <w:rPr>
          <w:rFonts w:ascii="Times New Roman" w:hAnsi="Times New Roman"/>
          <w:sz w:val="24"/>
        </w:rPr>
        <w:t xml:space="preserve"> Permeability </w:t>
      </w:r>
      <w:r w:rsidR="008B6486" w:rsidRPr="008B6486">
        <w:rPr>
          <w:rFonts w:ascii="Times New Roman" w:hAnsi="Times New Roman"/>
        </w:rPr>
        <w:t xml:space="preserve">penalty; </w:t>
      </w:r>
      <w:r w:rsidR="008B6486">
        <w:rPr>
          <w:rFonts w:ascii="Times New Roman" w:hAnsi="Times New Roman"/>
        </w:rPr>
        <w:t>Phase-change cement;</w:t>
      </w:r>
    </w:p>
    <w:p w14:paraId="5C213174" w14:textId="04CB04DE" w:rsidR="00F87AC5" w:rsidRPr="00317894" w:rsidRDefault="009009AA" w:rsidP="00124870">
      <w:pPr>
        <w:spacing w:line="360" w:lineRule="auto"/>
        <w:ind w:firstLine="720"/>
        <w:jc w:val="both"/>
        <w:rPr>
          <w:rFonts w:ascii="Times New Roman" w:hAnsi="Times New Roman"/>
        </w:rPr>
      </w:pPr>
      <w:r>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2DCB0BEE"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 </w:instrText>
      </w:r>
      <w:r w:rsidR="00356A6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EN.CITE.DATA </w:instrText>
      </w:r>
      <w:r w:rsidR="00356A6A">
        <w:rPr>
          <w:rFonts w:ascii="Times New Roman" w:hAnsi="Times New Roman"/>
        </w:rPr>
      </w:r>
      <w:r w:rsidR="00356A6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del w:id="6" w:author="Lu, Yunxing" w:date="2022-08-17T11:57:00Z">
        <w:r w:rsidR="0075189A" w:rsidDel="008B6486">
          <w:rPr>
            <w:rFonts w:ascii="Times New Roman" w:hAnsi="Times New Roman"/>
          </w:rPr>
          <w:delText xml:space="preserve">, </w:delText>
        </w:r>
      </w:del>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4311621C"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7"/>
      <w:commentRangeStart w:id="8"/>
      <w:r w:rsidR="00693B12" w:rsidRPr="00F972C0">
        <w:rPr>
          <w:rFonts w:ascii="Times New Roman" w:hAnsi="Times New Roman"/>
        </w:rPr>
        <w:t>consequences</w:t>
      </w:r>
      <w:commentRangeEnd w:id="7"/>
      <w:r w:rsidR="007A40EA">
        <w:rPr>
          <w:rStyle w:val="CommentReference"/>
        </w:rPr>
        <w:commentReference w:id="7"/>
      </w:r>
      <w:commentRangeEnd w:id="8"/>
      <w:r w:rsidR="008B6486">
        <w:rPr>
          <w:rStyle w:val="CommentReference"/>
        </w:rPr>
        <w:commentReference w:id="8"/>
      </w:r>
      <w:r w:rsidR="00693B12" w:rsidRPr="00F972C0">
        <w:rPr>
          <w:rFonts w:ascii="Times New Roman" w:hAnsi="Times New Roman"/>
        </w:rPr>
        <w:t xml:space="preserve">. </w:t>
      </w:r>
    </w:p>
    <w:p w14:paraId="1BDCA2A4" w14:textId="168D2B8C"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9"/>
      <w:commentRangeStart w:id="10"/>
      <w:r w:rsidR="00693B12" w:rsidRPr="00F972C0">
        <w:rPr>
          <w:rFonts w:ascii="Times New Roman" w:hAnsi="Times New Roman"/>
        </w:rPr>
        <w:t xml:space="preserve">extended </w:t>
      </w:r>
      <w:commentRangeEnd w:id="9"/>
      <w:r w:rsidR="002D66D7">
        <w:rPr>
          <w:rStyle w:val="CommentReference"/>
        </w:rPr>
        <w:commentReference w:id="9"/>
      </w:r>
      <w:commentRangeEnd w:id="10"/>
      <w:r w:rsidR="00133F37">
        <w:rPr>
          <w:rStyle w:val="CommentReference"/>
        </w:rPr>
        <w:commentReference w:id="10"/>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133F37">
        <w:rPr>
          <w:rFonts w:ascii="Times New Roman" w:hAnsi="Times New Roman"/>
        </w:rPr>
        <w:instrText xml:space="preserve"> ADDIN EN.CITE &lt;EndNote&gt;&lt;Cite&gt;&lt;Author&gt;Biot&lt;/Author&gt;&lt;Year&gt;1941&lt;/Year&gt;&lt;RecNum&gt;212&lt;/RecNum&gt;&lt;DisplayText&gt;(Biot, 1941)&lt;/DisplayText&gt;&lt;record&gt;&lt;rec-number&gt;212&lt;/rec-number&gt;&lt;foreign-keys&gt;&lt;key app="EN" db-id="xrt0eexxkfpstqer0xlvs2vzff2w2rveftf9" timestamp="16607709</w:instrText>
      </w:r>
      <w:r w:rsidR="00133F37">
        <w:rPr>
          <w:rFonts w:ascii="Times New Roman" w:hAnsi="Times New Roman" w:hint="eastAsia"/>
        </w:rPr>
        <w:instrText>01"&gt;212&lt;/key&gt;&lt;/foreign-keys&gt;&lt;ref-type name="Journal Article"&gt;17&lt;/ref-type&gt;&lt;contributors&gt;&lt;authors&gt;&lt;author&gt;Biot, Maurice A&lt;/author&gt;&lt;/authors&gt;&lt;/contributors&gt;&lt;titles&gt;&lt;title&gt;General theory of three</w:instrText>
      </w:r>
      <w:r w:rsidR="00133F37">
        <w:rPr>
          <w:rFonts w:ascii="Times New Roman" w:hAnsi="Times New Roman" w:hint="eastAsia"/>
        </w:rPr>
        <w:instrText>‐</w:instrText>
      </w:r>
      <w:r w:rsidR="00133F37">
        <w:rPr>
          <w:rFonts w:ascii="Times New Roman" w:hAnsi="Times New Roman" w:hint="eastAsia"/>
        </w:rPr>
        <w:instrText>dimensional consolidation&lt;/title&gt;&lt;secondary-title&gt;Journal of a</w:instrText>
      </w:r>
      <w:r w:rsidR="00133F37">
        <w:rPr>
          <w:rFonts w:ascii="Times New Roman" w:hAnsi="Times New Roman"/>
        </w:rPr>
        <w:instrText>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4pt;height:17.55pt;mso-width-percent:0;mso-height-percent:0;mso-width-percent:0;mso-height-percent:0" o:ole="">
            <v:imagedata r:id="rId10" o:title=""/>
          </v:shape>
          <o:OLEObject Type="Embed" ProgID="Equation.DSMT4" ShapeID="_x0000_i1025" DrawAspect="Content" ObjectID="_1722282836"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4.4pt;height:17.55pt;mso-width-percent:0;mso-height-percent:0;mso-width-percent:0;mso-height-percent:0" o:ole="">
            <v:imagedata r:id="rId12" o:title=""/>
          </v:shape>
          <o:OLEObject Type="Embed" ProgID="Equation.DSMT4" ShapeID="_x0000_i1026" DrawAspect="Content" ObjectID="_1722282837"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1.45pt;height:22.55pt;mso-width-percent:0;mso-height-percent:0;mso-width-percent:0;mso-height-percent:0" o:ole="">
            <v:imagedata r:id="rId14" o:title=""/>
          </v:shape>
          <o:OLEObject Type="Embed" ProgID="Equation.DSMT4" ShapeID="_x0000_i1027" DrawAspect="Content" ObjectID="_1722282838"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6.4pt;height:19.4pt;mso-width-percent:0;mso-height-percent:0;mso-width-percent:0;mso-height-percent:0" o:ole="">
            <v:imagedata r:id="rId16" o:title=""/>
          </v:shape>
          <o:OLEObject Type="Embed" ProgID="Equation.DSMT4" ShapeID="_x0000_i1028" DrawAspect="Content" ObjectID="_1722282839"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2B3AF81"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10pt;height:14.4pt;mso-width-percent:0;mso-height-percent:0;mso-width-percent:0;mso-height-percent:0" o:ole="">
            <v:imagedata r:id="rId18" o:title=""/>
          </v:shape>
          <o:OLEObject Type="Embed" ProgID="Equation.DSMT4" ShapeID="_x0000_i1029" DrawAspect="Content" ObjectID="_1722282840" r:id="rId19"/>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10pt;height:19.4pt;mso-width-percent:0;mso-height-percent:0;mso-width-percent:0;mso-height-percent:0" o:ole="">
            <v:imagedata r:id="rId20" o:title=""/>
          </v:shape>
          <o:OLEObject Type="Embed" ProgID="Equation.DSMT4" ShapeID="_x0000_i1030" DrawAspect="Content" ObjectID="_1722282841" r:id="rId21"/>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37CE615"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1CE7DAB9"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Specifically, we derive a semi-analytical solution (analytical up to a numerical inversion of a Laplace transport) that draws on 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614152BA" w:rsidR="00B6606E" w:rsidRPr="0013783D" w:rsidRDefault="00370BCC" w:rsidP="0013783D">
      <w:pPr>
        <w:pStyle w:val="Paper"/>
      </w:pPr>
      <w:r w:rsidRPr="0013783D">
        <w:t xml:space="preserve">2. </w:t>
      </w:r>
      <w:del w:id="11" w:author="Lu, Yunxing" w:date="2022-08-17T14:09:00Z">
        <w:r w:rsidRPr="0013783D" w:rsidDel="00804302">
          <w:delText xml:space="preserve">Model </w:delText>
        </w:r>
        <w:commentRangeStart w:id="12"/>
        <w:commentRangeStart w:id="13"/>
        <w:r w:rsidRPr="0013783D" w:rsidDel="00804302">
          <w:delText>Basics</w:delText>
        </w:r>
        <w:commentRangeEnd w:id="12"/>
        <w:r w:rsidR="00C72E2B" w:rsidDel="00804302">
          <w:rPr>
            <w:rStyle w:val="CommentReference"/>
            <w:rFonts w:asciiTheme="minorHAnsi" w:eastAsiaTheme="minorEastAsia" w:hAnsiTheme="minorHAnsi" w:cs="Times New Roman"/>
          </w:rPr>
          <w:commentReference w:id="12"/>
        </w:r>
      </w:del>
      <w:commentRangeEnd w:id="13"/>
      <w:r w:rsidR="00CA5620">
        <w:rPr>
          <w:rStyle w:val="CommentReference"/>
          <w:rFonts w:asciiTheme="minorHAnsi" w:eastAsiaTheme="minorEastAsia" w:hAnsiTheme="minorHAnsi" w:cs="Times New Roman"/>
        </w:rPr>
        <w:commentReference w:id="13"/>
      </w:r>
      <w:r w:rsidR="00804302">
        <w:t xml:space="preserve"> Governing Equations</w:t>
      </w:r>
    </w:p>
    <w:p w14:paraId="0892818B" w14:textId="677D8381" w:rsidR="00CD6CD3" w:rsidRDefault="0013783D" w:rsidP="00CD6CD3">
      <w:pPr>
        <w:spacing w:line="360" w:lineRule="auto"/>
        <w:jc w:val="both"/>
        <w:rPr>
          <w:rFonts w:ascii="Times New Roman" w:hAnsi="Times New Roman"/>
        </w:rPr>
      </w:pPr>
      <w:r>
        <w:rPr>
          <w:rFonts w:ascii="Times New Roman" w:hAnsi="Times New Roman"/>
        </w:rPr>
        <w:tab/>
      </w:r>
      <w:r w:rsidR="00CD6CD3" w:rsidRPr="0013783D">
        <w:rPr>
          <w:rFonts w:ascii="Times New Roman" w:hAnsi="Times New Roman"/>
        </w:rPr>
        <w:t xml:space="preserve">Following the sign convention in </w:t>
      </w:r>
      <w:r w:rsidR="00CD6CD3" w:rsidRPr="0013783D">
        <w:rPr>
          <w:rFonts w:ascii="Times New Roman" w:hAnsi="Times New Roman"/>
        </w:rPr>
        <w:fldChar w:fldCharType="begin"/>
      </w:r>
      <w:r w:rsidR="00CD6C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D6CD3" w:rsidRPr="0013783D">
        <w:rPr>
          <w:rFonts w:ascii="Times New Roman" w:hAnsi="Times New Roman"/>
        </w:rPr>
        <w:fldChar w:fldCharType="separate"/>
      </w:r>
      <w:r w:rsidR="00CD6CD3" w:rsidRPr="0013783D">
        <w:rPr>
          <w:rFonts w:ascii="Times New Roman" w:hAnsi="Times New Roman"/>
          <w:noProof/>
        </w:rPr>
        <w:t>Detournay et al. (1988)</w:t>
      </w:r>
      <w:r w:rsidR="00CD6CD3" w:rsidRPr="0013783D">
        <w:rPr>
          <w:rFonts w:ascii="Times New Roman" w:hAnsi="Times New Roman"/>
        </w:rPr>
        <w:fldChar w:fldCharType="end"/>
      </w:r>
      <w:r w:rsidR="00CD6CD3" w:rsidRPr="0013783D">
        <w:rPr>
          <w:rFonts w:ascii="Times New Roman" w:hAnsi="Times New Roman"/>
        </w:rPr>
        <w:t>, positive stress is considered to be tensile within the present work</w:t>
      </w:r>
      <w:r w:rsidR="00634588">
        <w:rPr>
          <w:rFonts w:ascii="Times New Roman" w:hAnsi="Times New Roman"/>
        </w:rPr>
        <w:t>. Then t</w:t>
      </w:r>
      <w:r w:rsidR="00CD6CD3">
        <w:rPr>
          <w:rFonts w:ascii="Times New Roman" w:hAnsi="Times New Roman"/>
        </w:rPr>
        <w:t xml:space="preserve">he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9.05pt;height:31.95pt" o:ole="">
            <v:imagedata r:id="rId22" o:title=""/>
          </v:shape>
          <o:OLEObject Type="Embed" ProgID="Equation.DSMT4" ShapeID="_x0000_i1031" DrawAspect="Content" ObjectID="_1722282842"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5289EB8A" w14:textId="4071553C" w:rsidR="00CD6CD3" w:rsidRDefault="00CD6CD3" w:rsidP="00CD6CD3">
      <w:pPr>
        <w:spacing w:line="360" w:lineRule="auto"/>
        <w:jc w:val="both"/>
        <w:rPr>
          <w:ins w:id="14" w:author="Bunger, Andrew P" w:date="2022-08-17T10:25:00Z"/>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4.4pt;height:17.55pt" o:ole="">
            <v:imagedata r:id="rId24" o:title=""/>
          </v:shape>
          <o:OLEObject Type="Embed" ProgID="Equation.DSMT4" ShapeID="_x0000_i1032" DrawAspect="Content" ObjectID="_1722282843" r:id="rId25"/>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2.5pt;height:14.4pt" o:ole="">
            <v:imagedata r:id="rId26" o:title=""/>
          </v:shape>
          <o:OLEObject Type="Embed" ProgID="Equation.DSMT4" ShapeID="_x0000_i1033" DrawAspect="Content" ObjectID="_1722282844" r:id="rId27"/>
        </w:object>
      </w:r>
      <w:r w:rsidR="00634588">
        <w:rPr>
          <w:rFonts w:ascii="Times New Roman" w:hAnsi="Times New Roman"/>
          <w:snapToGrid w:val="0"/>
        </w:rPr>
        <w:t>is</w:t>
      </w:r>
      <w:r>
        <w:rPr>
          <w:rFonts w:ascii="Times New Roman" w:hAnsi="Times New Roman"/>
          <w:snapToGrid w:val="0"/>
        </w:rPr>
        <w:t xml:space="preserve"> stress tensor components and strain tensor components</w:t>
      </w:r>
      <w:r w:rsidR="00A8731B">
        <w:rPr>
          <w:rFonts w:ascii="Times New Roman" w:hAnsi="Times New Roman"/>
          <w:snapToGrid w:val="0"/>
        </w:rPr>
        <w:t>, respectively;</w:t>
      </w:r>
      <w:r w:rsidRPr="003E53A4">
        <w:rPr>
          <w:rFonts w:ascii="Times New Roman" w:hAnsi="Times New Roman"/>
          <w:noProof/>
          <w:position w:val="-10"/>
        </w:rPr>
        <w:object w:dxaOrig="240" w:dyaOrig="260" w14:anchorId="58F43633">
          <v:shape id="_x0000_i1034" type="#_x0000_t75" alt="" style="width:10pt;height:11.25pt;mso-width-percent:0;mso-height-percent:0;mso-width-percent:0;mso-height-percent:0" o:ole="">
            <v:imagedata r:id="rId28" o:title=""/>
          </v:shape>
          <o:OLEObject Type="Embed" ProgID="Equation.DSMT4" ShapeID="_x0000_i1034" DrawAspect="Content" ObjectID="_1722282845" r:id="rId29"/>
        </w:objec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5" type="#_x0000_t75" alt="" style="width:10pt;height:11.25pt;mso-width-percent:0;mso-height-percent:0;mso-width-percent:0;mso-height-percent:0" o:ole="">
            <v:imagedata r:id="rId30" o:title=""/>
          </v:shape>
          <o:OLEObject Type="Embed" ProgID="Equation.DSMT4" ShapeID="_x0000_i1035" DrawAspect="Content" ObjectID="_1722282846" r:id="rId31"/>
        </w:objec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6" type="#_x0000_t75" alt="" style="width:14.4pt;height:17.55pt;mso-width-percent:0;mso-height-percent:0;mso-width-percent:0;mso-height-percent:0" o:ole="">
            <v:imagedata r:id="rId32" o:title=""/>
          </v:shape>
          <o:OLEObject Type="Embed" ProgID="Equation.DSMT4" ShapeID="_x0000_i1036" DrawAspect="Content" ObjectID="_1722282847" r:id="rId33"/>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7" type="#_x0000_t75" style="width:12.5pt;height:14.4pt" o:ole="">
            <v:imagedata r:id="rId34" o:title=""/>
          </v:shape>
          <o:OLEObject Type="Embed" ProgID="Equation.DSMT4" ShapeID="_x0000_i1037" DrawAspect="Content" ObjectID="_1722282848" r:id="rId35"/>
        </w:objec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38" type="#_x0000_t75" style="width:8.75pt;height:11.25pt" o:ole="">
            <v:imagedata r:id="rId36" o:title=""/>
          </v:shape>
          <o:OLEObject Type="Embed" ProgID="Equation.DSMT4" ShapeID="_x0000_i1038" DrawAspect="Content" ObjectID="_1722282849" r:id="rId37"/>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39" type="#_x0000_t75" style="width:11.9pt;height:11.25pt" o:ole="">
            <v:imagedata r:id="rId38" o:title=""/>
          </v:shape>
          <o:OLEObject Type="Embed" ProgID="Equation.DSMT4" ShapeID="_x0000_i1039" DrawAspect="Content" ObjectID="_1722282850" r:id="rId39"/>
        </w:object>
      </w:r>
      <w:r w:rsidR="00A8731B">
        <w:rPr>
          <w:rFonts w:ascii="Times New Roman" w:hAnsi="Times New Roman"/>
          <w:snapToGrid w:val="0"/>
        </w:rPr>
        <w:t xml:space="preserve"> is the Biot effective stress coefficient and </w:t>
      </w:r>
      <w:r w:rsidR="00A8731B" w:rsidRPr="00A8731B">
        <w:rPr>
          <w:rFonts w:ascii="Times New Roman" w:hAnsi="Times New Roman"/>
          <w:snapToGrid w:val="0"/>
          <w:position w:val="-12"/>
        </w:rPr>
        <w:object w:dxaOrig="320" w:dyaOrig="360" w14:anchorId="1D82A14F">
          <v:shape id="_x0000_i1040" type="#_x0000_t75" style="width:15.65pt;height:18.15pt" o:ole="">
            <v:imagedata r:id="rId40" o:title=""/>
          </v:shape>
          <o:OLEObject Type="Embed" ProgID="Equation.DSMT4" ShapeID="_x0000_i1040" DrawAspect="Content" ObjectID="_1722282851" r:id="rId41"/>
        </w:object>
      </w:r>
      <w:r w:rsidR="00A8731B">
        <w:rPr>
          <w:rFonts w:ascii="Times New Roman" w:hAnsi="Times New Roman"/>
          <w:snapToGrid w:val="0"/>
        </w:rPr>
        <w:t xml:space="preserve"> is the thermoelastic effective stress coefficient. </w:t>
      </w:r>
    </w:p>
    <w:p w14:paraId="6E3813B4" w14:textId="77777777" w:rsidR="00A8731B"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24ED5558"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41" type="#_x0000_t75" alt="" style="width:41.95pt;height:39.45pt;mso-width-percent:0;mso-height-percent:0;mso-width-percent:0;mso-height-percent:0" o:ole="">
            <v:imagedata r:id="rId42" o:title=""/>
          </v:shape>
          <o:OLEObject Type="Embed" ProgID="Equation.DSMT4" ShapeID="_x0000_i1041" DrawAspect="Content" ObjectID="_1722282852" r:id="rId43"/>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A8731B">
        <w:rPr>
          <w:rFonts w:ascii="Times New Roman" w:hAnsi="Times New Roman"/>
        </w:rPr>
        <w:t>(4)</w:t>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7003B862"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42" type="#_x0000_t75" alt="" style="width:97.05pt;height:39.45pt;mso-width-percent:0;mso-height-percent:0;mso-width-percent:0;mso-height-percent:0" o:ole="">
            <v:imagedata r:id="rId44" o:title=""/>
          </v:shape>
          <o:OLEObject Type="Embed" ProgID="Equation.DSMT4" ShapeID="_x0000_i1042" DrawAspect="Content" ObjectID="_1722282853" r:id="rId45"/>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A8731B">
        <w:rPr>
          <w:rFonts w:ascii="Times New Roman" w:hAnsi="Times New Roman"/>
        </w:rPr>
        <w:t>(5)</w:t>
      </w:r>
    </w:p>
    <w:p w14:paraId="01C70642" w14:textId="33107F06"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003A34DA">
        <w:rPr>
          <w:rFonts w:ascii="Times New Roman" w:hAnsi="Times New Roman"/>
          <w:snapToGrid w:val="0"/>
        </w:rPr>
        <w:t xml:space="preserve">(Eq. (1) and Eq. (2)) into the </w:t>
      </w:r>
      <w:r w:rsidR="003A34DA" w:rsidRPr="003A34DA">
        <w:rPr>
          <w:rFonts w:ascii="Times New Roman" w:hAnsi="Times New Roman"/>
          <w:snapToGrid w:val="0"/>
        </w:rPr>
        <w:t>conservation laws</w:t>
      </w:r>
      <w:r w:rsidR="003A34DA">
        <w:rPr>
          <w:rFonts w:ascii="Times New Roman" w:hAnsi="Times New Roman"/>
          <w:snapToGrid w:val="0"/>
        </w:rPr>
        <w:t xml:space="preserve"> </w:t>
      </w:r>
    </w:p>
    <w:p w14:paraId="4E174091" w14:textId="4FFA82BC"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43" type="#_x0000_t75" alt="" style="width:68.25pt;height:30.05pt;mso-width-percent:0;mso-height-percent:0;mso-width-percent:0;mso-height-percent:0" o:ole="">
            <v:imagedata r:id="rId46" o:title=""/>
          </v:shape>
          <o:OLEObject Type="Embed" ProgID="Equation.DSMT4" ShapeID="_x0000_i1043" DrawAspect="Content" ObjectID="_1722282854" r:id="rId47"/>
        </w:object>
      </w:r>
      <w:r>
        <w:rPr>
          <w:rFonts w:ascii="Times New Roman" w:hAnsi="Times New Roman"/>
          <w:noProof/>
        </w:rPr>
        <w:t>,</w:t>
      </w:r>
      <w:r>
        <w:rPr>
          <w:rFonts w:ascii="Times New Roman" w:hAnsi="Times New Roman"/>
        </w:rPr>
        <w:t xml:space="preserve">                                                                 </w:t>
      </w:r>
      <w:r w:rsidR="00A8731B">
        <w:rPr>
          <w:rFonts w:ascii="Times New Roman" w:hAnsi="Times New Roman"/>
        </w:rPr>
        <w:t xml:space="preserve"> (6)</w:t>
      </w:r>
    </w:p>
    <w:p w14:paraId="0311B2BE" w14:textId="2CA19FB8"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44" type="#_x0000_t75" alt="" style="width:70.75pt;height:30.05pt;mso-width-percent:0;mso-height-percent:0;mso-width-percent:0;mso-height-percent:0" o:ole="">
            <v:imagedata r:id="rId48" o:title=""/>
          </v:shape>
          <o:OLEObject Type="Embed" ProgID="Equation.DSMT4" ShapeID="_x0000_i1044" DrawAspect="Content" ObjectID="_1722282855" r:id="rId49"/>
        </w:object>
      </w:r>
      <w:r>
        <w:rPr>
          <w:rFonts w:ascii="Times New Roman" w:hAnsi="Times New Roman"/>
          <w:noProof/>
        </w:rPr>
        <w:t>,</w:t>
      </w:r>
      <w:r>
        <w:rPr>
          <w:rFonts w:ascii="Times New Roman" w:hAnsi="Times New Roman"/>
        </w:rPr>
        <w:t xml:space="preserve">                                                                 </w:t>
      </w:r>
      <w:r w:rsidR="00A8731B">
        <w:rPr>
          <w:rFonts w:ascii="Times New Roman" w:hAnsi="Times New Roman"/>
        </w:rPr>
        <w:t>(7)</w:t>
      </w:r>
    </w:p>
    <w:p w14:paraId="6AE4240E" w14:textId="57BC47C2"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6D891BE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45" type="#_x0000_t75" alt="" style="width:104.55pt;height:30.05pt;mso-width-percent:0;mso-height-percent:0;mso-width-percent:0;mso-height-percent:0" o:ole="">
            <v:imagedata r:id="rId50" o:title=""/>
          </v:shape>
          <o:OLEObject Type="Embed" ProgID="Equation.DSMT4" ShapeID="_x0000_i1045" DrawAspect="Content" ObjectID="_1722282856" r:id="rId51"/>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A8731B">
        <w:rPr>
          <w:rFonts w:ascii="Times New Roman" w:hAnsi="Times New Roman"/>
        </w:rPr>
        <w:t>(8)</w:t>
      </w:r>
    </w:p>
    <w:p w14:paraId="3C592E03" w14:textId="5AB804DB"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46" type="#_x0000_t75" alt="" style="width:118.95pt;height:30.05pt;mso-width-percent:0;mso-height-percent:0;mso-width-percent:0;mso-height-percent:0" o:ole="">
            <v:imagedata r:id="rId52" o:title=""/>
          </v:shape>
          <o:OLEObject Type="Embed" ProgID="Equation.DSMT4" ShapeID="_x0000_i1046" DrawAspect="Content" ObjectID="_1722282857" r:id="rId53"/>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A8731B">
        <w:rPr>
          <w:rFonts w:ascii="Times New Roman" w:hAnsi="Times New Roman"/>
        </w:rPr>
        <w:t xml:space="preserve"> (9)</w:t>
      </w:r>
    </w:p>
    <w:p w14:paraId="6537C6B3" w14:textId="724AEAE0" w:rsid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and 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D47576" w14:textId="1C0C995D" w:rsidR="00B43845" w:rsidRDefault="00B43845" w:rsidP="00B43845">
      <w:pPr>
        <w:adjustRightInd w:val="0"/>
        <w:snapToGrid w:val="0"/>
        <w:spacing w:line="360" w:lineRule="auto"/>
        <w:jc w:val="both"/>
        <w:rPr>
          <w:rFonts w:ascii="Times New Roman" w:hAnsi="Times New Roman"/>
        </w:rPr>
      </w:pPr>
      <w:r>
        <w:rPr>
          <w:rFonts w:ascii="Times New Roman" w:hAnsi="Times New Roman"/>
        </w:rPr>
        <w:tab/>
      </w:r>
      <w:r w:rsidR="00804302">
        <w:rPr>
          <w:rFonts w:ascii="Times New Roman" w:hAnsi="Times New Roman"/>
        </w:rPr>
        <w:t xml:space="preserve">Based on the fundamental work of </w:t>
      </w:r>
      <w:r w:rsidR="00804302">
        <w:rPr>
          <w:rFonts w:ascii="Times New Roman" w:hAnsi="Times New Roman"/>
        </w:rPr>
        <w:fldChar w:fldCharType="begin"/>
      </w:r>
      <w:r w:rsidR="00804302">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804302">
        <w:rPr>
          <w:rFonts w:ascii="Times New Roman" w:hAnsi="Times New Roman"/>
        </w:rPr>
        <w:fldChar w:fldCharType="separate"/>
      </w:r>
      <w:r w:rsidR="00804302">
        <w:rPr>
          <w:rFonts w:ascii="Times New Roman" w:hAnsi="Times New Roman"/>
          <w:noProof/>
        </w:rPr>
        <w:t>Cheng (2016)</w:t>
      </w:r>
      <w:r w:rsidR="00804302">
        <w:rPr>
          <w:rFonts w:ascii="Times New Roman" w:hAnsi="Times New Roman"/>
        </w:rPr>
        <w:fldChar w:fldCharType="end"/>
      </w:r>
      <w:r w:rsidR="00804302">
        <w:rPr>
          <w:rFonts w:ascii="Times New Roman" w:hAnsi="Times New Roman"/>
        </w:rPr>
        <w:t xml:space="preserve"> and </w:t>
      </w:r>
      <w:r w:rsidR="00804302">
        <w:rPr>
          <w:rFonts w:ascii="Times New Roman" w:hAnsi="Times New Roman"/>
        </w:rPr>
        <w:fldChar w:fldCharType="begin"/>
      </w:r>
      <w:r w:rsidR="00804302">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804302">
        <w:rPr>
          <w:rFonts w:ascii="Times New Roman" w:hAnsi="Times New Roman"/>
        </w:rPr>
        <w:fldChar w:fldCharType="separate"/>
      </w:r>
      <w:r w:rsidR="00804302">
        <w:rPr>
          <w:rFonts w:ascii="Times New Roman" w:hAnsi="Times New Roman"/>
          <w:noProof/>
        </w:rPr>
        <w:t>Wang (2017)</w:t>
      </w:r>
      <w:r w:rsidR="00804302">
        <w:rPr>
          <w:rFonts w:ascii="Times New Roman" w:hAnsi="Times New Roman"/>
        </w:rPr>
        <w:fldChar w:fldCharType="end"/>
      </w:r>
      <w:r w:rsidR="00804302">
        <w:rPr>
          <w:rFonts w:ascii="Times New Roman" w:hAnsi="Times New Roman"/>
        </w:rPr>
        <w:t xml:space="preserve">, </w:t>
      </w:r>
      <w:r>
        <w:rPr>
          <w:rFonts w:ascii="Times New Roman" w:hAnsi="Times New Roman"/>
        </w:rPr>
        <w:t>within the framework of linear thermoporoelasticity, the coupled volumetric response relations are</w:t>
      </w:r>
    </w:p>
    <w:p w14:paraId="122A7CB1" w14:textId="2003B1FA" w:rsidR="00B43845" w:rsidRDefault="00B43845" w:rsidP="00B43845">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01EB5EE4">
          <v:shape id="_x0000_i1047" type="#_x0000_t75" alt="" style="width:70.75pt;height:69.5pt;mso-width-percent:0;mso-height-percent:0;mso-width-percent:0;mso-height-percent:0" o:ole="">
            <v:imagedata r:id="rId54" o:title=""/>
          </v:shape>
          <o:OLEObject Type="Embed" ProgID="Equation.DSMT4" ShapeID="_x0000_i1047" DrawAspect="Content" ObjectID="_1722282858" r:id="rId55"/>
        </w:object>
      </w:r>
      <w:r>
        <w:rPr>
          <w:rFonts w:ascii="Times New Roman" w:hAnsi="Times New Roman"/>
        </w:rPr>
        <w:t>,</w:t>
      </w:r>
      <w:r w:rsidRPr="0013783D">
        <w:rPr>
          <w:rFonts w:ascii="Times New Roman" w:hAnsi="Times New Roman"/>
        </w:rPr>
        <w:t xml:space="preserve">   where </w:t>
      </w:r>
      <w:r w:rsidRPr="0013783D">
        <w:rPr>
          <w:rFonts w:ascii="Times New Roman" w:hAnsi="Times New Roman"/>
          <w:noProof/>
          <w:position w:val="-92"/>
        </w:rPr>
        <w:object w:dxaOrig="2380" w:dyaOrig="1960" w14:anchorId="3DA4043B">
          <v:shape id="_x0000_i1048" type="#_x0000_t75" alt="" style="width:121.45pt;height:96.4pt;mso-width-percent:0;mso-height-percent:0;mso-width-percent:0;mso-height-percent:0" o:ole="">
            <v:imagedata r:id="rId56" o:title=""/>
          </v:shape>
          <o:OLEObject Type="Embed" ProgID="Equation.DSMT4" ShapeID="_x0000_i1048" DrawAspect="Content" ObjectID="_1722282859" r:id="rId57"/>
        </w:object>
      </w:r>
      <w:r>
        <w:rPr>
          <w:rFonts w:ascii="Times New Roman" w:hAnsi="Times New Roman"/>
          <w:noProof/>
        </w:rPr>
        <w:t>,</w:t>
      </w:r>
      <w:r>
        <w:rPr>
          <w:rFonts w:ascii="Times New Roman" w:hAnsi="Times New Roman"/>
        </w:rPr>
        <w:t xml:space="preserve">                                    (10)           </w:t>
      </w:r>
    </w:p>
    <w:p w14:paraId="0CDFF890" w14:textId="7DF65939" w:rsidR="00804302" w:rsidRDefault="00B43845" w:rsidP="00804302">
      <w:pPr>
        <w:adjustRightInd w:val="0"/>
        <w:snapToGrid w:val="0"/>
        <w:spacing w:line="360" w:lineRule="auto"/>
        <w:jc w:val="both"/>
        <w:rPr>
          <w:rFonts w:ascii="Times New Roman" w:hAnsi="Times New Roman"/>
        </w:rPr>
      </w:pPr>
      <w:r>
        <w:rPr>
          <w:rFonts w:ascii="Times New Roman" w:hAnsi="Times New Roman"/>
        </w:rPr>
        <w:lastRenderedPageBreak/>
        <w:t>where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(10), </w:t>
      </w:r>
      <w:r w:rsidR="00804302" w:rsidRPr="003E53A4">
        <w:rPr>
          <w:rFonts w:ascii="Times New Roman" w:hAnsi="Times New Roman"/>
          <w:noProof/>
          <w:position w:val="-4"/>
        </w:rPr>
        <w:object w:dxaOrig="220" w:dyaOrig="260" w14:anchorId="11C02AAF">
          <v:shape id="_x0000_i1049" type="#_x0000_t75" alt="" style="width:10pt;height:10pt;mso-width-percent:0;mso-height-percent:0;mso-width-percent:0;mso-height-percent:0" o:ole="">
            <v:imagedata r:id="rId58" o:title=""/>
          </v:shape>
          <o:OLEObject Type="Embed" ProgID="Equation.DSMT4" ShapeID="_x0000_i1049" DrawAspect="Content" ObjectID="_1722282860" r:id="rId59"/>
        </w:object>
      </w:r>
      <w:r>
        <w:rPr>
          <w:rFonts w:ascii="Times New Roman" w:hAnsi="Times New Roman"/>
          <w:noProof/>
        </w:rPr>
        <w:t xml:space="preserve"> </w:t>
      </w:r>
      <w:r w:rsidR="00804302" w:rsidRPr="0013783D">
        <w:rPr>
          <w:rFonts w:ascii="Times New Roman" w:hAnsi="Times New Roman"/>
          <w:snapToGrid w:val="0"/>
        </w:rPr>
        <w:t>and</w:t>
      </w:r>
      <w:r>
        <w:rPr>
          <w:rFonts w:ascii="Times New Roman" w:hAnsi="Times New Roman"/>
          <w:snapToGrid w:val="0"/>
        </w:rPr>
        <w:t xml:space="preserve"> </w:t>
      </w:r>
      <w:r w:rsidR="00804302" w:rsidRPr="0013783D">
        <w:rPr>
          <w:rFonts w:ascii="Times New Roman" w:hAnsi="Times New Roman"/>
          <w:noProof/>
          <w:position w:val="-6"/>
        </w:rPr>
        <w:object w:dxaOrig="220" w:dyaOrig="220" w14:anchorId="14322DA1">
          <v:shape id="_x0000_i1050" type="#_x0000_t75" alt="" style="width:10pt;height:10pt;mso-width-percent:0;mso-height-percent:0;mso-width-percent:0;mso-height-percent:0" o:ole="">
            <v:imagedata r:id="rId60" o:title=""/>
          </v:shape>
          <o:OLEObject Type="Embed" ProgID="Equation.DSMT4" ShapeID="_x0000_i1050" DrawAspect="Content" ObjectID="_1722282861" r:id="rId61"/>
        </w:object>
      </w:r>
      <w:r>
        <w:rPr>
          <w:rFonts w:ascii="Times New Roman" w:hAnsi="Times New Roman"/>
          <w:noProof/>
        </w:rPr>
        <w:t xml:space="preserve"> </w:t>
      </w:r>
      <w:r w:rsidR="00804302" w:rsidRPr="0013783D">
        <w:rPr>
          <w:rFonts w:ascii="Times New Roman" w:hAnsi="Times New Roman"/>
          <w:snapToGrid w:val="0"/>
        </w:rPr>
        <w:t>is volumetric strain tensor and to</w:t>
      </w:r>
      <w:r w:rsidR="00634588">
        <w:rPr>
          <w:rFonts w:ascii="Times New Roman" w:hAnsi="Times New Roman"/>
          <w:snapToGrid w:val="0"/>
        </w:rPr>
        <w:t>tal stress tensor, respectively;</w:t>
      </w:r>
      <w:r>
        <w:rPr>
          <w:rFonts w:ascii="Times New Roman" w:hAnsi="Times New Roman"/>
          <w:snapToGrid w:val="0"/>
        </w:rPr>
        <w:t xml:space="preserve"> </w:t>
      </w:r>
      <w:r w:rsidR="00804302" w:rsidRPr="003E53A4">
        <w:rPr>
          <w:rFonts w:ascii="Times New Roman" w:hAnsi="Times New Roman"/>
          <w:noProof/>
          <w:position w:val="-10"/>
        </w:rPr>
        <w:object w:dxaOrig="200" w:dyaOrig="320" w14:anchorId="640D39DA">
          <v:shape id="_x0000_i1051" type="#_x0000_t75" alt="" style="width:10pt;height:14.4pt;mso-width-percent:0;mso-height-percent:0;mso-width-percent:0;mso-height-percent:0" o:ole="">
            <v:imagedata r:id="rId62" o:title=""/>
          </v:shape>
          <o:OLEObject Type="Embed" ProgID="Equation.DSMT4" ShapeID="_x0000_i1051" DrawAspect="Content" ObjectID="_1722282862" r:id="rId63"/>
        </w:object>
      </w:r>
      <w:r w:rsidR="00804302" w:rsidRPr="0013783D">
        <w:rPr>
          <w:rFonts w:ascii="Times New Roman" w:hAnsi="Times New Roman"/>
          <w:snapToGrid w:val="0"/>
        </w:rPr>
        <w:t xml:space="preserve"> is the varia</w:t>
      </w:r>
      <w:r w:rsidR="00804302">
        <w:rPr>
          <w:rFonts w:ascii="Times New Roman" w:hAnsi="Times New Roman"/>
          <w:snapToGrid w:val="0"/>
        </w:rPr>
        <w:t xml:space="preserve">tion of fluid content per unit </w:t>
      </w:r>
      <w:r w:rsidR="00634588">
        <w:rPr>
          <w:rFonts w:ascii="Times New Roman" w:hAnsi="Times New Roman"/>
          <w:snapToGrid w:val="0"/>
        </w:rPr>
        <w:t>volume;</w:t>
      </w:r>
      <w:r w:rsidR="00804302" w:rsidRPr="0013783D">
        <w:rPr>
          <w:rFonts w:ascii="Times New Roman" w:hAnsi="Times New Roman"/>
          <w:snapToGrid w:val="0"/>
        </w:rPr>
        <w:t xml:space="preserve"> </w:t>
      </w:r>
      <w:r w:rsidR="00804302" w:rsidRPr="003E53A4">
        <w:rPr>
          <w:rFonts w:ascii="Times New Roman" w:hAnsi="Times New Roman"/>
          <w:noProof/>
          <w:position w:val="-4"/>
        </w:rPr>
        <w:object w:dxaOrig="240" w:dyaOrig="260" w14:anchorId="6A713B28">
          <v:shape id="_x0000_i1052" type="#_x0000_t75" alt="" style="width:10pt;height:11.25pt;mso-width-percent:0;mso-height-percent:0;mso-width-percent:0;mso-height-percent:0" o:ole="">
            <v:imagedata r:id="rId64" o:title=""/>
          </v:shape>
          <o:OLEObject Type="Embed" ProgID="Equation.DSMT4" ShapeID="_x0000_i1052" DrawAspect="Content" ObjectID="_1722282863" r:id="rId65"/>
        </w:object>
      </w:r>
      <w:r>
        <w:rPr>
          <w:rFonts w:ascii="Times New Roman" w:hAnsi="Times New Roman"/>
          <w:noProof/>
        </w:rPr>
        <w:t xml:space="preserve"> </w:t>
      </w:r>
      <w:r w:rsidR="00804302" w:rsidRPr="0013783D">
        <w:rPr>
          <w:rFonts w:ascii="Times New Roman" w:hAnsi="Times New Roman"/>
          <w:snapToGrid w:val="0"/>
        </w:rPr>
        <w:t>is entropy density</w:t>
      </w:r>
      <w:r>
        <w:rPr>
          <w:rFonts w:ascii="Times New Roman" w:hAnsi="Times New Roman"/>
          <w:snapToGrid w:val="0"/>
        </w:rPr>
        <w:t xml:space="preserve">. </w:t>
      </w:r>
      <w:r w:rsidR="00804302" w:rsidRPr="0013783D">
        <w:rPr>
          <w:rFonts w:ascii="Times New Roman" w:hAnsi="Times New Roman"/>
          <w:snapToGrid w:val="0"/>
        </w:rPr>
        <w:t>The material constants include the drained bulk modulus tensor</w:t>
      </w:r>
      <w:r w:rsidR="00804302" w:rsidRPr="0013783D">
        <w:rPr>
          <w:rFonts w:ascii="Times New Roman" w:hAnsi="Times New Roman"/>
          <w:noProof/>
          <w:position w:val="-4"/>
        </w:rPr>
        <w:object w:dxaOrig="260" w:dyaOrig="260" w14:anchorId="162AEDA9">
          <v:shape id="_x0000_i1053" type="#_x0000_t75" alt="" style="width:11.25pt;height:11.25pt;mso-width-percent:0;mso-height-percent:0;mso-width-percent:0;mso-height-percent:0" o:ole="">
            <v:imagedata r:id="rId66" o:title=""/>
          </v:shape>
          <o:OLEObject Type="Embed" ProgID="Equation.DSMT4" ShapeID="_x0000_i1053" DrawAspect="Content" ObjectID="_1722282864" r:id="rId67"/>
        </w:object>
      </w:r>
      <w:r w:rsidR="00804302" w:rsidRPr="0013783D">
        <w:rPr>
          <w:rFonts w:ascii="Times New Roman" w:hAnsi="Times New Roman"/>
        </w:rPr>
        <w:t>, Biot effective stress coefficient</w:t>
      </w:r>
      <w:r w:rsidR="00804302" w:rsidRPr="0013783D">
        <w:rPr>
          <w:rFonts w:ascii="Times New Roman" w:hAnsi="Times New Roman"/>
          <w:noProof/>
          <w:position w:val="-6"/>
        </w:rPr>
        <w:object w:dxaOrig="220" w:dyaOrig="220" w14:anchorId="07EC16CF">
          <v:shape id="_x0000_i1054" type="#_x0000_t75" alt="" style="width:10pt;height:10pt;mso-width-percent:0;mso-height-percent:0;mso-width-percent:0;mso-height-percent:0" o:ole="">
            <v:imagedata r:id="rId68" o:title=""/>
          </v:shape>
          <o:OLEObject Type="Embed" ProgID="Equation.DSMT4" ShapeID="_x0000_i1054" DrawAspect="Content" ObjectID="_1722282865" r:id="rId69"/>
        </w:object>
      </w:r>
      <w:r w:rsidR="00804302" w:rsidRPr="0013783D">
        <w:rPr>
          <w:rFonts w:ascii="Times New Roman" w:hAnsi="Times New Roman"/>
        </w:rPr>
        <w:t xml:space="preserve">, </w:t>
      </w:r>
      <w:r w:rsidR="00804302" w:rsidRPr="0013783D">
        <w:rPr>
          <w:rFonts w:ascii="Times New Roman" w:hAnsi="Times New Roman"/>
          <w:snapToGrid w:val="0"/>
        </w:rPr>
        <w:t>Skempton pore pressure coefficient</w:t>
      </w:r>
      <w:r w:rsidR="00804302" w:rsidRPr="003E53A4">
        <w:rPr>
          <w:rFonts w:ascii="Times New Roman" w:hAnsi="Times New Roman"/>
          <w:noProof/>
          <w:position w:val="-4"/>
        </w:rPr>
        <w:object w:dxaOrig="240" w:dyaOrig="260" w14:anchorId="0733AF56">
          <v:shape id="_x0000_i1055" type="#_x0000_t75" alt="" style="width:10pt;height:11.25pt;mso-width-percent:0;mso-height-percent:0;mso-width-percent:0;mso-height-percent:0" o:ole="">
            <v:imagedata r:id="rId70" o:title=""/>
          </v:shape>
          <o:OLEObject Type="Embed" ProgID="Equation.DSMT4" ShapeID="_x0000_i1055" DrawAspect="Content" ObjectID="_1722282866" r:id="rId71"/>
        </w:object>
      </w:r>
      <w:r w:rsidR="00804302" w:rsidRPr="0013783D">
        <w:rPr>
          <w:rFonts w:ascii="Times New Roman" w:hAnsi="Times New Roman"/>
          <w:snapToGrid w:val="0"/>
        </w:rPr>
        <w:t xml:space="preserve">, coefficient of volumetric thermal expansion of porous media frame </w:t>
      </w:r>
      <w:r w:rsidR="00804302" w:rsidRPr="003E53A4">
        <w:rPr>
          <w:rFonts w:ascii="Times New Roman" w:hAnsi="Times New Roman"/>
          <w:noProof/>
          <w:position w:val="-12"/>
        </w:rPr>
        <w:object w:dxaOrig="279" w:dyaOrig="360" w14:anchorId="64DA2931">
          <v:shape id="_x0000_i1056" type="#_x0000_t75" alt="" style="width:11.25pt;height:17.55pt;mso-width-percent:0;mso-height-percent:0;mso-width-percent:0;mso-height-percent:0" o:ole="">
            <v:imagedata r:id="rId72" o:title=""/>
          </v:shape>
          <o:OLEObject Type="Embed" ProgID="Equation.DSMT4" ShapeID="_x0000_i1056" DrawAspect="Content" ObjectID="_1722282867" r:id="rId73"/>
        </w:object>
      </w:r>
      <w:r>
        <w:rPr>
          <w:rFonts w:ascii="Times New Roman" w:hAnsi="Times New Roman"/>
          <w:noProof/>
        </w:rPr>
        <w:t xml:space="preserve"> </w:t>
      </w:r>
      <w:r w:rsidR="00804302"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00804302" w:rsidRPr="003E53A4">
        <w:rPr>
          <w:rFonts w:ascii="Times New Roman" w:hAnsi="Times New Roman"/>
          <w:noProof/>
          <w:position w:val="-12"/>
        </w:rPr>
        <w:object w:dxaOrig="260" w:dyaOrig="360" w14:anchorId="206B2A6C">
          <v:shape id="_x0000_i1057" type="#_x0000_t75" alt="" style="width:11.25pt;height:17.55pt;mso-width-percent:0;mso-height-percent:0;mso-width-percent:0;mso-height-percent:0" o:ole="">
            <v:imagedata r:id="rId74" o:title=""/>
          </v:shape>
          <o:OLEObject Type="Embed" ProgID="Equation.DSMT4" ShapeID="_x0000_i1057" DrawAspect="Content" ObjectID="_1722282868" r:id="rId75"/>
        </w:object>
      </w:r>
      <w:r>
        <w:rPr>
          <w:rFonts w:ascii="Times New Roman" w:hAnsi="Times New Roman"/>
          <w:noProof/>
        </w:rPr>
        <w:t xml:space="preserve"> </w:t>
      </w:r>
      <w:r w:rsidR="00804302">
        <w:rPr>
          <w:rFonts w:ascii="Times New Roman" w:hAnsi="Times New Roman"/>
          <w:noProof/>
        </w:rPr>
        <w:fldChar w:fldCharType="begin"/>
      </w:r>
      <w:r w:rsidR="00804302">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804302">
        <w:rPr>
          <w:rFonts w:ascii="Times New Roman" w:hAnsi="Times New Roman"/>
          <w:noProof/>
        </w:rPr>
        <w:fldChar w:fldCharType="separate"/>
      </w:r>
      <w:r w:rsidR="00804302">
        <w:rPr>
          <w:rFonts w:ascii="Times New Roman" w:hAnsi="Times New Roman"/>
          <w:noProof/>
        </w:rPr>
        <w:t>(Cheng, 2016)</w:t>
      </w:r>
      <w:r w:rsidR="00804302">
        <w:rPr>
          <w:rFonts w:ascii="Times New Roman" w:hAnsi="Times New Roman"/>
          <w:noProof/>
        </w:rPr>
        <w:fldChar w:fldCharType="end"/>
      </w:r>
      <w:r w:rsidR="00804302" w:rsidRPr="0013783D">
        <w:rPr>
          <w:rFonts w:ascii="Times New Roman" w:hAnsi="Times New Roman"/>
          <w:snapToGrid w:val="0"/>
        </w:rPr>
        <w:t>, and</w:t>
      </w:r>
      <w:r>
        <w:rPr>
          <w:rFonts w:ascii="Times New Roman" w:hAnsi="Times New Roman"/>
          <w:snapToGrid w:val="0"/>
        </w:rPr>
        <w:t xml:space="preserve"> </w:t>
      </w:r>
      <w:r w:rsidR="00804302" w:rsidRPr="0013783D">
        <w:rPr>
          <w:rFonts w:ascii="Times New Roman" w:hAnsi="Times New Roman"/>
          <w:noProof/>
          <w:position w:val="-6"/>
        </w:rPr>
        <w:object w:dxaOrig="260" w:dyaOrig="220" w14:anchorId="4A47411C">
          <v:shape id="_x0000_i1058" type="#_x0000_t75" alt="" style="width:11.25pt;height:10pt;mso-width-percent:0;mso-height-percent:0;mso-width-percent:0;mso-height-percent:0" o:ole="">
            <v:imagedata r:id="rId76" o:title=""/>
          </v:shape>
          <o:OLEObject Type="Embed" ProgID="Equation.DSMT4" ShapeID="_x0000_i1058" DrawAspect="Content" ObjectID="_1722282869" r:id="rId77"/>
        </w:object>
      </w:r>
      <w:r>
        <w:rPr>
          <w:rFonts w:ascii="Times New Roman" w:hAnsi="Times New Roman"/>
          <w:noProof/>
        </w:rPr>
        <w:t xml:space="preserve"> </w:t>
      </w:r>
      <w:r w:rsidR="00804302" w:rsidRPr="0013783D">
        <w:rPr>
          <w:rFonts w:ascii="Times New Roman" w:hAnsi="Times New Roman"/>
          <w:snapToGrid w:val="0"/>
        </w:rPr>
        <w:t xml:space="preserve">represents the specific heat of the porous medium at the reference temperature. </w:t>
      </w:r>
    </w:p>
    <w:p w14:paraId="074F5C32" w14:textId="2F7DEDFB" w:rsidR="00804302" w:rsidRDefault="00804302" w:rsidP="00B43845">
      <w:pPr>
        <w:adjustRightInd w:val="0"/>
        <w:snapToGrid w:val="0"/>
        <w:spacing w:line="360" w:lineRule="auto"/>
        <w:ind w:firstLine="720"/>
        <w:jc w:val="both"/>
        <w:rPr>
          <w:rFonts w:ascii="Times New Roman" w:hAnsi="Times New Roman"/>
        </w:rPr>
      </w:pPr>
      <w:r w:rsidRPr="0013783D">
        <w:rPr>
          <w:rFonts w:ascii="Times New Roman" w:hAnsi="Times New Roman"/>
          <w:snapToGrid w:val="0"/>
        </w:rPr>
        <w:t>From the</w:t>
      </w:r>
      <w:r w:rsidR="00634588">
        <w:rPr>
          <w:rFonts w:ascii="Times New Roman" w:hAnsi="Times New Roman"/>
          <w:snapToGrid w:val="0"/>
        </w:rPr>
        <w:t xml:space="preserve"> above</w:t>
      </w:r>
      <w:r w:rsidRPr="0013783D">
        <w:rPr>
          <w:rFonts w:ascii="Times New Roman" w:hAnsi="Times New Roman"/>
          <w:snapToGrid w:val="0"/>
        </w:rPr>
        <w:t xml:space="preserve"> constitutive equations</w:t>
      </w:r>
      <w:r w:rsidR="00634588">
        <w:rPr>
          <w:rFonts w:ascii="Times New Roman" w:hAnsi="Times New Roman"/>
          <w:snapToGrid w:val="0"/>
        </w:rPr>
        <w:t xml:space="preserve"> (Eq. (10))</w:t>
      </w:r>
      <w:r w:rsidRPr="0013783D">
        <w:rPr>
          <w:rFonts w:ascii="Times New Roman" w:hAnsi="Times New Roman"/>
          <w:snapToGrid w:val="0"/>
        </w:rPr>
        <w:t xml:space="preserve">, it </w:t>
      </w:r>
      <w:r>
        <w:rPr>
          <w:rFonts w:ascii="Times New Roman" w:hAnsi="Times New Roman"/>
          <w:snapToGrid w:val="0"/>
        </w:rPr>
        <w:t>can be seen that</w:t>
      </w:r>
      <w:r w:rsidRPr="0013783D">
        <w:rPr>
          <w:rFonts w:ascii="Times New Roman" w:hAnsi="Times New Roman"/>
          <w:snapToGrid w:val="0"/>
        </w:rPr>
        <w:t xml:space="preserve"> the deformation of the solid frame is caused by </w:t>
      </w:r>
      <w:r>
        <w:rPr>
          <w:rFonts w:ascii="Times New Roman" w:hAnsi="Times New Roman"/>
          <w:snapToGrid w:val="0"/>
        </w:rPr>
        <w:t>changes in stress, pore pressure, and/or</w:t>
      </w:r>
      <w:r w:rsidRPr="0013783D">
        <w:rPr>
          <w:rFonts w:ascii="Times New Roman" w:hAnsi="Times New Roman"/>
          <w:snapToGrid w:val="0"/>
        </w:rPr>
        <w:t xml:space="preserve"> temperature. The fluid phase</w:t>
      </w:r>
      <w:r>
        <w:rPr>
          <w:rFonts w:ascii="Times New Roman" w:hAnsi="Times New Roman"/>
          <w:snapToGrid w:val="0"/>
        </w:rPr>
        <w:t xml:space="preserve"> in the porous medium is not only </w:t>
      </w:r>
      <w:r w:rsidRPr="0013783D">
        <w:rPr>
          <w:rFonts w:ascii="Times New Roman" w:hAnsi="Times New Roman"/>
          <w:snapToGrid w:val="0"/>
        </w:rPr>
        <w:t>deform</w:t>
      </w:r>
      <w:r>
        <w:rPr>
          <w:rFonts w:ascii="Times New Roman" w:hAnsi="Times New Roman"/>
          <w:snapToGrid w:val="0"/>
        </w:rPr>
        <w:t>ing with the solid frame, but</w:t>
      </w:r>
      <w:r w:rsidRPr="0013783D">
        <w:rPr>
          <w:rFonts w:ascii="Times New Roman" w:hAnsi="Times New Roman"/>
          <w:snapToGrid w:val="0"/>
        </w:rPr>
        <w:t xml:space="preserve"> at the same time, driven by pore pressure gradient and thermal forces, causing the pore fluid entering or leaving the solid frame of unit volume. Last, the stress and temperature change will cause the change of the entropy of the porous system based on the generalized-energy relation. </w:t>
      </w:r>
      <w:r>
        <w:rPr>
          <w:rFonts w:ascii="Times New Roman" w:hAnsi="Times New Roman"/>
          <w:snapToGrid w:val="0"/>
        </w:rPr>
        <w:t>T</w:t>
      </w:r>
      <w:r w:rsidRPr="0013783D">
        <w:rPr>
          <w:rFonts w:ascii="Times New Roman" w:hAnsi="Times New Roman"/>
          <w:snapToGrid w:val="0"/>
        </w:rPr>
        <w:t xml:space="preserve">he entropy density is </w:t>
      </w:r>
      <w:r>
        <w:rPr>
          <w:rFonts w:ascii="Times New Roman" w:hAnsi="Times New Roman"/>
          <w:snapToGrid w:val="0"/>
        </w:rPr>
        <w:t xml:space="preserve">therefore becoming </w:t>
      </w:r>
      <w:r w:rsidRPr="0013783D">
        <w:rPr>
          <w:rFonts w:ascii="Times New Roman" w:hAnsi="Times New Roman"/>
          <w:snapToGrid w:val="0"/>
        </w:rPr>
        <w:t>a function of volumetri</w:t>
      </w:r>
      <w:r>
        <w:rPr>
          <w:rFonts w:ascii="Times New Roman" w:hAnsi="Times New Roman"/>
          <w:snapToGrid w:val="0"/>
        </w:rPr>
        <w:t xml:space="preserve">c strain of the solid frame, fluid content, </w:t>
      </w:r>
      <w:r w:rsidRPr="0013783D">
        <w:rPr>
          <w:rFonts w:ascii="Times New Roman" w:hAnsi="Times New Roman"/>
          <w:snapToGrid w:val="0"/>
        </w:rPr>
        <w:t>and the change of temperature. Thus, the constitutive equations relate and couple volumetric strain, f</w:t>
      </w:r>
      <w:r>
        <w:rPr>
          <w:rFonts w:ascii="Times New Roman" w:hAnsi="Times New Roman"/>
          <w:snapToGrid w:val="0"/>
        </w:rPr>
        <w:t xml:space="preserve">luid content, </w:t>
      </w:r>
      <w:r w:rsidRPr="0013783D">
        <w:rPr>
          <w:rFonts w:ascii="Times New Roman" w:hAnsi="Times New Roman"/>
          <w:snapToGrid w:val="0"/>
        </w:rPr>
        <w:t xml:space="preserve">and energy variables </w:t>
      </w:r>
      <w:r w:rsidRPr="0013783D">
        <w:rPr>
          <w:rFonts w:ascii="Times New Roman" w:hAnsi="Times New Roman"/>
          <w:noProof/>
          <w:position w:val="-14"/>
        </w:rPr>
        <w:object w:dxaOrig="859" w:dyaOrig="400" w14:anchorId="2A999AC7">
          <v:shape id="_x0000_i1059" type="#_x0000_t75" alt="" style="width:46.95pt;height:19.4pt;mso-width-percent:0;mso-height-percent:0;mso-width-percent:0;mso-height-percent:0" o:ole="">
            <v:imagedata r:id="rId78" o:title=""/>
          </v:shape>
          <o:OLEObject Type="Embed" ProgID="Equation.DSMT4" ShapeID="_x0000_i1059" DrawAspect="Content" ObjectID="_1722282870" r:id="rId79"/>
        </w:object>
      </w:r>
      <w:r w:rsidRPr="0013783D">
        <w:rPr>
          <w:rFonts w:ascii="Times New Roman" w:hAnsi="Times New Roman"/>
        </w:rPr>
        <w:t xml:space="preserve"> </w:t>
      </w:r>
      <w:r w:rsidRPr="0013783D">
        <w:rPr>
          <w:rFonts w:ascii="Times New Roman" w:hAnsi="Times New Roman"/>
          <w:snapToGrid w:val="0"/>
        </w:rPr>
        <w:t>with total stress, p</w:t>
      </w:r>
      <w:r>
        <w:rPr>
          <w:rFonts w:ascii="Times New Roman" w:hAnsi="Times New Roman"/>
          <w:snapToGrid w:val="0"/>
        </w:rPr>
        <w:t xml:space="preserve">ore stress, </w:t>
      </w:r>
      <w:r w:rsidRPr="0013783D">
        <w:rPr>
          <w:rFonts w:ascii="Times New Roman" w:hAnsi="Times New Roman"/>
          <w:snapToGrid w:val="0"/>
        </w:rPr>
        <w:t xml:space="preserve">and temperature variables </w:t>
      </w:r>
      <w:r w:rsidRPr="0013783D">
        <w:rPr>
          <w:rFonts w:ascii="Times New Roman" w:hAnsi="Times New Roman"/>
          <w:noProof/>
          <w:position w:val="-14"/>
        </w:rPr>
        <w:object w:dxaOrig="880" w:dyaOrig="400" w14:anchorId="61D38255">
          <v:shape id="_x0000_i1060" type="#_x0000_t75" alt="" style="width:46.95pt;height:19.4pt;mso-width-percent:0;mso-height-percent:0;mso-width-percent:0;mso-height-percent:0" o:ole="">
            <v:imagedata r:id="rId80" o:title=""/>
          </v:shape>
          <o:OLEObject Type="Embed" ProgID="Equation.DSMT4" ShapeID="_x0000_i1060" DrawAspect="Content" ObjectID="_1722282871" r:id="rId81"/>
        </w:object>
      </w:r>
      <w:r w:rsidRPr="0013783D">
        <w:rPr>
          <w:rFonts w:ascii="Times New Roman" w:hAnsi="Times New Roman"/>
        </w:rPr>
        <w:t>with the mate</w:t>
      </w:r>
      <w:r>
        <w:rPr>
          <w:rFonts w:ascii="Times New Roman" w:hAnsi="Times New Roman"/>
        </w:rPr>
        <w:t>rial</w:t>
      </w:r>
      <w:r w:rsidRPr="0013783D">
        <w:rPr>
          <w:rFonts w:ascii="Times New Roman" w:hAnsi="Times New Roman"/>
        </w:rPr>
        <w:t xml:space="preserve"> constant</w:t>
      </w:r>
      <w:r>
        <w:rPr>
          <w:rFonts w:ascii="Times New Roman" w:hAnsi="Times New Roman"/>
        </w:rPr>
        <w:t>s</w:t>
      </w:r>
      <w:r w:rsidRPr="0013783D">
        <w:rPr>
          <w:rFonts w:ascii="Times New Roman" w:hAnsi="Times New Roman"/>
          <w:noProof/>
          <w:position w:val="-14"/>
        </w:rPr>
        <w:object w:dxaOrig="1840" w:dyaOrig="400" w14:anchorId="0A3BE002">
          <v:shape id="_x0000_i1061" type="#_x0000_t75" alt="" style="width:91.4pt;height:19.4pt;mso-width-percent:0;mso-height-percent:0;mso-width-percent:0;mso-height-percent:0" o:ole="">
            <v:imagedata r:id="rId82" o:title=""/>
          </v:shape>
          <o:OLEObject Type="Embed" ProgID="Equation.DSMT4" ShapeID="_x0000_i1061" DrawAspect="Content" ObjectID="_1722282872" r:id="rId83"/>
        </w:object>
      </w:r>
      <w:r>
        <w:rPr>
          <w:rFonts w:ascii="Times New Roman" w:hAnsi="Times New Roman"/>
        </w:rPr>
        <w:t>.</w:t>
      </w:r>
    </w:p>
    <w:p w14:paraId="636AD3A2" w14:textId="0D809B64"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2D08F22A"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2" type="#_x0000_t75" alt="" style="width:17.55pt;height:17.55pt;mso-width-percent:0;mso-height-percent:0;mso-width-percent:0;mso-height-percent:0" o:ole="">
            <v:imagedata r:id="rId84" o:title=""/>
          </v:shape>
          <o:OLEObject Type="Embed" ProgID="Equation.DSMT4" ShapeID="_x0000_i1062" DrawAspect="Content" ObjectID="_1722282873" r:id="rId85"/>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63" type="#_x0000_t75" alt="" style="width:17.55pt;height:17.55pt;mso-width-percent:0;mso-height-percent:0;mso-width-percent:0;mso-height-percent:0" o:ole="">
            <v:imagedata r:id="rId86" o:title=""/>
          </v:shape>
          <o:OLEObject Type="Embed" ProgID="Equation.DSMT4" ShapeID="_x0000_i1063" DrawAspect="Content" ObjectID="_1722282874" r:id="rId87"/>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4" type="#_x0000_t75" alt="" style="width:17.55pt;height:19.4pt;mso-width-percent:0;mso-height-percent:0;mso-width-percent:0;mso-height-percent:0" o:ole="">
            <v:imagedata r:id="rId88" o:title=""/>
          </v:shape>
          <o:OLEObject Type="Embed" ProgID="Equation.DSMT4" ShapeID="_x0000_i1064" DrawAspect="Content" ObjectID="_1722282875" r:id="rId89"/>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which is the </w:t>
      </w:r>
      <w:r w:rsidR="00634588">
        <w:rPr>
          <w:rFonts w:ascii="Times New Roman" w:hAnsi="Times New Roman"/>
        </w:rPr>
        <w:lastRenderedPageBreak/>
        <w:t>subscript</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5" type="#_x0000_t75" alt="" style="width:37.55pt;height:17.55pt;mso-width-percent:0;mso-height-percent:0;mso-width-percent:0;mso-height-percent:0" o:ole="">
            <v:imagedata r:id="rId90" o:title=""/>
          </v:shape>
          <o:OLEObject Type="Embed" ProgID="Equation.DSMT4" ShapeID="_x0000_i1065" DrawAspect="Content" ObjectID="_1722282876" r:id="rId91"/>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6" type="#_x0000_t75" alt="" style="width:89.55pt;height:17.55pt;mso-width-percent:0;mso-height-percent:0;mso-width-percent:0;mso-height-percent:0" o:ole="">
            <v:imagedata r:id="rId92" o:title=""/>
          </v:shape>
          <o:OLEObject Type="Embed" ProgID="Equation.DSMT4" ShapeID="_x0000_i1066" DrawAspect="Content" ObjectID="_1722282877" r:id="rId93"/>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7" type="#_x0000_t75" alt="" style="width:41.3pt;height:17.55pt;mso-width-percent:0;mso-height-percent:0;mso-width-percent:0;mso-height-percent:0" o:ole="">
            <v:imagedata r:id="rId94" o:title=""/>
          </v:shape>
          <o:OLEObject Type="Embed" ProgID="Equation.DSMT4" ShapeID="_x0000_i1067" DrawAspect="Content" ObjectID="_1722282878" r:id="rId95"/>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8" type="#_x0000_t75" alt="" style="width:37.55pt;height:17.55pt;mso-width-percent:0;mso-height-percent:0;mso-width-percent:0;mso-height-percent:0" o:ole="">
            <v:imagedata r:id="rId96" o:title=""/>
          </v:shape>
          <o:OLEObject Type="Embed" ProgID="Equation.DSMT4" ShapeID="_x0000_i1068" DrawAspect="Content" ObjectID="_1722282879" r:id="rId9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9" type="#_x0000_t75" alt="" style="width:37.55pt;height:17.55pt;mso-width-percent:0;mso-height-percent:0;mso-width-percent:0;mso-height-percent:0" o:ole="">
            <v:imagedata r:id="rId98" o:title=""/>
          </v:shape>
          <o:OLEObject Type="Embed" ProgID="Equation.DSMT4" ShapeID="_x0000_i1069" DrawAspect="Content" ObjectID="_1722282880" r:id="rId99"/>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0" type="#_x0000_t75" alt="" style="width:86.4pt;height:17.55pt;mso-width-percent:0;mso-height-percent:0;mso-width-percent:0;mso-height-percent:0" o:ole="">
            <v:imagedata r:id="rId100" o:title=""/>
          </v:shape>
          <o:OLEObject Type="Embed" ProgID="Equation.DSMT4" ShapeID="_x0000_i1070" DrawAspect="Content" ObjectID="_1722282881" r:id="rId101"/>
        </w:object>
      </w:r>
      <w:r w:rsidR="00634588">
        <w:rPr>
          <w:rFonts w:ascii="Times New Roman" w:hAnsi="Times New Roman" w:cs="Times New Roman"/>
          <w:noProof/>
        </w:rPr>
        <w:t>;</w:t>
      </w:r>
    </w:p>
    <w:p w14:paraId="1FDE797F" w14:textId="190F2DCF"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71" type="#_x0000_t75" alt="" style="width:46.95pt;height:17.55pt;mso-width-percent:0;mso-height-percent:0;mso-width-percent:0;mso-height-percent:0" o:ole="">
            <v:imagedata r:id="rId102" o:title=""/>
          </v:shape>
          <o:OLEObject Type="Embed" ProgID="Equation.DSMT4" ShapeID="_x0000_i1071" DrawAspect="Content" ObjectID="_1722282882" r:id="rId103"/>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2" type="#_x0000_t75" alt="" style="width:37.55pt;height:17.55pt;mso-width-percent:0;mso-height-percent:0;mso-width-percent:0;mso-height-percent:0" o:ole="">
            <v:imagedata r:id="rId104" o:title=""/>
          </v:shape>
          <o:OLEObject Type="Embed" ProgID="Equation.DSMT4" ShapeID="_x0000_i1072" DrawAspect="Content" ObjectID="_1722282883" r:id="rId105"/>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73" type="#_x0000_t75" alt="" style="width:41.3pt;height:17.55pt;mso-width-percent:0;mso-height-percent:0;mso-width-percent:0;mso-height-percent:0" o:ole="">
            <v:imagedata r:id="rId106" o:title=""/>
          </v:shape>
          <o:OLEObject Type="Embed" ProgID="Equation.DSMT4" ShapeID="_x0000_i1073" DrawAspect="Content" ObjectID="_1722282884" r:id="rId107"/>
        </w:object>
      </w:r>
      <w:r>
        <w:rPr>
          <w:rFonts w:ascii="Times New Roman" w:hAnsi="Times New Roman" w:cs="Times New Roman"/>
          <w:noProof/>
        </w:rPr>
        <w:t>.</w:t>
      </w:r>
    </w:p>
    <w:p w14:paraId="28548A24" w14:textId="213FA7D5" w:rsidR="00634588" w:rsidRDefault="00634588" w:rsidP="00634588">
      <w:pPr>
        <w:pStyle w:val="ListParagraph"/>
        <w:spacing w:line="360" w:lineRule="auto"/>
        <w:ind w:left="0"/>
      </w:pPr>
      <w:r>
        <w:rPr>
          <w:rFonts w:ascii="Times New Roman" w:hAnsi="Times New Roman"/>
        </w:rPr>
        <w:t>Since the PTEOF model is linear, the principle of superposition will be used as final step to obtain the final solution.</w:t>
      </w: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65BF946D"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(8) and Eq. (9)</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4" type="#_x0000_t75" alt="" style="width:10pt;height:14.4pt;mso-width-percent:0;mso-height-percent:0;mso-width-percent:0;mso-height-percent:0" o:ole="">
            <v:imagedata r:id="rId62" o:title=""/>
          </v:shape>
          <o:OLEObject Type="Embed" ProgID="Equation.DSMT4" ShapeID="_x0000_i1074" DrawAspect="Content" ObjectID="_1722282885" r:id="rId108"/>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5" type="#_x0000_t75" alt="" style="width:10pt;height:11.25pt;mso-width-percent:0;mso-height-percent:0;mso-width-percent:0;mso-height-percent:0" o:ole="">
            <v:imagedata r:id="rId64" o:title=""/>
          </v:shape>
          <o:OLEObject Type="Embed" ProgID="Equation.DSMT4" ShapeID="_x0000_i1075" DrawAspect="Content" ObjectID="_1722282886" r:id="rId109"/>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(10))</w:t>
      </w:r>
      <w:r w:rsidR="003C6F51" w:rsidRPr="00780CED">
        <w:rPr>
          <w:rFonts w:ascii="Times New Roman" w:hAnsi="Times New Roman"/>
          <w:snapToGrid w:val="0"/>
        </w:rPr>
        <w:t xml:space="preserve">, this results in a new form of coupled diffusion equations </w:t>
      </w:r>
    </w:p>
    <w:p w14:paraId="093FC562" w14:textId="00869F3A"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76" type="#_x0000_t75" alt="" style="width:206pt;height:31.95pt;mso-width-percent:0;mso-height-percent:0;mso-width-percent:0;mso-height-percent:0" o:ole="">
            <v:imagedata r:id="rId110" o:title=""/>
          </v:shape>
          <o:OLEObject Type="Embed" ProgID="Equation.DSMT4" ShapeID="_x0000_i1076" DrawAspect="Content" ObjectID="_1722282887" r:id="rId111"/>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7" type="#_x0000_t75" alt="" style="width:201.6pt;height:37.55pt;mso-width-percent:0;mso-height-percent:0;mso-width-percent:0;mso-height-percent:0" o:ole="">
            <v:imagedata r:id="rId112" o:title=""/>
          </v:shape>
          <o:OLEObject Type="Embed" ProgID="Equation.DSMT4" ShapeID="_x0000_i1077" DrawAspect="Content" ObjectID="_1722282888" r:id="rId113"/>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178EC24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8" type="#_x0000_t75" alt="" style="width:169.05pt;height:31.95pt;mso-width-percent:0;mso-height-percent:0;mso-width-percent:0;mso-height-percent:0" o:ole="">
            <v:imagedata r:id="rId114" o:title=""/>
          </v:shape>
          <o:OLEObject Type="Embed" ProgID="Equation.DSMT4" ShapeID="_x0000_i1078" DrawAspect="Content" ObjectID="_1722282889" r:id="rId115"/>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04DC4746"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9" type="#_x0000_t75" alt="" style="width:14.4pt;height:19.4pt;mso-width-percent:0;mso-height-percent:0;mso-width-percent:0;mso-height-percent:0" o:ole="">
            <v:imagedata r:id="rId116" o:title=""/>
          </v:shape>
          <o:OLEObject Type="Embed" ProgID="Equation.DSMT4" ShapeID="_x0000_i1079" DrawAspect="Content" ObjectID="_1722282890" r:id="rId117"/>
        </w:object>
      </w:r>
      <w:r w:rsidR="008F6489" w:rsidRPr="00E16FDC">
        <w:rPr>
          <w:rFonts w:ascii="Times New Roman" w:hAnsi="Times New Roman"/>
        </w:rPr>
        <w:t xml:space="preserve">is the gradient of a scaler, one can integrate </w:t>
      </w:r>
      <w:r w:rsidR="008F6489" w:rsidRPr="00780CED">
        <w:rPr>
          <w:rFonts w:ascii="Times New Roman" w:hAnsi="Times New Roman"/>
        </w:rPr>
        <w:t xml:space="preserve">Eq. </w:t>
      </w:r>
      <w:r w:rsidR="00D64C8B">
        <w:rPr>
          <w:rFonts w:ascii="Times New Roman" w:hAnsi="Times New Roman"/>
        </w:rPr>
        <w:t>(</w:t>
      </w:r>
      <w:r w:rsidR="008F6489" w:rsidRPr="00780CED">
        <w:rPr>
          <w:rFonts w:ascii="Times New Roman" w:hAnsi="Times New Roman"/>
        </w:rPr>
        <w:t>13</w:t>
      </w:r>
      <w:r w:rsidR="00D64C8B">
        <w:rPr>
          <w:rFonts w:ascii="Times New Roman" w:hAnsi="Times New Roman"/>
        </w:rPr>
        <w:t>)</w:t>
      </w:r>
      <w:r w:rsidR="008F6489" w:rsidRPr="00780CED">
        <w:rPr>
          <w:rFonts w:ascii="Times New Roman" w:hAnsi="Times New Roman"/>
        </w:rPr>
        <w:t xml:space="preserve">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0" type="#_x0000_t75" alt="" style="width:201.6pt;height:30.05pt;mso-width-percent:0;mso-height-percent:0;mso-width-percent:0;mso-height-percent:0" o:ole="">
            <v:imagedata r:id="rId118" o:title=""/>
          </v:shape>
          <o:OLEObject Type="Embed" ProgID="Equation.DSMT4" ShapeID="_x0000_i1080" DrawAspect="Content" ObjectID="_1722282891" r:id="rId119"/>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lastRenderedPageBreak/>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1" type="#_x0000_t75" alt="" style="width:69.5pt;height:30.05pt;mso-width-percent:0;mso-height-percent:0;mso-width-percent:0;mso-height-percent:0" o:ole="">
            <v:imagedata r:id="rId120" o:title=""/>
          </v:shape>
          <o:OLEObject Type="Embed" ProgID="Equation.DSMT4" ShapeID="_x0000_i1081" DrawAspect="Content" ObjectID="_1722282892" r:id="rId121"/>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2" type="#_x0000_t75" alt="" style="width:79.5pt;height:30.05pt;mso-width-percent:0;mso-height-percent:0;mso-width-percent:0;mso-height-percent:0" o:ole="">
            <v:imagedata r:id="rId122" o:title=""/>
          </v:shape>
          <o:OLEObject Type="Embed" ProgID="Equation.DSMT4" ShapeID="_x0000_i1082" DrawAspect="Content" ObjectID="_1722282893" r:id="rId123"/>
        </w:object>
      </w:r>
      <w:r>
        <w:rPr>
          <w:rFonts w:ascii="Times New Roman" w:hAnsi="Times New Roman"/>
          <w:noProof/>
        </w:rPr>
        <w:t>.</w:t>
      </w:r>
    </w:p>
    <w:p w14:paraId="291169CA" w14:textId="0DA1D12A"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83" type="#_x0000_t75" alt="" style="width:25.05pt;height:14.4pt;mso-width-percent:0;mso-height-percent:0;mso-width-percent:0;mso-height-percent:0" o:ole="">
            <v:imagedata r:id="rId124" o:title=""/>
          </v:shape>
          <o:OLEObject Type="Embed" ProgID="Equation.DSMT4" ShapeID="_x0000_i1083" DrawAspect="Content" ObjectID="_1722282894" r:id="rId125"/>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4" type="#_x0000_t75" alt="" style="width:25.05pt;height:14.4pt;mso-width-percent:0;mso-height-percent:0;mso-width-percent:0;mso-height-percent:0" o:ole="">
            <v:imagedata r:id="rId124" o:title=""/>
          </v:shape>
          <o:OLEObject Type="Embed" ProgID="Equation.DSMT4" ShapeID="_x0000_i1084" DrawAspect="Content" ObjectID="_1722282895" r:id="rId126"/>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103D3" w:rsidRPr="002A31AD">
        <w:rPr>
          <w:rFonts w:ascii="Times New Roman" w:hAnsi="Times New Roman"/>
        </w:rPr>
        <w:t>14</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103D3" w:rsidRPr="002A31AD">
        <w:rPr>
          <w:rFonts w:ascii="Times New Roman" w:hAnsi="Times New Roman"/>
        </w:rPr>
        <w:t>11</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103D3" w:rsidRPr="002A31AD">
        <w:rPr>
          <w:rFonts w:ascii="Times New Roman" w:hAnsi="Times New Roman"/>
        </w:rPr>
        <w:t>12</w:t>
      </w:r>
      <w:r w:rsidR="00D64C8B">
        <w:rPr>
          <w:rFonts w:ascii="Times New Roman" w:hAnsi="Times New Roman"/>
        </w:rPr>
        <w:t>)</w:t>
      </w:r>
      <w:r w:rsidR="00B103D3" w:rsidRPr="002A31AD">
        <w:rPr>
          <w:rFonts w:ascii="Times New Roman" w:hAnsi="Times New Roman"/>
        </w:rPr>
        <w:t>, the</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85" type="#_x0000_t75" alt="" style="width:10pt;height:11.25pt;mso-width-percent:0;mso-height-percent:0;mso-width-percent:0;mso-height-percent:0" o:ole="">
            <v:imagedata r:id="rId127" o:title=""/>
          </v:shape>
          <o:OLEObject Type="Embed" ProgID="Equation.DSMT4" ShapeID="_x0000_i1085" DrawAspect="Content" ObjectID="_1722282896" r:id="rId128"/>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6" type="#_x0000_t75" alt="" style="width:193.45pt;height:69.5pt;mso-width-percent:0;mso-height-percent:0;mso-width-percent:0;mso-height-percent:0" o:ole="">
            <v:imagedata r:id="rId129" o:title=""/>
          </v:shape>
          <o:OLEObject Type="Embed" ProgID="Equation.DSMT4" ShapeID="_x0000_i1086" DrawAspect="Content" ObjectID="_1722282897" r:id="rId130"/>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7" type="#_x0000_t75" alt="" style="width:234.15pt;height:17.55pt;mso-width-percent:0;mso-height-percent:0;mso-width-percent:0;mso-height-percent:0" o:ole="">
            <v:imagedata r:id="rId131" o:title=""/>
          </v:shape>
          <o:OLEObject Type="Embed" ProgID="Equation.DSMT4" ShapeID="_x0000_i1087" DrawAspect="Content" ObjectID="_1722282898" r:id="rId132"/>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8" type="#_x0000_t75" alt="" style="width:247.3pt;height:17.55pt;mso-width-percent:0;mso-height-percent:0;mso-width-percent:0;mso-height-percent:0" o:ole="">
            <v:imagedata r:id="rId133" o:title=""/>
          </v:shape>
          <o:OLEObject Type="Embed" ProgID="Equation.DSMT4" ShapeID="_x0000_i1088" DrawAspect="Content" ObjectID="_1722282899" r:id="rId134"/>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9" type="#_x0000_t75" alt="" style="width:221.65pt;height:17.55pt;mso-width-percent:0;mso-height-percent:0;mso-width-percent:0;mso-height-percent:0" o:ole="">
            <v:imagedata r:id="rId135" o:title=""/>
          </v:shape>
          <o:OLEObject Type="Embed" ProgID="Equation.DSMT4" ShapeID="_x0000_i1089" DrawAspect="Content" ObjectID="_1722282900" r:id="rId136"/>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0" type="#_x0000_t75" alt="" style="width:226pt;height:17.55pt;mso-width-percent:0;mso-height-percent:0;mso-width-percent:0;mso-height-percent:0" o:ole="">
            <v:imagedata r:id="rId137" o:title=""/>
          </v:shape>
          <o:OLEObject Type="Embed" ProgID="Equation.DSMT4" ShapeID="_x0000_i1090" DrawAspect="Content" ObjectID="_1722282901" r:id="rId138"/>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1" type="#_x0000_t75" alt="" style="width:132.5pt;height:17.25pt;mso-width-percent:0;mso-height-percent:0;mso-width-percent:0;mso-height-percent:0" o:ole="">
            <v:imagedata r:id="rId139" o:title=""/>
          </v:shape>
          <o:OLEObject Type="Embed" ProgID="Equation.DSMT4" ShapeID="_x0000_i1091" DrawAspect="Content" ObjectID="_1722282902" r:id="rId140"/>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2" type="#_x0000_t75" alt="" style="width:122.35pt;height:17.25pt;mso-width-percent:0;mso-height-percent:0;mso-width-percent:0;mso-height-percent:0" o:ole="">
            <v:imagedata r:id="rId141" o:title=""/>
          </v:shape>
          <o:OLEObject Type="Embed" ProgID="Equation.DSMT4" ShapeID="_x0000_i1092" DrawAspect="Content" ObjectID="_1722282903" r:id="rId142"/>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3" type="#_x0000_t75" alt="" style="width:296.85pt;height:17.25pt;mso-width-percent:0;mso-height-percent:0;mso-width-percent:0;mso-height-percent:0" o:ole="">
            <v:imagedata r:id="rId143" o:title=""/>
          </v:shape>
          <o:OLEObject Type="Embed" ProgID="Equation.DSMT4" ShapeID="_x0000_i1093" DrawAspect="Content" ObjectID="_1722282904" r:id="rId144"/>
        </w:object>
      </w:r>
      <w:r w:rsidR="002A31AD">
        <w:rPr>
          <w:noProof/>
        </w:rPr>
        <w:t>.</w:t>
      </w:r>
    </w:p>
    <w:p w14:paraId="747B6C9F" w14:textId="513C296F"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6F59B8" w:rsidRPr="00780CED">
        <w:rPr>
          <w:rFonts w:ascii="Times New Roman" w:hAnsi="Times New Roman"/>
        </w:rPr>
        <w:t>15</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4" type="#_x0000_t75" alt="" style="width:14.15pt;height:17.25pt;mso-width-percent:0;mso-height-percent:0;mso-width-percent:0;mso-height-percent:0" o:ole="">
            <v:imagedata r:id="rId145" o:title=""/>
          </v:shape>
          <o:OLEObject Type="Embed" ProgID="Equation.DSMT4" ShapeID="_x0000_i1094" DrawAspect="Content" ObjectID="_1722282905" r:id="rId14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5" type="#_x0000_t75" alt="" style="width:17.25pt;height:17.25pt;mso-width-percent:0;mso-height-percent:0;mso-width-percent:0;mso-height-percent:0" o:ole="">
            <v:imagedata r:id="rId147" o:title=""/>
          </v:shape>
          <o:OLEObject Type="Embed" ProgID="Equation.DSMT4" ShapeID="_x0000_i1095" DrawAspect="Content" ObjectID="_1722282906" r:id="rId148"/>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6" type="#_x0000_t75" alt="" style="width:9.7pt;height:17.25pt;mso-width-percent:0;mso-height-percent:0;mso-width-percent:0;mso-height-percent:0" o:ole="">
            <v:imagedata r:id="rId149" o:title=""/>
          </v:shape>
          <o:OLEObject Type="Embed" ProgID="Equation.DSMT4" ShapeID="_x0000_i1096" DrawAspect="Content" ObjectID="_1722282907" r:id="rId15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7" type="#_x0000_t75" alt="" style="width:14.15pt;height:17.25pt;mso-width-percent:0;mso-height-percent:0;mso-width-percent:0;mso-height-percent:0" o:ole="">
            <v:imagedata r:id="rId151" o:title=""/>
          </v:shape>
          <o:OLEObject Type="Embed" ProgID="Equation.DSMT4" ShapeID="_x0000_i1097" DrawAspect="Content" ObjectID="_1722282908" r:id="rId152"/>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8" type="#_x0000_t75" alt="" style="width:14.15pt;height:9.7pt;mso-width-percent:0;mso-height-percent:0;mso-width-percent:0;mso-height-percent:0" o:ole="">
            <v:imagedata r:id="rId153" o:title=""/>
          </v:shape>
          <o:OLEObject Type="Embed" ProgID="Equation.DSMT4" ShapeID="_x0000_i1098" DrawAspect="Content" ObjectID="_1722282909" r:id="rId154"/>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9" type="#_x0000_t75" alt="" style="width:9.7pt;height:9.7pt;mso-width-percent:0;mso-height-percent:0;mso-width-percent:0;mso-height-percent:0" o:ole="">
            <v:imagedata r:id="rId155" o:title=""/>
          </v:shape>
          <o:OLEObject Type="Embed" ProgID="Equation.DSMT4" ShapeID="_x0000_i1099" DrawAspect="Content" ObjectID="_1722282910" r:id="rId156"/>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00" type="#_x0000_t75" alt="" style="width:14.15pt;height:9.7pt;mso-width-percent:0;mso-height-percent:0;mso-width-percent:0;mso-height-percent:0" o:ole="">
            <v:imagedata r:id="rId157" o:title=""/>
          </v:shape>
          <o:OLEObject Type="Embed" ProgID="Equation.DSMT4" ShapeID="_x0000_i1100" DrawAspect="Content" ObjectID="_1722282911" r:id="rId158"/>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01" type="#_x0000_t75" alt="" style="width:113.95pt;height:37.55pt;mso-width-percent:0;mso-height-percent:0;mso-width-percent:0;mso-height-percent:0" o:ole="">
            <v:imagedata r:id="rId159" o:title=""/>
          </v:shape>
          <o:OLEObject Type="Embed" ProgID="Equation.DSMT4" ShapeID="_x0000_i1101" DrawAspect="Content" ObjectID="_1722282912" r:id="rId160"/>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02" type="#_x0000_t75" alt="" style="width:124.55pt;height:1in;mso-width-percent:0;mso-height-percent:0;mso-width-percent:0;mso-height-percent:0" o:ole="">
            <v:imagedata r:id="rId161" o:title=""/>
          </v:shape>
          <o:OLEObject Type="Embed" ProgID="Equation.DSMT4" ShapeID="_x0000_i1102" DrawAspect="Content" ObjectID="_1722282913" r:id="rId162"/>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03" type="#_x0000_t75" alt="" style="width:3in;height:30.05pt;mso-width-percent:0;mso-height-percent:0;mso-width-percent:0;mso-height-percent:0" o:ole="">
            <v:imagedata r:id="rId163" o:title=""/>
          </v:shape>
          <o:OLEObject Type="Embed" ProgID="Equation.DSMT4" ShapeID="_x0000_i1103" DrawAspect="Content" ObjectID="_1722282914" r:id="rId164"/>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059CB42E"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4" type="#_x0000_t75" alt="" style="width:111.75pt;height:30.05pt;mso-width-percent:0;mso-height-percent:0;mso-width-percent:0;mso-height-percent:0" o:ole="">
            <v:imagedata r:id="rId165" o:title=""/>
          </v:shape>
          <o:OLEObject Type="Embed" ProgID="Equation.DSMT4" ShapeID="_x0000_i1104" DrawAspect="Content" ObjectID="_1722282915" r:id="rId166"/>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5" type="#_x0000_t75" alt="" style="width:106.45pt;height:17.25pt;mso-width-percent:0;mso-height-percent:0;mso-width-percent:0;mso-height-percent:0" o:ole="">
            <v:imagedata r:id="rId167" o:title=""/>
          </v:shape>
          <o:OLEObject Type="Embed" ProgID="Equation.DSMT4" ShapeID="_x0000_i1105" DrawAspect="Content" ObjectID="_1722282916" r:id="rId168"/>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5F2302C0"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6" type="#_x0000_t75" alt="" style="width:91.45pt;height:19.45pt;mso-width-percent:0;mso-height-percent:0;mso-width-percent:0;mso-height-percent:0" o:ole="">
            <v:imagedata r:id="rId169" o:title=""/>
          </v:shape>
          <o:OLEObject Type="Embed" ProgID="Equation.DSMT4" ShapeID="_x0000_i1106" DrawAspect="Content" ObjectID="_1722282917" r:id="rId170"/>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679B27B4"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7" type="#_x0000_t75" alt="" style="width:52.55pt;height:37.55pt;mso-width-percent:0;mso-height-percent:0;mso-width-percent:0;mso-height-percent:0" o:ole="">
            <v:imagedata r:id="rId171" o:title=""/>
          </v:shape>
          <o:OLEObject Type="Embed" ProgID="Equation.DSMT4" ShapeID="_x0000_i1107" DrawAspect="Content" ObjectID="_1722282918" r:id="rId172"/>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08" type="#_x0000_t75" alt="" style="width:9.7pt;height:17.25pt;mso-width-percent:0;mso-height-percent:0;mso-width-percent:0;mso-height-percent:0" o:ole="">
            <v:imagedata r:id="rId173" o:title=""/>
          </v:shape>
          <o:OLEObject Type="Embed" ProgID="Equation.DSMT4" ShapeID="_x0000_i1108" DrawAspect="Content" ObjectID="_1722282919" r:id="rId174"/>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9" type="#_x0000_t75" alt="" style="width:9.7pt;height:17.25pt;mso-width-percent:0;mso-height-percent:0;mso-width-percent:0;mso-height-percent:0" o:ole="">
            <v:imagedata r:id="rId173" o:title=""/>
          </v:shape>
          <o:OLEObject Type="Embed" ProgID="Equation.DSMT4" ShapeID="_x0000_i1109" DrawAspect="Content" ObjectID="_1722282920" r:id="rId175"/>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10" type="#_x0000_t75" alt="" style="width:14.15pt;height:9.7pt;mso-width-percent:0;mso-height-percent:0;mso-width-percent:0;mso-height-percent:0" o:ole="">
            <v:imagedata r:id="rId176" o:title=""/>
          </v:shape>
          <o:OLEObject Type="Embed" ProgID="Equation.DSMT4" ShapeID="_x0000_i1110" DrawAspect="Content" ObjectID="_1722282921" r:id="rId177"/>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11" type="#_x0000_t75" alt="" style="width:9.7pt;height:17.25pt;mso-width-percent:0;mso-height-percent:0;mso-width-percent:0;mso-height-percent:0" o:ole="">
            <v:imagedata r:id="rId178" o:title=""/>
          </v:shape>
          <o:OLEObject Type="Embed" ProgID="Equation.DSMT4" ShapeID="_x0000_i1111" DrawAspect="Content" ObjectID="_1722282922" r:id="rId179"/>
        </w:object>
      </w:r>
      <w:r w:rsidR="00B665FD">
        <w:rPr>
          <w:rFonts w:ascii="Times New Roman" w:hAnsi="Times New Roman"/>
        </w:rPr>
        <w:t>.</w:t>
      </w:r>
      <w:r w:rsidR="00B07C95" w:rsidRPr="00A13CC9">
        <w:rPr>
          <w:rFonts w:ascii="Times New Roman" w:hAnsi="Times New Roman"/>
        </w:rPr>
        <w:t xml:space="preserve"> </w:t>
      </w:r>
    </w:p>
    <w:p w14:paraId="514058DA" w14:textId="15D943DA"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in Eq.</w:t>
      </w:r>
      <w:r w:rsidR="00D64C8B">
        <w:rPr>
          <w:rFonts w:ascii="Times New Roman" w:hAnsi="Times New Roman"/>
        </w:rPr>
        <w:t xml:space="preserve"> (</w:t>
      </w:r>
      <w:r w:rsidR="007A4899">
        <w:rPr>
          <w:rFonts w:ascii="Times New Roman" w:hAnsi="Times New Roman"/>
        </w:rPr>
        <w:t>15</w:t>
      </w:r>
      <w:r w:rsidR="00D64C8B">
        <w:rPr>
          <w:rFonts w:ascii="Times New Roman" w:hAnsi="Times New Roman"/>
        </w:rPr>
        <w:t>)</w:t>
      </w:r>
      <w:r w:rsidR="007A4899">
        <w:rPr>
          <w:rFonts w:ascii="Times New Roman" w:hAnsi="Times New Roman"/>
        </w:rPr>
        <w:t xml:space="preserve">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12" type="#_x0000_t75" alt="" style="width:254.85pt;height:19.45pt;mso-width-percent:0;mso-height-percent:0;mso-width-percent:0;mso-height-percent:0" o:ole="">
            <v:imagedata r:id="rId180" o:title=""/>
          </v:shape>
          <o:OLEObject Type="Embed" ProgID="Equation.DSMT4" ShapeID="_x0000_i1112" DrawAspect="Content" ObjectID="_1722282923" r:id="rId18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23A9DF3F" w:rsidR="00B27921" w:rsidRDefault="007A4899" w:rsidP="007A4899">
      <w:pPr>
        <w:spacing w:line="360" w:lineRule="auto"/>
        <w:jc w:val="both"/>
        <w:rPr>
          <w:rFonts w:ascii="Times New Roman" w:hAnsi="Times New Roman"/>
        </w:rPr>
      </w:pPr>
      <w:r>
        <w:rPr>
          <w:rFonts w:ascii="Times New Roman" w:hAnsi="Times New Roman"/>
        </w:rPr>
        <w:t xml:space="preserve"> </w:t>
      </w:r>
      <w:r w:rsidR="0046512F">
        <w:rPr>
          <w:rFonts w:ascii="Times New Roman" w:hAnsi="Times New Roman"/>
        </w:rPr>
        <w:t>w</w:t>
      </w:r>
      <w:r>
        <w:rPr>
          <w:rFonts w:ascii="Times New Roman" w:hAnsi="Times New Roman"/>
        </w:rPr>
        <w:t>here</w:t>
      </w:r>
      <w:r w:rsidR="0046512F">
        <w:rPr>
          <w:rFonts w:ascii="Times New Roman" w:hAnsi="Times New Roman"/>
        </w:rPr>
        <w:t xml:space="preserve"> </w:t>
      </w:r>
      <w:r w:rsidR="0090156F" w:rsidRPr="00A13CC9">
        <w:rPr>
          <w:rFonts w:ascii="Times New Roman" w:hAnsi="Times New Roman"/>
          <w:noProof/>
          <w:position w:val="-12"/>
        </w:rPr>
        <w:object w:dxaOrig="220" w:dyaOrig="360" w14:anchorId="77EC7EC3">
          <v:shape id="_x0000_i1113" type="#_x0000_t75" alt="" style="width:9.7pt;height:17.25pt;mso-width-percent:0;mso-height-percent:0;mso-width-percent:0;mso-height-percent:0" o:ole="">
            <v:imagedata r:id="rId182" o:title=""/>
          </v:shape>
          <o:OLEObject Type="Embed" ProgID="Equation.DSMT4" ShapeID="_x0000_i1113" DrawAspect="Content" ObjectID="_1722282924" r:id="rId183"/>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4" type="#_x0000_t75" alt="" style="width:9.7pt;height:17.25pt;mso-width-percent:0;mso-height-percent:0;mso-width-percent:0;mso-height-percent:0" o:ole="">
            <v:imagedata r:id="rId184" o:title=""/>
          </v:shape>
          <o:OLEObject Type="Embed" ProgID="Equation.DSMT4" ShapeID="_x0000_i1114" DrawAspect="Content" ObjectID="_1722282925" r:id="rId185"/>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5" type="#_x0000_t75" alt="" style="width:30.05pt;height:17.25pt;mso-width-percent:0;mso-height-percent:0;mso-width-percent:0;mso-height-percent:0" o:ole="">
            <v:imagedata r:id="rId186" o:title=""/>
          </v:shape>
          <o:OLEObject Type="Embed" ProgID="Equation.DSMT4" ShapeID="_x0000_i1115" DrawAspect="Content" ObjectID="_1722282926" r:id="rId187"/>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6" type="#_x0000_t75" alt="" style="width:37.55pt;height:17.25pt;mso-width-percent:0;mso-height-percent:0;mso-width-percent:0;mso-height-percent:0" o:ole="">
            <v:imagedata r:id="rId188" o:title=""/>
          </v:shape>
          <o:OLEObject Type="Embed" ProgID="Equation.DSMT4" ShapeID="_x0000_i1116" DrawAspect="Content" ObjectID="_1722282927" r:id="rId189"/>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lastRenderedPageBreak/>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7" type="#_x0000_t75" alt="" style="width:9.7pt;height:17.25pt;mso-width-percent:0;mso-height-percent:0;mso-width-percent:0;mso-height-percent:0" o:ole="">
            <v:imagedata r:id="rId190" o:title=""/>
          </v:shape>
          <o:OLEObject Type="Embed" ProgID="Equation.DSMT4" ShapeID="_x0000_i1117" DrawAspect="Content" ObjectID="_1722282928" r:id="rId191"/>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8" type="#_x0000_t75" alt="" style="width:2in;height:19.45pt;mso-width-percent:0;mso-height-percent:0;mso-width-percent:0;mso-height-percent:0" o:ole="">
            <v:imagedata r:id="rId192" o:title=""/>
          </v:shape>
          <o:OLEObject Type="Embed" ProgID="Equation.DSMT4" ShapeID="_x0000_i1118" DrawAspect="Content" ObjectID="_1722282929" r:id="rId193"/>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9" type="#_x0000_t75" alt="" style="width:2in;height:19.45pt;mso-width-percent:0;mso-height-percent:0;mso-width-percent:0;mso-height-percent:0" o:ole="">
            <v:imagedata r:id="rId194" o:title=""/>
          </v:shape>
          <o:OLEObject Type="Embed" ProgID="Equation.DSMT4" ShapeID="_x0000_i1119" DrawAspect="Content" ObjectID="_1722282930" r:id="rId19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6848B261"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46512F">
        <w:rPr>
          <w:rFonts w:ascii="Times New Roman" w:hAnsi="Times New Roman"/>
        </w:rPr>
        <w:t xml:space="preserve"> </w:t>
      </w:r>
      <w:r w:rsidR="0090156F" w:rsidRPr="00E16FDC">
        <w:rPr>
          <w:rFonts w:ascii="Times New Roman" w:hAnsi="Times New Roman"/>
          <w:noProof/>
          <w:position w:val="-12"/>
        </w:rPr>
        <w:object w:dxaOrig="320" w:dyaOrig="360" w14:anchorId="7DBB6807">
          <v:shape id="_x0000_i1120" type="#_x0000_t75" alt="" style="width:14.15pt;height:17.25pt;mso-width-percent:0;mso-height-percent:0;mso-width-percent:0;mso-height-percent:0" o:ole="">
            <v:imagedata r:id="rId196" o:title=""/>
          </v:shape>
          <o:OLEObject Type="Embed" ProgID="Equation.DSMT4" ShapeID="_x0000_i1120" DrawAspect="Content" ObjectID="_1722282931" r:id="rId197"/>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w:t>
      </w:r>
      <w:r w:rsidR="00D64C8B">
        <w:rPr>
          <w:rFonts w:ascii="Times New Roman" w:hAnsi="Times New Roman"/>
        </w:rPr>
        <w:t xml:space="preserve"> (</w:t>
      </w:r>
      <w:r w:rsidR="00D27DE2" w:rsidRPr="00E16FDC">
        <w:rPr>
          <w:rFonts w:ascii="Times New Roman" w:hAnsi="Times New Roman"/>
        </w:rPr>
        <w:t>14</w:t>
      </w:r>
      <w:r w:rsidR="00D64C8B">
        <w:rPr>
          <w:rFonts w:ascii="Times New Roman" w:hAnsi="Times New Roman"/>
        </w:rPr>
        <w:t>)</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21" type="#_x0000_t75" alt="" style="width:199.65pt;height:19.45pt;mso-width-percent:0;mso-height-percent:0;mso-width-percent:0;mso-height-percent:0" o:ole="">
            <v:imagedata r:id="rId198" o:title=""/>
          </v:shape>
          <o:OLEObject Type="Embed" ProgID="Equation.DSMT4" ShapeID="_x0000_i1121" DrawAspect="Content" ObjectID="_1722282932" r:id="rId199"/>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2" type="#_x0000_t75" alt="" style="width:118.4pt;height:34.45pt;mso-width-percent:0;mso-height-percent:0;mso-width-percent:0;mso-height-percent:0" o:ole="">
            <v:imagedata r:id="rId200" o:title=""/>
          </v:shape>
          <o:OLEObject Type="Embed" ProgID="Equation.DSMT4" ShapeID="_x0000_i1122" DrawAspect="Content" ObjectID="_1722282933" r:id="rId201"/>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3" type="#_x0000_t75" alt="" style="width:52.55pt;height:34.45pt;mso-width-percent:0;mso-height-percent:0;mso-width-percent:0;mso-height-percent:0" o:ole="">
            <v:imagedata r:id="rId202" o:title=""/>
          </v:shape>
          <o:OLEObject Type="Embed" ProgID="Equation.DSMT4" ShapeID="_x0000_i1123" DrawAspect="Content" ObjectID="_1722282934" r:id="rId203"/>
        </w:object>
      </w:r>
      <w:r>
        <w:rPr>
          <w:rFonts w:ascii="Times New Roman" w:hAnsi="Times New Roman"/>
          <w:noProof/>
        </w:rPr>
        <w:t>.</w:t>
      </w:r>
    </w:p>
    <w:p w14:paraId="17C9CBE1" w14:textId="0D7303A6"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46512F">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24" type="#_x0000_t75" alt="" style="width:23.85pt;height:17.25pt;mso-width-percent:0;mso-height-percent:0;mso-width-percent:0;mso-height-percent:0" o:ole="">
            <v:imagedata r:id="rId204" o:title=""/>
          </v:shape>
          <o:OLEObject Type="Embed" ProgID="Equation.DSMT4" ShapeID="_x0000_i1124" DrawAspect="Content" ObjectID="_1722282935" r:id="rId205"/>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5" type="#_x0000_t75" alt="" style="width:23.85pt;height:17.25pt;mso-width-percent:0;mso-height-percent:0;mso-width-percent:0;mso-height-percent:0" o:ole="">
            <v:imagedata r:id="rId206" o:title=""/>
          </v:shape>
          <o:OLEObject Type="Embed" ProgID="Equation.DSMT4" ShapeID="_x0000_i1125" DrawAspect="Content" ObjectID="_1722282936" r:id="rId207"/>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6" type="#_x0000_t75" alt="" style="width:24.75pt;height:17.25pt;mso-width-percent:0;mso-height-percent:0;mso-width-percent:0;mso-height-percent:0" o:ole="">
            <v:imagedata r:id="rId208" o:title=""/>
          </v:shape>
          <o:OLEObject Type="Embed" ProgID="Equation.DSMT4" ShapeID="_x0000_i1126" DrawAspect="Content" ObjectID="_1722282937" r:id="rId209"/>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7" type="#_x0000_t75" alt="" style="width:24.75pt;height:17.25pt;mso-width-percent:0;mso-height-percent:0;mso-width-percent:0;mso-height-percent:0" o:ole="">
            <v:imagedata r:id="rId210" o:title=""/>
          </v:shape>
          <o:OLEObject Type="Embed" ProgID="Equation.DSMT4" ShapeID="_x0000_i1127" DrawAspect="Content" ObjectID="_1722282938" r:id="rId211"/>
        </w:objec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7002A1">
        <w:rPr>
          <w:rFonts w:ascii="Times New Roman" w:hAnsi="Times New Roman"/>
        </w:rPr>
        <w:t>14</w:t>
      </w:r>
      <w:r w:rsidR="00D64C8B">
        <w:rPr>
          <w:rFonts w:ascii="Times New Roman" w:hAnsi="Times New Roman"/>
        </w:rPr>
        <w:t>)</w:t>
      </w:r>
      <w:r w:rsidR="007002A1">
        <w:rPr>
          <w:rFonts w:ascii="Times New Roman" w:hAnsi="Times New Roman"/>
        </w:rPr>
        <w:t xml:space="preserve">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8" type="#_x0000_t75" alt="" style="width:346.3pt;height:57.85pt;mso-width-percent:0;mso-height-percent:0;mso-width-percent:0;mso-height-percent:0" o:ole="">
            <v:imagedata r:id="rId212" o:title=""/>
          </v:shape>
          <o:OLEObject Type="Embed" ProgID="Equation.DSMT4" ShapeID="_x0000_i1128" DrawAspect="Content" ObjectID="_1722282939" r:id="rId213"/>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9" type="#_x0000_t75" alt="" style="width:325.55pt;height:37.55pt;mso-width-percent:0;mso-height-percent:0;mso-width-percent:0;mso-height-percent:0" o:ole="">
            <v:imagedata r:id="rId214" o:title=""/>
          </v:shape>
          <o:OLEObject Type="Embed" ProgID="Equation.DSMT4" ShapeID="_x0000_i1129" DrawAspect="Content" ObjectID="_1722282940" r:id="rId215"/>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30" type="#_x0000_t75" alt="" style="width:329.95pt;height:37.55pt;mso-width-percent:0;mso-height-percent:0;mso-width-percent:0;mso-height-percent:0" o:ole="">
            <v:imagedata r:id="rId216" o:title=""/>
          </v:shape>
          <o:OLEObject Type="Embed" ProgID="Equation.DSMT4" ShapeID="_x0000_i1130" DrawAspect="Content" ObjectID="_1722282941" r:id="rId217"/>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31" type="#_x0000_t75" alt="" style="width:351.15pt;height:41.95pt;mso-width-percent:0;mso-height-percent:0;mso-width-percent:0;mso-height-percent:0" o:ole="">
            <v:imagedata r:id="rId218" o:title=""/>
          </v:shape>
          <o:OLEObject Type="Embed" ProgID="Equation.DSMT4" ShapeID="_x0000_i1131" DrawAspect="Content" ObjectID="_1722282942" r:id="rId219"/>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2" type="#_x0000_t75" alt="" style="width:86.15pt;height:17.25pt;mso-width-percent:0;mso-height-percent:0;mso-width-percent:0;mso-height-percent:0" o:ole="">
            <v:imagedata r:id="rId220" o:title=""/>
          </v:shape>
          <o:OLEObject Type="Embed" ProgID="Equation.DSMT4" ShapeID="_x0000_i1132" DrawAspect="Content" ObjectID="_1722282943" r:id="rId221"/>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3" type="#_x0000_t75" alt="" style="width:139.6pt;height:30.05pt;mso-width-percent:0;mso-height-percent:0;mso-width-percent:0;mso-height-percent:0" o:ole="">
            <v:imagedata r:id="rId222" o:title=""/>
          </v:shape>
          <o:OLEObject Type="Embed" ProgID="Equation.DSMT4" ShapeID="_x0000_i1133" DrawAspect="Content" ObjectID="_1722282944" r:id="rId223"/>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4" type="#_x0000_t75" alt="" style="width:145.75pt;height:30.05pt;mso-width-percent:0;mso-height-percent:0;mso-width-percent:0;mso-height-percent:0" o:ole="">
            <v:imagedata r:id="rId224" o:title=""/>
          </v:shape>
          <o:OLEObject Type="Embed" ProgID="Equation.DSMT4" ShapeID="_x0000_i1134" DrawAspect="Content" ObjectID="_1722282945" r:id="rId225"/>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5" type="#_x0000_t75" alt="" style="width:102.05pt;height:30.05pt;mso-width-percent:0;mso-height-percent:0;mso-width-percent:0;mso-height-percent:0" o:ole="">
            <v:imagedata r:id="rId226" o:title=""/>
          </v:shape>
          <o:OLEObject Type="Embed" ProgID="Equation.DSMT4" ShapeID="_x0000_i1135" DrawAspect="Content" ObjectID="_1722282946" r:id="rId227"/>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6" type="#_x0000_t75" alt="" style="width:115.75pt;height:30.05pt;mso-width-percent:0;mso-height-percent:0;mso-width-percent:0;mso-height-percent:0" o:ole="">
            <v:imagedata r:id="rId228" o:title=""/>
          </v:shape>
          <o:OLEObject Type="Embed" ProgID="Equation.DSMT4" ShapeID="_x0000_i1136" DrawAspect="Content" ObjectID="_1722282947" r:id="rId229"/>
        </w:object>
      </w:r>
      <w:r w:rsidR="007A4899">
        <w:rPr>
          <w:rFonts w:ascii="Times New Roman" w:hAnsi="Times New Roman"/>
          <w:noProof/>
        </w:rPr>
        <w:t>.</w:t>
      </w:r>
    </w:p>
    <w:p w14:paraId="3422B66B" w14:textId="31ABAACA"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46512F">
        <w:rPr>
          <w:rFonts w:ascii="Times New Roman" w:hAnsi="Times New Roman"/>
        </w:rPr>
        <w:t xml:space="preserve"> </w:t>
      </w:r>
      <w:r w:rsidR="0090156F" w:rsidRPr="00E16FDC">
        <w:rPr>
          <w:rFonts w:ascii="Times New Roman" w:hAnsi="Times New Roman"/>
          <w:noProof/>
          <w:position w:val="-12"/>
        </w:rPr>
        <w:object w:dxaOrig="499" w:dyaOrig="360" w14:anchorId="743899C8">
          <v:shape id="_x0000_i1137" type="#_x0000_t75" alt="" style="width:23.85pt;height:17.25pt;mso-width-percent:0;mso-height-percent:0;mso-width-percent:0;mso-height-percent:0" o:ole="">
            <v:imagedata r:id="rId206" o:title=""/>
          </v:shape>
          <o:OLEObject Type="Embed" ProgID="Equation.DSMT4" ShapeID="_x0000_i1137" DrawAspect="Content" ObjectID="_1722282948" r:id="rId230"/>
        </w:object>
      </w:r>
      <w:r w:rsidR="0046512F">
        <w:rPr>
          <w:rFonts w:ascii="Times New Roman" w:hAnsi="Times New Roman"/>
          <w:noProof/>
        </w:rPr>
        <w:t xml:space="preserve">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D69842F" w:rsidR="00372656" w:rsidRPr="0013783D" w:rsidRDefault="00E73BBF" w:rsidP="0013783D">
      <w:pPr>
        <w:pStyle w:val="Paper"/>
      </w:pPr>
      <w:r>
        <w:t>4</w:t>
      </w:r>
      <w:r w:rsidR="00CA5620">
        <w:t xml:space="preserve">. Parametric </w:t>
      </w:r>
      <w:r w:rsidR="00D27DE2" w:rsidRPr="0013783D">
        <w:t xml:space="preserve">Analysis and </w:t>
      </w:r>
      <w:commentRangeStart w:id="15"/>
      <w:commentRangeStart w:id="16"/>
      <w:r w:rsidR="00D27DE2" w:rsidRPr="0013783D">
        <w:t>Discussion</w:t>
      </w:r>
      <w:r w:rsidR="00BB2BB6">
        <w:t>s</w:t>
      </w:r>
      <w:commentRangeEnd w:id="15"/>
      <w:r w:rsidR="00557128">
        <w:rPr>
          <w:rStyle w:val="CommentReference"/>
          <w:rFonts w:asciiTheme="minorHAnsi" w:eastAsiaTheme="minorEastAsia" w:hAnsiTheme="minorHAnsi" w:cs="Times New Roman"/>
        </w:rPr>
        <w:commentReference w:id="15"/>
      </w:r>
      <w:commentRangeEnd w:id="16"/>
      <w:r w:rsidR="00ED11D6">
        <w:rPr>
          <w:rStyle w:val="CommentReference"/>
          <w:rFonts w:asciiTheme="minorHAnsi" w:eastAsiaTheme="minorEastAsia" w:hAnsiTheme="minorHAnsi" w:cs="Times New Roman"/>
        </w:rPr>
        <w:commentReference w:id="16"/>
      </w:r>
    </w:p>
    <w:p w14:paraId="6742F8A0" w14:textId="6A7EA6CA"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8" type="#_x0000_t75" alt="" style="width:64.5pt;height:11.95pt;mso-width-percent:0;mso-height-percent:0;mso-width-percent:0;mso-height-percent:0" o:ole="">
            <v:imagedata r:id="rId231" o:title=""/>
          </v:shape>
          <o:OLEObject Type="Embed" ProgID="Equation.DSMT4" ShapeID="_x0000_i1138" DrawAspect="Content" ObjectID="_1722282949" r:id="rId232"/>
        </w:object>
      </w:r>
      <w:r w:rsidR="00971EAC">
        <w:rPr>
          <w:rFonts w:ascii="Times New Roman" w:hAnsi="Times New Roman"/>
        </w:rPr>
        <w:t xml:space="preserve">; the virgin pore pressure of the formation is setup as </w:t>
      </w:r>
      <w:r w:rsidR="00D64C8B" w:rsidRPr="00971EAC">
        <w:rPr>
          <w:rFonts w:ascii="Times New Roman" w:hAnsi="Times New Roman"/>
          <w:noProof/>
          <w:position w:val="-6"/>
        </w:rPr>
        <w:object w:dxaOrig="859" w:dyaOrig="320" w14:anchorId="3EE0DD43">
          <v:shape id="_x0000_i1139" type="#_x0000_t75" alt="" style="width:42.85pt;height:13.7pt" o:ole="">
            <v:imagedata r:id="rId233" o:title=""/>
          </v:shape>
          <o:OLEObject Type="Embed" ProgID="Equation.DSMT4" ShapeID="_x0000_i1139" DrawAspect="Content" ObjectID="_1722282950" r:id="rId234"/>
        </w:object>
      </w:r>
      <w:r w:rsidR="00F61710">
        <w:rPr>
          <w:rFonts w:ascii="Times New Roman" w:hAnsi="Times New Roman"/>
        </w:rPr>
        <w:t>P</w:t>
      </w:r>
      <w:r w:rsidR="00A02BD8">
        <w:rPr>
          <w:rFonts w:ascii="Times New Roman" w:hAnsi="Times New Roman"/>
        </w:rPr>
        <w:t xml:space="preserve">a and far-field isotropic stress is setup as </w:t>
      </w:r>
      <w:r w:rsidR="00D64C8B" w:rsidRPr="00971EAC">
        <w:rPr>
          <w:rFonts w:ascii="Times New Roman" w:hAnsi="Times New Roman"/>
          <w:noProof/>
          <w:position w:val="-6"/>
        </w:rPr>
        <w:object w:dxaOrig="680" w:dyaOrig="320" w14:anchorId="3D53F808">
          <v:shape id="_x0000_i1140" type="#_x0000_t75" alt="" style="width:32.25pt;height:13.7pt" o:ole="">
            <v:imagedata r:id="rId235" o:title=""/>
          </v:shape>
          <o:OLEObject Type="Embed" ProgID="Equation.DSMT4" ShapeID="_x0000_i1140" DrawAspect="Content" ObjectID="_1722282951" r:id="rId236"/>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41" type="#_x0000_t75" alt="" style="width:375.45pt;height:62.3pt;mso-width-percent:0;mso-height-percent:0;mso-width-percent:0;mso-height-percent:0" o:ole="">
            <v:imagedata r:id="rId237" o:title=""/>
          </v:shape>
          <o:OLEObject Type="Embed" ProgID="Equation.DSMT4" ShapeID="_x0000_i1141" DrawAspect="Content" ObjectID="_1722282952" r:id="rId238"/>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0DF733D0"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w:t>
      </w:r>
      <w:r w:rsidR="00CE30C4">
        <w:rPr>
          <w:rFonts w:ascii="Times New Roman" w:hAnsi="Times New Roman"/>
        </w:rPr>
        <w:lastRenderedPageBreak/>
        <w:t>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lastRenderedPageBreak/>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CBC72C9" w14:textId="3D3C32B3"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2D321779" w14:textId="76F8E8A8"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 xml:space="preserve">ode 1 </w:t>
      </w:r>
      <w:r w:rsidR="00345CE4">
        <w:rPr>
          <w:rFonts w:ascii="Times New Roman" w:hAnsi="Times New Roman"/>
        </w:rPr>
        <w:lastRenderedPageBreak/>
        <w:t>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12F6C5F1" w14:textId="4F38B03F" w:rsidR="00600D8D" w:rsidRPr="00B77765" w:rsidRDefault="00060E7C" w:rsidP="00B77765">
      <w:pPr>
        <w:adjustRightInd w:val="0"/>
        <w:snapToGrid w:val="0"/>
        <w:spacing w:line="360" w:lineRule="auto"/>
        <w:jc w:val="center"/>
        <w:rPr>
          <w:rFonts w:ascii="Times New Roman" w:hAnsi="Times New Roman"/>
        </w:rPr>
      </w:pPr>
      <w:r>
        <w:rPr>
          <w:noProof/>
        </w:rPr>
        <w:drawing>
          <wp:inline distT="0" distB="0" distL="0" distR="0" wp14:anchorId="4CCE4FDB" wp14:editId="580960AD">
            <wp:extent cx="4460682" cy="38730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4475443" cy="3885890"/>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2" type="#_x0000_t75" alt="" style="width:33.15pt;height:17.25pt;mso-width-percent:0;mso-height-percent:0;mso-width-percent:0;mso-height-percent:0" o:ole="">
            <v:imagedata r:id="rId243" o:title=""/>
          </v:shape>
          <o:OLEObject Type="Embed" ProgID="Equation.DSMT4" ShapeID="_x0000_i1142" DrawAspect="Content" ObjectID="_1722282953" r:id="rId244"/>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3" type="#_x0000_t75" alt="" style="width:37.55pt;height:14.15pt;mso-width-percent:0;mso-height-percent:0;mso-width-percent:0;mso-height-percent:0" o:ole="">
            <v:imagedata r:id="rId245" o:title=""/>
          </v:shape>
          <o:OLEObject Type="Embed" ProgID="Equation.DSMT4" ShapeID="_x0000_i1143" DrawAspect="Content" ObjectID="_1722282954" r:id="rId246"/>
        </w:object>
      </w:r>
      <w:r w:rsidR="00692F3E" w:rsidRPr="0013783D">
        <w:rPr>
          <w:rFonts w:ascii="Times New Roman" w:hAnsi="Times New Roman"/>
        </w:rPr>
        <w:t>days</w:t>
      </w:r>
      <w:r w:rsidR="00692F3E">
        <w:rPr>
          <w:rFonts w:ascii="Times New Roman" w:hAnsi="Times New Roman"/>
        </w:rPr>
        <w:t>)</w:t>
      </w:r>
    </w:p>
    <w:p w14:paraId="23060578" w14:textId="3DE1E22A" w:rsidR="00060E7C" w:rsidRPr="00060E7C" w:rsidRDefault="006F59B8" w:rsidP="00060E7C">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4" type="#_x0000_t75" alt="" style="width:37.55pt;height:14.15pt;mso-width-percent:0;mso-height-percent:0;mso-width-percent:0;mso-height-percent:0" o:ole="">
            <v:imagedata r:id="rId245" o:title=""/>
          </v:shape>
          <o:OLEObject Type="Embed" ProgID="Equation.DSMT4" ShapeID="_x0000_i1144" DrawAspect="Content" ObjectID="_1722282955" r:id="rId247"/>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45" type="#_x0000_t75" alt="" style="width:33.15pt;height:17.25pt;mso-width-percent:0;mso-height-percent:0;mso-width-percent:0;mso-height-percent:0" o:ole="">
            <v:imagedata r:id="rId248" o:title=""/>
          </v:shape>
          <o:OLEObject Type="Embed" ProgID="Equation.DSMT4" ShapeID="_x0000_i1145" DrawAspect="Content" ObjectID="_1722282956" r:id="rId249"/>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6" type="#_x0000_t75" alt="" style="width:33.15pt;height:17.25pt;mso-width-percent:0;mso-height-percent:0;mso-width-percent:0;mso-height-percent:0" o:ole="">
            <v:imagedata r:id="rId250" o:title=""/>
          </v:shape>
          <o:OLEObject Type="Embed" ProgID="Equation.DSMT4" ShapeID="_x0000_i1146" DrawAspect="Content" ObjectID="_1722282957" r:id="rId251"/>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4D63E5EC"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xml:space="preserve">. As the time proceeds, temperature is increasing monotonically from surface towards the inner core of the </w:t>
      </w:r>
      <w:r w:rsidR="00BB2BB6" w:rsidRPr="006F59B8">
        <w:rPr>
          <w:rFonts w:ascii="Times New Roman" w:hAnsi="Times New Roman"/>
        </w:rPr>
        <w:lastRenderedPageBreak/>
        <w:t>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igure 4, among the three selected ratios, the maximum temperature difference 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060E7C" w:rsidRPr="00345CE4">
        <w:rPr>
          <w:rFonts w:ascii="Times New Roman" w:hAnsi="Times New Roman"/>
          <w:noProof/>
          <w:position w:val="-14"/>
        </w:rPr>
        <w:object w:dxaOrig="680" w:dyaOrig="380" w14:anchorId="22735BAD">
          <v:shape id="_x0000_i1147" type="#_x0000_t75" alt="" style="width:35.35pt;height:17.25pt" o:ole="">
            <v:imagedata r:id="rId252" o:title=""/>
          </v:shape>
          <o:OLEObject Type="Embed" ProgID="Equation.DSMT4" ShapeID="_x0000_i1147" DrawAspect="Content" ObjectID="_1722282958" r:id="rId253"/>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6B6A2649" w14:textId="2327FD56" w:rsidR="006E449A" w:rsidRPr="005D56CB" w:rsidRDefault="00060E7C" w:rsidP="005D56CB">
      <w:pPr>
        <w:adjustRightInd w:val="0"/>
        <w:snapToGrid w:val="0"/>
        <w:spacing w:line="360" w:lineRule="auto"/>
        <w:jc w:val="center"/>
        <w:rPr>
          <w:rFonts w:ascii="Times New Roman" w:hAnsi="Times New Roman"/>
        </w:rPr>
      </w:pPr>
      <w:r>
        <w:rPr>
          <w:noProof/>
        </w:rPr>
        <w:lastRenderedPageBreak/>
        <w:drawing>
          <wp:inline distT="0" distB="0" distL="0" distR="0" wp14:anchorId="502E911A" wp14:editId="4697BB05">
            <wp:extent cx="4256921" cy="374481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269685" cy="3756044"/>
                    </a:xfrm>
                    <a:prstGeom prst="rect">
                      <a:avLst/>
                    </a:prstGeom>
                  </pic:spPr>
                </pic:pic>
              </a:graphicData>
            </a:graphic>
          </wp:inline>
        </w:drawing>
      </w:r>
    </w:p>
    <w:p w14:paraId="624BC04B" w14:textId="7C937E63"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060E7C" w:rsidRPr="00B77765">
        <w:rPr>
          <w:rFonts w:ascii="Times New Roman" w:hAnsi="Times New Roman"/>
          <w:noProof/>
          <w:position w:val="-14"/>
        </w:rPr>
        <w:object w:dxaOrig="680" w:dyaOrig="380" w14:anchorId="2F39841A">
          <v:shape id="_x0000_i1148" type="#_x0000_t75" alt="" style="width:35.35pt;height:17.25pt" o:ole="">
            <v:imagedata r:id="rId256" o:title=""/>
          </v:shape>
          <o:OLEObject Type="Embed" ProgID="Equation.DSMT4" ShapeID="_x0000_i1148" DrawAspect="Content" ObjectID="_1722282959" r:id="rId257"/>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w:t>
      </w:r>
      <w:r w:rsidR="00D447E4" w:rsidRPr="006F59B8">
        <w:rPr>
          <w:rFonts w:ascii="Times New Roman" w:hAnsi="Times New Roman"/>
        </w:rPr>
        <w:lastRenderedPageBreak/>
        <w:t xml:space="preserve">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lastRenderedPageBreak/>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will be categorized into tensile and 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1F286548"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7" w:name="OLE_LINK7"/>
      <w:bookmarkStart w:id="18" w:name="OLE_LINK8"/>
      <w:r w:rsidR="003672FA">
        <w:rPr>
          <w:rFonts w:ascii="Times New Roman" w:hAnsi="Times New Roman"/>
        </w:rPr>
        <w:t xml:space="preserve"> specific heat</w:t>
      </w:r>
      <w:r w:rsidR="007F4828">
        <w:rPr>
          <w:rFonts w:ascii="Times New Roman" w:hAnsi="Times New Roman"/>
        </w:rPr>
        <w:t xml:space="preserve"> </w:t>
      </w:r>
      <w:bookmarkEnd w:id="17"/>
      <w:bookmarkEnd w:id="18"/>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9" type="#_x0000_t75" alt="" style="width:30.05pt;height:17.25pt;mso-width-percent:0;mso-height-percent:0;mso-width-percent:0;mso-height-percent:0" o:ole="">
            <v:imagedata r:id="rId260" o:title=""/>
          </v:shape>
          <o:OLEObject Type="Embed" ProgID="Equation.DSMT4" ShapeID="_x0000_i1149" DrawAspect="Content" ObjectID="_1722282960" r:id="rId261"/>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50" type="#_x0000_t75" alt="" style="width:9.7pt;height:11.95pt;mso-width-percent:0;mso-height-percent:0;mso-width-percent:0;mso-height-percent:0" o:ole="">
            <v:imagedata r:id="rId262" o:title=""/>
          </v:shape>
          <o:OLEObject Type="Embed" ProgID="Equation.DSMT4" ShapeID="_x0000_i1150" DrawAspect="Content" ObjectID="_1722282961" r:id="rId263"/>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51" type="#_x0000_t75" alt="" style="width:11.95pt;height:9.7pt;mso-width-percent:0;mso-height-percent:0;mso-width-percent:0;mso-height-percent:0" o:ole="">
            <v:imagedata r:id="rId264" o:title=""/>
          </v:shape>
          <o:OLEObject Type="Embed" ProgID="Equation.DSMT4" ShapeID="_x0000_i1151" DrawAspect="Content" ObjectID="_1722282962" r:id="rId265"/>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19" w:name="OLE_LINK13"/>
    <w:bookmarkStart w:id="20"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2" type="#_x0000_t75" alt="" style="width:69.8pt;height:37.55pt;mso-width-percent:0;mso-height-percent:0;mso-width-percent:0;mso-height-percent:0" o:ole="">
            <v:imagedata r:id="rId266" o:title=""/>
          </v:shape>
          <o:OLEObject Type="Embed" ProgID="Equation.DSMT4" ShapeID="_x0000_i1152" DrawAspect="Content" ObjectID="_1722282963" r:id="rId267"/>
        </w:object>
      </w:r>
      <w:bookmarkEnd w:id="19"/>
      <w:bookmarkEnd w:id="20"/>
      <w:r w:rsidR="00A51F7A">
        <w:rPr>
          <w:rFonts w:ascii="Times New Roman" w:hAnsi="Times New Roman"/>
        </w:rPr>
        <w:tab/>
      </w:r>
      <w:r w:rsidRPr="00793A30">
        <w:rPr>
          <w:rFonts w:ascii="Times New Roman" w:hAnsi="Times New Roman"/>
          <w:noProof/>
          <w:position w:val="-24"/>
        </w:rPr>
        <w:object w:dxaOrig="920" w:dyaOrig="660" w14:anchorId="5FE90962">
          <v:shape id="_x0000_i1153" type="#_x0000_t75" alt="" style="width:47.25pt;height:33.15pt;mso-width-percent:0;mso-height-percent:0;mso-width-percent:0;mso-height-percent:0" o:ole="">
            <v:imagedata r:id="rId268" o:title=""/>
          </v:shape>
          <o:OLEObject Type="Embed" ProgID="Equation.DSMT4" ShapeID="_x0000_i1153" DrawAspect="Content" ObjectID="_1722282964" r:id="rId269"/>
        </w:object>
      </w:r>
    </w:p>
    <w:p w14:paraId="5D4BB36F" w14:textId="25C786E8"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4" type="#_x0000_t75" alt="" style="width:14.15pt;height:17.25pt;mso-width-percent:0;mso-height-percent:0;mso-width-percent:0;mso-height-percent:0" o:ole="">
            <v:imagedata r:id="rId270" o:title=""/>
          </v:shape>
          <o:OLEObject Type="Embed" ProgID="Equation.DSMT4" ShapeID="_x0000_i1154" DrawAspect="Content" ObjectID="_1722282965" r:id="rId271"/>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5" type="#_x0000_t75" alt="" style="width:14.15pt;height:17.25pt;mso-width-percent:0;mso-height-percent:0;mso-width-percent:0;mso-height-percent:0" o:ole="">
            <v:imagedata r:id="rId272" o:title=""/>
          </v:shape>
          <o:OLEObject Type="Embed" ProgID="Equation.DSMT4" ShapeID="_x0000_i1155" DrawAspect="Content" ObjectID="_1722282966" r:id="rId273"/>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56" type="#_x0000_t75" alt="" style="width:17.25pt;height:17.25pt" o:ole="">
            <v:imagedata r:id="rId274" o:title=""/>
          </v:shape>
          <o:OLEObject Type="Embed" ProgID="Equation.DSMT4" ShapeID="_x0000_i1156" DrawAspect="Content" ObjectID="_1722282967" r:id="rId275"/>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21" w:name="OLE_LINK17"/>
      <w:bookmarkStart w:id="22" w:name="OLE_LINK18"/>
      <w:r w:rsidR="00AC50EA">
        <w:rPr>
          <w:rFonts w:ascii="Times New Roman" w:hAnsi="Times New Roman"/>
        </w:rPr>
        <w:t>parameters</w:t>
      </w:r>
      <w:bookmarkEnd w:id="21"/>
      <w:bookmarkEnd w:id="22"/>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7" type="#_x0000_t75" alt="" style="width:14.15pt;height:17.25pt;mso-width-percent:0;mso-height-percent:0;mso-width-percent:0;mso-height-percent:0" o:ole="">
            <v:imagedata r:id="rId276" o:title=""/>
          </v:shape>
          <o:OLEObject Type="Embed" ProgID="Equation.DSMT4" ShapeID="_x0000_i1157" DrawAspect="Content" ObjectID="_1722282968" r:id="rId277"/>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8" type="#_x0000_t75" alt="" style="width:17.25pt;height:17.25pt;mso-width-percent:0;mso-height-percent:0;mso-width-percent:0;mso-height-percent:0" o:ole="">
            <v:imagedata r:id="rId278" o:title=""/>
          </v:shape>
          <o:OLEObject Type="Embed" ProgID="Equation.DSMT4" ShapeID="_x0000_i1158" DrawAspect="Content" ObjectID="_1722282969" r:id="rId279"/>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9" type="#_x0000_t75" alt="" style="width:14.15pt;height:17.25pt;mso-width-percent:0;mso-height-percent:0;mso-width-percent:0;mso-height-percent:0" o:ole="">
            <v:imagedata r:id="rId276" o:title=""/>
          </v:shape>
          <o:OLEObject Type="Embed" ProgID="Equation.DSMT4" ShapeID="_x0000_i1159" DrawAspect="Content" ObjectID="_1722282970" r:id="rId280"/>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60" type="#_x0000_t75" alt="" style="width:17.25pt;height:17.25pt;mso-width-percent:0;mso-height-percent:0;mso-width-percent:0;mso-height-percent:0" o:ole="">
            <v:imagedata r:id="rId278" o:title=""/>
          </v:shape>
          <o:OLEObject Type="Embed" ProgID="Equation.DSMT4" ShapeID="_x0000_i1160" DrawAspect="Content" ObjectID="_1722282971" r:id="rId281"/>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61" type="#_x0000_t75" alt="" style="width:14.15pt;height:17.25pt;mso-width-percent:0;mso-height-percent:0;mso-width-percent:0;mso-height-percent:0" o:ole="">
            <v:imagedata r:id="rId276" o:title=""/>
          </v:shape>
          <o:OLEObject Type="Embed" ProgID="Equation.DSMT4" ShapeID="_x0000_i1161" DrawAspect="Content" ObjectID="_1722282972" r:id="rId282"/>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2" type="#_x0000_t75" alt="" style="width:17.25pt;height:17.25pt;mso-width-percent:0;mso-height-percent:0;mso-width-percent:0;mso-height-percent:0" o:ole="">
            <v:imagedata r:id="rId278" o:title=""/>
          </v:shape>
          <o:OLEObject Type="Embed" ProgID="Equation.DSMT4" ShapeID="_x0000_i1162" DrawAspect="Content" ObjectID="_1722282973" r:id="rId283"/>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63" type="#_x0000_t75" alt="" style="width:14.15pt;height:17.25pt" o:ole="">
            <v:imagedata r:id="rId284" o:title=""/>
          </v:shape>
          <o:OLEObject Type="Embed" ProgID="Equation.DSMT4" ShapeID="_x0000_i1163" DrawAspect="Content" ObjectID="_1722282974" r:id="rId285"/>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4" type="#_x0000_t75" alt="" style="width:24.75pt;height:17.25pt" o:ole="">
            <v:imagedata r:id="rId286" o:title=""/>
          </v:shape>
          <o:OLEObject Type="Embed" ProgID="Equation.DSMT4" ShapeID="_x0000_i1164" DrawAspect="Content" ObjectID="_1722282975" r:id="rId287"/>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5" type="#_x0000_t75" alt="" style="width:14.15pt;height:17.25pt" o:ole="">
            <v:imagedata r:id="rId288" o:title=""/>
          </v:shape>
          <o:OLEObject Type="Embed" ProgID="Equation.DSMT4" ShapeID="_x0000_i1165" DrawAspect="Content" ObjectID="_1722282976" r:id="rId289"/>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6" type="#_x0000_t75" alt="" style="width:14.15pt;height:17.25pt;mso-width-percent:0;mso-height-percent:0;mso-width-percent:0;mso-height-percent:0" o:ole="">
            <v:imagedata r:id="rId276" o:title=""/>
          </v:shape>
          <o:OLEObject Type="Embed" ProgID="Equation.DSMT4" ShapeID="_x0000_i1166" DrawAspect="Content" ObjectID="_1722282977" r:id="rId290"/>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7" type="#_x0000_t75" alt="" style="width:14.15pt;height:17.25pt;mso-width-percent:0;mso-height-percent:0;mso-width-percent:0;mso-height-percent:0" o:ole="">
            <v:imagedata r:id="rId276" o:title=""/>
          </v:shape>
          <o:OLEObject Type="Embed" ProgID="Equation.DSMT4" ShapeID="_x0000_i1167" DrawAspect="Content" ObjectID="_1722282978" r:id="rId291"/>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8" type="#_x0000_t75" alt="" style="width:14.15pt;height:17.25pt;mso-width-percent:0;mso-height-percent:0;mso-width-percent:0;mso-height-percent:0" o:ole="">
            <v:imagedata r:id="rId276" o:title=""/>
          </v:shape>
          <o:OLEObject Type="Embed" ProgID="Equation.DSMT4" ShapeID="_x0000_i1168" DrawAspect="Content" ObjectID="_1722282979" r:id="rId292"/>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23" w:name="OLE_LINK1"/>
      <w:bookmarkStart w:id="24"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9" type="#_x0000_t75" alt="" style="width:14.15pt;height:17.25pt;mso-width-percent:0;mso-height-percent:0;mso-width-percent:0;mso-height-percent:0" o:ole="">
            <v:imagedata r:id="rId276" o:title=""/>
          </v:shape>
          <o:OLEObject Type="Embed" ProgID="Equation.DSMT4" ShapeID="_x0000_i1169" DrawAspect="Content" ObjectID="_1722282980" r:id="rId293"/>
        </w:object>
      </w:r>
      <w:bookmarkEnd w:id="23"/>
      <w:bookmarkEnd w:id="24"/>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70" type="#_x0000_t75" alt="" style="width:14.15pt;height:18.1pt;mso-width-percent:0;mso-height-percent:0;mso-width-percent:0;mso-height-percent:0" o:ole="">
            <v:imagedata r:id="rId276" o:title=""/>
          </v:shape>
          <o:OLEObject Type="Embed" ProgID="Equation.DSMT4" ShapeID="_x0000_i1170" DrawAspect="Content" ObjectID="_1722282981" r:id="rId294"/>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2E7F866F" w14:textId="6C644536" w:rsidR="00B45083"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71" type="#_x0000_t75" alt="" style="width:14.15pt;height:18.1pt;mso-width-percent:0;mso-height-percent:0;mso-width-percent:0;mso-height-percent:0" o:ole="">
            <v:imagedata r:id="rId276" o:title=""/>
          </v:shape>
          <o:OLEObject Type="Embed" ProgID="Equation.DSMT4" ShapeID="_x0000_i1171" DrawAspect="Content" ObjectID="_1722282982" r:id="rId295"/>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72" type="#_x0000_t75" alt="" style="width:14.15pt;height:18.1pt" o:ole="">
            <v:imagedata r:id="rId296" o:title=""/>
          </v:shape>
          <o:OLEObject Type="Embed" ProgID="Equation.DSMT4" ShapeID="_x0000_i1172" DrawAspect="Content" ObjectID="_1722282983" r:id="rId297"/>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8"/>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3" type="#_x0000_t75" alt="" style="width:14.15pt;height:18.1pt;mso-width-percent:0;mso-height-percent:0;mso-width-percent:0;mso-height-percent:0" o:ole="">
            <v:imagedata r:id="rId276" o:title=""/>
          </v:shape>
          <o:OLEObject Type="Embed" ProgID="Equation.DSMT4" ShapeID="_x0000_i1173" DrawAspect="Content" ObjectID="_1722282984" r:id="rId299"/>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4" type="#_x0000_t75" alt="" style="width:18.1pt;height:18.1pt;mso-width-percent:0;mso-height-percent:0;mso-width-percent:0;mso-height-percent:0" o:ole="">
            <v:imagedata r:id="rId278" o:title=""/>
          </v:shape>
          <o:OLEObject Type="Embed" ProgID="Equation.DSMT4" ShapeID="_x0000_i1174" DrawAspect="Content" ObjectID="_1722282985" r:id="rId300"/>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5" type="#_x0000_t75" alt="" style="width:14.15pt;height:18.1pt;mso-width-percent:0;mso-height-percent:0;mso-width-percent:0;mso-height-percent:0" o:ole="">
            <v:imagedata r:id="rId276" o:title=""/>
          </v:shape>
          <o:OLEObject Type="Embed" ProgID="Equation.DSMT4" ShapeID="_x0000_i1175" DrawAspect="Content" ObjectID="_1722282986" r:id="rId302"/>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lastRenderedPageBreak/>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6" type="#_x0000_t75" alt="" style="width:14.15pt;height:18.1pt;mso-width-percent:0;mso-height-percent:0;mso-width-percent:0;mso-height-percent:0" o:ole="">
            <v:imagedata r:id="rId303" o:title=""/>
          </v:shape>
          <o:OLEObject Type="Embed" ProgID="Equation.DSMT4" ShapeID="_x0000_i1176" DrawAspect="Content" ObjectID="_1722282987" r:id="rId304"/>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7" type="#_x0000_t75" alt="" style="width:18.1pt;height:18.1pt;mso-width-percent:0;mso-height-percent:0;mso-width-percent:0;mso-height-percent:0" o:ole="">
            <v:imagedata r:id="rId305" o:title=""/>
          </v:shape>
          <o:OLEObject Type="Embed" ProgID="Equation.DSMT4" ShapeID="_x0000_i1177" DrawAspect="Content" ObjectID="_1722282988" r:id="rId30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lastRenderedPageBreak/>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8" type="#_x0000_t75" alt="" style="width:10.6pt;height:10.6pt;mso-width-percent:0;mso-height-percent:0;mso-width-percent:0;mso-height-percent:0" o:ole="">
                  <v:imagedata r:id="rId307" o:title=""/>
                </v:shape>
                <o:OLEObject Type="Embed" ProgID="Equation.DSMT4" ShapeID="_x0000_i1178" DrawAspect="Content" ObjectID="_1722282989" r:id="rId30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9" type="#_x0000_t75" alt="" style="width:14.15pt;height:18.1pt;mso-width-percent:0;mso-height-percent:0;mso-width-percent:0;mso-height-percent:0" o:ole="">
                  <v:imagedata r:id="rId309" o:title=""/>
                </v:shape>
                <o:OLEObject Type="Embed" ProgID="Equation.DSMT4" ShapeID="_x0000_i1179" DrawAspect="Content" ObjectID="_1722282990" r:id="rId31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80" type="#_x0000_t75" alt="" style="width:10.6pt;height:11.95pt;mso-width-percent:0;mso-height-percent:0;mso-width-percent:0;mso-height-percent:0" o:ole="">
                  <v:imagedata r:id="rId311" o:title=""/>
                </v:shape>
                <o:OLEObject Type="Embed" ProgID="Equation.DSMT4" ShapeID="_x0000_i1180" DrawAspect="Content" ObjectID="_1722282991" r:id="rId31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81" type="#_x0000_t75" alt="" style="width:10.6pt;height:18.1pt;mso-width-percent:0;mso-height-percent:0;mso-width-percent:0;mso-height-percent:0" o:ole="">
                  <v:imagedata r:id="rId313" o:title=""/>
                </v:shape>
                <o:OLEObject Type="Embed" ProgID="Equation.DSMT4" ShapeID="_x0000_i1181" DrawAspect="Content" ObjectID="_1722282992" r:id="rId31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2" type="#_x0000_t75" alt="" style="width:14.15pt;height:18.1pt;mso-width-percent:0;mso-height-percent:0;mso-width-percent:0;mso-height-percent:0" o:ole="">
                  <v:imagedata r:id="rId315" o:title=""/>
                </v:shape>
                <o:OLEObject Type="Embed" ProgID="Equation.DSMT4" ShapeID="_x0000_i1182" DrawAspect="Content" ObjectID="_1722282993" r:id="rId31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3" type="#_x0000_t75" alt="" style="width:14.15pt;height:18.1pt;mso-width-percent:0;mso-height-percent:0;mso-width-percent:0;mso-height-percent:0" o:ole="">
                  <v:imagedata r:id="rId317" o:title=""/>
                </v:shape>
                <o:OLEObject Type="Embed" ProgID="Equation.DSMT4" ShapeID="_x0000_i1183" DrawAspect="Content" ObjectID="_1722282994" r:id="rId31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4" type="#_x0000_t75" alt="" style="width:10.6pt;height:18.1pt;mso-width-percent:0;mso-height-percent:0;mso-width-percent:0;mso-height-percent:0" o:ole="">
                  <v:imagedata r:id="rId319" o:title=""/>
                </v:shape>
                <o:OLEObject Type="Embed" ProgID="Equation.DSMT4" ShapeID="_x0000_i1184" DrawAspect="Content" ObjectID="_1722282995" r:id="rId32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5" type="#_x0000_t75" alt="" style="width:10.6pt;height:18.1pt;mso-width-percent:0;mso-height-percent:0;mso-width-percent:0;mso-height-percent:0" o:ole="">
                  <v:imagedata r:id="rId321" o:title=""/>
                </v:shape>
                <o:OLEObject Type="Embed" ProgID="Equation.DSMT4" ShapeID="_x0000_i1185" DrawAspect="Content" ObjectID="_1722282996" r:id="rId32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6" type="#_x0000_t75" alt="" style="width:10.6pt;height:10.6pt;mso-width-percent:0;mso-height-percent:0;mso-width-percent:0;mso-height-percent:0" o:ole="">
                  <v:imagedata r:id="rId323" o:title=""/>
                </v:shape>
                <o:OLEObject Type="Embed" ProgID="Equation.DSMT4" ShapeID="_x0000_i1186" DrawAspect="Content" ObjectID="_1722282997" r:id="rId32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7" type="#_x0000_t75" alt="" style="width:10.6pt;height:10.6pt;mso-width-percent:0;mso-height-percent:0;mso-width-percent:0;mso-height-percent:0" o:ole="">
                  <v:imagedata r:id="rId325" o:title=""/>
                </v:shape>
                <o:OLEObject Type="Embed" ProgID="Equation.DSMT4" ShapeID="_x0000_i1187" DrawAspect="Content" ObjectID="_1722282998" r:id="rId32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8" type="#_x0000_t75" alt="" style="width:10.6pt;height:14.15pt;mso-width-percent:0;mso-height-percent:0;mso-width-percent:0;mso-height-percent:0" o:ole="">
                  <v:imagedata r:id="rId327" o:title=""/>
                </v:shape>
                <o:OLEObject Type="Embed" ProgID="Equation.DSMT4" ShapeID="_x0000_i1188" DrawAspect="Content" ObjectID="_1722282999" r:id="rId32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9" type="#_x0000_t75" alt="" style="width:10.6pt;height:14.15pt;mso-width-percent:0;mso-height-percent:0;mso-width-percent:0;mso-height-percent:0" o:ole="">
                  <v:imagedata r:id="rId329" o:title=""/>
                </v:shape>
                <o:OLEObject Type="Embed" ProgID="Equation.DSMT4" ShapeID="_x0000_i1189" DrawAspect="Content" ObjectID="_1722283000" r:id="rId33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90" type="#_x0000_t75" alt="" style="width:10.6pt;height:18.1pt;mso-width-percent:0;mso-height-percent:0;mso-width-percent:0;mso-height-percent:0" o:ole="">
                  <v:imagedata r:id="rId331" o:title=""/>
                </v:shape>
                <o:OLEObject Type="Embed" ProgID="Equation.DSMT4" ShapeID="_x0000_i1190" DrawAspect="Content" ObjectID="_1722283001" r:id="rId33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91" type="#_x0000_t75" alt="" style="width:11.95pt;height:18.1pt;mso-width-percent:0;mso-height-percent:0;mso-width-percent:0;mso-height-percent:0" o:ole="">
                  <v:imagedata r:id="rId333" o:title=""/>
                </v:shape>
                <o:OLEObject Type="Embed" ProgID="Equation.DSMT4" ShapeID="_x0000_i1191" DrawAspect="Content" ObjectID="_1722283002" r:id="rId33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2" type="#_x0000_t75" alt="" style="width:14.15pt;height:18.1pt;mso-width-percent:0;mso-height-percent:0;mso-width-percent:0;mso-height-percent:0" o:ole="">
                  <v:imagedata r:id="rId335" o:title=""/>
                </v:shape>
                <o:OLEObject Type="Embed" ProgID="Equation.DSMT4" ShapeID="_x0000_i1192" DrawAspect="Content" ObjectID="_1722283003" r:id="rId33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3" type="#_x0000_t75" alt="" style="width:7.5pt;height:10.6pt;mso-width-percent:0;mso-height-percent:0;mso-width-percent:0;mso-height-percent:0" o:ole="">
                  <v:imagedata r:id="rId337" o:title=""/>
                </v:shape>
                <o:OLEObject Type="Embed" ProgID="Equation.DSMT4" ShapeID="_x0000_i1193" DrawAspect="Content" ObjectID="_1722283004" r:id="rId33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4" type="#_x0000_t75" alt="" style="width:10.6pt;height:10.6pt;mso-width-percent:0;mso-height-percent:0;mso-width-percent:0;mso-height-percent:0" o:ole="">
                  <v:imagedata r:id="rId339" o:title=""/>
                </v:shape>
                <o:OLEObject Type="Embed" ProgID="Equation.DSMT4" ShapeID="_x0000_i1194" DrawAspect="Content" ObjectID="_1722283005" r:id="rId34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5" type="#_x0000_t75" alt="" style="width:10.6pt;height:11.95pt;mso-width-percent:0;mso-height-percent:0;mso-width-percent:0;mso-height-percent:0" o:ole="">
                  <v:imagedata r:id="rId341" o:title=""/>
                </v:shape>
                <o:OLEObject Type="Embed" ProgID="Equation.DSMT4" ShapeID="_x0000_i1195" DrawAspect="Content" ObjectID="_1722283006" r:id="rId34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25" w:name="PasteStart"/>
      <w:bookmarkStart w:id="26" w:name="MTBlankEqn"/>
      <w:bookmarkEnd w:id="25"/>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6" type="#_x0000_t75" alt="" style="width:10.6pt;height:18.1pt;mso-width-percent:0;mso-height-percent:0;mso-width-percent:0;mso-height-percent:0" o:ole="">
                  <v:imagedata r:id="rId343" o:title=""/>
                </v:shape>
                <o:OLEObject Type="Embed" ProgID="Equation.DSMT4" ShapeID="_x0000_i1196" DrawAspect="Content" ObjectID="_1722283007" r:id="rId344"/>
              </w:object>
            </w:r>
            <w:bookmarkStart w:id="27" w:name="PasteEnd"/>
            <w:bookmarkEnd w:id="26"/>
            <w:bookmarkEnd w:id="27"/>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7" type="#_x0000_t75" alt="" style="width:11.95pt;height:19.45pt;mso-width-percent:0;mso-height-percent:0;mso-width-percent:0;mso-height-percent:0" o:ole="">
                  <v:imagedata r:id="rId345" o:title=""/>
                </v:shape>
                <o:OLEObject Type="Embed" ProgID="Equation.DSMT4" ShapeID="_x0000_i1197" DrawAspect="Content" ObjectID="_1722283008" r:id="rId34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8" type="#_x0000_t75" alt="" style="width:10.6pt;height:10.6pt;mso-width-percent:0;mso-height-percent:0;mso-width-percent:0;mso-height-percent:0" o:ole="">
                  <v:imagedata r:id="rId307" o:title=""/>
                </v:shape>
                <o:OLEObject Type="Embed" ProgID="Equation.DSMT4" ShapeID="_x0000_i1198" DrawAspect="Content" ObjectID="_1722283009" r:id="rId34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9" type="#_x0000_t75" alt="" style="width:10.6pt;height:11.95pt;mso-width-percent:0;mso-height-percent:0;mso-width-percent:0;mso-height-percent:0" o:ole="">
                  <v:imagedata r:id="rId311" o:title=""/>
                </v:shape>
                <o:OLEObject Type="Embed" ProgID="Equation.DSMT4" ShapeID="_x0000_i1199" DrawAspect="Content" ObjectID="_1722283010" r:id="rId34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00" type="#_x0000_t75" alt="" style="width:10.6pt;height:18.1pt;mso-width-percent:0;mso-height-percent:0;mso-width-percent:0;mso-height-percent:0" o:ole="">
                  <v:imagedata r:id="rId319" o:title=""/>
                </v:shape>
                <o:OLEObject Type="Embed" ProgID="Equation.DSMT4" ShapeID="_x0000_i1200" DrawAspect="Content" ObjectID="_1722283011" r:id="rId34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01" type="#_x0000_t75" alt="" style="width:9.7pt;height:9.7pt;mso-width-percent:0;mso-height-percent:0;mso-width-percent:0;mso-height-percent:0" o:ole="">
                  <v:imagedata r:id="rId339" o:title=""/>
                </v:shape>
                <o:OLEObject Type="Embed" ProgID="Equation.DSMT4" ShapeID="_x0000_i1201" DrawAspect="Content" ObjectID="_1722283012" r:id="rId35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2" type="#_x0000_t75" alt="" style="width:9.7pt;height:11.95pt;mso-width-percent:0;mso-height-percent:0;mso-width-percent:0;mso-height-percent:0" o:ole="">
                  <v:imagedata r:id="rId341" o:title=""/>
                </v:shape>
                <o:OLEObject Type="Embed" ProgID="Equation.DSMT4" ShapeID="_x0000_i1202" DrawAspect="Content" ObjectID="_1722283013" r:id="rId35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3" type="#_x0000_t75" alt="" style="width:7.5pt;height:9.7pt;mso-width-percent:0;mso-height-percent:0;mso-width-percent:0;mso-height-percent:0" o:ole="">
                  <v:imagedata r:id="rId337" o:title=""/>
                </v:shape>
                <o:OLEObject Type="Embed" ProgID="Equation.DSMT4" ShapeID="_x0000_i1203" DrawAspect="Content" ObjectID="_1722283014" r:id="rId35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4" type="#_x0000_t75" alt="" style="width:9.7pt;height:14.15pt;mso-width-percent:0;mso-height-percent:0;mso-width-percent:0;mso-height-percent:0" o:ole="">
                  <v:imagedata r:id="rId329" o:title=""/>
                </v:shape>
                <o:OLEObject Type="Embed" ProgID="Equation.DSMT4" ShapeID="_x0000_i1204" DrawAspect="Content" ObjectID="_1722283015" r:id="rId35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5" type="#_x0000_t75" alt="" style="width:14.15pt;height:19.45pt;mso-width-percent:0;mso-height-percent:0;mso-width-percent:0;mso-height-percent:0" o:ole="">
                  <v:imagedata r:id="rId354" o:title=""/>
                </v:shape>
                <o:OLEObject Type="Embed" ProgID="Equation.DSMT4" ShapeID="_x0000_i1205" DrawAspect="Content" ObjectID="_1722283016" r:id="rId35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6" type="#_x0000_t75" alt="" style="width:11.95pt;height:17.25pt;mso-width-percent:0;mso-height-percent:0;mso-width-percent:0;mso-height-percent:0" o:ole="">
                  <v:imagedata r:id="rId356" o:title=""/>
                </v:shape>
                <o:OLEObject Type="Embed" ProgID="Equation.DSMT4" ShapeID="_x0000_i1206" DrawAspect="Content" ObjectID="_1722283017" r:id="rId35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7" type="#_x0000_t75" alt="" style="width:14.15pt;height:17.25pt;mso-width-percent:0;mso-height-percent:0;mso-width-percent:0;mso-height-percent:0" o:ole="">
                  <v:imagedata r:id="rId358" o:title=""/>
                </v:shape>
                <o:OLEObject Type="Embed" ProgID="Equation.DSMT4" ShapeID="_x0000_i1207" DrawAspect="Content" ObjectID="_1722283018" r:id="rId35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8" type="#_x0000_t75" alt="" style="width:9.7pt;height:9.7pt;mso-width-percent:0;mso-height-percent:0;mso-width-percent:0;mso-height-percent:0" o:ole="">
                  <v:imagedata r:id="rId323" o:title=""/>
                </v:shape>
                <o:OLEObject Type="Embed" ProgID="Equation.DSMT4" ShapeID="_x0000_i1208" DrawAspect="Content" ObjectID="_1722283019" r:id="rId36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9" type="#_x0000_t75" alt="" style="width:210.7pt;height:37.55pt;mso-width-percent:0;mso-height-percent:0;mso-width-percent:0;mso-height-percent:0" o:ole="">
            <v:imagedata r:id="rId361" o:title=""/>
          </v:shape>
          <o:OLEObject Type="Embed" ProgID="Equation.DSMT4" ShapeID="_x0000_i1209" DrawAspect="Content" ObjectID="_1722283020" r:id="rId36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10" type="#_x0000_t75" alt="" style="width:9.7pt;height:17.25pt;mso-width-percent:0;mso-height-percent:0;mso-width-percent:0;mso-height-percent:0" o:ole="">
            <v:imagedata r:id="rId363" o:title=""/>
          </v:shape>
          <o:OLEObject Type="Embed" ProgID="Equation.DSMT4" ShapeID="_x0000_i1210" DrawAspect="Content" ObjectID="_1722283021" r:id="rId36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11" type="#_x0000_t75" alt="" style="width:294.65pt;height:37.55pt;mso-width-percent:0;mso-height-percent:0;mso-width-percent:0;mso-height-percent:0" o:ole="">
            <v:imagedata r:id="rId365" o:title=""/>
          </v:shape>
          <o:OLEObject Type="Embed" ProgID="Equation.DSMT4" ShapeID="_x0000_i1211" DrawAspect="Content" ObjectID="_1722283022" r:id="rId36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28" w:name="OLE_LINK5"/>
      <w:bookmarkStart w:id="29" w:name="OLE_LINK6"/>
      <w:r>
        <w:rPr>
          <w:rFonts w:ascii="Times New Roman" w:hAnsi="Times New Roman"/>
        </w:rPr>
        <w:t xml:space="preserve">Pairwise bivariate distributions </w:t>
      </w:r>
      <w:bookmarkEnd w:id="28"/>
      <w:bookmarkEnd w:id="29"/>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195C0921" w14:textId="77777777" w:rsidR="00133F37" w:rsidRPr="00133F37" w:rsidRDefault="00E0326E" w:rsidP="00133F37">
      <w:pPr>
        <w:pStyle w:val="EndNoteBibliography"/>
        <w:spacing w:after="0"/>
        <w:ind w:left="720" w:hanging="720"/>
      </w:pPr>
      <w:r w:rsidRPr="009B3F0B">
        <w:fldChar w:fldCharType="begin"/>
      </w:r>
      <w:r w:rsidRPr="009B3F0B">
        <w:instrText xml:space="preserve"> ADDIN EN.REFLIST </w:instrText>
      </w:r>
      <w:r w:rsidRPr="009B3F0B">
        <w:fldChar w:fldCharType="separate"/>
      </w:r>
      <w:r w:rsidR="00133F37" w:rsidRPr="00133F37">
        <w:t xml:space="preserve">Ahmed, S., Salehi, S., &amp; Ezeakacha, C. (2020). Review of gas migration and wellbore leakage in liner hanger dual barrier system: Challenges and implications for industry. </w:t>
      </w:r>
      <w:r w:rsidR="00133F37" w:rsidRPr="00133F37">
        <w:rPr>
          <w:i/>
        </w:rPr>
        <w:t>Journal of Natural Gas Science and Engineering, 78</w:t>
      </w:r>
      <w:r w:rsidR="00133F37" w:rsidRPr="00133F37">
        <w:t xml:space="preserve">, 103284. </w:t>
      </w:r>
    </w:p>
    <w:p w14:paraId="4AFCDD9E" w14:textId="77777777" w:rsidR="00133F37" w:rsidRPr="00133F37" w:rsidRDefault="00133F37" w:rsidP="00133F37">
      <w:pPr>
        <w:pStyle w:val="EndNoteBibliography"/>
        <w:spacing w:after="0"/>
        <w:ind w:left="720" w:hanging="720"/>
      </w:pPr>
      <w:r w:rsidRPr="00133F37">
        <w:t xml:space="preserve">Allahvirdizadeh, P. (2020). A review on geothermal wells: Well integrity issues. </w:t>
      </w:r>
      <w:r w:rsidRPr="00133F37">
        <w:rPr>
          <w:i/>
        </w:rPr>
        <w:t>Journal of cleaner production, 275</w:t>
      </w:r>
      <w:r w:rsidRPr="00133F37">
        <w:t xml:space="preserve">, 124009. </w:t>
      </w:r>
    </w:p>
    <w:p w14:paraId="5961BFF0" w14:textId="77777777" w:rsidR="00133F37" w:rsidRPr="00133F37" w:rsidRDefault="00133F37" w:rsidP="00133F37">
      <w:pPr>
        <w:pStyle w:val="EndNoteBibliography"/>
        <w:spacing w:after="0"/>
        <w:ind w:left="720" w:hanging="720"/>
      </w:pPr>
      <w:r w:rsidRPr="00133F37">
        <w:t xml:space="preserve">Banthia, N., &amp; Mindess, S. (1989). Water permeability of cement paste. </w:t>
      </w:r>
      <w:r w:rsidRPr="00133F37">
        <w:rPr>
          <w:i/>
        </w:rPr>
        <w:t>Cement and concrete research, 19</w:t>
      </w:r>
      <w:r w:rsidRPr="00133F37">
        <w:t xml:space="preserve">(5), 727-736. </w:t>
      </w:r>
    </w:p>
    <w:p w14:paraId="242B5A9E" w14:textId="77777777" w:rsidR="00133F37" w:rsidRPr="00133F37" w:rsidRDefault="00133F37" w:rsidP="00133F37">
      <w:pPr>
        <w:pStyle w:val="EndNoteBibliography"/>
        <w:spacing w:after="0"/>
        <w:ind w:left="720" w:hanging="720"/>
      </w:pPr>
      <w:r w:rsidRPr="00133F37">
        <w:t xml:space="preserve">Bear, J., &amp; Corapcioglu, M. (1981). A mathematical model for consolidation in a thermoelastic aquifer due to hot water injection or pumping. </w:t>
      </w:r>
      <w:r w:rsidRPr="00133F37">
        <w:rPr>
          <w:i/>
        </w:rPr>
        <w:t>Water Resources Research, 17</w:t>
      </w:r>
      <w:r w:rsidRPr="00133F37">
        <w:t xml:space="preserve">(3), 723-736. </w:t>
      </w:r>
    </w:p>
    <w:p w14:paraId="7E9AFFE0" w14:textId="77777777" w:rsidR="00133F37" w:rsidRPr="00133F37" w:rsidRDefault="00133F37" w:rsidP="00133F37">
      <w:pPr>
        <w:pStyle w:val="EndNoteBibliography"/>
        <w:spacing w:after="0"/>
        <w:ind w:left="720" w:hanging="720"/>
      </w:pPr>
      <w:r w:rsidRPr="00133F37">
        <w:rPr>
          <w:rFonts w:hint="eastAsia"/>
        </w:rPr>
        <w:t>Biot, M. A. (1941). General theory of three</w:t>
      </w:r>
      <w:r w:rsidRPr="00133F37">
        <w:rPr>
          <w:rFonts w:hint="eastAsia"/>
        </w:rPr>
        <w:t>‐</w:t>
      </w:r>
      <w:r w:rsidRPr="00133F37">
        <w:rPr>
          <w:rFonts w:hint="eastAsia"/>
        </w:rPr>
        <w:t xml:space="preserve">dimensional consolidation. </w:t>
      </w:r>
      <w:r w:rsidRPr="00133F37">
        <w:rPr>
          <w:rFonts w:hint="eastAsia"/>
          <w:i/>
        </w:rPr>
        <w:t>Journal of applied physics, 12</w:t>
      </w:r>
      <w:r w:rsidRPr="00133F37">
        <w:rPr>
          <w:rFonts w:hint="eastAsia"/>
        </w:rPr>
        <w:t>(2),</w:t>
      </w:r>
      <w:r w:rsidRPr="00133F37">
        <w:t xml:space="preserve"> 155-164. </w:t>
      </w:r>
    </w:p>
    <w:p w14:paraId="7BB121B3" w14:textId="77777777" w:rsidR="00133F37" w:rsidRPr="00133F37" w:rsidRDefault="00133F37" w:rsidP="00133F37">
      <w:pPr>
        <w:pStyle w:val="EndNoteBibliography"/>
        <w:spacing w:after="0"/>
        <w:ind w:left="720" w:hanging="720"/>
      </w:pPr>
      <w:r w:rsidRPr="00133F37">
        <w:t xml:space="preserve">Biot, M. A. (1977). Variational Lagrangian-thermodynamics of nonisothermal finite strain mechanics of porous solids and thermomolecular diffusion. </w:t>
      </w:r>
      <w:r w:rsidRPr="00133F37">
        <w:rPr>
          <w:i/>
        </w:rPr>
        <w:t>International Journal of Solids and Structures, 13</w:t>
      </w:r>
      <w:r w:rsidRPr="00133F37">
        <w:t xml:space="preserve">(6), 579-597. </w:t>
      </w:r>
    </w:p>
    <w:p w14:paraId="2545DEE6" w14:textId="77777777" w:rsidR="00133F37" w:rsidRPr="00133F37" w:rsidRDefault="00133F37" w:rsidP="00133F37">
      <w:pPr>
        <w:pStyle w:val="EndNoteBibliography"/>
        <w:spacing w:after="0"/>
        <w:ind w:left="720" w:hanging="720"/>
      </w:pPr>
      <w:r w:rsidRPr="00133F37">
        <w:t xml:space="preserve">Cai, W., Deng, J., Luo, M., Feng, Y., Li, J., &amp; Liu, Q. (2022). Recent advances of cementing technologies for ultra-HTHP formations. </w:t>
      </w:r>
      <w:r w:rsidRPr="00133F37">
        <w:rPr>
          <w:i/>
        </w:rPr>
        <w:t>International Journal of Oil, Gas and Coal Technology, 29</w:t>
      </w:r>
      <w:r w:rsidRPr="00133F37">
        <w:t xml:space="preserve">(1), 27-51. </w:t>
      </w:r>
    </w:p>
    <w:p w14:paraId="15415EA1" w14:textId="77777777" w:rsidR="00133F37" w:rsidRPr="00133F37" w:rsidRDefault="00133F37" w:rsidP="00133F37">
      <w:pPr>
        <w:pStyle w:val="EndNoteBibliography"/>
        <w:spacing w:after="0"/>
        <w:ind w:left="720" w:hanging="720"/>
      </w:pPr>
      <w:r w:rsidRPr="00133F37">
        <w:t xml:space="preserve">Carnahan, C. (1983). Thermodynamic coupling of heat and matter flows in near-field regions of nuclear waste repositories. </w:t>
      </w:r>
      <w:r w:rsidRPr="00133F37">
        <w:rPr>
          <w:i/>
        </w:rPr>
        <w:t>MRS Online Proceedings Library (OPL), 26</w:t>
      </w:r>
      <w:r w:rsidRPr="00133F37">
        <w:t xml:space="preserve">. </w:t>
      </w:r>
    </w:p>
    <w:p w14:paraId="02ABD545" w14:textId="77777777" w:rsidR="00133F37" w:rsidRPr="00133F37" w:rsidRDefault="00133F37" w:rsidP="00133F37">
      <w:pPr>
        <w:pStyle w:val="EndNoteBibliography"/>
        <w:spacing w:after="0"/>
        <w:ind w:left="720" w:hanging="720"/>
      </w:pPr>
      <w:r w:rsidRPr="00133F37">
        <w:t xml:space="preserve">Chen, G., &amp; Ewy, R. T. (2005). Thermoporoelastic effect on wellbore stability. </w:t>
      </w:r>
      <w:r w:rsidRPr="00133F37">
        <w:rPr>
          <w:i/>
        </w:rPr>
        <w:t>SpE Journal, 10</w:t>
      </w:r>
      <w:r w:rsidRPr="00133F37">
        <w:t xml:space="preserve">(02), 121-129. </w:t>
      </w:r>
    </w:p>
    <w:p w14:paraId="3E38C465" w14:textId="77777777" w:rsidR="00133F37" w:rsidRPr="00133F37" w:rsidRDefault="00133F37" w:rsidP="00133F37">
      <w:pPr>
        <w:pStyle w:val="EndNoteBibliography"/>
        <w:spacing w:after="0"/>
        <w:ind w:left="720" w:hanging="720"/>
      </w:pPr>
      <w:r w:rsidRPr="00133F37">
        <w:t xml:space="preserve">Cheng, A. H.-D. (2016). </w:t>
      </w:r>
      <w:r w:rsidRPr="00133F37">
        <w:rPr>
          <w:i/>
        </w:rPr>
        <w:t>Poroelasticity</w:t>
      </w:r>
      <w:r w:rsidRPr="00133F37">
        <w:t xml:space="preserve"> (Vol. 27): Springer.</w:t>
      </w:r>
    </w:p>
    <w:p w14:paraId="77F810D3" w14:textId="77777777" w:rsidR="00133F37" w:rsidRPr="00133F37" w:rsidRDefault="00133F37" w:rsidP="00133F37">
      <w:pPr>
        <w:pStyle w:val="EndNoteBibliography"/>
        <w:spacing w:after="0"/>
        <w:ind w:left="720" w:hanging="720"/>
      </w:pPr>
      <w:r w:rsidRPr="00133F37">
        <w:t xml:space="preserve">DeBruijn, G., Skeates, C., Greenaway, R., Harrison, D., Parris, M., James, S., . . . Temple, L. (2008). High-pressure, high-temperature technologies. </w:t>
      </w:r>
      <w:r w:rsidRPr="00133F37">
        <w:rPr>
          <w:i/>
        </w:rPr>
        <w:t>Oilfield Review, 20</w:t>
      </w:r>
      <w:r w:rsidRPr="00133F37">
        <w:t xml:space="preserve">(3), 46-60. </w:t>
      </w:r>
    </w:p>
    <w:p w14:paraId="03610E80" w14:textId="77777777" w:rsidR="00133F37" w:rsidRPr="00133F37" w:rsidRDefault="00133F37" w:rsidP="00133F37">
      <w:pPr>
        <w:pStyle w:val="EndNoteBibliography"/>
        <w:spacing w:after="0"/>
        <w:ind w:left="720" w:hanging="720"/>
      </w:pPr>
      <w:r w:rsidRPr="00133F37">
        <w:t xml:space="preserve">Delaney, P. T. (1982). Rapid intrusion of magma into wet rock: Groundwater flow due to pore pressure increases. </w:t>
      </w:r>
      <w:r w:rsidRPr="00133F37">
        <w:rPr>
          <w:i/>
        </w:rPr>
        <w:t>Journal of Geophysical Research: Solid Earth, 87</w:t>
      </w:r>
      <w:r w:rsidRPr="00133F37">
        <w:t xml:space="preserve">(B9), 7739-7756. </w:t>
      </w:r>
    </w:p>
    <w:p w14:paraId="7335524A" w14:textId="77777777" w:rsidR="00133F37" w:rsidRPr="00133F37" w:rsidRDefault="00133F37" w:rsidP="00133F37">
      <w:pPr>
        <w:pStyle w:val="EndNoteBibliography"/>
        <w:spacing w:after="0"/>
        <w:ind w:left="720" w:hanging="720"/>
      </w:pPr>
      <w:r w:rsidRPr="00133F37">
        <w:t xml:space="preserve">Denbigh, K. (1949). Thermo-osmosis of gases through a membrane. </w:t>
      </w:r>
      <w:r w:rsidRPr="00133F37">
        <w:rPr>
          <w:i/>
        </w:rPr>
        <w:t>Nature, 163</w:t>
      </w:r>
      <w:r w:rsidRPr="00133F37">
        <w:t xml:space="preserve">(4132), 60-60. </w:t>
      </w:r>
    </w:p>
    <w:p w14:paraId="223EFB9F" w14:textId="77777777" w:rsidR="00133F37" w:rsidRPr="00133F37" w:rsidRDefault="00133F37" w:rsidP="00133F37">
      <w:pPr>
        <w:pStyle w:val="EndNoteBibliography"/>
        <w:spacing w:after="0"/>
        <w:ind w:left="720" w:hanging="720"/>
      </w:pPr>
      <w:r w:rsidRPr="00133F37">
        <w:t xml:space="preserve">Derski, W. (1979). Equations of linear thermoconsolidation. </w:t>
      </w:r>
      <w:r w:rsidRPr="00133F37">
        <w:rPr>
          <w:i/>
        </w:rPr>
        <w:t>Archives of Mech., 31</w:t>
      </w:r>
      <w:r w:rsidRPr="00133F37">
        <w:t xml:space="preserve">(3), 303-316. </w:t>
      </w:r>
    </w:p>
    <w:p w14:paraId="0B15D49D" w14:textId="77777777" w:rsidR="00133F37" w:rsidRPr="00133F37" w:rsidRDefault="00133F37" w:rsidP="00133F37">
      <w:pPr>
        <w:pStyle w:val="EndNoteBibliography"/>
        <w:spacing w:after="0"/>
        <w:ind w:left="720" w:hanging="720"/>
      </w:pPr>
      <w:r w:rsidRPr="00133F37">
        <w:t xml:space="preserve">Detournay, E., &amp; Cheng, A.-D. (1988). Poroelastic response of a borehole in a non-hydrostatic stress field. </w:t>
      </w:r>
      <w:r w:rsidRPr="00133F37">
        <w:rPr>
          <w:i/>
        </w:rPr>
        <w:t>International Journal of Rock Mechanics and Mining Sciences &amp; Geomechanics Abstracts, 25</w:t>
      </w:r>
      <w:r w:rsidRPr="00133F37">
        <w:t xml:space="preserve">(3), 171-182. </w:t>
      </w:r>
    </w:p>
    <w:p w14:paraId="208D9549" w14:textId="77777777" w:rsidR="00133F37" w:rsidRPr="00133F37" w:rsidRDefault="00133F37" w:rsidP="00133F37">
      <w:pPr>
        <w:pStyle w:val="EndNoteBibliography"/>
        <w:spacing w:after="0"/>
        <w:ind w:left="720" w:hanging="720"/>
      </w:pPr>
      <w:r w:rsidRPr="00133F37">
        <w:t xml:space="preserve">Detournay, E., &amp; Cheng, A. H.-D. (1993). Fundamentals of poroelasticity. In </w:t>
      </w:r>
      <w:r w:rsidRPr="00133F37">
        <w:rPr>
          <w:i/>
        </w:rPr>
        <w:t>Analysis and design methods</w:t>
      </w:r>
      <w:r w:rsidRPr="00133F37">
        <w:t xml:space="preserve"> (pp. 113-171): Elsevier.</w:t>
      </w:r>
    </w:p>
    <w:p w14:paraId="6B30E5F2" w14:textId="77777777" w:rsidR="00133F37" w:rsidRPr="00133F37" w:rsidRDefault="00133F37" w:rsidP="00133F37">
      <w:pPr>
        <w:pStyle w:val="EndNoteBibliography"/>
        <w:spacing w:after="0"/>
        <w:ind w:left="720" w:hanging="720"/>
      </w:pPr>
      <w:r w:rsidRPr="00133F37">
        <w:t xml:space="preserve">Drake, J. A., Bradford, A., &amp; Marsalek, J. (2013). Review of environmental performance of permeable pavement systems: state of the knowledge. </w:t>
      </w:r>
      <w:r w:rsidRPr="00133F37">
        <w:rPr>
          <w:i/>
        </w:rPr>
        <w:t>Water Quality Research Journal of Canada, 48</w:t>
      </w:r>
      <w:r w:rsidRPr="00133F37">
        <w:t xml:space="preserve">(3), 203-222. </w:t>
      </w:r>
    </w:p>
    <w:p w14:paraId="64D527A6" w14:textId="77777777" w:rsidR="00133F37" w:rsidRPr="00133F37" w:rsidRDefault="00133F37" w:rsidP="00133F37">
      <w:pPr>
        <w:pStyle w:val="EndNoteBibliography"/>
        <w:spacing w:after="0"/>
        <w:ind w:left="720" w:hanging="720"/>
      </w:pPr>
      <w:r w:rsidRPr="00133F37">
        <w:t xml:space="preserve">Eshraghi, D. (2013). </w:t>
      </w:r>
      <w:r w:rsidRPr="00133F37">
        <w:rPr>
          <w:i/>
        </w:rPr>
        <w:t>P&amp;A-status on regulations and technology, and identification of potential improvements.</w:t>
      </w:r>
      <w:r w:rsidRPr="00133F37">
        <w:t xml:space="preserve"> University of Stavanger, Norway, </w:t>
      </w:r>
    </w:p>
    <w:p w14:paraId="0DBECDBA" w14:textId="77777777" w:rsidR="00133F37" w:rsidRPr="00133F37" w:rsidRDefault="00133F37" w:rsidP="00133F37">
      <w:pPr>
        <w:pStyle w:val="EndNoteBibliography"/>
        <w:spacing w:after="0"/>
        <w:ind w:left="720" w:hanging="720"/>
      </w:pPr>
      <w:r w:rsidRPr="00133F37">
        <w:t xml:space="preserve">Gao, J., Deng, J., Lan, K., Song, Z., Feng, Y., &amp; Chang, L. (2017). A porothermoelastic solution for the inclined borehole in a transversely isotropic medium subjected to thermal osmosis and thermal filtration effects. </w:t>
      </w:r>
      <w:r w:rsidRPr="00133F37">
        <w:rPr>
          <w:i/>
        </w:rPr>
        <w:t>Geothermics, 67</w:t>
      </w:r>
      <w:r w:rsidRPr="00133F37">
        <w:t xml:space="preserve">, 114-134. </w:t>
      </w:r>
    </w:p>
    <w:p w14:paraId="1F98DE65" w14:textId="77777777" w:rsidR="00133F37" w:rsidRPr="00133F37" w:rsidRDefault="00133F37" w:rsidP="00133F37">
      <w:pPr>
        <w:pStyle w:val="EndNoteBibliography"/>
        <w:spacing w:after="0"/>
        <w:ind w:left="720" w:hanging="720"/>
      </w:pPr>
      <w:r w:rsidRPr="00133F37">
        <w:t xml:space="preserve">Ge, Z., Yao, X., Wang, X., Zhang, W., &amp; Yang, T. (2018). Thermal performance and microstructure of oil well cement paste containing subsphaeroidal konilite flour in HTHP conditions. </w:t>
      </w:r>
      <w:r w:rsidRPr="00133F37">
        <w:rPr>
          <w:i/>
        </w:rPr>
        <w:t>Construction and Building Materials, 172</w:t>
      </w:r>
      <w:r w:rsidRPr="00133F37">
        <w:t xml:space="preserve">, 787-794. </w:t>
      </w:r>
    </w:p>
    <w:p w14:paraId="69BD0BEF" w14:textId="77777777" w:rsidR="00133F37" w:rsidRPr="00133F37" w:rsidRDefault="00133F37" w:rsidP="00133F37">
      <w:pPr>
        <w:pStyle w:val="EndNoteBibliography"/>
        <w:spacing w:after="0"/>
        <w:ind w:left="720" w:hanging="720"/>
      </w:pPr>
      <w:r w:rsidRPr="00133F37">
        <w:t xml:space="preserve">Ghabezloo, S., &amp; Sulem, J. (2010). Temperature induced pore fluid pressurization in geomaterials. </w:t>
      </w:r>
      <w:r w:rsidRPr="00133F37">
        <w:rPr>
          <w:i/>
        </w:rPr>
        <w:t>arXiv preprint arXiv:1011.6501</w:t>
      </w:r>
      <w:r w:rsidRPr="00133F37">
        <w:t xml:space="preserve">. </w:t>
      </w:r>
    </w:p>
    <w:p w14:paraId="04E0FF4A" w14:textId="77777777" w:rsidR="00133F37" w:rsidRPr="00133F37" w:rsidRDefault="00133F37" w:rsidP="00133F37">
      <w:pPr>
        <w:pStyle w:val="EndNoteBibliography"/>
        <w:spacing w:after="0"/>
        <w:ind w:left="720" w:hanging="720"/>
      </w:pPr>
      <w:r w:rsidRPr="00133F37">
        <w:lastRenderedPageBreak/>
        <w:t xml:space="preserve">Ghassemi, A., &amp; Diek, A. (2002). Porothermoelasticity for swelling shales. </w:t>
      </w:r>
      <w:r w:rsidRPr="00133F37">
        <w:rPr>
          <w:i/>
        </w:rPr>
        <w:t>Journal of Petroleum Science and Engineering, 34</w:t>
      </w:r>
      <w:r w:rsidRPr="00133F37">
        <w:t xml:space="preserve">(1-4), 123-135. </w:t>
      </w:r>
    </w:p>
    <w:p w14:paraId="0AD0E8B5" w14:textId="77777777" w:rsidR="00133F37" w:rsidRPr="00133F37" w:rsidRDefault="00133F37" w:rsidP="00133F37">
      <w:pPr>
        <w:pStyle w:val="EndNoteBibliography"/>
        <w:spacing w:after="0"/>
        <w:ind w:left="720" w:hanging="720"/>
      </w:pPr>
      <w:r w:rsidRPr="00133F37">
        <w:t xml:space="preserve">Ghassemi, A., Tao, Q., &amp; Diek, A. (2009). Influence of coupled chemo-poro-thermoelastic processes on pore pressure and stress distributions around a wellbore in swelling shale. </w:t>
      </w:r>
      <w:r w:rsidRPr="00133F37">
        <w:rPr>
          <w:i/>
        </w:rPr>
        <w:t>Journal of Petroleum Science and Engineering, 67</w:t>
      </w:r>
      <w:r w:rsidRPr="00133F37">
        <w:t xml:space="preserve">(1-2), 57-64. </w:t>
      </w:r>
    </w:p>
    <w:p w14:paraId="68093D21" w14:textId="77777777" w:rsidR="00133F37" w:rsidRPr="00133F37" w:rsidRDefault="00133F37" w:rsidP="00133F37">
      <w:pPr>
        <w:pStyle w:val="EndNoteBibliography"/>
        <w:spacing w:after="0"/>
        <w:ind w:left="720" w:hanging="720"/>
      </w:pPr>
      <w:r w:rsidRPr="00133F37">
        <w:t xml:space="preserve">Gomar, M., Goodarznia, I., &amp; Shadizadeh, S. R. (2014). Transient thermo-poroelastic finite element analysis of borehole breakouts. </w:t>
      </w:r>
      <w:r w:rsidRPr="00133F37">
        <w:rPr>
          <w:i/>
        </w:rPr>
        <w:t>International Journal of Rock Mechanics and Mining Sciences, 71</w:t>
      </w:r>
      <w:r w:rsidRPr="00133F37">
        <w:t xml:space="preserve">, 418-428. </w:t>
      </w:r>
    </w:p>
    <w:p w14:paraId="66345DE5" w14:textId="77777777" w:rsidR="00133F37" w:rsidRPr="00133F37" w:rsidRDefault="00133F37" w:rsidP="00133F37">
      <w:pPr>
        <w:pStyle w:val="EndNoteBibliography"/>
        <w:spacing w:after="0"/>
        <w:ind w:left="720" w:hanging="720"/>
      </w:pPr>
      <w:r w:rsidRPr="00133F37">
        <w:t xml:space="preserve">Gonçalvès, J., &amp; Trémosa, J. (2010). Estimating thermo-osmotic coefficients in clay-rocks: I. Theoretical insights. </w:t>
      </w:r>
      <w:r w:rsidRPr="00133F37">
        <w:rPr>
          <w:i/>
        </w:rPr>
        <w:t>Journal of colloid and interface science, 342</w:t>
      </w:r>
      <w:r w:rsidRPr="00133F37">
        <w:t xml:space="preserve">(1), 166-174. </w:t>
      </w:r>
    </w:p>
    <w:p w14:paraId="49DC6019" w14:textId="77777777" w:rsidR="00133F37" w:rsidRPr="00133F37" w:rsidRDefault="00133F37" w:rsidP="00133F37">
      <w:pPr>
        <w:pStyle w:val="EndNoteBibliography"/>
        <w:spacing w:after="0"/>
        <w:ind w:left="720" w:hanging="720"/>
      </w:pPr>
      <w:r w:rsidRPr="00133F37">
        <w:t xml:space="preserve">Goto, S., &amp; Roy, D. M. (1981). The effect of w/c ratio and curing temperature on the permeability of hardened cement paste. </w:t>
      </w:r>
      <w:r w:rsidRPr="00133F37">
        <w:rPr>
          <w:i/>
        </w:rPr>
        <w:t>Cement and concrete research, 11</w:t>
      </w:r>
      <w:r w:rsidRPr="00133F37">
        <w:t xml:space="preserve">(4), 575-579. </w:t>
      </w:r>
    </w:p>
    <w:p w14:paraId="58068C05" w14:textId="42FF6ABE" w:rsidR="00133F37" w:rsidRPr="00133F37" w:rsidRDefault="00133F37" w:rsidP="00133F37">
      <w:pPr>
        <w:pStyle w:val="EndNoteBibliography"/>
        <w:spacing w:after="0"/>
        <w:ind w:left="720" w:hanging="720"/>
      </w:pPr>
      <w:r w:rsidRPr="00133F37">
        <w:t xml:space="preserve">Gruber, S., &amp; Plank, J. (2021). Challenges in Cementing Deep Offshore Wells. </w:t>
      </w:r>
      <w:r w:rsidRPr="00133F37">
        <w:rPr>
          <w:i/>
        </w:rPr>
        <w:t>Vietnam Symposium on Advances in Offshore Engineering</w:t>
      </w:r>
      <w:r w:rsidRPr="00133F37">
        <w:t>, 459-466. doi:</w:t>
      </w:r>
      <w:hyperlink r:id="rId368" w:history="1">
        <w:r w:rsidRPr="00133F37">
          <w:rPr>
            <w:rStyle w:val="Hyperlink"/>
          </w:rPr>
          <w:t>https://doi.org/10.1007/978-981-16-7735-9_5</w:t>
        </w:r>
      </w:hyperlink>
    </w:p>
    <w:p w14:paraId="72895D46" w14:textId="77777777" w:rsidR="00133F37" w:rsidRPr="00133F37" w:rsidRDefault="00133F37" w:rsidP="00133F37">
      <w:pPr>
        <w:pStyle w:val="EndNoteBibliography"/>
        <w:spacing w:after="0"/>
        <w:ind w:left="720" w:hanging="720"/>
      </w:pPr>
      <w:r w:rsidRPr="00133F37">
        <w:t xml:space="preserve">Hargis, C. W., Chen, I. A., Devenney, M., Fernandez, M. J., Gilliam, R. J., &amp; Thatcher, R. P. (2021). Calcium Carbonate Cement: A Carbon Capture, Utilization, and Storage (CCUS) Technique. </w:t>
      </w:r>
      <w:r w:rsidRPr="00133F37">
        <w:rPr>
          <w:i/>
        </w:rPr>
        <w:t>Materials, 14</w:t>
      </w:r>
      <w:r w:rsidRPr="00133F37">
        <w:t xml:space="preserve">(11), 2709. </w:t>
      </w:r>
    </w:p>
    <w:p w14:paraId="0BD40C4F" w14:textId="77777777" w:rsidR="00133F37" w:rsidRPr="00133F37" w:rsidRDefault="00133F37" w:rsidP="00133F37">
      <w:pPr>
        <w:pStyle w:val="EndNoteBibliography"/>
        <w:spacing w:after="0"/>
        <w:ind w:left="720" w:hanging="720"/>
      </w:pPr>
      <w:r w:rsidRPr="00133F37">
        <w:t xml:space="preserve">Katende, A., Lu, Y., Bunger, A., &amp; Radonjic, M. (2020). Experimental quantification of the effect of oil based drilling fluid contamination on properties of wellbore cement. </w:t>
      </w:r>
      <w:r w:rsidRPr="00133F37">
        <w:rPr>
          <w:i/>
        </w:rPr>
        <w:t>Journal of Natural Gas Science and Engineering, 79</w:t>
      </w:r>
      <w:r w:rsidRPr="00133F37">
        <w:t xml:space="preserve">, 103328. </w:t>
      </w:r>
    </w:p>
    <w:p w14:paraId="601871EF" w14:textId="77777777" w:rsidR="00133F37" w:rsidRPr="00133F37" w:rsidRDefault="00133F37" w:rsidP="00133F37">
      <w:pPr>
        <w:pStyle w:val="EndNoteBibliography"/>
        <w:spacing w:after="0"/>
        <w:ind w:left="720" w:hanging="720"/>
      </w:pPr>
      <w:r w:rsidRPr="00133F37">
        <w:t xml:space="preserve">Khalifeh, M., &amp; Saasen, A. (2020). </w:t>
      </w:r>
      <w:r w:rsidRPr="00133F37">
        <w:rPr>
          <w:i/>
        </w:rPr>
        <w:t>Introduction to permanent plug and abandonment of wells</w:t>
      </w:r>
      <w:r w:rsidRPr="00133F37">
        <w:t>: Springer Nature.</w:t>
      </w:r>
    </w:p>
    <w:p w14:paraId="0A72C59D" w14:textId="77777777" w:rsidR="00133F37" w:rsidRPr="00133F37" w:rsidRDefault="00133F37" w:rsidP="00133F37">
      <w:pPr>
        <w:pStyle w:val="EndNoteBibliography"/>
        <w:spacing w:after="0"/>
        <w:ind w:left="720" w:hanging="720"/>
      </w:pPr>
      <w:r w:rsidRPr="00133F37">
        <w:t xml:space="preserve">Khalili, N., Geiser, F., &amp; Blight, G. (2004). Effective stress in unsaturated soils: Review with new evidence. </w:t>
      </w:r>
      <w:r w:rsidRPr="00133F37">
        <w:rPr>
          <w:i/>
        </w:rPr>
        <w:t>International journal of Geomechanics, 4</w:t>
      </w:r>
      <w:r w:rsidRPr="00133F37">
        <w:t xml:space="preserve">(2), 115-126. </w:t>
      </w:r>
    </w:p>
    <w:p w14:paraId="5024EC03" w14:textId="77777777" w:rsidR="00133F37" w:rsidRPr="00133F37" w:rsidRDefault="00133F37" w:rsidP="00133F37">
      <w:pPr>
        <w:pStyle w:val="EndNoteBibliography"/>
        <w:spacing w:after="0"/>
        <w:ind w:left="720" w:hanging="720"/>
      </w:pPr>
      <w:r w:rsidRPr="00133F37">
        <w:t xml:space="preserve">Kiran, R., Teodoriu, C., Dadmohammadi, Y., Nygaard, R., Wood, D., Mokhtari, M., &amp; Salehi, S. (2017). Identification and evaluation of well integrity and causes of failure of well integrity barriers (A review). </w:t>
      </w:r>
      <w:r w:rsidRPr="00133F37">
        <w:rPr>
          <w:i/>
        </w:rPr>
        <w:t>Journal of Natural Gas Science and Engineering, 45</w:t>
      </w:r>
      <w:r w:rsidRPr="00133F37">
        <w:t xml:space="preserve">, 511-526. </w:t>
      </w:r>
    </w:p>
    <w:p w14:paraId="72C72F8C" w14:textId="77777777" w:rsidR="00133F37" w:rsidRPr="00133F37" w:rsidRDefault="00133F37" w:rsidP="00133F37">
      <w:pPr>
        <w:pStyle w:val="EndNoteBibliography"/>
        <w:spacing w:after="0"/>
        <w:ind w:left="720" w:hanging="720"/>
      </w:pPr>
      <w:r w:rsidRPr="00133F37">
        <w:t xml:space="preserve">Koťátková, J., Zatloukal, J., Reiterman, P., &amp; Kolář, K. (2017). Concrete and cement composites used for radioactive waste deposition. </w:t>
      </w:r>
      <w:r w:rsidRPr="00133F37">
        <w:rPr>
          <w:i/>
        </w:rPr>
        <w:t>Journal of environmental radioactivity, 178</w:t>
      </w:r>
      <w:r w:rsidRPr="00133F37">
        <w:t xml:space="preserve">, 147-155. </w:t>
      </w:r>
    </w:p>
    <w:p w14:paraId="7085633E" w14:textId="77777777" w:rsidR="00133F37" w:rsidRPr="00133F37" w:rsidRDefault="00133F37" w:rsidP="00133F37">
      <w:pPr>
        <w:pStyle w:val="EndNoteBibliography"/>
        <w:spacing w:after="0"/>
        <w:ind w:left="720" w:hanging="720"/>
      </w:pPr>
      <w:r w:rsidRPr="00133F37">
        <w:t xml:space="preserve">Krakowiak, K. J., Thomas, J. J., James, S., Abuhaikal, M., &amp; Ulm, F.-J. (2018). Development of silica-enriched cement-based materials with improved aging resistance for application in high-temperature environments. </w:t>
      </w:r>
      <w:r w:rsidRPr="00133F37">
        <w:rPr>
          <w:i/>
        </w:rPr>
        <w:t>Cement and concrete research, 105</w:t>
      </w:r>
      <w:r w:rsidRPr="00133F37">
        <w:t xml:space="preserve">, 91-110. </w:t>
      </w:r>
    </w:p>
    <w:p w14:paraId="6CAE40C0" w14:textId="77777777" w:rsidR="00133F37" w:rsidRPr="00133F37" w:rsidRDefault="00133F37" w:rsidP="00133F37">
      <w:pPr>
        <w:pStyle w:val="EndNoteBibliography"/>
        <w:spacing w:after="0"/>
        <w:ind w:left="720" w:hanging="720"/>
      </w:pPr>
      <w:r w:rsidRPr="00133F37">
        <w:t xml:space="preserve">Kurashige, M. (1989). A thermoelastic theory of fluid-filled porous materials. </w:t>
      </w:r>
      <w:r w:rsidRPr="00133F37">
        <w:rPr>
          <w:i/>
        </w:rPr>
        <w:t>International Journal of Solids and Structures, 25</w:t>
      </w:r>
      <w:r w:rsidRPr="00133F37">
        <w:t xml:space="preserve">(9), 1039-1052. </w:t>
      </w:r>
    </w:p>
    <w:p w14:paraId="5B9C2FED" w14:textId="77777777" w:rsidR="00133F37" w:rsidRPr="00133F37" w:rsidRDefault="00133F37" w:rsidP="00133F37">
      <w:pPr>
        <w:pStyle w:val="EndNoteBibliography"/>
        <w:spacing w:after="0"/>
        <w:ind w:left="720" w:hanging="720"/>
      </w:pPr>
      <w:r w:rsidRPr="00133F37">
        <w:t xml:space="preserve">Massion, C., Radonjic, M., Lu, Y., Bunger, A., &amp; Crandall, D. (2021). </w:t>
      </w:r>
      <w:r w:rsidRPr="00133F37">
        <w:rPr>
          <w:i/>
        </w:rPr>
        <w:t>Impact of Graphene and the Testing Conditions on the Wellbore Cement Mechanical and Microstructural Properties.</w:t>
      </w:r>
      <w:r w:rsidRPr="00133F37">
        <w:t xml:space="preserve"> Paper presented at the 55th US Rock Mechanics/Geomechanics Symposium, Paper number: ARMA 21–2089  20-23, June, 2021, Houston, Texas.</w:t>
      </w:r>
    </w:p>
    <w:p w14:paraId="1FDA798B" w14:textId="77777777" w:rsidR="00133F37" w:rsidRPr="00133F37" w:rsidRDefault="00133F37" w:rsidP="00133F37">
      <w:pPr>
        <w:pStyle w:val="EndNoteBibliography"/>
        <w:spacing w:after="0"/>
        <w:ind w:left="720" w:hanging="720"/>
      </w:pPr>
      <w:r w:rsidRPr="00133F37">
        <w:t xml:space="preserve">Massion, C., Vissa, V. S., Lu, Y., Crandall, D., Bunger, A., &amp; Radonjic, M. (2022). Geomimicry-Inspired Micro-Nano Concrete as Subsurface Hydraulic Barrier Materials: Learning from Shale Rocks as Best Geological Seals. In </w:t>
      </w:r>
      <w:r w:rsidRPr="00133F37">
        <w:rPr>
          <w:i/>
        </w:rPr>
        <w:t>REWAS 2022: Energy Technologies and CO2 Management (Volume II)</w:t>
      </w:r>
      <w:r w:rsidRPr="00133F37">
        <w:t xml:space="preserve"> (pp. 129-138): Springer.</w:t>
      </w:r>
    </w:p>
    <w:p w14:paraId="5E6C8F51" w14:textId="77777777" w:rsidR="00133F37" w:rsidRPr="00133F37" w:rsidRDefault="00133F37" w:rsidP="00133F37">
      <w:pPr>
        <w:pStyle w:val="EndNoteBibliography"/>
        <w:spacing w:after="0"/>
        <w:ind w:left="720" w:hanging="720"/>
      </w:pPr>
      <w:r w:rsidRPr="00133F37">
        <w:t xml:space="preserve">Meng, M., Frash, L. P., Carey, J. W., Li, W., Welch, N. J., &amp; Zhang, W. (2021). Cement stress and microstructure evolution during curing in semi-rigid high-pressure environments. </w:t>
      </w:r>
      <w:r w:rsidRPr="00133F37">
        <w:rPr>
          <w:i/>
        </w:rPr>
        <w:t>Cement and concrete research, 149</w:t>
      </w:r>
      <w:r w:rsidRPr="00133F37">
        <w:t xml:space="preserve">, 106555. </w:t>
      </w:r>
    </w:p>
    <w:p w14:paraId="25F4EAEF" w14:textId="77777777" w:rsidR="00133F37" w:rsidRPr="00133F37" w:rsidRDefault="00133F37" w:rsidP="00133F37">
      <w:pPr>
        <w:pStyle w:val="EndNoteBibliography"/>
        <w:spacing w:after="0"/>
        <w:ind w:left="720" w:hanging="720"/>
      </w:pPr>
      <w:r w:rsidRPr="00133F37">
        <w:t xml:space="preserve">Olson, J., Eustes, A., Fleckenstein, W., Eker, E., Baker, R., &amp; Augustine, C. (2015). Completion Design Considerations for a Horizontal Enhanced Geothermal System. </w:t>
      </w:r>
      <w:r w:rsidRPr="00133F37">
        <w:rPr>
          <w:i/>
        </w:rPr>
        <w:t>GRC Transactions, 39</w:t>
      </w:r>
      <w:r w:rsidRPr="00133F37">
        <w:t xml:space="preserve">, 335-344. </w:t>
      </w:r>
    </w:p>
    <w:p w14:paraId="334669C2" w14:textId="77777777" w:rsidR="00133F37" w:rsidRPr="00133F37" w:rsidRDefault="00133F37" w:rsidP="00133F37">
      <w:pPr>
        <w:pStyle w:val="EndNoteBibliography"/>
        <w:spacing w:after="0"/>
        <w:ind w:left="720" w:hanging="720"/>
      </w:pPr>
      <w:r w:rsidRPr="00133F37">
        <w:t xml:space="preserve">Picandet, V., Rangeard, D., Perrot, A., &amp; Lecompte, T. (2011). Permeability measurement of fresh cement paste. </w:t>
      </w:r>
      <w:r w:rsidRPr="00133F37">
        <w:rPr>
          <w:i/>
        </w:rPr>
        <w:t>Cement and concrete research, 41</w:t>
      </w:r>
      <w:r w:rsidRPr="00133F37">
        <w:t xml:space="preserve">(3), 330-338. </w:t>
      </w:r>
    </w:p>
    <w:p w14:paraId="6EBFE487" w14:textId="77777777" w:rsidR="00133F37" w:rsidRPr="00133F37" w:rsidRDefault="00133F37" w:rsidP="00133F37">
      <w:pPr>
        <w:pStyle w:val="EndNoteBibliography"/>
        <w:spacing w:after="0"/>
        <w:ind w:left="720" w:hanging="720"/>
      </w:pPr>
      <w:r w:rsidRPr="00133F37">
        <w:lastRenderedPageBreak/>
        <w:t xml:space="preserve">Qin, J., Pang, X., Cheng, G., Bu, Y., &amp; Liu, H. (2021). Influences of different admixtures on the properties of oil well cement systems at HPHT conditions. </w:t>
      </w:r>
      <w:r w:rsidRPr="00133F37">
        <w:rPr>
          <w:i/>
        </w:rPr>
        <w:t>Cement and Concrete Composites, 123</w:t>
      </w:r>
      <w:r w:rsidRPr="00133F37">
        <w:t xml:space="preserve">, 104202. </w:t>
      </w:r>
    </w:p>
    <w:p w14:paraId="3C356D9A" w14:textId="77777777" w:rsidR="00133F37" w:rsidRPr="00133F37" w:rsidRDefault="00133F37" w:rsidP="00133F37">
      <w:pPr>
        <w:pStyle w:val="EndNoteBibliography"/>
        <w:spacing w:after="0"/>
        <w:ind w:left="720" w:hanging="720"/>
      </w:pPr>
      <w:r w:rsidRPr="00133F37">
        <w:t xml:space="preserve">Roshan, H., Andersen, M., &amp; Acworth, R. (2015). Effect of solid–fluid thermal expansion on thermo-osmotic tests: an experimental and analytical study. </w:t>
      </w:r>
      <w:r w:rsidRPr="00133F37">
        <w:rPr>
          <w:i/>
        </w:rPr>
        <w:t>Journal of Petroleum Science and Engineering, 126</w:t>
      </w:r>
      <w:r w:rsidRPr="00133F37">
        <w:t xml:space="preserve">, 222-230. </w:t>
      </w:r>
    </w:p>
    <w:p w14:paraId="334C6AF7" w14:textId="77777777" w:rsidR="00133F37" w:rsidRPr="00133F37" w:rsidRDefault="00133F37" w:rsidP="00133F37">
      <w:pPr>
        <w:pStyle w:val="EndNoteBibliography"/>
        <w:spacing w:after="0"/>
        <w:ind w:left="720" w:hanging="720"/>
      </w:pPr>
      <w:r w:rsidRPr="00133F37">
        <w:t xml:space="preserve">Samarakoon, M., Ranjith, P., &amp; Wanniarachchi, W. (2022). Properties of well cement following carbonated brine exposure under HTHP conditions: A comparative study of alkali-activated and class G cements. </w:t>
      </w:r>
      <w:r w:rsidRPr="00133F37">
        <w:rPr>
          <w:i/>
        </w:rPr>
        <w:t>Cement and Concrete Composites, 126</w:t>
      </w:r>
      <w:r w:rsidRPr="00133F37">
        <w:t xml:space="preserve">, 104342. </w:t>
      </w:r>
    </w:p>
    <w:p w14:paraId="43870DDE" w14:textId="77777777" w:rsidR="00133F37" w:rsidRPr="00133F37" w:rsidRDefault="00133F37" w:rsidP="00133F37">
      <w:pPr>
        <w:pStyle w:val="EndNoteBibliography"/>
        <w:spacing w:after="0"/>
        <w:ind w:left="720" w:hanging="720"/>
      </w:pPr>
      <w:r w:rsidRPr="00133F37">
        <w:t xml:space="preserve">Sarout, J., &amp; Detournay, E. (2011). Chemoporoelastic analysis and experimental validation of the pore pressure transmission test for reactive shales. </w:t>
      </w:r>
      <w:r w:rsidRPr="00133F37">
        <w:rPr>
          <w:i/>
        </w:rPr>
        <w:t>International Journal of Rock Mechanics and Mining Sciences, 48</w:t>
      </w:r>
      <w:r w:rsidRPr="00133F37">
        <w:t xml:space="preserve">(5), 759-772. </w:t>
      </w:r>
    </w:p>
    <w:p w14:paraId="42A8890B" w14:textId="77777777" w:rsidR="00133F37" w:rsidRPr="00133F37" w:rsidRDefault="00133F37" w:rsidP="00133F37">
      <w:pPr>
        <w:pStyle w:val="EndNoteBibliography"/>
        <w:spacing w:after="0"/>
        <w:ind w:left="720" w:hanging="720"/>
      </w:pPr>
      <w:r w:rsidRPr="00133F37">
        <w:t xml:space="preserve">Scholz, M., &amp; Grabowiecki, P. (2007). Review of permeable pavement systems. </w:t>
      </w:r>
      <w:r w:rsidRPr="00133F37">
        <w:rPr>
          <w:i/>
        </w:rPr>
        <w:t>Building and environment, 42</w:t>
      </w:r>
      <w:r w:rsidRPr="00133F37">
        <w:t xml:space="preserve">(11), 3830-3836. </w:t>
      </w:r>
    </w:p>
    <w:p w14:paraId="63BC6F4E" w14:textId="77777777" w:rsidR="00133F37" w:rsidRPr="00133F37" w:rsidRDefault="00133F37" w:rsidP="00133F37">
      <w:pPr>
        <w:pStyle w:val="EndNoteBibliography"/>
        <w:spacing w:after="0"/>
        <w:ind w:left="720" w:hanging="720"/>
      </w:pPr>
      <w:r w:rsidRPr="00133F37">
        <w:t xml:space="preserve">Shapiro, A. (2003). Monte Carlo sampling methods. </w:t>
      </w:r>
      <w:r w:rsidRPr="00133F37">
        <w:rPr>
          <w:i/>
        </w:rPr>
        <w:t>Handbooks in operations research and management science, 10</w:t>
      </w:r>
      <w:r w:rsidRPr="00133F37">
        <w:t xml:space="preserve">, 353-425. </w:t>
      </w:r>
    </w:p>
    <w:p w14:paraId="5995C885" w14:textId="77777777" w:rsidR="00133F37" w:rsidRPr="00133F37" w:rsidRDefault="00133F37" w:rsidP="00133F37">
      <w:pPr>
        <w:pStyle w:val="EndNoteBibliography"/>
        <w:spacing w:after="0"/>
        <w:ind w:left="720" w:hanging="720"/>
      </w:pPr>
      <w:r w:rsidRPr="00133F37">
        <w:t xml:space="preserve">Skempton, A. (1984). Effective stress in soils, concrete and rocks. </w:t>
      </w:r>
      <w:r w:rsidRPr="00133F37">
        <w:rPr>
          <w:i/>
        </w:rPr>
        <w:t>Selected papers on soil mechanics, 1032</w:t>
      </w:r>
      <w:r w:rsidRPr="00133F37">
        <w:t xml:space="preserve">(3), 4-16. </w:t>
      </w:r>
    </w:p>
    <w:p w14:paraId="11A776D0" w14:textId="77777777" w:rsidR="00133F37" w:rsidRPr="00133F37" w:rsidRDefault="00133F37" w:rsidP="00133F37">
      <w:pPr>
        <w:pStyle w:val="EndNoteBibliography"/>
        <w:spacing w:after="0"/>
        <w:ind w:left="720" w:hanging="720"/>
      </w:pPr>
      <w:r w:rsidRPr="00133F37">
        <w:t xml:space="preserve">Smith, D. W., &amp; Booker, J. R. (1993). Green's functions for a fully coupled thermoporoelastic material. </w:t>
      </w:r>
      <w:r w:rsidRPr="00133F37">
        <w:rPr>
          <w:i/>
        </w:rPr>
        <w:t>International Journal for Numerical and Analytical Methods in Geomechanics, 17</w:t>
      </w:r>
      <w:r w:rsidRPr="00133F37">
        <w:t xml:space="preserve">(3), 139-163. </w:t>
      </w:r>
    </w:p>
    <w:p w14:paraId="06FF6B4F" w14:textId="77777777" w:rsidR="00133F37" w:rsidRPr="00133F37" w:rsidRDefault="00133F37" w:rsidP="00133F37">
      <w:pPr>
        <w:pStyle w:val="EndNoteBibliography"/>
        <w:spacing w:after="0"/>
        <w:ind w:left="720" w:hanging="720"/>
      </w:pPr>
      <w:r w:rsidRPr="00133F37">
        <w:t xml:space="preserve">Snee, J.-E. L., &amp; Zoback, M. D. (2018). State of stress in the Permian Basin, Texas and New Mexico: Implications for induced seismicity. </w:t>
      </w:r>
      <w:r w:rsidRPr="00133F37">
        <w:rPr>
          <w:i/>
        </w:rPr>
        <w:t>The Leading Edge, 37</w:t>
      </w:r>
      <w:r w:rsidRPr="00133F37">
        <w:t xml:space="preserve">(2), 127-134. </w:t>
      </w:r>
    </w:p>
    <w:p w14:paraId="53B440AA" w14:textId="77777777" w:rsidR="00133F37" w:rsidRPr="00133F37" w:rsidRDefault="00133F37" w:rsidP="00133F37">
      <w:pPr>
        <w:pStyle w:val="EndNoteBibliography"/>
        <w:spacing w:after="0"/>
        <w:ind w:left="720" w:hanging="720"/>
      </w:pPr>
      <w:r w:rsidRPr="00133F37">
        <w:t xml:space="preserve">Song, Z., Liang, F., Lin, C., &amp; Xiang, Y. (2019). Interaction of pore pressures in double-porosity medium: Fluid injection in borehole. </w:t>
      </w:r>
      <w:r w:rsidRPr="00133F37">
        <w:rPr>
          <w:i/>
        </w:rPr>
        <w:t>Computers and Geotechnics, 107</w:t>
      </w:r>
      <w:r w:rsidRPr="00133F37">
        <w:t xml:space="preserve">, 142-149. </w:t>
      </w:r>
    </w:p>
    <w:p w14:paraId="1A9F8A33" w14:textId="77777777" w:rsidR="00133F37" w:rsidRPr="00133F37" w:rsidRDefault="00133F37" w:rsidP="00133F37">
      <w:pPr>
        <w:pStyle w:val="EndNoteBibliography"/>
        <w:spacing w:after="0"/>
        <w:ind w:left="720" w:hanging="720"/>
      </w:pPr>
      <w:r w:rsidRPr="00133F37">
        <w:t xml:space="preserve">Stehfest, H. (1970). Algorithm 368: Numerical inversion of Laplace transforms [D5]. </w:t>
      </w:r>
      <w:r w:rsidRPr="00133F37">
        <w:rPr>
          <w:i/>
        </w:rPr>
        <w:t>Communications of the ACM, 13</w:t>
      </w:r>
      <w:r w:rsidRPr="00133F37">
        <w:t xml:space="preserve">(1), 47-49. </w:t>
      </w:r>
    </w:p>
    <w:p w14:paraId="1ED11114" w14:textId="77777777" w:rsidR="00133F37" w:rsidRPr="00133F37" w:rsidRDefault="00133F37" w:rsidP="00133F37">
      <w:pPr>
        <w:pStyle w:val="EndNoteBibliography"/>
        <w:spacing w:after="0"/>
        <w:ind w:left="720" w:hanging="720"/>
      </w:pPr>
      <w:r w:rsidRPr="00133F37">
        <w:t xml:space="preserve">Tao, Q., &amp; Ghassemi, A. (2010). Poro-thermoelastic borehole stress analysis for determination of the in situ stress and rock strength. </w:t>
      </w:r>
      <w:r w:rsidRPr="00133F37">
        <w:rPr>
          <w:i/>
        </w:rPr>
        <w:t>Geothermics, 39</w:t>
      </w:r>
      <w:r w:rsidRPr="00133F37">
        <w:t xml:space="preserve">(3), 250-259. </w:t>
      </w:r>
    </w:p>
    <w:p w14:paraId="0C8C18A0" w14:textId="77777777" w:rsidR="00133F37" w:rsidRPr="00133F37" w:rsidRDefault="00133F37" w:rsidP="00133F37">
      <w:pPr>
        <w:pStyle w:val="EndNoteBibliography"/>
        <w:spacing w:after="0"/>
        <w:ind w:left="720" w:hanging="720"/>
      </w:pPr>
      <w:r w:rsidRPr="00133F37">
        <w:t xml:space="preserve">Trémosa, J., Gonçalvès, J., Matray, J., &amp; Violette, S. (2010). Estimating thermo-osmotic coefficients in clay-rocks: II. In situ experimental approach. </w:t>
      </w:r>
      <w:r w:rsidRPr="00133F37">
        <w:rPr>
          <w:i/>
        </w:rPr>
        <w:t>Journal of colloid and interface science, 342</w:t>
      </w:r>
      <w:r w:rsidRPr="00133F37">
        <w:t xml:space="preserve">(1), 175-184. </w:t>
      </w:r>
    </w:p>
    <w:p w14:paraId="38FA5BD1" w14:textId="77777777" w:rsidR="00133F37" w:rsidRPr="00133F37" w:rsidRDefault="00133F37" w:rsidP="00133F37">
      <w:pPr>
        <w:pStyle w:val="EndNoteBibliography"/>
        <w:spacing w:after="0"/>
        <w:ind w:left="720" w:hanging="720"/>
      </w:pPr>
      <w:r w:rsidRPr="00133F37">
        <w:t xml:space="preserve">Valov, A., Golovin, S., Shcherbakov, V., &amp; Kuznetsov, D. (2022). Thermoporoelastic model for the cement sheath failure in a cased and cemented wellbore. </w:t>
      </w:r>
      <w:r w:rsidRPr="00133F37">
        <w:rPr>
          <w:i/>
        </w:rPr>
        <w:t>Journal of Petroleum Science and Engineering, 210</w:t>
      </w:r>
      <w:r w:rsidRPr="00133F37">
        <w:t xml:space="preserve">, 109916. </w:t>
      </w:r>
    </w:p>
    <w:p w14:paraId="4F3FE3C0" w14:textId="77777777" w:rsidR="00133F37" w:rsidRPr="00133F37" w:rsidRDefault="00133F37" w:rsidP="00133F37">
      <w:pPr>
        <w:pStyle w:val="EndNoteBibliography"/>
        <w:spacing w:after="0"/>
        <w:ind w:left="720" w:hanging="720"/>
      </w:pPr>
      <w:r w:rsidRPr="00133F37">
        <w:t xml:space="preserve">Vrålstad, T., Saasen, A., Fjær, E., Øia, T., Ytrehus, J. D., &amp; Khalifeh, M. (2019). Plug &amp; abandonment of offshore wells: Ensuring long-term well integrity and cost-efficiency. </w:t>
      </w:r>
      <w:r w:rsidRPr="00133F37">
        <w:rPr>
          <w:i/>
        </w:rPr>
        <w:t>Journal of Petroleum Science and Engineering, 173</w:t>
      </w:r>
      <w:r w:rsidRPr="00133F37">
        <w:t xml:space="preserve">, 478-491. </w:t>
      </w:r>
    </w:p>
    <w:p w14:paraId="67463468" w14:textId="77777777" w:rsidR="00133F37" w:rsidRPr="00133F37" w:rsidRDefault="00133F37" w:rsidP="00133F37">
      <w:pPr>
        <w:pStyle w:val="EndNoteBibliography"/>
        <w:spacing w:after="0"/>
        <w:ind w:left="720" w:hanging="720"/>
      </w:pPr>
      <w:r w:rsidRPr="00133F37">
        <w:t xml:space="preserve">Wang, H. F. (2017). </w:t>
      </w:r>
      <w:r w:rsidRPr="00133F37">
        <w:rPr>
          <w:i/>
        </w:rPr>
        <w:t>Theory of linear poroelasticity with applications to geomechanics and hydrogeology</w:t>
      </w:r>
      <w:r w:rsidRPr="00133F37">
        <w:t>: Princeton University Press.</w:t>
      </w:r>
    </w:p>
    <w:p w14:paraId="3EE543E8" w14:textId="77777777" w:rsidR="00133F37" w:rsidRPr="00133F37" w:rsidRDefault="00133F37" w:rsidP="00133F37">
      <w:pPr>
        <w:pStyle w:val="EndNoteBibliography"/>
        <w:spacing w:after="0"/>
        <w:ind w:left="720" w:hanging="720"/>
      </w:pPr>
      <w:r w:rsidRPr="00133F37">
        <w:t xml:space="preserve">Wang, Y., &amp; Dusseault, M. B. (2003). A coupled conductive–convective thermo-poroelastic solution and implications for wellbore stability. </w:t>
      </w:r>
      <w:r w:rsidRPr="00133F37">
        <w:rPr>
          <w:i/>
        </w:rPr>
        <w:t>Journal of Petroleum Science and Engineering, 38</w:t>
      </w:r>
      <w:r w:rsidRPr="00133F37">
        <w:t xml:space="preserve">(3-4), 187-198. </w:t>
      </w:r>
    </w:p>
    <w:p w14:paraId="2CDD685C" w14:textId="6D8B3D28" w:rsidR="00133F37" w:rsidRPr="00133F37" w:rsidRDefault="00133F37" w:rsidP="00133F37">
      <w:pPr>
        <w:pStyle w:val="EndNoteBibliography"/>
        <w:spacing w:after="0"/>
        <w:ind w:left="720" w:hanging="720"/>
      </w:pPr>
      <w:r w:rsidRPr="00133F37">
        <w:t xml:space="preserve">Weisstein, E. W. (2002). Eigen decomposition. </w:t>
      </w:r>
      <w:hyperlink r:id="rId369" w:history="1">
        <w:r w:rsidRPr="00133F37">
          <w:rPr>
            <w:rStyle w:val="Hyperlink"/>
            <w:i/>
          </w:rPr>
          <w:t>https://mathworld</w:t>
        </w:r>
      </w:hyperlink>
      <w:r w:rsidRPr="00133F37">
        <w:rPr>
          <w:i/>
        </w:rPr>
        <w:t>. wolfram. com/</w:t>
      </w:r>
      <w:r w:rsidRPr="00133F37">
        <w:t xml:space="preserve">. </w:t>
      </w:r>
    </w:p>
    <w:p w14:paraId="2B06C5CA" w14:textId="77777777" w:rsidR="00133F37" w:rsidRPr="00133F37" w:rsidRDefault="00133F37" w:rsidP="00133F37">
      <w:pPr>
        <w:pStyle w:val="EndNoteBibliography"/>
        <w:spacing w:after="0"/>
        <w:ind w:left="720" w:hanging="720"/>
      </w:pPr>
      <w:r w:rsidRPr="00133F37">
        <w:t xml:space="preserve">Xu, S., &amp; Zoback, M. D. (2015). </w:t>
      </w:r>
      <w:r w:rsidRPr="00133F37">
        <w:rPr>
          <w:i/>
        </w:rPr>
        <w:t>Analysis of stress variations with depth in the Permian Basin Spraberry/Dean/Wolfcamp Shale.</w:t>
      </w:r>
      <w:r w:rsidRPr="00133F37">
        <w:t xml:space="preserve"> Paper presented at the 49th US Rock Mechanics/Geomechanics Symposium, Paper number: ARMA-2015-189, June 28, 2015, San Francisco, California.</w:t>
      </w:r>
    </w:p>
    <w:p w14:paraId="227A53A0" w14:textId="77777777" w:rsidR="00133F37" w:rsidRPr="00133F37" w:rsidRDefault="00133F37" w:rsidP="00133F37">
      <w:pPr>
        <w:pStyle w:val="EndNoteBibliography"/>
        <w:spacing w:after="0"/>
        <w:ind w:left="720" w:hanging="720"/>
      </w:pPr>
      <w:r w:rsidRPr="00133F37">
        <w:t xml:space="preserve">Zhou, X., &amp; Ghassemi, A. (2009). Finite element analysis of coupled chemo-poro-thermo-mechanical effects around a wellbore in swelling shale. </w:t>
      </w:r>
      <w:r w:rsidRPr="00133F37">
        <w:rPr>
          <w:i/>
        </w:rPr>
        <w:t>International Journal of Rock Mechanics and Mining Sciences, 46</w:t>
      </w:r>
      <w:r w:rsidRPr="00133F37">
        <w:t xml:space="preserve">(4), 769-778. </w:t>
      </w:r>
    </w:p>
    <w:p w14:paraId="4479FF92" w14:textId="77777777" w:rsidR="00133F37" w:rsidRPr="00133F37" w:rsidRDefault="00133F37" w:rsidP="00133F37">
      <w:pPr>
        <w:pStyle w:val="EndNoteBibliography"/>
        <w:ind w:left="720" w:hanging="720"/>
      </w:pPr>
      <w:r w:rsidRPr="00133F37">
        <w:lastRenderedPageBreak/>
        <w:t xml:space="preserve">Zoback, M., Barton, C., Brudy, M., Castillo, D., Finkbeiner, T., Grollimund, B., . . . Wiprut, D. (2003). Determination of stress orientation and magnitude in deep wells. </w:t>
      </w:r>
      <w:r w:rsidRPr="00133F37">
        <w:rPr>
          <w:i/>
        </w:rPr>
        <w:t>International Journal of Rock Mechanics and Mining Sciences, 40</w:t>
      </w:r>
      <w:r w:rsidRPr="00133F37">
        <w:t xml:space="preserve">(7-8), 1049-1076. </w:t>
      </w:r>
    </w:p>
    <w:p w14:paraId="79BC190C" w14:textId="377CA95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u, Yunxing" w:date="2022-08-17T11:36:00Z" w:initials="LY">
    <w:p w14:paraId="148876ED" w14:textId="589C9C39" w:rsidR="00634588" w:rsidRDefault="00634588">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3" w:author="Lu, Yunxing" w:date="2022-08-17T11:47:00Z" w:initials="LY">
    <w:p w14:paraId="43B99E29" w14:textId="00CF49C5" w:rsidR="00634588" w:rsidRDefault="00634588">
      <w:pPr>
        <w:pStyle w:val="CommentText"/>
      </w:pPr>
      <w:r>
        <w:rPr>
          <w:rStyle w:val="CommentReference"/>
        </w:rPr>
        <w:annotationRef/>
      </w:r>
      <w:r>
        <w:t>Added TPE here since it is used in line 46.</w:t>
      </w:r>
    </w:p>
  </w:comment>
  <w:comment w:id="5" w:author="Lu, Yunxing" w:date="2022-08-17T15:38:00Z" w:initials="LY">
    <w:p w14:paraId="223EAACF" w14:textId="17E4572A" w:rsidR="00634588" w:rsidRDefault="00634588">
      <w:pPr>
        <w:pStyle w:val="CommentText"/>
      </w:pPr>
      <w:r>
        <w:rPr>
          <w:rStyle w:val="CommentReference"/>
        </w:rPr>
        <w:annotationRef/>
      </w:r>
      <w:r>
        <w:t>Is this needed to be separated? Like “Thermo-poro-elastic; Thermal Osmosis and thermal Filtration effects”</w:t>
      </w:r>
    </w:p>
  </w:comment>
  <w:comment w:id="7" w:author="Bunger, Andrew P" w:date="2022-08-17T09:51:00Z" w:initials="BAP">
    <w:p w14:paraId="482CF2DB" w14:textId="77777777" w:rsidR="00634588" w:rsidRDefault="00634588"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8" w:author="Lu, Yunxing" w:date="2022-08-17T11:50:00Z" w:initials="LY">
    <w:p w14:paraId="4402B8F1" w14:textId="078C1B6F" w:rsidR="00634588" w:rsidRDefault="00634588">
      <w:pPr>
        <w:pStyle w:val="CommentText"/>
      </w:pPr>
      <w:r>
        <w:rPr>
          <w:rStyle w:val="CommentReference"/>
        </w:rPr>
        <w:annotationRef/>
      </w:r>
      <w:r>
        <w:t>Agree.</w:t>
      </w:r>
    </w:p>
  </w:comment>
  <w:comment w:id="9" w:author="Bunger, Andrew P" w:date="2022-08-17T09:55:00Z" w:initials="BAP">
    <w:p w14:paraId="62E8C3BE" w14:textId="77777777" w:rsidR="00634588" w:rsidRDefault="00634588" w:rsidP="00B12C02">
      <w:pPr>
        <w:pStyle w:val="CommentText"/>
      </w:pPr>
      <w:r>
        <w:rPr>
          <w:rStyle w:val="CommentReference"/>
        </w:rPr>
        <w:annotationRef/>
      </w:r>
      <w:r>
        <w:t>Are you sure this is the first? Is that what is referenced in Wang's book?</w:t>
      </w:r>
    </w:p>
  </w:comment>
  <w:comment w:id="10" w:author="Lu, Yunxing" w:date="2022-08-17T17:12:00Z" w:initials="LY">
    <w:p w14:paraId="12940F72" w14:textId="14895A91" w:rsidR="00634588" w:rsidRDefault="00634588">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12" w:author="Bunger, Andrew P" w:date="2022-08-17T10:34:00Z" w:initials="BAP">
    <w:p w14:paraId="325EE1F5" w14:textId="77777777" w:rsidR="00634588" w:rsidRDefault="00634588">
      <w:pPr>
        <w:pStyle w:val="CommentText"/>
      </w:pPr>
      <w:r>
        <w:rPr>
          <w:rStyle w:val="CommentReference"/>
        </w:rPr>
        <w:annotationRef/>
      </w:r>
      <w:r>
        <w:t>I suggest to restructure this section. I understand that (3) is just a contraction of (4). I don't think you directly use it. I think instead you use 1, 2, 4-8. Start by presenting these. Also I'm not sure it is right to call (8) a "mass balance" equation. It is a conservation law, but not of mass.</w:t>
      </w:r>
    </w:p>
    <w:p w14:paraId="7D0F3B1C" w14:textId="77777777" w:rsidR="00634588" w:rsidRDefault="00634588">
      <w:pPr>
        <w:pStyle w:val="CommentText"/>
      </w:pPr>
    </w:p>
    <w:p w14:paraId="4C5B8979" w14:textId="77777777" w:rsidR="00634588" w:rsidRDefault="00634588">
      <w:pPr>
        <w:pStyle w:val="CommentText"/>
      </w:pPr>
      <w:r>
        <w:t>You can then bring (3) in at the end if it is useful as a way to introduce the parameters that arise when you contract (4). But you need to show how all parameters in (3) come from combinations of parameters in (4).</w:t>
      </w:r>
    </w:p>
    <w:p w14:paraId="6EB5BACD" w14:textId="77777777" w:rsidR="00634588" w:rsidRDefault="00634588">
      <w:pPr>
        <w:pStyle w:val="CommentText"/>
      </w:pPr>
    </w:p>
    <w:p w14:paraId="4CCC2E20" w14:textId="77777777" w:rsidR="00634588" w:rsidRDefault="00634588">
      <w:pPr>
        <w:pStyle w:val="CommentText"/>
      </w:pPr>
      <w:r>
        <w:t>I would therefore suggest to rename this section to "Governing Equations" and focus on presenting the basic governing equations, defining the parameters.</w:t>
      </w:r>
    </w:p>
    <w:p w14:paraId="501271F1" w14:textId="77777777" w:rsidR="00634588" w:rsidRDefault="00634588">
      <w:pPr>
        <w:pStyle w:val="CommentText"/>
      </w:pPr>
    </w:p>
    <w:p w14:paraId="4832A65B" w14:textId="77777777" w:rsidR="00634588" w:rsidRDefault="00634588" w:rsidP="00B12C02">
      <w:pPr>
        <w:pStyle w:val="CommentText"/>
      </w:pPr>
      <w:r>
        <w:t>You also need to talk briefly about the underlying assumptions of each.</w:t>
      </w:r>
    </w:p>
  </w:comment>
  <w:comment w:id="13" w:author="Lu, Yunxing" w:date="2022-08-17T15:40:00Z" w:initials="LY">
    <w:p w14:paraId="1EDA9080" w14:textId="14FA4DFB" w:rsidR="00634588" w:rsidRDefault="00634588">
      <w:pPr>
        <w:pStyle w:val="CommentText"/>
      </w:pPr>
      <w:r>
        <w:rPr>
          <w:rStyle w:val="CommentReference"/>
        </w:rPr>
        <w:annotationRef/>
      </w:r>
      <w:r>
        <w:t>Restructured. Please check.</w:t>
      </w:r>
    </w:p>
  </w:comment>
  <w:comment w:id="15" w:author="Bunger, Andrew P" w:date="2022-08-17T10:36:00Z" w:initials="BAP">
    <w:p w14:paraId="38CF1CA6" w14:textId="77777777" w:rsidR="00634588" w:rsidRDefault="00634588" w:rsidP="00B12C02">
      <w:pPr>
        <w:pStyle w:val="CommentText"/>
      </w:pPr>
      <w:r>
        <w:rPr>
          <w:rStyle w:val="CommentReference"/>
        </w:rPr>
        <w:annotationRef/>
      </w:r>
      <w:r>
        <w:t>I don't think you are doing any numerical analysis. Should rename this section to reflect its contents.</w:t>
      </w:r>
    </w:p>
  </w:comment>
  <w:comment w:id="16" w:author="Lu, Yunxing" w:date="2022-08-17T20:47:00Z" w:initials="LY">
    <w:p w14:paraId="09561C60" w14:textId="0FA7B372" w:rsidR="00ED11D6" w:rsidRDefault="00ED11D6">
      <w:pPr>
        <w:pStyle w:val="CommentText"/>
      </w:pPr>
      <w:r>
        <w:rPr>
          <w:rStyle w:val="CommentReference"/>
        </w:rPr>
        <w:annotationRef/>
      </w:r>
      <w:r>
        <w:t>Changed to parametric analysis and discussions.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43B99E29" w15:done="0"/>
  <w15:commentEx w15:paraId="223EAACF" w15:done="0"/>
  <w15:commentEx w15:paraId="482CF2DB" w15:done="0"/>
  <w15:commentEx w15:paraId="4402B8F1" w15:paraIdParent="482CF2DB" w15:done="0"/>
  <w15:commentEx w15:paraId="62E8C3BE" w15:done="0"/>
  <w15:commentEx w15:paraId="12940F72" w15:paraIdParent="62E8C3BE" w15:done="0"/>
  <w15:commentEx w15:paraId="4832A65B" w15:done="0"/>
  <w15:commentEx w15:paraId="1EDA9080" w15:paraIdParent="4832A65B" w15:done="0"/>
  <w15:commentEx w15:paraId="38CF1CA6" w15:done="0"/>
  <w15:commentEx w15:paraId="09561C60" w15:paraIdParent="38CF1C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35EE" w16cex:dateUtc="2022-08-17T13:39:00Z"/>
  <w16cex:commentExtensible w16cex:durableId="26A73613" w16cex:dateUtc="2022-08-17T13:40:00Z"/>
  <w16cex:commentExtensible w16cex:durableId="26A738A2" w16cex:dateUtc="2022-08-17T13:51:00Z"/>
  <w16cex:commentExtensible w16cex:durableId="26A739AC" w16cex:dateUtc="2022-08-17T13:55:00Z"/>
  <w16cex:commentExtensible w16cex:durableId="26A73937" w16cex:dateUtc="2022-08-17T13:53:00Z"/>
  <w16cex:commentExtensible w16cex:durableId="26A742A8" w16cex:dateUtc="2022-08-17T14:34:00Z"/>
  <w16cex:commentExtensible w16cex:durableId="26A74345" w16cex:dateUtc="2022-08-17T14:36:00Z"/>
  <w16cex:commentExtensible w16cex:durableId="26A742F1" w16cex:dateUtc="2022-08-17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49717" w16cid:durableId="26A735EE"/>
  <w16cid:commentId w16cid:paraId="162AEFC2" w16cid:durableId="26A72D05"/>
  <w16cid:commentId w16cid:paraId="0E212320" w16cid:durableId="26A73613"/>
  <w16cid:commentId w16cid:paraId="482CF2DB" w16cid:durableId="26A738A2"/>
  <w16cid:commentId w16cid:paraId="62E8C3BE" w16cid:durableId="26A739AC"/>
  <w16cid:commentId w16cid:paraId="0B08A7A1" w16cid:durableId="26A73937"/>
  <w16cid:commentId w16cid:paraId="4832A65B" w16cid:durableId="26A742A8"/>
  <w16cid:commentId w16cid:paraId="38CF1CA6" w16cid:durableId="26A74345"/>
  <w16cid:commentId w16cid:paraId="7C98224E" w16cid:durableId="26A742F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95BFC" w14:textId="77777777" w:rsidR="002E3F91" w:rsidRDefault="002E3F91" w:rsidP="00C14B17">
      <w:pPr>
        <w:spacing w:after="0" w:line="240" w:lineRule="auto"/>
      </w:pPr>
      <w:r>
        <w:separator/>
      </w:r>
    </w:p>
  </w:endnote>
  <w:endnote w:type="continuationSeparator" w:id="0">
    <w:p w14:paraId="34C41F63" w14:textId="77777777" w:rsidR="002E3F91" w:rsidRDefault="002E3F91"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6CB15" w14:textId="77777777" w:rsidR="002E3F91" w:rsidRDefault="002E3F91" w:rsidP="00C14B17">
      <w:pPr>
        <w:spacing w:after="0" w:line="240" w:lineRule="auto"/>
      </w:pPr>
      <w:r>
        <w:separator/>
      </w:r>
    </w:p>
  </w:footnote>
  <w:footnote w:type="continuationSeparator" w:id="0">
    <w:p w14:paraId="42F90F71" w14:textId="77777777" w:rsidR="002E3F91" w:rsidRDefault="002E3F91"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MakFAE+XhUE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item&gt;212&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0E7C"/>
    <w:rsid w:val="000624B4"/>
    <w:rsid w:val="00063DE0"/>
    <w:rsid w:val="00066FBC"/>
    <w:rsid w:val="000714C8"/>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3F37"/>
    <w:rsid w:val="00137205"/>
    <w:rsid w:val="00137220"/>
    <w:rsid w:val="0013783D"/>
    <w:rsid w:val="0013791D"/>
    <w:rsid w:val="001403EB"/>
    <w:rsid w:val="001405D8"/>
    <w:rsid w:val="0014262A"/>
    <w:rsid w:val="0014688A"/>
    <w:rsid w:val="00147199"/>
    <w:rsid w:val="00152817"/>
    <w:rsid w:val="0015351E"/>
    <w:rsid w:val="00163297"/>
    <w:rsid w:val="00164776"/>
    <w:rsid w:val="00166F53"/>
    <w:rsid w:val="0017609D"/>
    <w:rsid w:val="0018145D"/>
    <w:rsid w:val="00191965"/>
    <w:rsid w:val="00195D4D"/>
    <w:rsid w:val="001A2310"/>
    <w:rsid w:val="001A23F1"/>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4593"/>
    <w:rsid w:val="001F26AD"/>
    <w:rsid w:val="001F2942"/>
    <w:rsid w:val="001F6E5E"/>
    <w:rsid w:val="002041EA"/>
    <w:rsid w:val="00210318"/>
    <w:rsid w:val="002130D7"/>
    <w:rsid w:val="00213C38"/>
    <w:rsid w:val="00215498"/>
    <w:rsid w:val="0022153A"/>
    <w:rsid w:val="002221C8"/>
    <w:rsid w:val="0022328D"/>
    <w:rsid w:val="00223413"/>
    <w:rsid w:val="0023256E"/>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2DFE"/>
    <w:rsid w:val="002A31AD"/>
    <w:rsid w:val="002A31AE"/>
    <w:rsid w:val="002A3A7D"/>
    <w:rsid w:val="002C0752"/>
    <w:rsid w:val="002C3055"/>
    <w:rsid w:val="002C4A49"/>
    <w:rsid w:val="002C6BDE"/>
    <w:rsid w:val="002D0CE1"/>
    <w:rsid w:val="002D17FC"/>
    <w:rsid w:val="002D39E9"/>
    <w:rsid w:val="002D66D7"/>
    <w:rsid w:val="002E3F91"/>
    <w:rsid w:val="002E63DC"/>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56A6A"/>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34DA"/>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F0F01"/>
    <w:rsid w:val="004F1EE8"/>
    <w:rsid w:val="004F4081"/>
    <w:rsid w:val="00517A32"/>
    <w:rsid w:val="00521EDB"/>
    <w:rsid w:val="00523B02"/>
    <w:rsid w:val="005250F8"/>
    <w:rsid w:val="00530F2F"/>
    <w:rsid w:val="0053409E"/>
    <w:rsid w:val="00543386"/>
    <w:rsid w:val="00544D62"/>
    <w:rsid w:val="0054530C"/>
    <w:rsid w:val="005454B9"/>
    <w:rsid w:val="0055064C"/>
    <w:rsid w:val="00551C7F"/>
    <w:rsid w:val="00557128"/>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56CB"/>
    <w:rsid w:val="005D7A9F"/>
    <w:rsid w:val="005E23D5"/>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4FCB"/>
    <w:rsid w:val="00617D64"/>
    <w:rsid w:val="00634588"/>
    <w:rsid w:val="0063470F"/>
    <w:rsid w:val="00635003"/>
    <w:rsid w:val="00635057"/>
    <w:rsid w:val="0063518E"/>
    <w:rsid w:val="00637044"/>
    <w:rsid w:val="00640A4B"/>
    <w:rsid w:val="00641057"/>
    <w:rsid w:val="00646F4F"/>
    <w:rsid w:val="0065039B"/>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0EA"/>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0168"/>
    <w:rsid w:val="008009C9"/>
    <w:rsid w:val="008035FA"/>
    <w:rsid w:val="00804302"/>
    <w:rsid w:val="0080650E"/>
    <w:rsid w:val="00806BE0"/>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758B4"/>
    <w:rsid w:val="00980133"/>
    <w:rsid w:val="0098081B"/>
    <w:rsid w:val="00984BC5"/>
    <w:rsid w:val="00986CEC"/>
    <w:rsid w:val="0099110A"/>
    <w:rsid w:val="0099456F"/>
    <w:rsid w:val="009A1D81"/>
    <w:rsid w:val="009A43C1"/>
    <w:rsid w:val="009A55BD"/>
    <w:rsid w:val="009B0AF1"/>
    <w:rsid w:val="009B2355"/>
    <w:rsid w:val="009B399A"/>
    <w:rsid w:val="009B3F0B"/>
    <w:rsid w:val="009B462A"/>
    <w:rsid w:val="009B68E8"/>
    <w:rsid w:val="009C03A6"/>
    <w:rsid w:val="009D204D"/>
    <w:rsid w:val="009D3842"/>
    <w:rsid w:val="009D56AE"/>
    <w:rsid w:val="009D6ED5"/>
    <w:rsid w:val="009D7FA4"/>
    <w:rsid w:val="009E495D"/>
    <w:rsid w:val="009E49C8"/>
    <w:rsid w:val="009F4D3C"/>
    <w:rsid w:val="00A02BD8"/>
    <w:rsid w:val="00A04C13"/>
    <w:rsid w:val="00A075A9"/>
    <w:rsid w:val="00A13CC9"/>
    <w:rsid w:val="00A17A09"/>
    <w:rsid w:val="00A23BF6"/>
    <w:rsid w:val="00A24336"/>
    <w:rsid w:val="00A26F68"/>
    <w:rsid w:val="00A35382"/>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30D3"/>
    <w:rsid w:val="00A843EF"/>
    <w:rsid w:val="00A85FCD"/>
    <w:rsid w:val="00A8731B"/>
    <w:rsid w:val="00A87945"/>
    <w:rsid w:val="00A93058"/>
    <w:rsid w:val="00A95FAA"/>
    <w:rsid w:val="00AA505A"/>
    <w:rsid w:val="00AA5F64"/>
    <w:rsid w:val="00AC50EA"/>
    <w:rsid w:val="00AC5436"/>
    <w:rsid w:val="00AC7376"/>
    <w:rsid w:val="00AD2667"/>
    <w:rsid w:val="00AD34D8"/>
    <w:rsid w:val="00AD7C39"/>
    <w:rsid w:val="00AE5928"/>
    <w:rsid w:val="00AF24B0"/>
    <w:rsid w:val="00B07C95"/>
    <w:rsid w:val="00B1002C"/>
    <w:rsid w:val="00B103D3"/>
    <w:rsid w:val="00B12C02"/>
    <w:rsid w:val="00B15EEE"/>
    <w:rsid w:val="00B21237"/>
    <w:rsid w:val="00B23DB0"/>
    <w:rsid w:val="00B27921"/>
    <w:rsid w:val="00B315DD"/>
    <w:rsid w:val="00B32E29"/>
    <w:rsid w:val="00B33281"/>
    <w:rsid w:val="00B35C57"/>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2E2B"/>
    <w:rsid w:val="00C73EF8"/>
    <w:rsid w:val="00C74396"/>
    <w:rsid w:val="00C74AC4"/>
    <w:rsid w:val="00C813AA"/>
    <w:rsid w:val="00C84F96"/>
    <w:rsid w:val="00C878E1"/>
    <w:rsid w:val="00C9030D"/>
    <w:rsid w:val="00CA2BDE"/>
    <w:rsid w:val="00CA42FC"/>
    <w:rsid w:val="00CA5620"/>
    <w:rsid w:val="00CA671D"/>
    <w:rsid w:val="00CB6611"/>
    <w:rsid w:val="00CB7259"/>
    <w:rsid w:val="00CB7F3A"/>
    <w:rsid w:val="00CC3D8B"/>
    <w:rsid w:val="00CC5ECC"/>
    <w:rsid w:val="00CC634C"/>
    <w:rsid w:val="00CC7DA2"/>
    <w:rsid w:val="00CD6CD3"/>
    <w:rsid w:val="00CD7695"/>
    <w:rsid w:val="00CE01EF"/>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48C5"/>
    <w:rsid w:val="00E45582"/>
    <w:rsid w:val="00E50907"/>
    <w:rsid w:val="00E52E1B"/>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A0F01"/>
    <w:rsid w:val="00EA2705"/>
    <w:rsid w:val="00EA4A69"/>
    <w:rsid w:val="00EA4D59"/>
    <w:rsid w:val="00EB0EEB"/>
    <w:rsid w:val="00EB246A"/>
    <w:rsid w:val="00EB2F2D"/>
    <w:rsid w:val="00EC1927"/>
    <w:rsid w:val="00EC67BB"/>
    <w:rsid w:val="00ED0259"/>
    <w:rsid w:val="00ED11D6"/>
    <w:rsid w:val="00EE0814"/>
    <w:rsid w:val="00EE0B9A"/>
    <w:rsid w:val="00EE3ED1"/>
    <w:rsid w:val="00EE3F27"/>
    <w:rsid w:val="00EE5024"/>
    <w:rsid w:val="00EE76A1"/>
    <w:rsid w:val="00EF2B69"/>
    <w:rsid w:val="00EF43C1"/>
    <w:rsid w:val="00EF50F8"/>
    <w:rsid w:val="00EF7E2B"/>
    <w:rsid w:val="00F03FB4"/>
    <w:rsid w:val="00F07CF1"/>
    <w:rsid w:val="00F100D5"/>
    <w:rsid w:val="00F2461C"/>
    <w:rsid w:val="00F24D91"/>
    <w:rsid w:val="00F31CC3"/>
    <w:rsid w:val="00F40F3E"/>
    <w:rsid w:val="00F41882"/>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1068"/>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31B"/>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9.bin"/><Relationship Id="rId303" Type="http://schemas.openxmlformats.org/officeDocument/2006/relationships/image" Target="media/image143.wmf"/><Relationship Id="rId21" Type="http://schemas.openxmlformats.org/officeDocument/2006/relationships/oleObject" Target="embeddings/oleObject6.bin"/><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image" Target="media/image38.wmf"/><Relationship Id="rId138" Type="http://schemas.openxmlformats.org/officeDocument/2006/relationships/oleObject" Target="embeddings/oleObject66.bin"/><Relationship Id="rId159" Type="http://schemas.openxmlformats.org/officeDocument/2006/relationships/image" Target="media/image74.wmf"/><Relationship Id="rId324" Type="http://schemas.openxmlformats.org/officeDocument/2006/relationships/oleObject" Target="embeddings/oleObject162.bin"/><Relationship Id="rId345" Type="http://schemas.openxmlformats.org/officeDocument/2006/relationships/image" Target="media/image164.emf"/><Relationship Id="rId366" Type="http://schemas.openxmlformats.org/officeDocument/2006/relationships/oleObject" Target="embeddings/oleObject187.bin"/><Relationship Id="rId170" Type="http://schemas.openxmlformats.org/officeDocument/2006/relationships/oleObject" Target="embeddings/oleObject82.bin"/><Relationship Id="rId191" Type="http://schemas.openxmlformats.org/officeDocument/2006/relationships/oleObject" Target="embeddings/oleObject93.bin"/><Relationship Id="rId205" Type="http://schemas.openxmlformats.org/officeDocument/2006/relationships/oleObject" Target="embeddings/oleObject100.bin"/><Relationship Id="rId226" Type="http://schemas.openxmlformats.org/officeDocument/2006/relationships/image" Target="media/image107.wmf"/><Relationship Id="rId247" Type="http://schemas.openxmlformats.org/officeDocument/2006/relationships/oleObject" Target="embeddings/oleObject120.bin"/><Relationship Id="rId107" Type="http://schemas.openxmlformats.org/officeDocument/2006/relationships/oleObject" Target="embeddings/oleObject49.bin"/><Relationship Id="rId268" Type="http://schemas.openxmlformats.org/officeDocument/2006/relationships/image" Target="media/image131.emf"/><Relationship Id="rId289" Type="http://schemas.openxmlformats.org/officeDocument/2006/relationships/oleObject" Target="embeddings/oleObject141.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2.bin"/><Relationship Id="rId74" Type="http://schemas.openxmlformats.org/officeDocument/2006/relationships/image" Target="media/image33.wmf"/><Relationship Id="rId128" Type="http://schemas.openxmlformats.org/officeDocument/2006/relationships/oleObject" Target="embeddings/oleObject61.bin"/><Relationship Id="rId149" Type="http://schemas.openxmlformats.org/officeDocument/2006/relationships/image" Target="media/image69.wmf"/><Relationship Id="rId314" Type="http://schemas.openxmlformats.org/officeDocument/2006/relationships/oleObject" Target="embeddings/oleObject157.bin"/><Relationship Id="rId335" Type="http://schemas.openxmlformats.org/officeDocument/2006/relationships/image" Target="media/image159.wmf"/><Relationship Id="rId356" Type="http://schemas.openxmlformats.org/officeDocument/2006/relationships/image" Target="media/image166.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7.bin"/><Relationship Id="rId181" Type="http://schemas.openxmlformats.org/officeDocument/2006/relationships/oleObject" Target="embeddings/oleObject88.bin"/><Relationship Id="rId216" Type="http://schemas.openxmlformats.org/officeDocument/2006/relationships/image" Target="media/image102.wmf"/><Relationship Id="rId237" Type="http://schemas.openxmlformats.org/officeDocument/2006/relationships/image" Target="media/image112.wmf"/><Relationship Id="rId258" Type="http://schemas.openxmlformats.org/officeDocument/2006/relationships/image" Target="media/image125.emf"/><Relationship Id="rId279" Type="http://schemas.openxmlformats.org/officeDocument/2006/relationships/oleObject" Target="embeddings/oleObject134.bin"/><Relationship Id="rId22" Type="http://schemas.openxmlformats.org/officeDocument/2006/relationships/image" Target="media/image7.wmf"/><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image" Target="media/image54.wmf"/><Relationship Id="rId139" Type="http://schemas.openxmlformats.org/officeDocument/2006/relationships/image" Target="media/image64.wmf"/><Relationship Id="rId290" Type="http://schemas.openxmlformats.org/officeDocument/2006/relationships/oleObject" Target="embeddings/oleObject142.bin"/><Relationship Id="rId304" Type="http://schemas.openxmlformats.org/officeDocument/2006/relationships/oleObject" Target="embeddings/oleObject152.bin"/><Relationship Id="rId325" Type="http://schemas.openxmlformats.org/officeDocument/2006/relationships/image" Target="media/image154.wmf"/><Relationship Id="rId346" Type="http://schemas.openxmlformats.org/officeDocument/2006/relationships/oleObject" Target="embeddings/oleObject173.bin"/><Relationship Id="rId367" Type="http://schemas.openxmlformats.org/officeDocument/2006/relationships/image" Target="media/image171.png"/><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image" Target="media/image80.wmf"/><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11.bin"/><Relationship Id="rId248" Type="http://schemas.openxmlformats.org/officeDocument/2006/relationships/image" Target="media/image119.wmf"/><Relationship Id="rId269" Type="http://schemas.openxmlformats.org/officeDocument/2006/relationships/oleObject" Target="embeddings/oleObject129.bin"/><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oleObject" Target="embeddings/oleObject50.bin"/><Relationship Id="rId129" Type="http://schemas.openxmlformats.org/officeDocument/2006/relationships/image" Target="media/image59.wmf"/><Relationship Id="rId280" Type="http://schemas.openxmlformats.org/officeDocument/2006/relationships/oleObject" Target="embeddings/oleObject135.bin"/><Relationship Id="rId315" Type="http://schemas.openxmlformats.org/officeDocument/2006/relationships/image" Target="media/image149.wmf"/><Relationship Id="rId336" Type="http://schemas.openxmlformats.org/officeDocument/2006/relationships/oleObject" Target="embeddings/oleObject168.bin"/><Relationship Id="rId357" Type="http://schemas.openxmlformats.org/officeDocument/2006/relationships/oleObject" Target="embeddings/oleObject182.bin"/><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67.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17.bin"/><Relationship Id="rId259" Type="http://schemas.openxmlformats.org/officeDocument/2006/relationships/image" Target="media/image126.png"/><Relationship Id="rId23" Type="http://schemas.openxmlformats.org/officeDocument/2006/relationships/oleObject" Target="embeddings/oleObject7.bin"/><Relationship Id="rId119" Type="http://schemas.openxmlformats.org/officeDocument/2006/relationships/oleObject" Target="embeddings/oleObject56.bin"/><Relationship Id="rId270" Type="http://schemas.openxmlformats.org/officeDocument/2006/relationships/image" Target="media/image132.emf"/><Relationship Id="rId291" Type="http://schemas.openxmlformats.org/officeDocument/2006/relationships/oleObject" Target="embeddings/oleObject143.bin"/><Relationship Id="rId305" Type="http://schemas.openxmlformats.org/officeDocument/2006/relationships/image" Target="media/image144.wmf"/><Relationship Id="rId326" Type="http://schemas.openxmlformats.org/officeDocument/2006/relationships/oleObject" Target="embeddings/oleObject163.bin"/><Relationship Id="rId347" Type="http://schemas.openxmlformats.org/officeDocument/2006/relationships/oleObject" Target="embeddings/oleObject174.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2.bin"/><Relationship Id="rId151" Type="http://schemas.openxmlformats.org/officeDocument/2006/relationships/image" Target="media/image70.wmf"/><Relationship Id="rId368" Type="http://schemas.openxmlformats.org/officeDocument/2006/relationships/hyperlink" Target="https://doi.org/10.1007/978-981-16-7735-9_5" TargetMode="External"/><Relationship Id="rId172" Type="http://schemas.openxmlformats.org/officeDocument/2006/relationships/oleObject" Target="embeddings/oleObject83.bin"/><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image" Target="media/image108.wmf"/><Relationship Id="rId249" Type="http://schemas.openxmlformats.org/officeDocument/2006/relationships/oleObject" Target="embeddings/oleObject121.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281" Type="http://schemas.openxmlformats.org/officeDocument/2006/relationships/oleObject" Target="embeddings/oleObject136.bin"/><Relationship Id="rId316" Type="http://schemas.openxmlformats.org/officeDocument/2006/relationships/oleObject" Target="embeddings/oleObject158.bin"/><Relationship Id="rId337" Type="http://schemas.openxmlformats.org/officeDocument/2006/relationships/image" Target="media/image160.wmf"/><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image" Target="media/image55.wmf"/><Relationship Id="rId141" Type="http://schemas.openxmlformats.org/officeDocument/2006/relationships/image" Target="media/image65.wmf"/><Relationship Id="rId358" Type="http://schemas.openxmlformats.org/officeDocument/2006/relationships/image" Target="media/image167.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image" Target="media/image103.wmf"/><Relationship Id="rId239" Type="http://schemas.openxmlformats.org/officeDocument/2006/relationships/image" Target="media/image113.emf"/><Relationship Id="rId250" Type="http://schemas.openxmlformats.org/officeDocument/2006/relationships/image" Target="media/image120.wmf"/><Relationship Id="rId271" Type="http://schemas.openxmlformats.org/officeDocument/2006/relationships/oleObject" Target="embeddings/oleObject130.bin"/><Relationship Id="rId292" Type="http://schemas.openxmlformats.org/officeDocument/2006/relationships/oleObject" Target="embeddings/oleObject144.bin"/><Relationship Id="rId306" Type="http://schemas.openxmlformats.org/officeDocument/2006/relationships/oleObject" Target="embeddings/oleObject153.bin"/><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0.wmf"/><Relationship Id="rId131" Type="http://schemas.openxmlformats.org/officeDocument/2006/relationships/image" Target="media/image60.wmf"/><Relationship Id="rId327" Type="http://schemas.openxmlformats.org/officeDocument/2006/relationships/image" Target="media/image155.wmf"/><Relationship Id="rId348" Type="http://schemas.openxmlformats.org/officeDocument/2006/relationships/oleObject" Target="embeddings/oleObject175.bin"/><Relationship Id="rId369" Type="http://schemas.openxmlformats.org/officeDocument/2006/relationships/hyperlink" Target="https://mathworld" TargetMode="External"/><Relationship Id="rId152" Type="http://schemas.openxmlformats.org/officeDocument/2006/relationships/oleObject" Target="embeddings/oleObject7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12.bin"/><Relationship Id="rId240" Type="http://schemas.openxmlformats.org/officeDocument/2006/relationships/image" Target="media/image114.emf"/><Relationship Id="rId261" Type="http://schemas.openxmlformats.org/officeDocument/2006/relationships/oleObject" Target="embeddings/oleObject125.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oleObject" Target="embeddings/oleObject137.bin"/><Relationship Id="rId317" Type="http://schemas.openxmlformats.org/officeDocument/2006/relationships/image" Target="media/image150.wmf"/><Relationship Id="rId338" Type="http://schemas.openxmlformats.org/officeDocument/2006/relationships/oleObject" Target="embeddings/oleObject169.bin"/><Relationship Id="rId359" Type="http://schemas.openxmlformats.org/officeDocument/2006/relationships/oleObject" Target="embeddings/oleObject183.bin"/><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7.bin"/><Relationship Id="rId370" Type="http://schemas.openxmlformats.org/officeDocument/2006/relationships/fontTable" Target="fontTable.xml"/><Relationship Id="rId230" Type="http://schemas.openxmlformats.org/officeDocument/2006/relationships/oleObject" Target="embeddings/oleObject113.bin"/><Relationship Id="rId251" Type="http://schemas.openxmlformats.org/officeDocument/2006/relationships/oleObject" Target="embeddings/oleObject122.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image" Target="media/image133.wmf"/><Relationship Id="rId293" Type="http://schemas.openxmlformats.org/officeDocument/2006/relationships/oleObject" Target="embeddings/oleObject145.bin"/><Relationship Id="rId307" Type="http://schemas.openxmlformats.org/officeDocument/2006/relationships/image" Target="media/image145.wmf"/><Relationship Id="rId328" Type="http://schemas.openxmlformats.org/officeDocument/2006/relationships/oleObject" Target="embeddings/oleObject164.bin"/><Relationship Id="rId349" Type="http://schemas.openxmlformats.org/officeDocument/2006/relationships/oleObject" Target="embeddings/oleObject176.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oleObject" Target="embeddings/oleObject8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220" Type="http://schemas.openxmlformats.org/officeDocument/2006/relationships/image" Target="media/image104.wmf"/><Relationship Id="rId241" Type="http://schemas.openxmlformats.org/officeDocument/2006/relationships/image" Target="media/image115.e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8.emf"/><Relationship Id="rId283" Type="http://schemas.openxmlformats.org/officeDocument/2006/relationships/oleObject" Target="embeddings/oleObject138.bin"/><Relationship Id="rId318" Type="http://schemas.openxmlformats.org/officeDocument/2006/relationships/oleObject" Target="embeddings/oleObject159.bin"/><Relationship Id="rId339" Type="http://schemas.openxmlformats.org/officeDocument/2006/relationships/image" Target="media/image161.wmf"/><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6.wmf"/><Relationship Id="rId143" Type="http://schemas.openxmlformats.org/officeDocument/2006/relationships/image" Target="media/image66.wmf"/><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77.bin"/><Relationship Id="rId37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5.bin"/><Relationship Id="rId236" Type="http://schemas.openxmlformats.org/officeDocument/2006/relationships/oleObject" Target="embeddings/oleObject116.bin"/><Relationship Id="rId257" Type="http://schemas.openxmlformats.org/officeDocument/2006/relationships/oleObject" Target="embeddings/oleObject124.bin"/><Relationship Id="rId278" Type="http://schemas.openxmlformats.org/officeDocument/2006/relationships/image" Target="media/image136.wmf"/><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21.wmf"/><Relationship Id="rId273" Type="http://schemas.openxmlformats.org/officeDocument/2006/relationships/oleObject" Target="embeddings/oleObject131.bin"/><Relationship Id="rId294" Type="http://schemas.openxmlformats.org/officeDocument/2006/relationships/oleObject" Target="embeddings/oleObject146.bin"/><Relationship Id="rId308" Type="http://schemas.openxmlformats.org/officeDocument/2006/relationships/oleObject" Target="embeddings/oleObject154.bin"/><Relationship Id="rId329" Type="http://schemas.openxmlformats.org/officeDocument/2006/relationships/image" Target="media/image156.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0.bin"/><Relationship Id="rId361" Type="http://schemas.openxmlformats.org/officeDocument/2006/relationships/image" Target="media/image168.wmf"/><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png"/><Relationship Id="rId263" Type="http://schemas.openxmlformats.org/officeDocument/2006/relationships/oleObject" Target="embeddings/oleObject126.bin"/><Relationship Id="rId284" Type="http://schemas.openxmlformats.org/officeDocument/2006/relationships/image" Target="media/image137.wmf"/><Relationship Id="rId319" Type="http://schemas.openxmlformats.org/officeDocument/2006/relationships/image" Target="media/image151.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oleObject" Target="embeddings/oleObject58.bin"/><Relationship Id="rId144" Type="http://schemas.openxmlformats.org/officeDocument/2006/relationships/oleObject" Target="embeddings/oleObject69.bin"/><Relationship Id="rId330" Type="http://schemas.openxmlformats.org/officeDocument/2006/relationships/oleObject" Target="embeddings/oleObject165.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oleObject" Target="embeddings/oleObject178.bin"/><Relationship Id="rId372" Type="http://schemas.openxmlformats.org/officeDocument/2006/relationships/theme" Target="theme/theme1.xml"/><Relationship Id="rId211" Type="http://schemas.openxmlformats.org/officeDocument/2006/relationships/oleObject" Target="embeddings/oleObject103.bin"/><Relationship Id="rId232" Type="http://schemas.openxmlformats.org/officeDocument/2006/relationships/oleObject" Target="embeddings/oleObject114.bin"/><Relationship Id="rId253" Type="http://schemas.openxmlformats.org/officeDocument/2006/relationships/oleObject" Target="embeddings/oleObject123.bin"/><Relationship Id="rId274" Type="http://schemas.openxmlformats.org/officeDocument/2006/relationships/image" Target="media/image134.wmf"/><Relationship Id="rId295" Type="http://schemas.openxmlformats.org/officeDocument/2006/relationships/oleObject" Target="embeddings/oleObject147.bin"/><Relationship Id="rId309" Type="http://schemas.openxmlformats.org/officeDocument/2006/relationships/image" Target="media/image146.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0.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image" Target="media/image162.wmf"/><Relationship Id="rId362" Type="http://schemas.openxmlformats.org/officeDocument/2006/relationships/oleObject" Target="embeddings/oleObject185.bin"/><Relationship Id="rId201" Type="http://schemas.openxmlformats.org/officeDocument/2006/relationships/oleObject" Target="embeddings/oleObject98.bin"/><Relationship Id="rId222" Type="http://schemas.openxmlformats.org/officeDocument/2006/relationships/image" Target="media/image105.wmf"/><Relationship Id="rId243" Type="http://schemas.openxmlformats.org/officeDocument/2006/relationships/image" Target="media/image117.wmf"/><Relationship Id="rId264" Type="http://schemas.openxmlformats.org/officeDocument/2006/relationships/image" Target="media/image129.emf"/><Relationship Id="rId285" Type="http://schemas.openxmlformats.org/officeDocument/2006/relationships/oleObject" Target="embeddings/oleObject139.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7.wmf"/><Relationship Id="rId310" Type="http://schemas.openxmlformats.org/officeDocument/2006/relationships/oleObject" Target="embeddings/oleObject155.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7.wmf"/><Relationship Id="rId352" Type="http://schemas.openxmlformats.org/officeDocument/2006/relationships/oleObject" Target="embeddings/oleObject179.bin"/><Relationship Id="rId373" Type="http://schemas.microsoft.com/office/2018/08/relationships/commentsExtensible" Target="commentsExtensible.xml"/><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0.wmf"/><Relationship Id="rId254" Type="http://schemas.openxmlformats.org/officeDocument/2006/relationships/image" Target="media/image122.png"/><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2.bin"/><Relationship Id="rId296" Type="http://schemas.openxmlformats.org/officeDocument/2006/relationships/image" Target="media/image140.wmf"/><Relationship Id="rId300" Type="http://schemas.openxmlformats.org/officeDocument/2006/relationships/oleObject" Target="embeddings/oleObject150.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2.wmf"/><Relationship Id="rId342" Type="http://schemas.openxmlformats.org/officeDocument/2006/relationships/oleObject" Target="embeddings/oleObject171.bin"/><Relationship Id="rId363" Type="http://schemas.openxmlformats.org/officeDocument/2006/relationships/image" Target="media/image169.wmf"/><Relationship Id="rId202" Type="http://schemas.openxmlformats.org/officeDocument/2006/relationships/image" Target="media/image95.wmf"/><Relationship Id="rId223" Type="http://schemas.openxmlformats.org/officeDocument/2006/relationships/oleObject" Target="embeddings/oleObject109.bin"/><Relationship Id="rId244" Type="http://schemas.openxmlformats.org/officeDocument/2006/relationships/oleObject" Target="embeddings/oleObject118.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image" Target="media/image138.wmf"/><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59.bin"/><Relationship Id="rId146" Type="http://schemas.openxmlformats.org/officeDocument/2006/relationships/oleObject" Target="embeddings/oleObject70.bin"/><Relationship Id="rId167" Type="http://schemas.openxmlformats.org/officeDocument/2006/relationships/image" Target="media/image78.wmf"/><Relationship Id="rId188" Type="http://schemas.openxmlformats.org/officeDocument/2006/relationships/image" Target="media/image88.wmf"/><Relationship Id="rId311" Type="http://schemas.openxmlformats.org/officeDocument/2006/relationships/image" Target="media/image147.wmf"/><Relationship Id="rId332" Type="http://schemas.openxmlformats.org/officeDocument/2006/relationships/oleObject" Target="embeddings/oleObject166.bin"/><Relationship Id="rId353" Type="http://schemas.openxmlformats.org/officeDocument/2006/relationships/oleObject" Target="embeddings/oleObject180.bin"/><Relationship Id="rId374" Type="http://schemas.microsoft.com/office/2016/09/relationships/commentsIds" Target="commentsIds.xml"/><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3.png"/><Relationship Id="rId276" Type="http://schemas.openxmlformats.org/officeDocument/2006/relationships/image" Target="media/image135.wmf"/><Relationship Id="rId297" Type="http://schemas.openxmlformats.org/officeDocument/2006/relationships/oleObject" Target="embeddings/oleObject148.bin"/><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2.png"/><Relationship Id="rId322" Type="http://schemas.openxmlformats.org/officeDocument/2006/relationships/oleObject" Target="embeddings/oleObject161.bin"/><Relationship Id="rId343" Type="http://schemas.openxmlformats.org/officeDocument/2006/relationships/image" Target="media/image163.emf"/><Relationship Id="rId364" Type="http://schemas.openxmlformats.org/officeDocument/2006/relationships/oleObject" Target="embeddings/oleObject186.bin"/><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image" Target="media/image106.wmf"/><Relationship Id="rId245" Type="http://schemas.openxmlformats.org/officeDocument/2006/relationships/image" Target="media/image118.wmf"/><Relationship Id="rId266" Type="http://schemas.openxmlformats.org/officeDocument/2006/relationships/image" Target="media/image130.wmf"/><Relationship Id="rId287" Type="http://schemas.openxmlformats.org/officeDocument/2006/relationships/oleObject" Target="embeddings/oleObject140.bin"/><Relationship Id="rId30" Type="http://schemas.openxmlformats.org/officeDocument/2006/relationships/image" Target="media/image11.wmf"/><Relationship Id="rId105" Type="http://schemas.openxmlformats.org/officeDocument/2006/relationships/oleObject" Target="embeddings/oleObject48.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oleObject" Target="embeddings/oleObject81.bin"/><Relationship Id="rId312" Type="http://schemas.openxmlformats.org/officeDocument/2006/relationships/oleObject" Target="embeddings/oleObject156.bin"/><Relationship Id="rId333" Type="http://schemas.openxmlformats.org/officeDocument/2006/relationships/image" Target="media/image158.wmf"/><Relationship Id="rId354" Type="http://schemas.openxmlformats.org/officeDocument/2006/relationships/image" Target="media/image165.wmf"/><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1.wmf"/><Relationship Id="rId256" Type="http://schemas.openxmlformats.org/officeDocument/2006/relationships/image" Target="media/image124.wmf"/><Relationship Id="rId277" Type="http://schemas.openxmlformats.org/officeDocument/2006/relationships/oleObject" Target="embeddings/oleObject133.bin"/><Relationship Id="rId298" Type="http://schemas.openxmlformats.org/officeDocument/2006/relationships/image" Target="media/image141.png"/><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1.bin"/><Relationship Id="rId323" Type="http://schemas.openxmlformats.org/officeDocument/2006/relationships/image" Target="media/image153.wmf"/><Relationship Id="rId344" Type="http://schemas.openxmlformats.org/officeDocument/2006/relationships/oleObject" Target="embeddings/oleObject172.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365" Type="http://schemas.openxmlformats.org/officeDocument/2006/relationships/image" Target="media/image170.wmf"/><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0.bin"/><Relationship Id="rId246" Type="http://schemas.openxmlformats.org/officeDocument/2006/relationships/oleObject" Target="embeddings/oleObject119.bin"/><Relationship Id="rId267" Type="http://schemas.openxmlformats.org/officeDocument/2006/relationships/oleObject" Target="embeddings/oleObject128.bin"/><Relationship Id="rId288" Type="http://schemas.openxmlformats.org/officeDocument/2006/relationships/image" Target="media/image139.wmf"/><Relationship Id="rId106" Type="http://schemas.openxmlformats.org/officeDocument/2006/relationships/image" Target="media/image49.wmf"/><Relationship Id="rId127" Type="http://schemas.openxmlformats.org/officeDocument/2006/relationships/image" Target="media/image58.wmf"/><Relationship Id="rId313" Type="http://schemas.openxmlformats.org/officeDocument/2006/relationships/image" Target="media/image148.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oleObject" Target="embeddings/oleObject71.bin"/><Relationship Id="rId169" Type="http://schemas.openxmlformats.org/officeDocument/2006/relationships/image" Target="media/image79.wmf"/><Relationship Id="rId334" Type="http://schemas.openxmlformats.org/officeDocument/2006/relationships/oleObject" Target="embeddings/oleObject167.bin"/><Relationship Id="rId355" Type="http://schemas.openxmlformats.org/officeDocument/2006/relationships/oleObject" Target="embeddings/oleObject18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4509E-E3E3-44E2-AF9A-B2944F75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31</Pages>
  <Words>12722</Words>
  <Characters>72519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11</cp:revision>
  <dcterms:created xsi:type="dcterms:W3CDTF">2022-08-17T15:31:00Z</dcterms:created>
  <dcterms:modified xsi:type="dcterms:W3CDTF">2022-08-18T02:12:00Z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