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40664D26"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CB7F3A" w:rsidRPr="00F972C0">
        <w:rPr>
          <w:rFonts w:ascii="Times New Roman" w:hAnsi="Times New Roman"/>
          <w:b/>
          <w:sz w:val="30"/>
          <w:szCs w:val="30"/>
        </w:rPr>
        <w:t>Cementing under High Temperature and High Pressure</w:t>
      </w:r>
      <w:r w:rsidR="00F972C0">
        <w:rPr>
          <w:rFonts w:ascii="Times New Roman" w:hAnsi="Times New Roman"/>
          <w:b/>
          <w:sz w:val="30"/>
          <w:szCs w:val="30"/>
        </w:rPr>
        <w:t xml:space="preserve"> (HTHP)</w:t>
      </w:r>
      <w:r w:rsidR="00CB7F3A" w:rsidRPr="00F972C0">
        <w:rPr>
          <w:rFonts w:ascii="Times New Roman" w:hAnsi="Times New Roman"/>
          <w:b/>
          <w:sz w:val="30"/>
          <w:szCs w:val="30"/>
        </w:rPr>
        <w:t xml:space="preserve"> C</w:t>
      </w:r>
      <w:r w:rsidR="0081535F" w:rsidRPr="00F972C0">
        <w:rPr>
          <w:rFonts w:ascii="Times New Roman" w:hAnsi="Times New Roman"/>
          <w:b/>
          <w:sz w:val="30"/>
          <w:szCs w:val="30"/>
        </w:rPr>
        <w:t xml:space="preserve">onditions: </w:t>
      </w:r>
      <w:r w:rsidR="00964D3F">
        <w:rPr>
          <w:rFonts w:ascii="Times New Roman" w:hAnsi="Times New Roman"/>
          <w:b/>
          <w:sz w:val="30"/>
          <w:szCs w:val="30"/>
        </w:rPr>
        <w:t xml:space="preserve">A </w:t>
      </w:r>
      <w:r w:rsidR="00CB7F3A" w:rsidRPr="00F972C0">
        <w:rPr>
          <w:rFonts w:ascii="Times New Roman" w:hAnsi="Times New Roman"/>
          <w:b/>
          <w:sz w:val="30"/>
          <w:szCs w:val="30"/>
        </w:rPr>
        <w:t>F</w:t>
      </w:r>
      <w:r w:rsidR="001B076F" w:rsidRPr="00F972C0">
        <w:rPr>
          <w:rFonts w:ascii="Times New Roman" w:hAnsi="Times New Roman"/>
          <w:b/>
          <w:sz w:val="30"/>
          <w:szCs w:val="30"/>
        </w:rPr>
        <w:t xml:space="preserve">ully </w:t>
      </w:r>
      <w:r w:rsidR="00CB7F3A" w:rsidRPr="00F972C0">
        <w:rPr>
          <w:rFonts w:ascii="Times New Roman" w:hAnsi="Times New Roman"/>
          <w:b/>
          <w:sz w:val="30"/>
          <w:szCs w:val="30"/>
        </w:rPr>
        <w:t>C</w:t>
      </w:r>
      <w:r w:rsidR="001B076F" w:rsidRPr="00F972C0">
        <w:rPr>
          <w:rFonts w:ascii="Times New Roman" w:hAnsi="Times New Roman"/>
          <w:b/>
          <w:sz w:val="30"/>
          <w:szCs w:val="30"/>
        </w:rPr>
        <w:t xml:space="preserve">oupled </w:t>
      </w:r>
      <w:r w:rsidR="00CB7F3A" w:rsidRPr="00F972C0">
        <w:rPr>
          <w:rFonts w:ascii="Times New Roman" w:hAnsi="Times New Roman"/>
          <w:b/>
          <w:sz w:val="30"/>
          <w:szCs w:val="30"/>
        </w:rPr>
        <w:t>P</w:t>
      </w:r>
      <w:r w:rsidR="0081535F" w:rsidRPr="00F972C0">
        <w:rPr>
          <w:rFonts w:ascii="Times New Roman" w:hAnsi="Times New Roman"/>
          <w:b/>
          <w:sz w:val="30"/>
          <w:szCs w:val="30"/>
        </w:rPr>
        <w:t>or</w:t>
      </w:r>
      <w:r w:rsidR="00683849">
        <w:rPr>
          <w:rFonts w:ascii="Times New Roman" w:hAnsi="Times New Roman"/>
          <w:b/>
          <w:sz w:val="30"/>
          <w:szCs w:val="30"/>
        </w:rPr>
        <w:t xml:space="preserve">othermoelastic Solution Using Plug and </w:t>
      </w:r>
      <w:r w:rsidR="00683849" w:rsidRPr="00F972C0">
        <w:rPr>
          <w:rFonts w:ascii="Times New Roman" w:hAnsi="Times New Roman"/>
          <w:b/>
          <w:sz w:val="30"/>
          <w:szCs w:val="30"/>
        </w:rPr>
        <w:t>A</w:t>
      </w:r>
      <w:r w:rsidR="00683849">
        <w:rPr>
          <w:rFonts w:ascii="Times New Roman" w:hAnsi="Times New Roman"/>
          <w:b/>
          <w:sz w:val="30"/>
          <w:szCs w:val="30"/>
        </w:rPr>
        <w:t>bandonment (P&amp;A)</w:t>
      </w:r>
      <w:r w:rsidR="00CB7F3A" w:rsidRPr="00F972C0">
        <w:rPr>
          <w:rFonts w:ascii="Times New Roman" w:hAnsi="Times New Roman"/>
          <w:b/>
          <w:sz w:val="30"/>
          <w:szCs w:val="30"/>
        </w:rPr>
        <w:t xml:space="preserve"> as Case </w:t>
      </w:r>
      <w:commentRangeStart w:id="0"/>
      <w:r w:rsidR="00CB7F3A" w:rsidRPr="00F972C0">
        <w:rPr>
          <w:rFonts w:ascii="Times New Roman" w:hAnsi="Times New Roman"/>
          <w:b/>
          <w:sz w:val="30"/>
          <w:szCs w:val="30"/>
        </w:rPr>
        <w:t>S</w:t>
      </w:r>
      <w:r w:rsidR="0081535F" w:rsidRPr="00F972C0">
        <w:rPr>
          <w:rFonts w:ascii="Times New Roman" w:hAnsi="Times New Roman"/>
          <w:b/>
          <w:sz w:val="30"/>
          <w:szCs w:val="30"/>
        </w:rPr>
        <w:t>tudies</w:t>
      </w:r>
      <w:commentRangeEnd w:id="0"/>
      <w:r w:rsidR="00D62BC8">
        <w:rPr>
          <w:rStyle w:val="CommentReference"/>
        </w:rPr>
        <w:commentReference w:id="0"/>
      </w:r>
    </w:p>
    <w:p w14:paraId="6D9C5A13" w14:textId="77777777" w:rsidR="00F87AC5" w:rsidRDefault="00F87AC5" w:rsidP="00F87AC5">
      <w:pPr>
        <w:jc w:val="center"/>
        <w:rPr>
          <w:rFonts w:ascii="Times New Roman" w:hAnsi="Times New Roman"/>
          <w:b/>
          <w:sz w:val="30"/>
          <w:szCs w:val="30"/>
        </w:rPr>
      </w:pP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5C213174" w14:textId="7D742408" w:rsidR="00F87AC5" w:rsidRPr="00317894" w:rsidRDefault="00317894" w:rsidP="00124870">
      <w:pPr>
        <w:spacing w:line="360" w:lineRule="auto"/>
        <w:ind w:firstLine="720"/>
        <w:jc w:val="both"/>
        <w:rPr>
          <w:rFonts w:ascii="Times New Roman" w:hAnsi="Times New Roman"/>
        </w:rPr>
      </w:pPr>
      <w:del w:id="1" w:author="Bunger, Andrew P" w:date="2022-08-17T09:23:00Z">
        <w:r w:rsidDel="001D0E34">
          <w:rPr>
            <w:rFonts w:ascii="Times New Roman" w:hAnsi="Times New Roman"/>
          </w:rPr>
          <w:delText>Using the</w:delText>
        </w:r>
        <w:r w:rsidRPr="009D3842" w:rsidDel="001D0E34">
          <w:rPr>
            <w:rFonts w:ascii="Times New Roman" w:hAnsi="Times New Roman"/>
          </w:rPr>
          <w:delText xml:space="preserve"> primary cementing in P&amp;A as</w:delText>
        </w:r>
        <w:r w:rsidR="00964D3F" w:rsidDel="001D0E34">
          <w:rPr>
            <w:rFonts w:ascii="Times New Roman" w:hAnsi="Times New Roman"/>
          </w:rPr>
          <w:delText xml:space="preserve"> </w:delText>
        </w:r>
        <w:r w:rsidR="00964D3F" w:rsidDel="001D0E34">
          <w:rPr>
            <w:rFonts w:ascii="Times New Roman" w:hAnsi="Times New Roman" w:hint="eastAsia"/>
          </w:rPr>
          <w:delText>a</w:delText>
        </w:r>
        <w:r w:rsidR="00964D3F" w:rsidDel="001D0E34">
          <w:rPr>
            <w:rFonts w:ascii="Times New Roman" w:hAnsi="Times New Roman"/>
          </w:rPr>
          <w:delText>n</w:delText>
        </w:r>
        <w:r w:rsidRPr="009D3842" w:rsidDel="001D0E34">
          <w:rPr>
            <w:rFonts w:ascii="Times New Roman" w:hAnsi="Times New Roman"/>
          </w:rPr>
          <w:delText xml:space="preserve"> example, the fully coupled porothermoelastic-osmosis-filtration </w:delText>
        </w:r>
        <w:commentRangeStart w:id="2"/>
        <w:r w:rsidRPr="009D3842" w:rsidDel="001D0E34">
          <w:rPr>
            <w:rFonts w:ascii="Times New Roman" w:hAnsi="Times New Roman"/>
          </w:rPr>
          <w:delText xml:space="preserve">(PTEOF) </w:delText>
        </w:r>
        <w:commentRangeEnd w:id="2"/>
        <w:r w:rsidR="00FC0170" w:rsidDel="001D0E34">
          <w:rPr>
            <w:rStyle w:val="CommentReference"/>
          </w:rPr>
          <w:commentReference w:id="2"/>
        </w:r>
        <w:r w:rsidRPr="009D3842" w:rsidDel="001D0E34">
          <w:rPr>
            <w:rFonts w:ascii="Times New Roman" w:hAnsi="Times New Roman"/>
          </w:rPr>
          <w:delText>model is presented here</w:delText>
        </w:r>
      </w:del>
      <w:ins w:id="3" w:author="Bunger, Andrew P" w:date="2022-08-17T09:23:00Z">
        <w:r w:rsidR="001D0E34">
          <w:rPr>
            <w:rFonts w:ascii="Times New Roman" w:hAnsi="Times New Roman"/>
          </w:rPr>
          <w:t xml:space="preserve">Cementing materials used for </w:t>
        </w:r>
      </w:ins>
      <w:ins w:id="4" w:author="Bunger, Andrew P" w:date="2022-08-17T09:24:00Z">
        <w:r w:rsidR="001D0E34">
          <w:rPr>
            <w:rFonts w:ascii="Times New Roman" w:hAnsi="Times New Roman"/>
          </w:rPr>
          <w:t>plugging wellbores are subjected to evolving temperature</w:t>
        </w:r>
      </w:ins>
      <w:ins w:id="5" w:author="Bunger, Andrew P" w:date="2022-08-17T09:33:00Z">
        <w:r w:rsidR="00884952">
          <w:rPr>
            <w:rFonts w:ascii="Times New Roman" w:hAnsi="Times New Roman"/>
          </w:rPr>
          <w:t>, stress,</w:t>
        </w:r>
      </w:ins>
      <w:ins w:id="6" w:author="Bunger, Andrew P" w:date="2022-08-17T09:24:00Z">
        <w:r w:rsidR="001D0E34">
          <w:rPr>
            <w:rFonts w:ascii="Times New Roman" w:hAnsi="Times New Roman"/>
          </w:rPr>
          <w:t xml:space="preserve"> and pore pressure conditions during their service liv</w:t>
        </w:r>
      </w:ins>
      <w:ins w:id="7" w:author="Bunger, Andrew P" w:date="2022-08-17T09:25:00Z">
        <w:r w:rsidR="001D0E34">
          <w:rPr>
            <w:rFonts w:ascii="Times New Roman" w:hAnsi="Times New Roman"/>
          </w:rPr>
          <w:t>es. The induced pore pressure changes can be particularly problematic, especially in high temperature and hig</w:t>
        </w:r>
      </w:ins>
      <w:ins w:id="8" w:author="Bunger, Andrew P" w:date="2022-08-17T09:26:00Z">
        <w:r w:rsidR="001D0E34">
          <w:rPr>
            <w:rFonts w:ascii="Times New Roman" w:hAnsi="Times New Roman"/>
          </w:rPr>
          <w:t>h pressure (HTHP) environments and especially in low permeability materials</w:t>
        </w:r>
        <w:r w:rsidR="00EF50F8">
          <w:rPr>
            <w:rFonts w:ascii="Times New Roman" w:hAnsi="Times New Roman"/>
          </w:rPr>
          <w:t xml:space="preserve">. However, a design </w:t>
        </w:r>
      </w:ins>
      <w:ins w:id="9" w:author="Bunger, Andrew P" w:date="2022-08-17T09:27:00Z">
        <w:r w:rsidR="00EF50F8">
          <w:rPr>
            <w:rFonts w:ascii="Times New Roman" w:hAnsi="Times New Roman"/>
          </w:rPr>
          <w:t xml:space="preserve">goal of most cement plugs is to achieve very low permeability, with the idea that lower permeability leads to better isolation. </w:t>
        </w:r>
      </w:ins>
      <w:ins w:id="10" w:author="Bunger, Andrew P" w:date="2022-08-17T09:28:00Z">
        <w:r w:rsidR="00EF50F8">
          <w:rPr>
            <w:rFonts w:ascii="Times New Roman" w:hAnsi="Times New Roman"/>
          </w:rPr>
          <w:t>H</w:t>
        </w:r>
      </w:ins>
      <w:ins w:id="11" w:author="Bunger, Andrew P" w:date="2022-08-17T09:34:00Z">
        <w:r w:rsidR="00884952">
          <w:rPr>
            <w:rFonts w:ascii="Times New Roman" w:hAnsi="Times New Roman"/>
          </w:rPr>
          <w:t>ere</w:t>
        </w:r>
      </w:ins>
      <w:ins w:id="12" w:author="Bunger, Andrew P" w:date="2022-08-17T09:28:00Z">
        <w:r w:rsidR="00EF50F8">
          <w:rPr>
            <w:rFonts w:ascii="Times New Roman" w:hAnsi="Times New Roman"/>
          </w:rPr>
          <w:t>, with aid of a new semi-analytical solution for thermo-poro-elastic stresses in a cylindrical cement plug</w:t>
        </w:r>
      </w:ins>
      <w:ins w:id="13" w:author="Bunger, Andrew P" w:date="2022-08-17T10:21:00Z">
        <w:r w:rsidR="00CE01EF">
          <w:rPr>
            <w:rFonts w:ascii="Times New Roman" w:hAnsi="Times New Roman"/>
          </w:rPr>
          <w:t xml:space="preserve"> </w:t>
        </w:r>
      </w:ins>
      <w:ins w:id="14" w:author="Bunger, Andrew P" w:date="2022-08-17T10:22:00Z">
        <w:r w:rsidR="00CE01EF">
          <w:rPr>
            <w:rFonts w:ascii="Times New Roman" w:hAnsi="Times New Roman"/>
          </w:rPr>
          <w:t>that includes consideration of full coupling between hydraulic and thermal transport models (</w:t>
        </w:r>
      </w:ins>
      <w:ins w:id="15" w:author="Bunger, Andrew P" w:date="2022-08-17T10:23:00Z">
        <w:r w:rsidR="00CE01EF">
          <w:rPr>
            <w:rFonts w:ascii="Times New Roman" w:hAnsi="Times New Roman"/>
          </w:rPr>
          <w:t xml:space="preserve">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ins>
      <w:ins w:id="16" w:author="Bunger, Andrew P" w:date="2022-08-17T09:28:00Z">
        <w:r w:rsidR="00EF50F8">
          <w:rPr>
            <w:rFonts w:ascii="Times New Roman" w:hAnsi="Times New Roman"/>
          </w:rPr>
          <w:t>, this work shows th</w:t>
        </w:r>
      </w:ins>
      <w:ins w:id="17" w:author="Bunger, Andrew P" w:date="2022-08-17T09:34:00Z">
        <w:r w:rsidR="00884952">
          <w:rPr>
            <w:rFonts w:ascii="Times New Roman" w:hAnsi="Times New Roman"/>
          </w:rPr>
          <w:t>at</w:t>
        </w:r>
      </w:ins>
      <w:ins w:id="18" w:author="Bunger, Andrew P" w:date="2022-08-17T09:28:00Z">
        <w:r w:rsidR="00EF50F8">
          <w:rPr>
            <w:rFonts w:ascii="Times New Roman" w:hAnsi="Times New Roman"/>
          </w:rPr>
          <w:t xml:space="preserve"> lower permeability is not always better.</w:t>
        </w:r>
      </w:ins>
      <w:ins w:id="19" w:author="Bunger, Andrew P" w:date="2022-08-17T09:29:00Z">
        <w:r w:rsidR="00EF50F8">
          <w:rPr>
            <w:rFonts w:ascii="Times New Roman" w:hAnsi="Times New Roman"/>
          </w:rPr>
          <w:t xml:space="preserve"> Specifically, the solution shows that materials that are unable to drain excess pore pressure quickly enough </w:t>
        </w:r>
      </w:ins>
      <w:ins w:id="20" w:author="Bunger, Andrew P" w:date="2022-08-17T09:34:00Z">
        <w:r w:rsidR="00884952">
          <w:rPr>
            <w:rFonts w:ascii="Times New Roman" w:hAnsi="Times New Roman"/>
          </w:rPr>
          <w:t>compared to</w:t>
        </w:r>
      </w:ins>
      <w:ins w:id="21" w:author="Bunger, Andrew P" w:date="2022-08-17T09:29:00Z">
        <w:r w:rsidR="00EF50F8">
          <w:rPr>
            <w:rFonts w:ascii="Times New Roman" w:hAnsi="Times New Roman"/>
          </w:rPr>
          <w:t xml:space="preserve"> the rate at which these pressure</w:t>
        </w:r>
      </w:ins>
      <w:ins w:id="22" w:author="Bunger, Andrew P" w:date="2022-08-17T09:34:00Z">
        <w:r w:rsidR="00884952">
          <w:rPr>
            <w:rFonts w:ascii="Times New Roman" w:hAnsi="Times New Roman"/>
          </w:rPr>
          <w:t>s</w:t>
        </w:r>
      </w:ins>
      <w:ins w:id="23" w:author="Bunger, Andrew P" w:date="2022-08-17T09:29:00Z">
        <w:r w:rsidR="00EF50F8">
          <w:rPr>
            <w:rFonts w:ascii="Times New Roman" w:hAnsi="Times New Roman"/>
          </w:rPr>
          <w:t xml:space="preserve"> build due to </w:t>
        </w:r>
      </w:ins>
      <w:ins w:id="24" w:author="Bunger, Andrew P" w:date="2022-08-17T09:30:00Z">
        <w:r w:rsidR="00EF50F8">
          <w:rPr>
            <w:rFonts w:ascii="Times New Roman" w:hAnsi="Times New Roman"/>
          </w:rPr>
          <w:t>thermal changes</w:t>
        </w:r>
      </w:ins>
      <w:ins w:id="25" w:author="Bunger, Andrew P" w:date="2022-08-17T09:34:00Z">
        <w:r w:rsidR="00884952">
          <w:rPr>
            <w:rFonts w:ascii="Times New Roman" w:hAnsi="Times New Roman"/>
          </w:rPr>
          <w:t>,</w:t>
        </w:r>
      </w:ins>
      <w:ins w:id="26" w:author="Bunger, Andrew P" w:date="2022-08-17T09:30:00Z">
        <w:r w:rsidR="00EF50F8">
          <w:rPr>
            <w:rFonts w:ascii="Times New Roman" w:hAnsi="Times New Roman"/>
          </w:rPr>
          <w:t xml:space="preserve"> are more prone to generate regions of internal tensile effective stress and hence are more likely to be damaged</w:t>
        </w:r>
      </w:ins>
      <w:r w:rsidRPr="009D3842">
        <w:rPr>
          <w:rFonts w:ascii="Times New Roman" w:hAnsi="Times New Roman"/>
        </w:rPr>
        <w:t xml:space="preserve">. </w:t>
      </w:r>
      <w:del w:id="27" w:author="Bunger, Andrew P" w:date="2022-08-17T09:31:00Z">
        <w:r w:rsidRPr="009D3842" w:rsidDel="00EF50F8">
          <w:rPr>
            <w:rFonts w:ascii="Times New Roman" w:hAnsi="Times New Roman"/>
          </w:rPr>
          <w:delText xml:space="preserve">It has been demonstrated that under </w:delText>
        </w:r>
        <w:r w:rsidDel="00EF50F8">
          <w:rPr>
            <w:rFonts w:ascii="Times New Roman" w:hAnsi="Times New Roman"/>
          </w:rPr>
          <w:delText>high-temperature and high pressure (</w:delText>
        </w:r>
        <w:r w:rsidRPr="009D3842" w:rsidDel="00EF50F8">
          <w:rPr>
            <w:rFonts w:ascii="Times New Roman" w:hAnsi="Times New Roman"/>
          </w:rPr>
          <w:delText>HTHP</w:delText>
        </w:r>
        <w:r w:rsidDel="00EF50F8">
          <w:rPr>
            <w:rFonts w:ascii="Times New Roman" w:hAnsi="Times New Roman"/>
          </w:rPr>
          <w:delText>)</w:delText>
        </w:r>
        <w:r w:rsidRPr="009D3842" w:rsidDel="00EF50F8">
          <w:rPr>
            <w:rFonts w:ascii="Times New Roman" w:hAnsi="Times New Roman"/>
          </w:rPr>
          <w:delText xml:space="preserve"> conditions,</w:delText>
        </w:r>
        <w:r w:rsidR="00964D3F" w:rsidDel="00EF50F8">
          <w:rPr>
            <w:rFonts w:ascii="Times New Roman" w:hAnsi="Times New Roman"/>
          </w:rPr>
          <w:delText xml:space="preserve"> the induced pore pressure in l</w:delText>
        </w:r>
        <w:r w:rsidRPr="009D3842" w:rsidDel="00EF50F8">
          <w:rPr>
            <w:rFonts w:ascii="Times New Roman" w:hAnsi="Times New Roman"/>
          </w:rPr>
          <w:delText>ow permeability</w:delText>
        </w:r>
        <w:r w:rsidDel="00EF50F8">
          <w:rPr>
            <w:rFonts w:ascii="Times New Roman" w:hAnsi="Times New Roman"/>
          </w:rPr>
          <w:delText xml:space="preserve"> material such as cement can be very large </w:delText>
        </w:r>
        <w:r w:rsidR="00964D3F" w:rsidDel="00EF50F8">
          <w:rPr>
            <w:rFonts w:ascii="Times New Roman" w:hAnsi="Times New Roman"/>
          </w:rPr>
          <w:delText xml:space="preserve">which </w:delText>
        </w:r>
        <w:r w:rsidDel="00EF50F8">
          <w:rPr>
            <w:rFonts w:ascii="Times New Roman" w:hAnsi="Times New Roman"/>
          </w:rPr>
          <w:delText>greatly reduce</w:delText>
        </w:r>
        <w:r w:rsidR="00964D3F" w:rsidDel="00EF50F8">
          <w:rPr>
            <w:rFonts w:ascii="Times New Roman" w:hAnsi="Times New Roman"/>
          </w:rPr>
          <w:delText>s</w:delText>
        </w:r>
        <w:r w:rsidDel="00EF50F8">
          <w:rPr>
            <w:rFonts w:ascii="Times New Roman" w:hAnsi="Times New Roman"/>
          </w:rPr>
          <w:delText xml:space="preserve"> the effective stress and can even extend it to the tensile region.</w:delText>
        </w:r>
        <w:r w:rsidR="00124870" w:rsidDel="00EF50F8">
          <w:rPr>
            <w:rFonts w:ascii="Times New Roman" w:hAnsi="Times New Roman"/>
          </w:rPr>
          <w:delText xml:space="preserve"> </w:delText>
        </w:r>
        <w:r w:rsidDel="00EF50F8">
          <w:rPr>
            <w:rFonts w:ascii="Times New Roman" w:hAnsi="Times New Roman"/>
          </w:rPr>
          <w:delText>This reduced e</w:delText>
        </w:r>
        <w:r w:rsidR="00964D3F" w:rsidDel="00EF50F8">
          <w:rPr>
            <w:rFonts w:ascii="Times New Roman" w:hAnsi="Times New Roman"/>
          </w:rPr>
          <w:delText xml:space="preserve">ffective stress phenomenon will, </w:delText>
        </w:r>
        <w:r w:rsidDel="00EF50F8">
          <w:rPr>
            <w:rFonts w:ascii="Times New Roman" w:hAnsi="Times New Roman"/>
          </w:rPr>
          <w:delText>in general</w:delText>
        </w:r>
        <w:r w:rsidR="00964D3F" w:rsidDel="00EF50F8">
          <w:rPr>
            <w:rFonts w:ascii="Times New Roman" w:hAnsi="Times New Roman"/>
          </w:rPr>
          <w:delText xml:space="preserve">, </w:delText>
        </w:r>
        <w:r w:rsidDel="00EF50F8">
          <w:rPr>
            <w:rFonts w:ascii="Times New Roman" w:hAnsi="Times New Roman"/>
          </w:rPr>
          <w:delText xml:space="preserve">increase the probability </w:delText>
        </w:r>
        <w:r w:rsidR="002C4A49" w:rsidDel="00EF50F8">
          <w:rPr>
            <w:rFonts w:ascii="Times New Roman" w:hAnsi="Times New Roman"/>
          </w:rPr>
          <w:delText>of</w:delText>
        </w:r>
        <w:r w:rsidDel="00EF50F8">
          <w:rPr>
            <w:rFonts w:ascii="Times New Roman" w:hAnsi="Times New Roman" w:hint="eastAsia"/>
          </w:rPr>
          <w:delText xml:space="preserve"> </w:delText>
        </w:r>
        <w:r w:rsidDel="00EF50F8">
          <w:rPr>
            <w:rFonts w:ascii="Times New Roman" w:hAnsi="Times New Roman"/>
          </w:rPr>
          <w:delText>cement failure that may occur in different types</w:delText>
        </w:r>
        <w:r w:rsidR="00964D3F" w:rsidDel="00EF50F8">
          <w:rPr>
            <w:rFonts w:ascii="Times New Roman" w:hAnsi="Times New Roman"/>
          </w:rPr>
          <w:delText>. T</w:delText>
        </w:r>
        <w:r w:rsidR="00C47B16" w:rsidDel="00EF50F8">
          <w:rPr>
            <w:rFonts w:ascii="Times New Roman" w:hAnsi="Times New Roman"/>
          </w:rPr>
          <w:delText xml:space="preserve">hese phenomena are firstly </w:delText>
        </w:r>
        <w:r w:rsidR="00FC0170" w:rsidDel="00EF50F8">
          <w:rPr>
            <w:rFonts w:ascii="Times New Roman" w:hAnsi="Times New Roman"/>
          </w:rPr>
          <w:delText xml:space="preserve">ever </w:delText>
        </w:r>
        <w:r w:rsidR="00C47B16" w:rsidDel="00EF50F8">
          <w:rPr>
            <w:rFonts w:ascii="Times New Roman" w:hAnsi="Times New Roman"/>
          </w:rPr>
          <w:delText>described as</w:delText>
        </w:r>
      </w:del>
      <w:ins w:id="28" w:author="Bunger, Andrew P" w:date="2022-08-17T09:31:00Z">
        <w:r w:rsidR="00EF50F8">
          <w:rPr>
            <w:rFonts w:ascii="Times New Roman" w:hAnsi="Times New Roman"/>
          </w:rPr>
          <w:t>The specific parameter groups associated with this newly identified</w:t>
        </w:r>
      </w:ins>
      <w:r w:rsidR="00C47B16">
        <w:rPr>
          <w:rFonts w:ascii="Times New Roman" w:hAnsi="Times New Roman"/>
        </w:rPr>
        <w:t xml:space="preserve"> </w:t>
      </w:r>
      <w:ins w:id="29" w:author="Bunger, Andrew P" w:date="2022-08-17T09:31:00Z">
        <w:r w:rsidR="00EF50F8">
          <w:rPr>
            <w:rFonts w:ascii="Times New Roman" w:hAnsi="Times New Roman"/>
          </w:rPr>
          <w:t>“</w:t>
        </w:r>
      </w:ins>
      <w:r w:rsidR="00C47B16">
        <w:rPr>
          <w:rFonts w:ascii="Times New Roman" w:hAnsi="Times New Roman"/>
        </w:rPr>
        <w:t>permeability penalty</w:t>
      </w:r>
      <w:ins w:id="30" w:author="Bunger, Andrew P" w:date="2022-08-17T09:31:00Z">
        <w:r w:rsidR="00884952">
          <w:rPr>
            <w:rFonts w:ascii="Times New Roman" w:hAnsi="Times New Roman"/>
          </w:rPr>
          <w:t>” are obtained through a combination of dimen</w:t>
        </w:r>
      </w:ins>
      <w:ins w:id="31" w:author="Bunger, Andrew P" w:date="2022-08-17T09:32:00Z">
        <w:r w:rsidR="00884952">
          <w:rPr>
            <w:rFonts w:ascii="Times New Roman" w:hAnsi="Times New Roman"/>
          </w:rPr>
          <w:t>sional analysis and</w:t>
        </w:r>
      </w:ins>
      <w:del w:id="32" w:author="Bunger, Andrew P" w:date="2022-08-17T09:32:00Z">
        <w:r w:rsidR="00C47B16" w:rsidDel="00884952">
          <w:rPr>
            <w:rFonts w:ascii="Times New Roman" w:hAnsi="Times New Roman"/>
          </w:rPr>
          <w:delText xml:space="preserve">. </w:delText>
        </w:r>
        <w:r w:rsidDel="00884952">
          <w:rPr>
            <w:rFonts w:ascii="Times New Roman" w:hAnsi="Times New Roman"/>
          </w:rPr>
          <w:delText>By the</w:delText>
        </w:r>
      </w:del>
      <w:ins w:id="33" w:author="Bunger, Andrew P" w:date="2022-08-17T09:32:00Z">
        <w:r w:rsidR="00884952">
          <w:rPr>
            <w:rFonts w:ascii="Times New Roman" w:hAnsi="Times New Roman"/>
          </w:rPr>
          <w:t xml:space="preserve"> </w:t>
        </w:r>
      </w:ins>
      <w:del w:id="34" w:author="Bunger, Andrew P" w:date="2022-08-17T09:32:00Z">
        <w:r w:rsidDel="00884952">
          <w:rPr>
            <w:rFonts w:ascii="Times New Roman" w:hAnsi="Times New Roman"/>
          </w:rPr>
          <w:delText xml:space="preserve"> </w:delText>
        </w:r>
      </w:del>
      <w:r>
        <w:rPr>
          <w:rFonts w:ascii="Times New Roman" w:hAnsi="Times New Roman"/>
        </w:rPr>
        <w:t>pairwise bivariate analysis</w:t>
      </w:r>
      <w:ins w:id="35" w:author="Bunger, Andrew P" w:date="2022-08-17T09:32:00Z">
        <w:r w:rsidR="00884952">
          <w:rPr>
            <w:rFonts w:ascii="Times New Roman" w:hAnsi="Times New Roman"/>
          </w:rPr>
          <w:t>. These approaches give rise to two di</w:t>
        </w:r>
      </w:ins>
      <w:ins w:id="36" w:author="Bunger, Andrew P" w:date="2022-08-17T09:33:00Z">
        <w:r w:rsidR="00884952">
          <w:rPr>
            <w:rFonts w:ascii="Times New Roman" w:hAnsi="Times New Roman"/>
          </w:rPr>
          <w:t>mensionless groups of parameters that are mainly associated with propensity to generate TPE tensile effective stresses.</w:t>
        </w:r>
      </w:ins>
      <w:ins w:id="37" w:author="Bunger, Andrew P" w:date="2022-08-17T09:35:00Z">
        <w:r w:rsidR="00884952">
          <w:rPr>
            <w:rFonts w:ascii="Times New Roman" w:hAnsi="Times New Roman"/>
          </w:rPr>
          <w:t xml:space="preserve"> The parametric space defined by these two groups is shown to have three distinct regions</w:t>
        </w:r>
      </w:ins>
      <w:ins w:id="38" w:author="Bunger, Andrew P" w:date="2022-08-17T09:37:00Z">
        <w:r w:rsidR="00D62BC8">
          <w:rPr>
            <w:rFonts w:ascii="Times New Roman" w:hAnsi="Times New Roman"/>
          </w:rPr>
          <w:t xml:space="preserve"> based on the probability of generating tensile effective stresses in a plug with a given set of material properties. By </w:t>
        </w:r>
      </w:ins>
      <w:ins w:id="39" w:author="Bunger, Andrew P" w:date="2022-08-17T09:38:00Z">
        <w:r w:rsidR="00D62BC8">
          <w:rPr>
            <w:rFonts w:ascii="Times New Roman" w:hAnsi="Times New Roman"/>
          </w:rPr>
          <w:t>shifting the focus of material design from achieving the lower possible permeability to instead achieving the lowest permeability that will not incur increase likelihood of failure due to pore pressure buildup, this work provides a new</w:t>
        </w:r>
      </w:ins>
      <w:ins w:id="40" w:author="Bunger, Andrew P" w:date="2022-08-17T09:39:00Z">
        <w:r w:rsidR="00D62BC8">
          <w:rPr>
            <w:rFonts w:ascii="Times New Roman" w:hAnsi="Times New Roman"/>
          </w:rPr>
          <w:t xml:space="preserve"> design concept for wellbore </w:t>
        </w:r>
        <w:commentRangeStart w:id="41"/>
        <w:r w:rsidR="00D62BC8">
          <w:rPr>
            <w:rFonts w:ascii="Times New Roman" w:hAnsi="Times New Roman"/>
          </w:rPr>
          <w:t>cement</w:t>
        </w:r>
      </w:ins>
      <w:commentRangeEnd w:id="41"/>
      <w:ins w:id="42" w:author="Bunger, Andrew P" w:date="2022-08-17T09:40:00Z">
        <w:r w:rsidR="00D62BC8">
          <w:rPr>
            <w:rStyle w:val="CommentReference"/>
          </w:rPr>
          <w:commentReference w:id="41"/>
        </w:r>
      </w:ins>
      <w:ins w:id="43" w:author="Bunger, Andrew P" w:date="2022-08-17T09:39:00Z">
        <w:r w:rsidR="00D62BC8">
          <w:rPr>
            <w:rFonts w:ascii="Times New Roman" w:hAnsi="Times New Roman"/>
          </w:rPr>
          <w:t xml:space="preserve">. </w:t>
        </w:r>
      </w:ins>
      <w:ins w:id="44" w:author="Bunger, Andrew P" w:date="2022-08-17T10:24:00Z">
        <w:r w:rsidR="00CE01EF">
          <w:rPr>
            <w:rFonts w:ascii="Times New Roman" w:hAnsi="Times New Roman"/>
          </w:rPr>
          <w:t xml:space="preserve">Furthermore, this work highlights for the first time the important role of specific heat of the cement in preventing pore pressure buildup, thereby showing a new way forward for cement design </w:t>
        </w:r>
      </w:ins>
      <w:ins w:id="45" w:author="Bunger, Andrew P" w:date="2022-08-17T10:25:00Z">
        <w:r w:rsidR="00CE01EF">
          <w:rPr>
            <w:rFonts w:ascii="Times New Roman" w:hAnsi="Times New Roman"/>
          </w:rPr>
          <w:t>to increase this quantity.</w:t>
        </w:r>
      </w:ins>
      <w:del w:id="46" w:author="Bunger, Andrew P" w:date="2022-08-17T09:39:00Z">
        <w:r w:rsidDel="00D62BC8">
          <w:rPr>
            <w:rFonts w:ascii="Times New Roman" w:hAnsi="Times New Roman"/>
          </w:rPr>
          <w:delText xml:space="preserve">, the properties that are important for </w:delText>
        </w:r>
        <w:r w:rsidR="00964D3F" w:rsidDel="00D62BC8">
          <w:rPr>
            <w:rFonts w:ascii="Times New Roman" w:hAnsi="Times New Roman"/>
          </w:rPr>
          <w:delText>the HTHP cementing are found out.</w:delText>
        </w:r>
        <w:r w:rsidDel="00D62BC8">
          <w:rPr>
            <w:rFonts w:ascii="Times New Roman" w:hAnsi="Times New Roman"/>
          </w:rPr>
          <w:delText xml:space="preserve"> Based on these results, two new concepts of</w:delText>
        </w:r>
        <w:r w:rsidR="00964D3F" w:rsidDel="00D62BC8">
          <w:rPr>
            <w:rFonts w:ascii="Times New Roman" w:hAnsi="Times New Roman"/>
          </w:rPr>
          <w:delText xml:space="preserve"> permeability</w:delText>
        </w:r>
        <w:r w:rsidDel="00D62BC8">
          <w:rPr>
            <w:rFonts w:ascii="Times New Roman" w:hAnsi="Times New Roman"/>
          </w:rPr>
          <w:delText xml:space="preserve"> forgiveness cement and phase-change cement are proposed here for the future HTHP cementing design. Furthermore, by adapting the</w:delText>
        </w:r>
        <w:r w:rsidR="006C634E" w:rsidDel="00D62BC8">
          <w:rPr>
            <w:rFonts w:ascii="Times New Roman" w:hAnsi="Times New Roman"/>
          </w:rPr>
          <w:delText xml:space="preserve"> traditional</w:delText>
        </w:r>
        <w:r w:rsidDel="00D62BC8">
          <w:rPr>
            <w:rFonts w:ascii="Times New Roman" w:hAnsi="Times New Roman"/>
          </w:rPr>
          <w:delText xml:space="preserve"> scaling analysis approach, three zones (safe, t</w:delText>
        </w:r>
        <w:r w:rsidR="00964D3F" w:rsidDel="00D62BC8">
          <w:rPr>
            <w:rFonts w:ascii="Times New Roman" w:hAnsi="Times New Roman"/>
          </w:rPr>
          <w:delText xml:space="preserve">ransition, </w:delText>
        </w:r>
        <w:r w:rsidDel="00D62BC8">
          <w:rPr>
            <w:rFonts w:ascii="Times New Roman" w:hAnsi="Times New Roman"/>
          </w:rPr>
          <w:delText>and damage) with clear boundary values showing in the</w:delText>
        </w:r>
        <w:r w:rsidR="0090156F" w:rsidRPr="004A0E6F" w:rsidDel="00D62BC8">
          <w:rPr>
            <w:rFonts w:ascii="Times New Roman" w:hAnsi="Times New Roman"/>
            <w:noProof/>
            <w:position w:val="-12"/>
          </w:rPr>
          <w:object w:dxaOrig="320" w:dyaOrig="360" w14:anchorId="04DEC0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7.25pt;mso-width-percent:0;mso-height-percent:0;mso-width-percent:0;mso-height-percent:0" o:ole="">
              <v:imagedata r:id="rId10" o:title=""/>
            </v:shape>
            <o:OLEObject Type="Embed" ProgID="Equation.DSMT4" ShapeID="_x0000_i1025" DrawAspect="Content" ObjectID="_1722277400" r:id="rId11"/>
          </w:object>
        </w:r>
        <w:r w:rsidDel="00D62BC8">
          <w:rPr>
            <w:rFonts w:ascii="Times New Roman" w:hAnsi="Times New Roman"/>
          </w:rPr>
          <w:delText xml:space="preserve"> </w:delText>
        </w:r>
        <w:r w:rsidR="006C634E" w:rsidDel="00D62BC8">
          <w:rPr>
            <w:rFonts w:ascii="Times New Roman" w:hAnsi="Times New Roman"/>
          </w:rPr>
          <w:delText xml:space="preserve">(Hydro-Thermal Non-Dimensional parameter) </w:delText>
        </w:r>
        <w:r w:rsidDel="00D62BC8">
          <w:rPr>
            <w:rFonts w:ascii="Times New Roman" w:hAnsi="Times New Roman"/>
          </w:rPr>
          <w:delText>and</w:delText>
        </w:r>
        <w:r w:rsidR="0090156F" w:rsidRPr="004A0E6F" w:rsidDel="00D62BC8">
          <w:rPr>
            <w:rFonts w:ascii="Times New Roman" w:hAnsi="Times New Roman"/>
            <w:noProof/>
            <w:position w:val="-12"/>
          </w:rPr>
          <w:object w:dxaOrig="340" w:dyaOrig="360" w14:anchorId="48219711">
            <v:shape id="_x0000_i1026" type="#_x0000_t75" alt="" style="width:17.25pt;height:17.25pt;mso-width-percent:0;mso-height-percent:0;mso-width-percent:0;mso-height-percent:0" o:ole="">
              <v:imagedata r:id="rId12" o:title=""/>
            </v:shape>
            <o:OLEObject Type="Embed" ProgID="Equation.DSMT4" ShapeID="_x0000_i1026" DrawAspect="Content" ObjectID="_1722277401" r:id="rId13"/>
          </w:object>
        </w:r>
        <w:r w:rsidDel="00D62BC8">
          <w:rPr>
            <w:rFonts w:ascii="Times New Roman" w:hAnsi="Times New Roman"/>
          </w:rPr>
          <w:delText xml:space="preserve"> </w:delText>
        </w:r>
        <w:r w:rsidR="006C634E" w:rsidDel="00D62BC8">
          <w:rPr>
            <w:rFonts w:ascii="Times New Roman" w:hAnsi="Times New Roman"/>
          </w:rPr>
          <w:delText>(Mechanical Non-Dimensional parameter)</w:delText>
        </w:r>
        <w:r w:rsidDel="00D62BC8">
          <w:rPr>
            <w:rFonts w:ascii="Times New Roman" w:hAnsi="Times New Roman"/>
          </w:rPr>
          <w:delText xml:space="preserve"> plot</w:delText>
        </w:r>
        <w:r w:rsidR="00964D3F" w:rsidDel="00D62BC8">
          <w:rPr>
            <w:rFonts w:ascii="Times New Roman" w:hAnsi="Times New Roman"/>
          </w:rPr>
          <w:delText xml:space="preserve">, which gives </w:delText>
        </w:r>
        <w:r w:rsidDel="00D62BC8">
          <w:rPr>
            <w:rFonts w:ascii="Times New Roman" w:hAnsi="Times New Roman"/>
          </w:rPr>
          <w:lastRenderedPageBreak/>
          <w:delText xml:space="preserve">the </w:delText>
        </w:r>
        <w:r w:rsidRPr="00964D3F" w:rsidDel="00D62BC8">
          <w:rPr>
            <w:rFonts w:ascii="Times New Roman" w:hAnsi="Times New Roman"/>
          </w:rPr>
          <w:delText>cementing researchers and practitioners a d</w:delText>
        </w:r>
        <w:r w:rsidR="00964D3F" w:rsidRPr="00964D3F" w:rsidDel="00D62BC8">
          <w:rPr>
            <w:rFonts w:ascii="Times New Roman" w:hAnsi="Times New Roman"/>
          </w:rPr>
          <w:delText xml:space="preserve">irect, </w:delText>
        </w:r>
        <w:r w:rsidRPr="00964D3F" w:rsidDel="00D62BC8">
          <w:rPr>
            <w:rFonts w:ascii="Times New Roman" w:hAnsi="Times New Roman"/>
          </w:rPr>
          <w:delText>meaningful guidance</w:delText>
        </w:r>
        <w:r w:rsidR="00255705" w:rsidDel="00D62BC8">
          <w:rPr>
            <w:rFonts w:ascii="Times New Roman" w:hAnsi="Times New Roman"/>
          </w:rPr>
          <w:delText xml:space="preserve"> </w:delText>
        </w:r>
        <w:r w:rsidR="00964D3F" w:rsidRPr="00964D3F" w:rsidDel="00D62BC8">
          <w:rPr>
            <w:rFonts w:ascii="Times New Roman" w:hAnsi="Times New Roman"/>
          </w:rPr>
          <w:delText>about the risk of tensile failure the cement is taking when placed under HTHP conditions</w:delText>
        </w:r>
        <w:r w:rsidRPr="00964D3F" w:rsidDel="00D62BC8">
          <w:rPr>
            <w:rFonts w:ascii="Times New Roman" w:hAnsi="Times New Roman"/>
          </w:rPr>
          <w:delText>. More importantly</w:delText>
        </w:r>
        <w:r w:rsidDel="00D62BC8">
          <w:rPr>
            <w:rFonts w:ascii="Times New Roman" w:hAnsi="Times New Roman"/>
          </w:rPr>
          <w:delText>, the implications of our results are challenging the prevailing HTHP cementing principles and providing a new perspective of design and guidance by addressing the porous intrinsic nature o</w:delText>
        </w:r>
        <w:r w:rsidR="00964D3F" w:rsidDel="00D62BC8">
          <w:rPr>
            <w:rFonts w:ascii="Times New Roman" w:hAnsi="Times New Roman"/>
          </w:rPr>
          <w:delText xml:space="preserve">f </w:delText>
        </w:r>
        <w:r w:rsidDel="00D62BC8">
          <w:rPr>
            <w:rFonts w:ascii="Times New Roman" w:hAnsi="Times New Roman"/>
          </w:rPr>
          <w:delText xml:space="preserve">cement. </w:delText>
        </w:r>
      </w:del>
      <w:r w:rsidR="009009AA">
        <w:rPr>
          <w:rFonts w:ascii="Times New Roman" w:hAnsi="Times New Roman"/>
          <w:b/>
          <w:sz w:val="30"/>
          <w:szCs w:val="30"/>
        </w:rPr>
        <w:br w:type="page"/>
      </w:r>
    </w:p>
    <w:p w14:paraId="007310ED" w14:textId="77777777" w:rsidR="00F972C0" w:rsidRDefault="00F94C29" w:rsidP="00F972C0">
      <w:pPr>
        <w:pStyle w:val="Paper"/>
      </w:pPr>
      <w:r>
        <w:lastRenderedPageBreak/>
        <w:t>1. Introduction</w:t>
      </w:r>
    </w:p>
    <w:p w14:paraId="595D0925" w14:textId="2EB0C46B"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ins w:id="47" w:author="Bunger, Andrew P" w:date="2022-08-17T09:21:00Z">
        <w:r w:rsidR="001D0E34">
          <w:rPr>
            <w:rFonts w:ascii="Times New Roman" w:hAnsi="Times New Roman"/>
          </w:rPr>
          <w:t xml:space="preserve">wellbore </w:t>
        </w:r>
      </w:ins>
      <w:r w:rsidR="00693B12" w:rsidRPr="00F972C0">
        <w:rPr>
          <w:rFonts w:ascii="Times New Roman" w:hAnsi="Times New Roman"/>
        </w:rPr>
        <w:t>cementing</w:t>
      </w:r>
      <w:ins w:id="48" w:author="Bunger, Andrew P" w:date="2022-08-17T09:21:00Z">
        <w:r w:rsidR="001D0E34">
          <w:rPr>
            <w:rFonts w:ascii="Times New Roman" w:hAnsi="Times New Roman"/>
          </w:rPr>
          <w:t xml:space="preserve"> and plugging</w:t>
        </w:r>
      </w:ins>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del w:id="49" w:author="Bunger, Andrew P" w:date="2022-08-17T09:22:00Z">
        <w:r w:rsidR="00693B12" w:rsidRPr="00F972C0" w:rsidDel="001D0E34">
          <w:rPr>
            <w:rFonts w:ascii="Times New Roman" w:hAnsi="Times New Roman"/>
          </w:rPr>
          <w:delText>as it is wid</w:delText>
        </w:r>
        <w:r w:rsidDel="001D0E34">
          <w:rPr>
            <w:rFonts w:ascii="Times New Roman" w:hAnsi="Times New Roman"/>
          </w:rPr>
          <w:delText xml:space="preserve">ely applied </w:delText>
        </w:r>
      </w:del>
      <w:ins w:id="50" w:author="Bunger, Andrew P" w:date="2022-08-17T09:22:00Z">
        <w:r w:rsidR="001D0E34">
          <w:rPr>
            <w:rFonts w:ascii="Times New Roman" w:hAnsi="Times New Roman"/>
          </w:rPr>
          <w:t xml:space="preserve">for </w:t>
        </w:r>
      </w:ins>
      <w:del w:id="51" w:author="Bunger, Andrew P" w:date="2022-08-17T09:40:00Z">
        <w:r w:rsidDel="00084061">
          <w:rPr>
            <w:rFonts w:ascii="Times New Roman" w:hAnsi="Times New Roman"/>
          </w:rPr>
          <w:delText xml:space="preserve">across </w:delText>
        </w:r>
      </w:del>
      <w:del w:id="52" w:author="Bunger, Andrew P" w:date="2022-08-17T09:22:00Z">
        <w:r w:rsidDel="001D0E34">
          <w:rPr>
            <w:rFonts w:ascii="Times New Roman" w:hAnsi="Times New Roman"/>
          </w:rPr>
          <w:delText xml:space="preserve">the </w:delText>
        </w:r>
      </w:del>
      <w:r>
        <w:rPr>
          <w:rFonts w:ascii="Times New Roman" w:hAnsi="Times New Roman"/>
        </w:rPr>
        <w:t xml:space="preserve">various </w:t>
      </w:r>
      <w:ins w:id="53" w:author="Bunger, Andrew P" w:date="2022-08-17T09:22:00Z">
        <w:r w:rsidR="001D0E34">
          <w:rPr>
            <w:rFonts w:ascii="Times New Roman" w:hAnsi="Times New Roman"/>
          </w:rPr>
          <w:t>E</w:t>
        </w:r>
      </w:ins>
      <w:del w:id="54" w:author="Bunger, Andrew P" w:date="2022-08-17T09:22:00Z">
        <w:r w:rsidDel="001D0E34">
          <w:rPr>
            <w:rFonts w:ascii="Times New Roman" w:hAnsi="Times New Roman"/>
          </w:rPr>
          <w:delText>e</w:delText>
        </w:r>
      </w:del>
      <w:r w:rsidR="00CC3D8B">
        <w:rPr>
          <w:rFonts w:ascii="Times New Roman" w:hAnsi="Times New Roman"/>
        </w:rPr>
        <w:t>arth s</w:t>
      </w:r>
      <w:r w:rsidR="00693B12" w:rsidRPr="00F972C0">
        <w:rPr>
          <w:rFonts w:ascii="Times New Roman" w:hAnsi="Times New Roman"/>
        </w:rPr>
        <w:t>cience-related geotechnical applications</w:t>
      </w:r>
      <w:del w:id="55" w:author="Bunger, Andrew P" w:date="2022-08-17T09:22:00Z">
        <w:r w:rsidR="00693B12" w:rsidRPr="00F972C0" w:rsidDel="001D0E34">
          <w:rPr>
            <w:rFonts w:ascii="Times New Roman" w:hAnsi="Times New Roman"/>
          </w:rPr>
          <w:delText>,</w:delText>
        </w:r>
      </w:del>
      <w:ins w:id="56" w:author="Bunger, Andrew P" w:date="2022-08-17T09:40:00Z">
        <w:r w:rsidR="00084061">
          <w:rPr>
            <w:rFonts w:ascii="Times New Roman" w:hAnsi="Times New Roman"/>
          </w:rPr>
          <w:t xml:space="preserve">. These include </w:t>
        </w:r>
      </w:ins>
      <w:del w:id="57" w:author="Bunger, Andrew P" w:date="2022-08-17T09:40:00Z">
        <w:r w:rsidR="00693B12" w:rsidRPr="00F972C0" w:rsidDel="00084061">
          <w:rPr>
            <w:rFonts w:ascii="Times New Roman" w:hAnsi="Times New Roman"/>
          </w:rPr>
          <w:delText xml:space="preserve"> such as </w:delText>
        </w:r>
      </w:del>
      <w:r w:rsidR="00693B12" w:rsidRPr="00F972C0">
        <w:rPr>
          <w:rFonts w:ascii="Times New Roman" w:hAnsi="Times New Roman"/>
        </w:rPr>
        <w:t>radioactive waste disposal, deep-well plug and abandonment (P&amp;A), drilling and completion in unconventional reservoir</w:t>
      </w:r>
      <w:ins w:id="58" w:author="Bunger, Andrew P" w:date="2022-08-17T09:22:00Z">
        <w:r w:rsidR="001D0E34">
          <w:rPr>
            <w:rFonts w:ascii="Times New Roman" w:hAnsi="Times New Roman"/>
          </w:rPr>
          <w:t>s</w:t>
        </w:r>
      </w:ins>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del w:id="59" w:author="Bunger, Andrew P" w:date="2022-08-17T09:22:00Z">
        <w:r w:rsidDel="001D0E34">
          <w:rPr>
            <w:rFonts w:ascii="Times New Roman" w:hAnsi="Times New Roman"/>
          </w:rPr>
          <w:delText xml:space="preserve"> r</w:delText>
        </w:r>
        <w:r w:rsidR="00693B12" w:rsidRPr="00F972C0" w:rsidDel="001D0E34">
          <w:rPr>
            <w:rFonts w:ascii="Times New Roman" w:hAnsi="Times New Roman"/>
          </w:rPr>
          <w:delText>eservoir</w:delText>
        </w:r>
      </w:del>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 </w:instrText>
      </w:r>
      <w:r w:rsidR="00356A6A">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356A6A">
        <w:rPr>
          <w:rFonts w:ascii="Times New Roman" w:hAnsi="Times New Roman"/>
        </w:rPr>
        <w:instrText xml:space="preserve"> ADDIN EN.CITE.DATA </w:instrText>
      </w:r>
      <w:r w:rsidR="00356A6A">
        <w:rPr>
          <w:rFonts w:ascii="Times New Roman" w:hAnsi="Times New Roman"/>
        </w:rPr>
      </w:r>
      <w:r w:rsidR="00356A6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w:t>
      </w:r>
      <w:del w:id="60" w:author="Bunger, Andrew P" w:date="2022-08-17T09:41:00Z">
        <w:r w:rsidR="00693B12" w:rsidRPr="00F972C0" w:rsidDel="00084061">
          <w:rPr>
            <w:rFonts w:ascii="Times New Roman" w:hAnsi="Times New Roman"/>
          </w:rPr>
          <w:delText>A</w:delText>
        </w:r>
        <w:r w:rsidR="00964D3F" w:rsidDel="00084061">
          <w:rPr>
            <w:rFonts w:ascii="Times New Roman" w:hAnsi="Times New Roman"/>
          </w:rPr>
          <w:delText xml:space="preserve"> successful cementing job </w:delText>
        </w:r>
        <w:r w:rsidR="00693B12" w:rsidRPr="00F972C0" w:rsidDel="00084061">
          <w:rPr>
            <w:rFonts w:ascii="Times New Roman" w:hAnsi="Times New Roman"/>
          </w:rPr>
          <w:delText>avoid</w:delText>
        </w:r>
        <w:r w:rsidR="00964D3F" w:rsidDel="00084061">
          <w:rPr>
            <w:rFonts w:ascii="Times New Roman" w:hAnsi="Times New Roman"/>
          </w:rPr>
          <w:delText>s</w:delText>
        </w:r>
        <w:r w:rsidR="00693B12" w:rsidRPr="00F972C0" w:rsidDel="00084061">
          <w:rPr>
            <w:rFonts w:ascii="Times New Roman" w:hAnsi="Times New Roman"/>
          </w:rPr>
          <w:delText xml:space="preserve"> the unnecessary deficiencies during the life circle of</w:delText>
        </w:r>
        <w:r w:rsidR="00964D3F" w:rsidDel="00084061">
          <w:rPr>
            <w:rFonts w:ascii="Times New Roman" w:hAnsi="Times New Roman"/>
          </w:rPr>
          <w:delText xml:space="preserve"> each project which </w:delText>
        </w:r>
        <w:r w:rsidR="00BF644B" w:rsidRPr="00F972C0" w:rsidDel="00084061">
          <w:rPr>
            <w:rFonts w:ascii="Times New Roman" w:hAnsi="Times New Roman"/>
          </w:rPr>
          <w:delText>improve</w:delText>
        </w:r>
        <w:r w:rsidR="00964D3F" w:rsidDel="00084061">
          <w:rPr>
            <w:rFonts w:ascii="Times New Roman" w:hAnsi="Times New Roman"/>
          </w:rPr>
          <w:delText>s</w:delText>
        </w:r>
        <w:r w:rsidR="00BF644B" w:rsidRPr="00F972C0" w:rsidDel="00084061">
          <w:rPr>
            <w:rFonts w:ascii="Times New Roman" w:hAnsi="Times New Roman"/>
          </w:rPr>
          <w:delText xml:space="preserve"> the system efficiency</w:delText>
        </w:r>
        <w:r w:rsidR="00BF644B" w:rsidDel="00084061">
          <w:rPr>
            <w:rFonts w:ascii="Times New Roman" w:hAnsi="Times New Roman"/>
          </w:rPr>
          <w:delText xml:space="preserve"> and</w:delText>
        </w:r>
        <w:r w:rsidDel="00084061">
          <w:rPr>
            <w:rFonts w:ascii="Times New Roman" w:hAnsi="Times New Roman"/>
          </w:rPr>
          <w:delText xml:space="preserve"> make the project</w:delText>
        </w:r>
        <w:r w:rsidR="00BF644B" w:rsidDel="00084061">
          <w:rPr>
            <w:rFonts w:ascii="Times New Roman" w:hAnsi="Times New Roman"/>
          </w:rPr>
          <w:delText xml:space="preserve"> more environment friendly</w:delText>
        </w:r>
        <w:r w:rsidR="00693B12" w:rsidRPr="00F972C0" w:rsidDel="00084061">
          <w:rPr>
            <w:rFonts w:ascii="Times New Roman" w:hAnsi="Times New Roman"/>
          </w:rPr>
          <w:delText xml:space="preserve">. </w:delText>
        </w:r>
      </w:del>
      <w:r w:rsidR="00693B12" w:rsidRPr="00F972C0">
        <w:rPr>
          <w:rFonts w:ascii="Times New Roman" w:hAnsi="Times New Roman"/>
        </w:rPr>
        <w:t>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del w:id="61" w:author="Bunger, Andrew P" w:date="2022-08-17T09:42:00Z">
        <w:r w:rsidR="00CC3D8B" w:rsidDel="002E63DC">
          <w:rPr>
            <w:rFonts w:ascii="Times New Roman" w:hAnsi="Times New Roman"/>
          </w:rPr>
          <w:delText xml:space="preserve">always </w:delText>
        </w:r>
      </w:del>
      <w:ins w:id="62" w:author="Bunger, Andrew P" w:date="2022-08-17T09:42:00Z">
        <w:r w:rsidR="002E63DC">
          <w:rPr>
            <w:rFonts w:ascii="Times New Roman" w:hAnsi="Times New Roman"/>
          </w:rPr>
          <w:t xml:space="preserve">still often </w:t>
        </w:r>
      </w:ins>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ins w:id="63" w:author="Bunger, Andrew P" w:date="2022-08-17T09:42:00Z">
        <w:r w:rsidR="002E63DC">
          <w:rPr>
            <w:rFonts w:ascii="Times New Roman" w:hAnsi="Times New Roman"/>
          </w:rPr>
          <w:t xml:space="preserve"> wellbore</w:t>
        </w:r>
      </w:ins>
      <w:del w:id="64" w:author="Bunger, Andrew P" w:date="2022-08-17T09:42:00Z">
        <w:r w:rsidR="00693B12" w:rsidRPr="00F972C0" w:rsidDel="002E63DC">
          <w:rPr>
            <w:rFonts w:ascii="Times New Roman" w:hAnsi="Times New Roman"/>
          </w:rPr>
          <w:delText xml:space="preserve"> the</w:delText>
        </w:r>
      </w:del>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40000 psi and 600 F</w:t>
      </w:r>
      <w:r w:rsidR="00964D3F">
        <w:rPr>
          <w:rFonts w:ascii="Times New Roman" w:hAnsi="Times New Roman"/>
        </w:rPr>
        <w:t>ahrenheit</w:t>
      </w:r>
      <w:r w:rsidR="00693B12" w:rsidRPr="00F972C0">
        <w:rPr>
          <w:rFonts w:ascii="Times New Roman" w:hAnsi="Times New Roman"/>
        </w:rPr>
        <w:t xml:space="preserv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ins w:id="65" w:author="Bunger, Andrew P" w:date="2022-08-17T09:42:00Z">
        <w:r w:rsidR="002E63DC">
          <w:rPr>
            <w:rFonts w:ascii="Times New Roman" w:hAnsi="Times New Roman"/>
          </w:rPr>
          <w:t>-</w:t>
        </w:r>
      </w:ins>
      <w:del w:id="66" w:author="Bunger, Andrew P" w:date="2022-08-17T09:42:00Z">
        <w:r w:rsidR="00693B12" w:rsidRPr="00F972C0" w:rsidDel="002E63DC">
          <w:rPr>
            <w:rFonts w:ascii="Times New Roman" w:hAnsi="Times New Roman"/>
          </w:rPr>
          <w:delText xml:space="preserve"> </w:delText>
        </w:r>
      </w:del>
      <w:r w:rsidR="00693B12" w:rsidRPr="00F972C0">
        <w:rPr>
          <w:rFonts w:ascii="Times New Roman" w:hAnsi="Times New Roman"/>
        </w:rPr>
        <w:t xml:space="preserve">temperature </w:t>
      </w:r>
      <w:r>
        <w:rPr>
          <w:rFonts w:ascii="Times New Roman" w:hAnsi="Times New Roman"/>
        </w:rPr>
        <w:t>and low</w:t>
      </w:r>
      <w:ins w:id="67" w:author="Bunger, Andrew P" w:date="2022-08-17T09:42:00Z">
        <w:r w:rsidR="002E63DC">
          <w:rPr>
            <w:rFonts w:ascii="Times New Roman" w:hAnsi="Times New Roman"/>
          </w:rPr>
          <w:t>-</w:t>
        </w:r>
      </w:ins>
      <w:del w:id="68" w:author="Bunger, Andrew P" w:date="2022-08-17T09:42:00Z">
        <w:r w:rsidDel="002E63DC">
          <w:rPr>
            <w:rFonts w:ascii="Times New Roman" w:hAnsi="Times New Roman"/>
          </w:rPr>
          <w:delText xml:space="preserve"> </w:delText>
        </w:r>
      </w:del>
      <w:r>
        <w:rPr>
          <w:rFonts w:ascii="Times New Roman" w:hAnsi="Times New Roman"/>
        </w:rPr>
        <w:t>pressure conditions</w:t>
      </w:r>
      <w:del w:id="69" w:author="Bunger, Andrew P" w:date="2022-08-17T09:42:00Z">
        <w:r w:rsidR="00CC3D8B" w:rsidDel="002E63DC">
          <w:rPr>
            <w:rFonts w:ascii="Times New Roman" w:hAnsi="Times New Roman"/>
          </w:rPr>
          <w:delText xml:space="preserve">, and </w:delText>
        </w:r>
        <w:r w:rsidR="00693B12" w:rsidRPr="00F972C0" w:rsidDel="002E63DC">
          <w:rPr>
            <w:rFonts w:ascii="Times New Roman" w:hAnsi="Times New Roman"/>
          </w:rPr>
          <w:delText>under</w:delText>
        </w:r>
      </w:del>
      <w:ins w:id="70" w:author="Bunger, Andrew P" w:date="2022-08-17T09:42:00Z">
        <w:r w:rsidR="002E63DC">
          <w:rPr>
            <w:rFonts w:ascii="Times New Roman" w:hAnsi="Times New Roman"/>
          </w:rPr>
          <w:t>. Under</w:t>
        </w:r>
      </w:ins>
      <w:r w:rsidR="00693B12" w:rsidRPr="00F972C0">
        <w:rPr>
          <w:rFonts w:ascii="Times New Roman" w:hAnsi="Times New Roman"/>
        </w:rPr>
        <w:t xml:space="preserve"> </w:t>
      </w:r>
      <w:del w:id="71" w:author="Bunger, Andrew P" w:date="2022-08-17T09:42:00Z">
        <w:r w:rsidR="00693B12" w:rsidRPr="00F972C0" w:rsidDel="002E63DC">
          <w:rPr>
            <w:rFonts w:ascii="Times New Roman" w:hAnsi="Times New Roman"/>
          </w:rPr>
          <w:delText xml:space="preserve">such </w:delText>
        </w:r>
      </w:del>
      <w:r w:rsidR="00693B12" w:rsidRPr="00F972C0">
        <w:rPr>
          <w:rFonts w:ascii="Times New Roman" w:hAnsi="Times New Roman"/>
        </w:rPr>
        <w:t xml:space="preserve">harsh </w:t>
      </w:r>
      <w:ins w:id="72" w:author="Bunger, Andrew P" w:date="2022-08-17T09:42:00Z">
        <w:r w:rsidR="002E63DC">
          <w:rPr>
            <w:rFonts w:ascii="Times New Roman" w:hAnsi="Times New Roman"/>
          </w:rPr>
          <w:t xml:space="preserve">wellbore </w:t>
        </w:r>
      </w:ins>
      <w:r w:rsidR="00693B12" w:rsidRPr="00F972C0">
        <w:rPr>
          <w:rFonts w:ascii="Times New Roman" w:hAnsi="Times New Roman"/>
        </w:rPr>
        <w:t xml:space="preserve">conditions, its stability over an extended period of time is unknown. To </w:t>
      </w:r>
      <w:del w:id="73" w:author="Bunger, Andrew P" w:date="2022-08-17T09:43:00Z">
        <w:r w:rsidR="00693B12" w:rsidRPr="00F972C0" w:rsidDel="002E63DC">
          <w:rPr>
            <w:rFonts w:ascii="Times New Roman" w:hAnsi="Times New Roman"/>
          </w:rPr>
          <w:delText xml:space="preserve">leverage </w:delText>
        </w:r>
      </w:del>
      <w:ins w:id="74" w:author="Bunger, Andrew P" w:date="2022-08-17T09:43:00Z">
        <w:r w:rsidR="002E63DC">
          <w:rPr>
            <w:rFonts w:ascii="Times New Roman" w:hAnsi="Times New Roman"/>
          </w:rPr>
          <w:t>mitigate</w:t>
        </w:r>
        <w:r w:rsidR="002E63DC" w:rsidRPr="00F972C0">
          <w:rPr>
            <w:rFonts w:ascii="Times New Roman" w:hAnsi="Times New Roman"/>
          </w:rPr>
          <w:t xml:space="preserve"> </w:t>
        </w:r>
      </w:ins>
      <w:r w:rsidR="00693B12" w:rsidRPr="00F972C0">
        <w:rPr>
          <w:rFonts w:ascii="Times New Roman" w:hAnsi="Times New Roman"/>
        </w:rPr>
        <w:t>this problem,</w:t>
      </w:r>
      <w:r w:rsidR="0075189A">
        <w:rPr>
          <w:rFonts w:ascii="Times New Roman" w:hAnsi="Times New Roman"/>
        </w:rPr>
        <w:t xml:space="preserve"> extensive, </w:t>
      </w:r>
      <w:del w:id="75" w:author="Bunger, Andrew P" w:date="2022-08-17T09:43:00Z">
        <w:r w:rsidR="0075189A" w:rsidDel="002E63DC">
          <w:rPr>
            <w:rFonts w:ascii="Times New Roman" w:hAnsi="Times New Roman"/>
          </w:rPr>
          <w:delText xml:space="preserve">pioneering </w:delText>
        </w:r>
      </w:del>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del w:id="76" w:author="Bunger, Andrew P" w:date="2022-08-17T09:43:00Z">
        <w:r w:rsidR="00693B12" w:rsidRPr="00F972C0" w:rsidDel="002E63DC">
          <w:rPr>
            <w:rFonts w:ascii="Times New Roman" w:hAnsi="Times New Roman"/>
          </w:rPr>
          <w:delText xml:space="preserve">adding </w:delText>
        </w:r>
      </w:del>
      <w:ins w:id="77" w:author="Bunger, Andrew P" w:date="2022-08-17T09:43:00Z">
        <w:r w:rsidR="002E63DC">
          <w:rPr>
            <w:rFonts w:ascii="Times New Roman" w:hAnsi="Times New Roman"/>
          </w:rPr>
          <w:t xml:space="preserve">inclusion of </w:t>
        </w:r>
      </w:ins>
      <w:r w:rsidR="00693B12" w:rsidRPr="00F972C0">
        <w:rPr>
          <w:rFonts w:ascii="Times New Roman" w:hAnsi="Times New Roman"/>
        </w:rPr>
        <w:t>various additives</w:t>
      </w:r>
      <w:del w:id="78" w:author="Bunger, Andrew P" w:date="2022-08-17T09:43:00Z">
        <w:r w:rsidR="00693B12" w:rsidRPr="00F972C0" w:rsidDel="002E63DC">
          <w:rPr>
            <w:rFonts w:ascii="Times New Roman" w:hAnsi="Times New Roman"/>
          </w:rPr>
          <w:delText xml:space="preserve">, </w:delText>
        </w:r>
        <w:r w:rsidR="0075189A" w:rsidRPr="0075189A" w:rsidDel="002E63DC">
          <w:rPr>
            <w:rFonts w:ascii="Times New Roman" w:hAnsi="Times New Roman"/>
          </w:rPr>
          <w:delText>which aims</w:delText>
        </w:r>
      </w:del>
      <w:ins w:id="79" w:author="Bunger, Andrew P" w:date="2022-08-17T09:43:00Z">
        <w:r w:rsidR="002E63DC">
          <w:rPr>
            <w:rFonts w:ascii="Times New Roman" w:hAnsi="Times New Roman"/>
          </w:rPr>
          <w:t xml:space="preserve"> aiming</w:t>
        </w:r>
      </w:ins>
      <w:r w:rsidR="0075189A" w:rsidRPr="0075189A">
        <w:rPr>
          <w:rFonts w:ascii="Times New Roman" w:hAnsi="Times New Roman"/>
        </w:rPr>
        <w:t xml:space="preserve"> to provide better mechanical and hydraulic properties, </w:t>
      </w:r>
      <w:del w:id="80" w:author="Bunger, Andrew P" w:date="2022-08-17T09:43:00Z">
        <w:r w:rsidR="0075189A" w:rsidRPr="0075189A" w:rsidDel="002E63DC">
          <w:rPr>
            <w:rFonts w:ascii="Times New Roman" w:hAnsi="Times New Roman"/>
          </w:rPr>
          <w:delText>thus hoping to</w:delText>
        </w:r>
      </w:del>
      <w:ins w:id="81" w:author="Bunger, Andrew P" w:date="2022-08-17T09:43:00Z">
        <w:r w:rsidR="002E63DC">
          <w:rPr>
            <w:rFonts w:ascii="Times New Roman" w:hAnsi="Times New Roman"/>
          </w:rPr>
          <w:t>with the goal of</w:t>
        </w:r>
      </w:ins>
      <w:r w:rsidR="0075189A" w:rsidRPr="0075189A">
        <w:rPr>
          <w:rFonts w:ascii="Times New Roman" w:hAnsi="Times New Roman"/>
        </w:rPr>
        <w:t xml:space="preserve"> maintain</w:t>
      </w:r>
      <w:ins w:id="82" w:author="Bunger, Andrew P" w:date="2022-08-17T09:43:00Z">
        <w:r w:rsidR="002E63DC">
          <w:rPr>
            <w:rFonts w:ascii="Times New Roman" w:hAnsi="Times New Roman"/>
          </w:rPr>
          <w:t>ing</w:t>
        </w:r>
      </w:ins>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A830D3">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77777777" w:rsidR="008009C9" w:rsidRDefault="005F3293" w:rsidP="00F972C0">
      <w:pPr>
        <w:spacing w:line="360" w:lineRule="auto"/>
        <w:jc w:val="both"/>
        <w:rPr>
          <w:ins w:id="83" w:author="Bunger, Andrew P" w:date="2022-08-17T09:46:00Z"/>
          <w:rFonts w:ascii="Times New Roman" w:hAnsi="Times New Roman"/>
        </w:rPr>
      </w:pPr>
      <w:r>
        <w:rPr>
          <w:rFonts w:ascii="Times New Roman" w:hAnsi="Times New Roman"/>
        </w:rPr>
        <w:tab/>
      </w:r>
      <w:del w:id="84" w:author="Bunger, Andrew P" w:date="2022-08-17T09:43:00Z">
        <w:r w:rsidR="005F0C67" w:rsidDel="002E63DC">
          <w:rPr>
            <w:rFonts w:ascii="Times New Roman" w:hAnsi="Times New Roman"/>
          </w:rPr>
          <w:delText>However</w:delText>
        </w:r>
      </w:del>
      <w:ins w:id="85" w:author="Bunger, Andrew P" w:date="2022-08-17T09:43:00Z">
        <w:r w:rsidR="002E63DC">
          <w:rPr>
            <w:rFonts w:ascii="Times New Roman" w:hAnsi="Times New Roman"/>
          </w:rPr>
          <w:t>While much ef</w:t>
        </w:r>
      </w:ins>
      <w:ins w:id="86" w:author="Bunger, Andrew P" w:date="2022-08-17T09:44:00Z">
        <w:r w:rsidR="002E63DC">
          <w:rPr>
            <w:rFonts w:ascii="Times New Roman" w:hAnsi="Times New Roman"/>
          </w:rPr>
          <w:t>fort has been focused on development of materials and additives</w:t>
        </w:r>
      </w:ins>
      <w:r w:rsidR="005F0C67">
        <w:rPr>
          <w:rFonts w:ascii="Times New Roman" w:hAnsi="Times New Roman"/>
        </w:rPr>
        <w:t>, the identification</w:t>
      </w:r>
      <w:del w:id="87" w:author="Bunger, Andrew P" w:date="2022-08-17T09:44:00Z">
        <w:r w:rsidDel="002E63DC">
          <w:rPr>
            <w:rFonts w:ascii="Times New Roman" w:hAnsi="Times New Roman"/>
          </w:rPr>
          <w:delText>s</w:delText>
        </w:r>
      </w:del>
      <w:r w:rsidR="005F0C67">
        <w:rPr>
          <w:rFonts w:ascii="Times New Roman" w:hAnsi="Times New Roman"/>
        </w:rPr>
        <w:t xml:space="preserve"> of </w:t>
      </w:r>
      <w:del w:id="88" w:author="Bunger, Andrew P" w:date="2022-08-17T09:44:00Z">
        <w:r w:rsidR="005F0C67" w:rsidDel="002E63DC">
          <w:rPr>
            <w:rFonts w:ascii="Times New Roman" w:hAnsi="Times New Roman"/>
          </w:rPr>
          <w:delText xml:space="preserve">the </w:delText>
        </w:r>
      </w:del>
      <w:ins w:id="89" w:author="Bunger, Andrew P" w:date="2022-08-17T09:44:00Z">
        <w:r w:rsidR="002E63DC">
          <w:rPr>
            <w:rFonts w:ascii="Times New Roman" w:hAnsi="Times New Roman"/>
          </w:rPr>
          <w:t xml:space="preserve">what comprises </w:t>
        </w:r>
      </w:ins>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ins w:id="90" w:author="Bunger, Andrew P" w:date="2022-08-17T09:44:00Z">
        <w:r w:rsidR="002E63DC">
          <w:rPr>
            <w:rFonts w:ascii="Times New Roman" w:hAnsi="Times New Roman"/>
          </w:rPr>
          <w:t xml:space="preserve"> are still unclear. This is especially true for high temperature and high pressure</w:t>
        </w:r>
      </w:ins>
      <w:r w:rsidR="005F0C67">
        <w:rPr>
          <w:rFonts w:ascii="Times New Roman" w:hAnsi="Times New Roman"/>
        </w:rPr>
        <w:t xml:space="preserve"> </w:t>
      </w:r>
      <w:del w:id="91" w:author="Bunger, Andrew P" w:date="2022-08-17T09:45:00Z">
        <w:r w:rsidR="005F0C67" w:rsidDel="002E63DC">
          <w:rPr>
            <w:rFonts w:ascii="Times New Roman" w:hAnsi="Times New Roman"/>
          </w:rPr>
          <w:delText>un</w:delText>
        </w:r>
      </w:del>
      <w:del w:id="92" w:author="Bunger, Andrew P" w:date="2022-08-17T09:44:00Z">
        <w:r w:rsidR="005F0C67" w:rsidDel="002E63DC">
          <w:rPr>
            <w:rFonts w:ascii="Times New Roman" w:hAnsi="Times New Roman"/>
          </w:rPr>
          <w:delText>der the scenario</w:delText>
        </w:r>
        <w:r w:rsidDel="002E63DC">
          <w:rPr>
            <w:rFonts w:ascii="Times New Roman" w:hAnsi="Times New Roman"/>
          </w:rPr>
          <w:delText xml:space="preserve"> of </w:delText>
        </w:r>
      </w:del>
      <w:ins w:id="93" w:author="Bunger, Andrew P" w:date="2022-08-17T09:44:00Z">
        <w:r w:rsidR="002E63DC">
          <w:rPr>
            <w:rFonts w:ascii="Times New Roman" w:hAnsi="Times New Roman"/>
          </w:rPr>
          <w:t>(</w:t>
        </w:r>
      </w:ins>
      <w:r w:rsidR="0075189A">
        <w:rPr>
          <w:rFonts w:ascii="Times New Roman" w:hAnsi="Times New Roman"/>
        </w:rPr>
        <w:t>HTHP</w:t>
      </w:r>
      <w:ins w:id="94" w:author="Bunger, Andrew P" w:date="2022-08-17T09:45:00Z">
        <w:r w:rsidR="002E63DC">
          <w:rPr>
            <w:rFonts w:ascii="Times New Roman" w:hAnsi="Times New Roman"/>
          </w:rPr>
          <w:t>) environments.</w:t>
        </w:r>
      </w:ins>
      <w:del w:id="95" w:author="Bunger, Andrew P" w:date="2022-08-17T09:46:00Z">
        <w:r w:rsidR="0075189A" w:rsidDel="008009C9">
          <w:rPr>
            <w:rFonts w:ascii="Times New Roman" w:hAnsi="Times New Roman"/>
          </w:rPr>
          <w:delText xml:space="preserve"> </w:delText>
        </w:r>
        <w:r w:rsidR="007664C7" w:rsidDel="008009C9">
          <w:rPr>
            <w:rFonts w:ascii="Times New Roman" w:hAnsi="Times New Roman"/>
          </w:rPr>
          <w:delText>are still u</w:delText>
        </w:r>
        <w:r w:rsidR="0075189A" w:rsidDel="008009C9">
          <w:rPr>
            <w:rFonts w:ascii="Times New Roman" w:hAnsi="Times New Roman"/>
          </w:rPr>
          <w:delText xml:space="preserve">nclear, </w:delText>
        </w:r>
        <w:r w:rsidR="007664C7" w:rsidDel="008009C9">
          <w:rPr>
            <w:rFonts w:ascii="Times New Roman" w:hAnsi="Times New Roman"/>
          </w:rPr>
          <w:delText>and</w:delText>
        </w:r>
        <w:r w:rsidDel="008009C9">
          <w:rPr>
            <w:rFonts w:ascii="Times New Roman" w:hAnsi="Times New Roman"/>
          </w:rPr>
          <w:delText xml:space="preserve"> it does require a more comprehensive and thorough study to highlight the challenges associated with HTHP cementing so a</w:delText>
        </w:r>
        <w:r w:rsidR="0075189A" w:rsidDel="008009C9">
          <w:rPr>
            <w:rFonts w:ascii="Times New Roman" w:hAnsi="Times New Roman"/>
          </w:rPr>
          <w:delText xml:space="preserve"> proper</w:delText>
        </w:r>
        <w:r w:rsidDel="008009C9">
          <w:rPr>
            <w:rFonts w:ascii="Times New Roman" w:hAnsi="Times New Roman"/>
          </w:rPr>
          <w:delText xml:space="preserve"> solution can be developed to suit these challenges. </w:delText>
        </w:r>
      </w:del>
    </w:p>
    <w:p w14:paraId="6134C15C" w14:textId="56DE15D2" w:rsidR="00693B12" w:rsidRPr="00F972C0" w:rsidRDefault="008009C9">
      <w:pPr>
        <w:spacing w:line="360" w:lineRule="auto"/>
        <w:ind w:firstLine="720"/>
        <w:jc w:val="both"/>
        <w:rPr>
          <w:rFonts w:ascii="Times New Roman" w:hAnsi="Times New Roman"/>
        </w:rPr>
        <w:pPrChange w:id="96" w:author="Bunger, Andrew P" w:date="2022-08-17T09:46:00Z">
          <w:pPr>
            <w:spacing w:line="360" w:lineRule="auto"/>
            <w:jc w:val="both"/>
          </w:pPr>
        </w:pPrChange>
      </w:pPr>
      <w:ins w:id="97" w:author="Bunger, Andrew P" w:date="2022-08-17T09:46:00Z">
        <w:r>
          <w:rPr>
            <w:rFonts w:ascii="Times New Roman" w:hAnsi="Times New Roman"/>
          </w:rPr>
          <w:t xml:space="preserve">Wellbore cement can be classified as </w:t>
        </w:r>
      </w:ins>
      <w:del w:id="98" w:author="Bunger, Andrew P" w:date="2022-08-17T09:46:00Z">
        <w:r w:rsidR="005F0C67" w:rsidDel="008009C9">
          <w:rPr>
            <w:rFonts w:ascii="Times New Roman" w:hAnsi="Times New Roman"/>
          </w:rPr>
          <w:delText>K</w:delText>
        </w:r>
        <w:r w:rsidR="00693B12" w:rsidRPr="00F972C0" w:rsidDel="008009C9">
          <w:rPr>
            <w:rFonts w:ascii="Times New Roman" w:hAnsi="Times New Roman"/>
          </w:rPr>
          <w:delText xml:space="preserve">nown as the </w:delText>
        </w:r>
      </w:del>
      <w:r w:rsidR="00693B12" w:rsidRPr="00F972C0">
        <w:rPr>
          <w:rFonts w:ascii="Times New Roman" w:hAnsi="Times New Roman"/>
        </w:rPr>
        <w:t>cementitious saturated porous material with permeability ranges from mil</w:t>
      </w:r>
      <w:ins w:id="99" w:author="Bunger, Andrew P" w:date="2022-08-17T09:46:00Z">
        <w:r>
          <w:rPr>
            <w:rFonts w:ascii="Times New Roman" w:hAnsi="Times New Roman"/>
          </w:rPr>
          <w:t>li</w:t>
        </w:r>
      </w:ins>
      <w:del w:id="100" w:author="Bunger, Andrew P" w:date="2022-08-17T09:46:00Z">
        <w:r w:rsidR="00693B12" w:rsidRPr="00F972C0" w:rsidDel="008009C9">
          <w:rPr>
            <w:rFonts w:ascii="Times New Roman" w:hAnsi="Times New Roman"/>
          </w:rPr>
          <w:delText>i-</w:delText>
        </w:r>
      </w:del>
      <w:ins w:id="101" w:author="Bunger, Andrew P" w:date="2022-08-17T09:46:00Z">
        <w:r>
          <w:rPr>
            <w:rFonts w:ascii="Times New Roman" w:hAnsi="Times New Roman"/>
          </w:rPr>
          <w:t>-</w:t>
        </w:r>
      </w:ins>
      <w:del w:id="102" w:author="Bunger, Andrew P" w:date="2022-08-17T09:46:00Z">
        <w:r w:rsidR="00693B12" w:rsidRPr="00F972C0" w:rsidDel="008009C9">
          <w:rPr>
            <w:rFonts w:ascii="Times New Roman" w:hAnsi="Times New Roman"/>
          </w:rPr>
          <w:delText>darcy</w:delText>
        </w:r>
      </w:del>
      <w:r w:rsidR="00693B12" w:rsidRPr="00F972C0">
        <w:rPr>
          <w:rFonts w:ascii="Times New Roman" w:hAnsi="Times New Roman"/>
        </w:rPr>
        <w:t xml:space="preserve"> to nano</w:t>
      </w:r>
      <w:ins w:id="103" w:author="Bunger, Andrew P" w:date="2022-08-17T09:46:00Z">
        <w:r>
          <w:rPr>
            <w:rFonts w:ascii="Times New Roman" w:hAnsi="Times New Roman"/>
          </w:rPr>
          <w:t>-</w:t>
        </w:r>
      </w:ins>
      <w:del w:id="104" w:author="Bunger, Andrew P" w:date="2022-08-17T09:46:00Z">
        <w:r w:rsidR="00693B12" w:rsidRPr="00F972C0" w:rsidDel="008009C9">
          <w:rPr>
            <w:rFonts w:ascii="Times New Roman" w:hAnsi="Times New Roman"/>
          </w:rPr>
          <w:delText>-</w:delText>
        </w:r>
      </w:del>
      <w:ins w:id="105" w:author="Bunger, Andrew P" w:date="2022-08-17T09:46:00Z">
        <w:r>
          <w:rPr>
            <w:rFonts w:ascii="Times New Roman" w:hAnsi="Times New Roman"/>
          </w:rPr>
          <w:t>D</w:t>
        </w:r>
      </w:ins>
      <w:del w:id="106" w:author="Bunger, Andrew P" w:date="2022-08-17T09:46:00Z">
        <w:r w:rsidR="00693B12" w:rsidRPr="00F972C0" w:rsidDel="008009C9">
          <w:rPr>
            <w:rFonts w:ascii="Times New Roman" w:hAnsi="Times New Roman"/>
          </w:rPr>
          <w:delText>d</w:delText>
        </w:r>
      </w:del>
      <w:r w:rsidR="00693B12" w:rsidRPr="00F972C0">
        <w:rPr>
          <w:rFonts w:ascii="Times New Roman" w:hAnsi="Times New Roman"/>
        </w:rPr>
        <w:t>arc</w:t>
      </w:r>
      <w:ins w:id="107" w:author="Bunger, Andrew P" w:date="2022-08-17T09:46:00Z">
        <w:r>
          <w:rPr>
            <w:rFonts w:ascii="Times New Roman" w:hAnsi="Times New Roman"/>
          </w:rPr>
          <w:t>ies</w:t>
        </w:r>
      </w:ins>
      <w:del w:id="108" w:author="Bunger, Andrew P" w:date="2022-08-17T09:46:00Z">
        <w:r w:rsidR="00693B12" w:rsidRPr="00F972C0" w:rsidDel="008009C9">
          <w:rPr>
            <w:rFonts w:ascii="Times New Roman" w:hAnsi="Times New Roman"/>
          </w:rPr>
          <w:delText>y</w:delText>
        </w:r>
      </w:del>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(Banthia et al., 1989; Goto et al., 1981; Meng et al., 2021; Picandet et al., 2011)</w:t>
      </w:r>
      <w:r w:rsidR="00693B12" w:rsidRPr="00F972C0">
        <w:rPr>
          <w:rFonts w:ascii="Times New Roman" w:hAnsi="Times New Roman"/>
        </w:rPr>
        <w:fldChar w:fldCharType="end"/>
      </w:r>
      <w:ins w:id="109" w:author="Bunger, Andrew P" w:date="2022-08-17T09:47:00Z">
        <w:r w:rsidR="00865493">
          <w:rPr>
            <w:rFonts w:ascii="Times New Roman" w:hAnsi="Times New Roman"/>
          </w:rPr>
          <w:t xml:space="preserve">. Such a material </w:t>
        </w:r>
      </w:ins>
      <w:del w:id="110" w:author="Bunger, Andrew P" w:date="2022-08-17T09:47:00Z">
        <w:r w:rsidR="00693B12" w:rsidRPr="00F972C0" w:rsidDel="00865493">
          <w:rPr>
            <w:rFonts w:ascii="Times New Roman" w:hAnsi="Times New Roman"/>
          </w:rPr>
          <w:delText xml:space="preserve">, the cement’s behavior </w:delText>
        </w:r>
      </w:del>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w:t>
      </w:r>
      <w:del w:id="111" w:author="Bunger, Andrew P" w:date="2022-08-17T09:47:00Z">
        <w:r w:rsidR="00693B12" w:rsidRPr="00F972C0" w:rsidDel="00865493">
          <w:rPr>
            <w:rFonts w:ascii="Times New Roman" w:hAnsi="Times New Roman"/>
          </w:rPr>
          <w:delText xml:space="preserve">the </w:delText>
        </w:r>
      </w:del>
      <w:r w:rsidR="00693B12" w:rsidRPr="00F972C0">
        <w:rPr>
          <w:rFonts w:ascii="Times New Roman" w:hAnsi="Times New Roman"/>
        </w:rPr>
        <w:t>thermo-hydraulic-mechanical (THM) coupling in the por</w:t>
      </w:r>
      <w:ins w:id="112" w:author="Bunger, Andrew P" w:date="2022-08-17T09:47:00Z">
        <w:r w:rsidR="00865493">
          <w:rPr>
            <w:rFonts w:ascii="Times New Roman" w:hAnsi="Times New Roman"/>
          </w:rPr>
          <w:t>e</w:t>
        </w:r>
      </w:ins>
      <w:del w:id="113" w:author="Bunger, Andrew P" w:date="2022-08-17T09:47:00Z">
        <w:r w:rsidR="00693B12" w:rsidRPr="00F972C0" w:rsidDel="00865493">
          <w:rPr>
            <w:rFonts w:ascii="Times New Roman" w:hAnsi="Times New Roman"/>
          </w:rPr>
          <w:delText>ous</w:delText>
        </w:r>
      </w:del>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w:t>
      </w:r>
      <w:r w:rsidR="00693B12" w:rsidRPr="00F972C0">
        <w:rPr>
          <w:rFonts w:ascii="Times New Roman" w:hAnsi="Times New Roman"/>
        </w:rPr>
        <w:lastRenderedPageBreak/>
        <w:t xml:space="preserve">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w:t>
      </w:r>
      <w:del w:id="114" w:author="Bunger, Andrew P" w:date="2022-08-17T09:48:00Z">
        <w:r w:rsidR="005E5BEE" w:rsidRPr="00F972C0" w:rsidDel="00865493">
          <w:rPr>
            <w:rFonts w:ascii="Times New Roman" w:hAnsi="Times New Roman"/>
          </w:rPr>
          <w:delText xml:space="preserve">the </w:delText>
        </w:r>
      </w:del>
      <w:r w:rsidR="005E5BEE" w:rsidRPr="00F972C0">
        <w:rPr>
          <w:rFonts w:ascii="Times New Roman" w:hAnsi="Times New Roman"/>
        </w:rPr>
        <w:t>porous media</w:t>
      </w:r>
      <w:r w:rsidR="00693B12" w:rsidRPr="00F972C0">
        <w:rPr>
          <w:rFonts w:ascii="Times New Roman" w:hAnsi="Times New Roman"/>
        </w:rPr>
        <w:t xml:space="preserve"> has been studied </w:t>
      </w:r>
      <w:del w:id="115" w:author="Bunger, Andrew P" w:date="2022-08-17T09:48:00Z">
        <w:r w:rsidR="00693B12" w:rsidRPr="00F972C0" w:rsidDel="00865493">
          <w:rPr>
            <w:rFonts w:ascii="Times New Roman" w:hAnsi="Times New Roman"/>
          </w:rPr>
          <w:delText xml:space="preserve">by </w:delText>
        </w:r>
        <w:r w:rsidR="0075189A" w:rsidDel="00865493">
          <w:rPr>
            <w:rFonts w:ascii="Times New Roman" w:hAnsi="Times New Roman"/>
          </w:rPr>
          <w:delText xml:space="preserve">a </w:delText>
        </w:r>
        <w:r w:rsidR="00693B12" w:rsidRPr="00F972C0" w:rsidDel="00865493">
          <w:rPr>
            <w:rFonts w:ascii="Times New Roman" w:hAnsi="Times New Roman"/>
          </w:rPr>
          <w:delText>considerable</w:delText>
        </w:r>
        <w:r w:rsidR="0075189A" w:rsidDel="00865493">
          <w:rPr>
            <w:rFonts w:ascii="Times New Roman" w:hAnsi="Times New Roman"/>
          </w:rPr>
          <w:delText xml:space="preserve"> number of</w:delText>
        </w:r>
        <w:r w:rsidR="00693B12" w:rsidRPr="00F972C0" w:rsidDel="00865493">
          <w:rPr>
            <w:rFonts w:ascii="Times New Roman" w:hAnsi="Times New Roman"/>
          </w:rPr>
          <w:delText xml:space="preserve"> researchers</w:delText>
        </w:r>
      </w:del>
      <w:ins w:id="116" w:author="Bunger, Andrew P" w:date="2022-08-17T09:48:00Z">
        <w:r w:rsidR="00865493">
          <w:rPr>
            <w:rFonts w:ascii="Times New Roman" w:hAnsi="Times New Roman"/>
          </w:rPr>
          <w:t>extensively</w:t>
        </w:r>
      </w:ins>
      <w:r w:rsidR="00693B12" w:rsidRPr="00F972C0">
        <w:rPr>
          <w:rFonts w:ascii="Times New Roman" w:hAnsi="Times New Roman"/>
        </w:rPr>
        <w:t>, the</w:t>
      </w:r>
      <w:del w:id="117" w:author="Bunger, Andrew P" w:date="2022-08-17T09:48:00Z">
        <w:r w:rsidR="00693B12" w:rsidRPr="00F972C0" w:rsidDel="00865493">
          <w:rPr>
            <w:rFonts w:ascii="Times New Roman" w:hAnsi="Times New Roman"/>
          </w:rPr>
          <w:delText>ir</w:delText>
        </w:r>
      </w:del>
      <w:r w:rsidR="00693B12" w:rsidRPr="00F972C0">
        <w:rPr>
          <w:rFonts w:ascii="Times New Roman" w:hAnsi="Times New Roman"/>
        </w:rPr>
        <w:t xml:space="preserve"> </w:t>
      </w:r>
      <w:ins w:id="118" w:author="Bunger, Andrew P" w:date="2022-08-17T09:48:00Z">
        <w:r w:rsidR="00865493">
          <w:rPr>
            <w:rFonts w:ascii="Times New Roman" w:hAnsi="Times New Roman"/>
          </w:rPr>
          <w:t xml:space="preserve">wellbore-related </w:t>
        </w:r>
      </w:ins>
      <w:r w:rsidR="00693B12" w:rsidRPr="00F972C0">
        <w:rPr>
          <w:rFonts w:ascii="Times New Roman" w:hAnsi="Times New Roman"/>
        </w:rPr>
        <w:t>applications have been mainly focusing on</w:t>
      </w:r>
      <w:del w:id="119" w:author="Bunger, Andrew P" w:date="2022-08-17T09:48:00Z">
        <w:r w:rsidR="00693B12" w:rsidRPr="00F972C0" w:rsidDel="00865493">
          <w:rPr>
            <w:rFonts w:ascii="Times New Roman" w:hAnsi="Times New Roman"/>
          </w:rPr>
          <w:delText xml:space="preserve"> the</w:delText>
        </w:r>
      </w:del>
      <w:r w:rsidR="00693B12" w:rsidRPr="00F972C0">
        <w:rPr>
          <w:rFonts w:ascii="Times New Roman" w:hAnsi="Times New Roman"/>
        </w:rPr>
        <w:t xml:space="preserve">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 </w:instrText>
      </w:r>
      <w:r w:rsidR="009B3F0B">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9B3F0B">
        <w:rPr>
          <w:rFonts w:ascii="Times New Roman" w:hAnsi="Times New Roman"/>
        </w:rPr>
        <w:instrText xml:space="preserve"> ADDIN EN.CITE.DATA </w:instrText>
      </w:r>
      <w:r w:rsidR="009B3F0B">
        <w:rPr>
          <w:rFonts w:ascii="Times New Roman" w:hAnsi="Times New Roman"/>
        </w:rPr>
      </w:r>
      <w:r w:rsidR="009B3F0B">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9B3F0B">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operations has rarely been </w:t>
      </w:r>
      <w:del w:id="120" w:author="Bunger, Andrew P" w:date="2022-08-17T09:48:00Z">
        <w:r w:rsidR="00693B12" w:rsidRPr="00F972C0" w:rsidDel="00865493">
          <w:rPr>
            <w:rFonts w:ascii="Times New Roman" w:hAnsi="Times New Roman"/>
          </w:rPr>
          <w:delText xml:space="preserve">properly </w:delText>
        </w:r>
      </w:del>
      <w:r w:rsidR="00693B12" w:rsidRPr="00F972C0">
        <w:rPr>
          <w:rFonts w:ascii="Times New Roman" w:hAnsi="Times New Roman"/>
        </w:rPr>
        <w:t>considered and fully investigated under the HTHP conditions</w:t>
      </w:r>
      <w:del w:id="121" w:author="Bunger, Andrew P" w:date="2022-08-17T09:49:00Z">
        <w:r w:rsidR="00693B12" w:rsidRPr="00F972C0" w:rsidDel="007A40EA">
          <w:rPr>
            <w:rFonts w:ascii="Times New Roman" w:hAnsi="Times New Roman"/>
          </w:rPr>
          <w:delText>, which could</w:delText>
        </w:r>
      </w:del>
      <w:ins w:id="122" w:author="Bunger, Andrew P" w:date="2022-08-17T09:49:00Z">
        <w:r w:rsidR="007A40EA">
          <w:rPr>
            <w:rFonts w:ascii="Times New Roman" w:hAnsi="Times New Roman"/>
          </w:rPr>
          <w:t>. This knowledge gap means that conditions that will generate stresses that are able to damage the material are not well understood, and therefore it has</w:t>
        </w:r>
      </w:ins>
      <w:ins w:id="123" w:author="Bunger, Andrew P" w:date="2022-08-17T09:50:00Z">
        <w:r w:rsidR="007A40EA">
          <w:rPr>
            <w:rFonts w:ascii="Times New Roman" w:hAnsi="Times New Roman"/>
          </w:rPr>
          <w:t xml:space="preserve"> potentially </w:t>
        </w:r>
      </w:ins>
      <w:del w:id="124" w:author="Bunger, Andrew P" w:date="2022-08-17T09:50:00Z">
        <w:r w:rsidR="00693B12" w:rsidRPr="00F972C0" w:rsidDel="007A40EA">
          <w:rPr>
            <w:rFonts w:ascii="Times New Roman" w:hAnsi="Times New Roman"/>
          </w:rPr>
          <w:delText xml:space="preserve"> result in jeopardizing the cementing integrity and lead to many </w:delText>
        </w:r>
      </w:del>
      <w:r w:rsidR="00693B12" w:rsidRPr="00F972C0">
        <w:rPr>
          <w:rFonts w:ascii="Times New Roman" w:hAnsi="Times New Roman"/>
        </w:rPr>
        <w:t xml:space="preserve">serious </w:t>
      </w:r>
      <w:commentRangeStart w:id="125"/>
      <w:r w:rsidR="00693B12" w:rsidRPr="00F972C0">
        <w:rPr>
          <w:rFonts w:ascii="Times New Roman" w:hAnsi="Times New Roman"/>
        </w:rPr>
        <w:t>consequences</w:t>
      </w:r>
      <w:commentRangeEnd w:id="125"/>
      <w:r w:rsidR="007A40EA">
        <w:rPr>
          <w:rStyle w:val="CommentReference"/>
        </w:rPr>
        <w:commentReference w:id="125"/>
      </w:r>
      <w:r w:rsidR="00693B12" w:rsidRPr="00F972C0">
        <w:rPr>
          <w:rFonts w:ascii="Times New Roman" w:hAnsi="Times New Roman"/>
        </w:rPr>
        <w:t xml:space="preserve">. </w:t>
      </w:r>
      <w:del w:id="126" w:author="Bunger, Andrew P" w:date="2022-08-17T09:50:00Z">
        <w:r w:rsidR="00CC3D8B" w:rsidDel="007A40EA">
          <w:rPr>
            <w:rFonts w:ascii="Times New Roman" w:hAnsi="Times New Roman"/>
          </w:rPr>
          <w:delText xml:space="preserve">More importantly, this </w:delText>
        </w:r>
        <w:r w:rsidR="005F0C67" w:rsidDel="007A40EA">
          <w:rPr>
            <w:rFonts w:ascii="Times New Roman" w:hAnsi="Times New Roman"/>
          </w:rPr>
          <w:delText xml:space="preserve">THM coupling related issues </w:delText>
        </w:r>
        <w:r w:rsidR="0075189A" w:rsidDel="007A40EA">
          <w:rPr>
            <w:rFonts w:ascii="Times New Roman" w:hAnsi="Times New Roman"/>
          </w:rPr>
          <w:delText>can</w:delText>
        </w:r>
        <w:r w:rsidR="005F0C67" w:rsidDel="007A40EA">
          <w:rPr>
            <w:rFonts w:ascii="Times New Roman" w:hAnsi="Times New Roman"/>
          </w:rPr>
          <w:delText xml:space="preserve"> not be addressed by any of the current available additives, because none of them can change the intrinsic nature, i.e. the porous structure, of the cement.    </w:delText>
        </w:r>
      </w:del>
    </w:p>
    <w:p w14:paraId="1BDCA2A4" w14:textId="4D032D96"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4148D1">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w:t>
      </w:r>
      <w:del w:id="127" w:author="Bunger, Andrew P" w:date="2022-08-17T09:51:00Z">
        <w:r w:rsidR="00693B12" w:rsidRPr="00F972C0" w:rsidDel="007A40EA">
          <w:rPr>
            <w:rFonts w:ascii="Times New Roman" w:hAnsi="Times New Roman"/>
            <w:noProof/>
          </w:rPr>
          <w:delText xml:space="preserve">Biot, </w:delText>
        </w:r>
      </w:del>
      <w:r w:rsidR="00693B12" w:rsidRPr="00F972C0">
        <w:rPr>
          <w:rFonts w:ascii="Times New Roman" w:hAnsi="Times New Roman"/>
          <w:noProof/>
        </w:rPr>
        <w:t>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128"/>
      <w:r w:rsidR="00693B12" w:rsidRPr="00F972C0">
        <w:rPr>
          <w:rFonts w:ascii="Times New Roman" w:hAnsi="Times New Roman"/>
        </w:rPr>
        <w:t xml:space="preserve">firstly extended </w:t>
      </w:r>
      <w:commentRangeEnd w:id="128"/>
      <w:r w:rsidR="002D66D7">
        <w:rPr>
          <w:rStyle w:val="CommentReference"/>
        </w:rPr>
        <w:commentReference w:id="128"/>
      </w:r>
      <w:r w:rsidR="00693B12" w:rsidRPr="00F972C0">
        <w:rPr>
          <w:rFonts w:ascii="Times New Roman" w:hAnsi="Times New Roman"/>
        </w:rPr>
        <w:t>the tradition</w:t>
      </w:r>
      <w:r w:rsidR="0075189A">
        <w:rPr>
          <w:rFonts w:ascii="Times New Roman" w:hAnsi="Times New Roman"/>
        </w:rPr>
        <w:t xml:space="preserve">al theory of poromechanics </w:t>
      </w:r>
      <w:ins w:id="129" w:author="Bunger, Andrew P" w:date="2022-08-17T09:53:00Z">
        <w:r w:rsidR="00EE5024">
          <w:rPr>
            <w:rFonts w:ascii="Times New Roman" w:hAnsi="Times New Roman"/>
          </w:rPr>
          <w:t xml:space="preserve">(Biot, </w:t>
        </w:r>
        <w:commentRangeStart w:id="130"/>
        <w:r w:rsidR="00EE5024">
          <w:rPr>
            <w:rFonts w:ascii="Times New Roman" w:hAnsi="Times New Roman"/>
          </w:rPr>
          <w:t>1941</w:t>
        </w:r>
        <w:commentRangeEnd w:id="130"/>
        <w:r w:rsidR="00EE5024">
          <w:rPr>
            <w:rStyle w:val="CommentReference"/>
          </w:rPr>
          <w:commentReference w:id="130"/>
        </w:r>
        <w:r w:rsidR="00EE5024">
          <w:rPr>
            <w:rFonts w:ascii="Times New Roman" w:hAnsi="Times New Roman"/>
          </w:rPr>
          <w:t xml:space="preserve">) </w:t>
        </w:r>
      </w:ins>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del w:id="131" w:author="Bunger, Andrew P" w:date="2022-08-17T09:56:00Z">
        <w:r w:rsidR="002C3055" w:rsidDel="009B462A">
          <w:rPr>
            <w:rFonts w:ascii="Times New Roman" w:hAnsi="Times New Roman"/>
          </w:rPr>
          <w:delText>s</w:delText>
        </w:r>
      </w:del>
      <w:r w:rsidR="002C3055">
        <w:rPr>
          <w:rFonts w:ascii="Times New Roman" w:hAnsi="Times New Roman"/>
        </w:rPr>
        <w:t>-</w:t>
      </w:r>
      <w:r w:rsidR="00693B12" w:rsidRPr="00F972C0">
        <w:rPr>
          <w:rFonts w:ascii="Times New Roman" w:hAnsi="Times New Roman"/>
        </w:rPr>
        <w:t xml:space="preserve">molecular diffusion and dynamic forces using </w:t>
      </w:r>
      <w:del w:id="132" w:author="Bunger, Andrew P" w:date="2022-08-17T09:56:00Z">
        <w:r w:rsidR="00693B12" w:rsidRPr="00F972C0" w:rsidDel="009B462A">
          <w:rPr>
            <w:rFonts w:ascii="Times New Roman" w:hAnsi="Times New Roman"/>
          </w:rPr>
          <w:delText xml:space="preserve">the </w:delText>
        </w:r>
      </w:del>
      <w:ins w:id="133" w:author="Bunger, Andrew P" w:date="2022-08-17T09:56:00Z">
        <w:r w:rsidR="009B462A">
          <w:rPr>
            <w:rFonts w:ascii="Times New Roman" w:hAnsi="Times New Roman"/>
          </w:rPr>
          <w:t>a</w:t>
        </w:r>
        <w:r w:rsidR="009B462A" w:rsidRPr="00F972C0">
          <w:rPr>
            <w:rFonts w:ascii="Times New Roman" w:hAnsi="Times New Roman"/>
          </w:rPr>
          <w:t xml:space="preserve"> </w:t>
        </w:r>
      </w:ins>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del w:id="134" w:author="Bunger, Andrew P" w:date="2022-08-17T09:56:00Z">
        <w:r w:rsidR="00693B12" w:rsidRPr="00F972C0" w:rsidDel="009B462A">
          <w:rPr>
            <w:rFonts w:ascii="Times New Roman" w:hAnsi="Times New Roman"/>
          </w:rPr>
          <w:delText>analytical solutions</w:delText>
        </w:r>
      </w:del>
      <w:ins w:id="135" w:author="Bunger, Andrew P" w:date="2022-08-17T09:56:00Z">
        <w:r w:rsidR="009B462A">
          <w:rPr>
            <w:rFonts w:ascii="Times New Roman" w:hAnsi="Times New Roman"/>
          </w:rPr>
          <w:t>formulations include</w:t>
        </w:r>
      </w:ins>
      <w:r w:rsidR="00693B12" w:rsidRPr="00F972C0">
        <w:rPr>
          <w:rFonts w:ascii="Times New Roman" w:hAnsi="Times New Roman"/>
        </w:rPr>
        <w:t xml:space="preserve"> </w:t>
      </w:r>
      <w:del w:id="136" w:author="Bunger, Andrew P" w:date="2022-08-17T09:56:00Z">
        <w:r w:rsidR="00693B12" w:rsidRPr="00F972C0" w:rsidDel="009B462A">
          <w:rPr>
            <w:rFonts w:ascii="Times New Roman" w:hAnsi="Times New Roman"/>
          </w:rPr>
          <w:delText>are obtained by</w:delText>
        </w:r>
      </w:del>
      <w:ins w:id="137" w:author="Bunger, Andrew P" w:date="2022-08-17T09:56:00Z">
        <w:r w:rsidR="009B462A">
          <w:rPr>
            <w:rFonts w:ascii="Times New Roman" w:hAnsi="Times New Roman"/>
          </w:rPr>
          <w:t>an assumption to</w:t>
        </w:r>
      </w:ins>
      <w:r w:rsidR="00693B12" w:rsidRPr="00F972C0">
        <w:rPr>
          <w:rFonts w:ascii="Times New Roman" w:hAnsi="Times New Roman"/>
        </w:rPr>
        <w:t xml:space="preserve"> neglec</w:t>
      </w:r>
      <w:ins w:id="138" w:author="Bunger, Andrew P" w:date="2022-08-17T09:57:00Z">
        <w:r w:rsidR="009B462A">
          <w:rPr>
            <w:rFonts w:ascii="Times New Roman" w:hAnsi="Times New Roman"/>
          </w:rPr>
          <w:t>t</w:t>
        </w:r>
      </w:ins>
      <w:del w:id="139" w:author="Bunger, Andrew P" w:date="2022-08-17T09:57:00Z">
        <w:r w:rsidR="00693B12" w:rsidRPr="00F972C0" w:rsidDel="009B462A">
          <w:rPr>
            <w:rFonts w:ascii="Times New Roman" w:hAnsi="Times New Roman"/>
          </w:rPr>
          <w:delText>ting</w:delText>
        </w:r>
      </w:del>
      <w:r w:rsidR="00693B12" w:rsidRPr="00F972C0">
        <w:rPr>
          <w:rFonts w:ascii="Times New Roman" w:hAnsi="Times New Roman"/>
        </w:rPr>
        <w:t xml:space="preserve"> the non-linear term associated with connective heat t</w:t>
      </w:r>
      <w:r w:rsidR="0075189A">
        <w:rPr>
          <w:rFonts w:ascii="Times New Roman" w:hAnsi="Times New Roman"/>
        </w:rPr>
        <w:t>ransfer</w:t>
      </w:r>
      <w:del w:id="140" w:author="Bunger, Andrew P" w:date="2022-08-17T09:57:00Z">
        <w:r w:rsidR="0075189A" w:rsidDel="00210318">
          <w:rPr>
            <w:rFonts w:ascii="Times New Roman" w:hAnsi="Times New Roman"/>
          </w:rPr>
          <w:delText xml:space="preserve">, </w:delText>
        </w:r>
        <w:r w:rsidR="00693B12" w:rsidRPr="00F972C0" w:rsidDel="00210318">
          <w:rPr>
            <w:rFonts w:ascii="Times New Roman" w:hAnsi="Times New Roman"/>
          </w:rPr>
          <w:delText xml:space="preserve">thus </w:delText>
        </w:r>
        <w:r w:rsidR="0075189A" w:rsidRPr="0075189A" w:rsidDel="00210318">
          <w:rPr>
            <w:rFonts w:ascii="Times New Roman" w:hAnsi="Times New Roman"/>
          </w:rPr>
          <w:delText>it is called the linear porothermoelastic model</w:delText>
        </w:r>
      </w:del>
      <w:r w:rsidR="0075189A" w:rsidRPr="0075189A">
        <w:rPr>
          <w:rFonts w:ascii="Times New Roman" w:hAnsi="Times New Roman"/>
        </w:rPr>
        <w:t xml:space="preserve">, which is </w:t>
      </w:r>
      <w:del w:id="141" w:author="Bunger, Andrew P" w:date="2022-08-17T09:57:00Z">
        <w:r w:rsidR="0075189A" w:rsidRPr="0075189A" w:rsidDel="00210318">
          <w:rPr>
            <w:rFonts w:ascii="Times New Roman" w:hAnsi="Times New Roman"/>
          </w:rPr>
          <w:delText>especially prevailing</w:delText>
        </w:r>
      </w:del>
      <w:ins w:id="142" w:author="Bunger, Andrew P" w:date="2022-08-17T09:57:00Z">
        <w:r w:rsidR="00210318">
          <w:rPr>
            <w:rFonts w:ascii="Times New Roman" w:hAnsi="Times New Roman"/>
          </w:rPr>
          <w:t>thought to be most appropriate</w:t>
        </w:r>
      </w:ins>
      <w:r w:rsidR="0075189A" w:rsidRPr="0075189A">
        <w:rPr>
          <w:rFonts w:ascii="Times New Roman" w:hAnsi="Times New Roman"/>
        </w:rPr>
        <w:t xml:space="preserve"> for</w:t>
      </w:r>
      <w:del w:id="143" w:author="Bunger, Andrew P" w:date="2022-08-17T09:57:00Z">
        <w:r w:rsidR="0075189A" w:rsidRPr="0075189A" w:rsidDel="00210318">
          <w:rPr>
            <w:rFonts w:ascii="Times New Roman" w:hAnsi="Times New Roman"/>
          </w:rPr>
          <w:delText xml:space="preserve"> the</w:delText>
        </w:r>
      </w:del>
      <w:r w:rsidR="0075189A" w:rsidRPr="0075189A">
        <w:rPr>
          <w:rFonts w:ascii="Times New Roman" w:hAnsi="Times New Roman"/>
        </w:rPr>
        <w:t xml:space="preserve"> low permeability material</w:t>
      </w:r>
      <w:ins w:id="144" w:author="Bunger, Andrew P" w:date="2022-08-17T09:57:00Z">
        <w:r w:rsidR="00210318">
          <w:rPr>
            <w:rFonts w:ascii="Times New Roman" w:hAnsi="Times New Roman"/>
          </w:rPr>
          <w:t>s</w:t>
        </w:r>
      </w:ins>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w:t>
      </w:r>
      <w:del w:id="145" w:author="Bunger, Andrew P" w:date="2022-08-17T09:58:00Z">
        <w:r w:rsidR="00693B12" w:rsidRPr="00F972C0" w:rsidDel="00210318">
          <w:rPr>
            <w:rFonts w:ascii="Times New Roman" w:hAnsi="Times New Roman"/>
          </w:rPr>
          <w:delText xml:space="preserve"> to understand the mechanism of r</w:delText>
        </w:r>
        <w:r w:rsidR="002C3055" w:rsidDel="00210318">
          <w:rPr>
            <w:rFonts w:ascii="Times New Roman" w:hAnsi="Times New Roman"/>
          </w:rPr>
          <w:delText>elative cases</w:delText>
        </w:r>
      </w:del>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 id="_x0000_i1027" type="#_x0000_t75" alt="" style="width:14.25pt;height:17.25pt;mso-width-percent:0;mso-height-percent:0;mso-width-percent:0;mso-height-percent:0" o:ole="">
            <v:imagedata r:id="rId14" o:title=""/>
          </v:shape>
          <o:OLEObject Type="Embed" ProgID="Equation.DSMT4" ShapeID="_x0000_i1027" DrawAspect="Content" ObjectID="_1722277402" r:id="rId15"/>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8" type="#_x0000_t75" alt="" style="width:14.25pt;height:17.25pt;mso-width-percent:0;mso-height-percent:0;mso-width-percent:0;mso-height-percent:0" o:ole="">
            <v:imagedata r:id="rId16" o:title=""/>
          </v:shape>
          <o:OLEObject Type="Embed" ProgID="Equation.DSMT4" ShapeID="_x0000_i1028" DrawAspect="Content" ObjectID="_1722277403" r:id="rId17"/>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71EF2D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9" type="#_x0000_t75" alt="" style="width:101.25pt;height:22.5pt;mso-width-percent:0;mso-height-percent:0;mso-width-percent:0;mso-height-percent:0" o:ole="">
            <v:imagedata r:id="rId18" o:title=""/>
          </v:shape>
          <o:OLEObject Type="Embed" ProgID="Equation.DSMT4" ShapeID="_x0000_i1029" DrawAspect="Content" ObjectID="_1722277404" r:id="rId19"/>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091EE230"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30" type="#_x0000_t75" alt="" style="width:86.25pt;height:19.5pt;mso-width-percent:0;mso-height-percent:0;mso-width-percent:0;mso-height-percent:0" o:ole="">
            <v:imagedata r:id="rId20" o:title=""/>
          </v:shape>
          <o:OLEObject Type="Embed" ProgID="Equation.DSMT4" ShapeID="_x0000_i1030" DrawAspect="Content" ObjectID="_1722277405" r:id="rId21"/>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77777777" w:rsidR="00210318" w:rsidRDefault="00210318" w:rsidP="00F972C0">
      <w:pPr>
        <w:spacing w:line="360" w:lineRule="auto"/>
        <w:jc w:val="both"/>
        <w:rPr>
          <w:ins w:id="146" w:author="Bunger, Andrew P" w:date="2022-08-17T10:02:00Z"/>
          <w:rFonts w:ascii="Times New Roman" w:hAnsi="Times New Roman"/>
        </w:rPr>
      </w:pPr>
      <w:ins w:id="147" w:author="Bunger, Andrew P" w:date="2022-08-17T09:59:00Z">
        <w:r>
          <w:rPr>
            <w:rFonts w:ascii="Times New Roman" w:hAnsi="Times New Roman"/>
          </w:rPr>
          <w:lastRenderedPageBreak/>
          <w:t xml:space="preserve">Here </w:t>
        </w:r>
      </w:ins>
      <w:moveToRangeStart w:id="148" w:author="Bunger, Andrew P" w:date="2022-08-17T09:59:00Z" w:name="move111622812"/>
      <w:moveTo w:id="149" w:author="Bunger, Andrew P" w:date="2022-08-17T09:59:00Z">
        <w:r w:rsidRPr="00F972C0">
          <w:rPr>
            <w:rFonts w:ascii="Times New Roman" w:hAnsi="Times New Roman"/>
            <w:noProof/>
            <w:position w:val="-10"/>
          </w:rPr>
          <w:object w:dxaOrig="200" w:dyaOrig="320" w14:anchorId="36C6DBF7">
            <v:shape id="_x0000_i1031" type="#_x0000_t75" alt="" style="width:9.75pt;height:14.25pt;mso-width-percent:0;mso-height-percent:0;mso-width-percent:0;mso-height-percent:0" o:ole="">
              <v:imagedata r:id="rId22" o:title=""/>
            </v:shape>
            <o:OLEObject Type="Embed" ProgID="Equation.DSMT4" ShapeID="_x0000_i1031" DrawAspect="Content" ObjectID="_1722277406" r:id="rId23"/>
          </w:object>
        </w:r>
        <w:r w:rsidRPr="00F972C0">
          <w:rPr>
            <w:rFonts w:ascii="Times New Roman" w:hAnsi="Times New Roman"/>
          </w:rPr>
          <w:t>is</w:t>
        </w:r>
        <w:r>
          <w:rPr>
            <w:rFonts w:ascii="Times New Roman" w:hAnsi="Times New Roman"/>
          </w:rPr>
          <w:t xml:space="preserve"> </w:t>
        </w:r>
        <w:del w:id="150" w:author="Bunger, Andrew P" w:date="2022-08-17T10:00:00Z">
          <w:r w:rsidDel="00210318">
            <w:rPr>
              <w:rFonts w:ascii="Times New Roman" w:hAnsi="Times New Roman"/>
            </w:rPr>
            <w:delText>denoting for</w:delText>
          </w:r>
        </w:del>
      </w:moveTo>
      <w:ins w:id="151" w:author="Bunger, Andrew P" w:date="2022-08-17T10:00:00Z">
        <w:r>
          <w:rPr>
            <w:rFonts w:ascii="Times New Roman" w:hAnsi="Times New Roman"/>
          </w:rPr>
          <w:t>denoting</w:t>
        </w:r>
      </w:ins>
      <w:moveTo w:id="152" w:author="Bunger, Andrew P" w:date="2022-08-17T09:59:00Z">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2" type="#_x0000_t75" alt="" style="width:9.75pt;height:19.5pt;mso-width-percent:0;mso-height-percent:0;mso-width-percent:0;mso-height-percent:0" o:ole="">
              <v:imagedata r:id="rId24" o:title=""/>
            </v:shape>
            <o:OLEObject Type="Embed" ProgID="Equation.DSMT4" ShapeID="_x0000_i1032" DrawAspect="Content" ObjectID="_1722277407" r:id="rId25"/>
          </w:object>
        </w:r>
        <w:r>
          <w:rPr>
            <w:rFonts w:ascii="Times New Roman" w:hAnsi="Times New Roman"/>
          </w:rPr>
          <w:t>is the heat flux</w:t>
        </w:r>
      </w:moveTo>
      <w:moveToRangeEnd w:id="148"/>
      <w:ins w:id="153" w:author="Bunger, Andrew P" w:date="2022-08-17T10:00:00Z">
        <w:r>
          <w:rPr>
            <w:rFonts w:ascii="Times New Roman" w:hAnsi="Times New Roman"/>
          </w:rPr>
          <w:t xml:space="preserve">, while </w:t>
        </w:r>
        <w:r>
          <w:rPr>
            <w:rFonts w:ascii="Times New Roman" w:hAnsi="Times New Roman"/>
            <w:i/>
            <w:iCs/>
          </w:rPr>
          <w:t>p</w:t>
        </w:r>
      </w:ins>
      <w:ins w:id="154" w:author="Bunger, Andrew P" w:date="2022-08-17T09:59:00Z">
        <w:r>
          <w:rPr>
            <w:rFonts w:ascii="Times New Roman" w:hAnsi="Times New Roman"/>
          </w:rPr>
          <w:t xml:space="preserve"> </w:t>
        </w:r>
      </w:ins>
      <w:ins w:id="155" w:author="Bunger, Andrew P" w:date="2022-08-17T10:00:00Z">
        <w:r>
          <w:rPr>
            <w:rFonts w:ascii="Times New Roman" w:hAnsi="Times New Roman"/>
          </w:rPr>
          <w:t xml:space="preserve">is the pore pressure and </w:t>
        </w:r>
        <w:r w:rsidRPr="00210318">
          <w:rPr>
            <w:rFonts w:ascii="Times New Roman" w:hAnsi="Times New Roman"/>
            <w:i/>
            <w:iCs/>
            <w:rPrChange w:id="156" w:author="Bunger, Andrew P" w:date="2022-08-17T10:00:00Z">
              <w:rPr>
                <w:rFonts w:ascii="Times New Roman" w:hAnsi="Times New Roman"/>
              </w:rPr>
            </w:rPrChange>
          </w:rPr>
          <w:t>T</w:t>
        </w:r>
        <w:r>
          <w:rPr>
            <w:rFonts w:ascii="Times New Roman" w:hAnsi="Times New Roman"/>
          </w:rPr>
          <w:t xml:space="preserve"> is the temperature field. </w:t>
        </w:r>
      </w:ins>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4148D1">
        <w:rPr>
          <w:rFonts w:ascii="Times New Roman" w:hAnsi="Times New Roman"/>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del w:id="157" w:author="Bunger, Andrew P" w:date="2022-08-17T10:02:00Z">
        <w:r w:rsidR="00406356" w:rsidDel="00210318">
          <w:rPr>
            <w:rFonts w:ascii="Times New Roman" w:hAnsi="Times New Roman"/>
          </w:rPr>
          <w:delText xml:space="preserve"> </w:delText>
        </w:r>
      </w:del>
    </w:p>
    <w:p w14:paraId="3FEAC176" w14:textId="19B8E053" w:rsidR="00693B12" w:rsidRPr="00F972C0" w:rsidRDefault="00210318">
      <w:pPr>
        <w:spacing w:line="360" w:lineRule="auto"/>
        <w:ind w:firstLine="720"/>
        <w:jc w:val="both"/>
        <w:rPr>
          <w:rFonts w:ascii="Times New Roman" w:hAnsi="Times New Roman"/>
        </w:rPr>
        <w:pPrChange w:id="158" w:author="Bunger, Andrew P" w:date="2022-08-17T10:02:00Z">
          <w:pPr>
            <w:spacing w:line="360" w:lineRule="auto"/>
            <w:jc w:val="both"/>
          </w:pPr>
        </w:pPrChange>
      </w:pPr>
      <w:ins w:id="159" w:author="Bunger, Andrew P" w:date="2022-08-17T10:02:00Z">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ins>
      <w:del w:id="160" w:author="Bunger, Andrew P" w:date="2022-08-17T10:02:00Z">
        <w:r w:rsidR="00693B12" w:rsidRPr="00F972C0" w:rsidDel="00210318">
          <w:rPr>
            <w:rFonts w:ascii="Times New Roman" w:hAnsi="Times New Roman"/>
          </w:rPr>
          <w:delText>However</w:delText>
        </w:r>
      </w:del>
      <w:r w:rsidR="00693B12" w:rsidRPr="00F972C0">
        <w:rPr>
          <w:rFonts w:ascii="Times New Roman" w:hAnsi="Times New Roman"/>
        </w:rPr>
        <w:t xml:space="preserve">, </w:t>
      </w:r>
      <w:del w:id="161" w:author="Bunger, Andrew P" w:date="2022-08-17T10:03:00Z">
        <w:r w:rsidR="00693B12" w:rsidRPr="00F972C0" w:rsidDel="00EE3ED1">
          <w:rPr>
            <w:rFonts w:ascii="Times New Roman" w:hAnsi="Times New Roman"/>
          </w:rPr>
          <w:delText xml:space="preserve">as </w:delText>
        </w:r>
      </w:del>
      <w:r w:rsidR="00693B12" w:rsidRPr="00F972C0">
        <w:rPr>
          <w:rFonts w:ascii="Times New Roman" w:hAnsi="Times New Roman"/>
        </w:rPr>
        <w:t xml:space="preserve">for porous material with low permeability, these two effects </w:t>
      </w:r>
      <w:del w:id="162" w:author="Bunger, Andrew P" w:date="2022-08-17T10:03:00Z">
        <w:r w:rsidR="00693B12" w:rsidRPr="00F972C0" w:rsidDel="00EE3ED1">
          <w:rPr>
            <w:rFonts w:ascii="Times New Roman" w:hAnsi="Times New Roman"/>
          </w:rPr>
          <w:delText xml:space="preserve">actually </w:delText>
        </w:r>
      </w:del>
      <w:ins w:id="163" w:author="Bunger, Andrew P" w:date="2022-08-17T10:03:00Z">
        <w:r w:rsidR="00EE3ED1">
          <w:rPr>
            <w:rFonts w:ascii="Times New Roman" w:hAnsi="Times New Roman"/>
          </w:rPr>
          <w:t>can</w:t>
        </w:r>
        <w:r w:rsidR="00EE3ED1" w:rsidRPr="00F972C0">
          <w:rPr>
            <w:rFonts w:ascii="Times New Roman" w:hAnsi="Times New Roman"/>
          </w:rPr>
          <w:t xml:space="preserve"> </w:t>
        </w:r>
      </w:ins>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 </w:instrText>
      </w:r>
      <w:r w:rsidR="004148D1">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4148D1">
        <w:rPr>
          <w:rFonts w:ascii="Times New Roman" w:hAnsi="Times New Roman"/>
        </w:rPr>
        <w:instrText xml:space="preserve"> ADDIN EN.CITE.DATA </w:instrText>
      </w:r>
      <w:r w:rsidR="004148D1">
        <w:rPr>
          <w:rFonts w:ascii="Times New Roman" w:hAnsi="Times New Roman"/>
        </w:rPr>
      </w:r>
      <w:r w:rsidR="004148D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93B12" w:rsidRPr="00F972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ins w:id="164" w:author="Bunger, Andrew P" w:date="2022-08-17T10:03:00Z">
        <w:r w:rsidR="00EE3ED1">
          <w:rPr>
            <w:rFonts w:ascii="Times New Roman" w:hAnsi="Times New Roman"/>
          </w:rPr>
          <w:t xml:space="preserve"> (that is, the fluid flux driven by the pressure gradient term in Eq. (1))</w:t>
        </w:r>
      </w:ins>
      <w:r w:rsidR="00693B12" w:rsidRPr="00F972C0">
        <w:rPr>
          <w:rFonts w:ascii="Times New Roman" w:hAnsi="Times New Roman"/>
        </w:rPr>
        <w:t xml:space="preserve"> near </w:t>
      </w:r>
      <w:ins w:id="165" w:author="Bunger, Andrew P" w:date="2022-08-17T10:04:00Z">
        <w:r w:rsidR="00EE3ED1">
          <w:rPr>
            <w:rFonts w:ascii="Times New Roman" w:hAnsi="Times New Roman"/>
          </w:rPr>
          <w:t>a</w:t>
        </w:r>
      </w:ins>
      <w:del w:id="166" w:author="Bunger, Andrew P" w:date="2022-08-17T10:04:00Z">
        <w:r w:rsidR="00693B12" w:rsidRPr="00F972C0" w:rsidDel="00EE3ED1">
          <w:rPr>
            <w:rFonts w:ascii="Times New Roman" w:hAnsi="Times New Roman"/>
          </w:rPr>
          <w:delText>th</w:delText>
        </w:r>
      </w:del>
      <w:del w:id="167" w:author="Bunger, Andrew P" w:date="2022-08-17T10:03:00Z">
        <w:r w:rsidR="00693B12" w:rsidRPr="00F972C0" w:rsidDel="00EE3ED1">
          <w:rPr>
            <w:rFonts w:ascii="Times New Roman" w:hAnsi="Times New Roman"/>
          </w:rPr>
          <w:delText>e</w:delText>
        </w:r>
      </w:del>
      <w:r w:rsidR="00693B12" w:rsidRPr="00F972C0">
        <w:rPr>
          <w:rFonts w:ascii="Times New Roman" w:hAnsi="Times New Roman"/>
        </w:rPr>
        <w:t xml:space="preserve"> nuclear waste repository. Thus, when designing the cementing under the HTHP conditions, both the thermo</w:t>
      </w:r>
      <w:del w:id="168" w:author="Bunger, Andrew P" w:date="2022-08-17T09:59:00Z">
        <w:r w:rsidR="00693B12" w:rsidRPr="00F972C0" w:rsidDel="00210318">
          <w:rPr>
            <w:rFonts w:ascii="Times New Roman" w:hAnsi="Times New Roman"/>
          </w:rPr>
          <w:delText>s</w:delText>
        </w:r>
      </w:del>
      <w:r w:rsidR="00693B12" w:rsidRPr="00F972C0">
        <w:rPr>
          <w:rFonts w:ascii="Times New Roman" w:hAnsi="Times New Roman"/>
        </w:rPr>
        <w:t>-osmosis and mechano-caloric effects should be taken into conside</w:t>
      </w:r>
      <w:r w:rsidR="002C3055">
        <w:rPr>
          <w:rFonts w:ascii="Times New Roman" w:hAnsi="Times New Roman"/>
        </w:rPr>
        <w:t>ration</w:t>
      </w:r>
      <w:ins w:id="169" w:author="Bunger, Andrew P" w:date="2022-08-17T10:08:00Z">
        <w:r w:rsidR="00800168">
          <w:rPr>
            <w:rFonts w:ascii="Times New Roman" w:hAnsi="Times New Roman"/>
          </w:rPr>
          <w:t xml:space="preserve"> and should not be dismissed at the outset of the solution.</w:t>
        </w:r>
      </w:ins>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del w:id="170" w:author="Bunger, Andrew P" w:date="2022-08-17T10:04:00Z">
        <w:r w:rsidR="002C3055" w:rsidDel="00EE3ED1">
          <w:rPr>
            <w:rFonts w:ascii="Times New Roman" w:hAnsi="Times New Roman"/>
          </w:rPr>
          <w:delText xml:space="preserve"> (</w:delText>
        </w:r>
      </w:del>
      <w:moveFromRangeStart w:id="171" w:author="Bunger, Andrew P" w:date="2022-08-17T09:59:00Z" w:name="move111622812"/>
      <w:moveFrom w:id="172" w:author="Bunger, Andrew P" w:date="2022-08-17T09:59:00Z">
        <w:r w:rsidR="0090156F" w:rsidRPr="00F972C0" w:rsidDel="00210318">
          <w:rPr>
            <w:rFonts w:ascii="Times New Roman" w:hAnsi="Times New Roman"/>
            <w:noProof/>
            <w:position w:val="-10"/>
          </w:rPr>
          <w:object w:dxaOrig="200" w:dyaOrig="320" w14:anchorId="2B0EEF25">
            <v:shape id="_x0000_i1033" type="#_x0000_t75" alt="" style="width:9.75pt;height:14.25pt;mso-width-percent:0;mso-height-percent:0;mso-width-percent:0;mso-height-percent:0" o:ole="">
              <v:imagedata r:id="rId22" o:title=""/>
            </v:shape>
            <o:OLEObject Type="Embed" ProgID="Equation.DSMT4" ShapeID="_x0000_i1033" DrawAspect="Content" ObjectID="_1722277408" r:id="rId26"/>
          </w:object>
        </w:r>
        <w:r w:rsidR="001C28A5" w:rsidRPr="00F972C0" w:rsidDel="00210318">
          <w:rPr>
            <w:rFonts w:ascii="Times New Roman" w:hAnsi="Times New Roman"/>
          </w:rPr>
          <w:t>is</w:t>
        </w:r>
        <w:r w:rsidR="002C3055" w:rsidDel="00210318">
          <w:rPr>
            <w:rFonts w:ascii="Times New Roman" w:hAnsi="Times New Roman"/>
          </w:rPr>
          <w:t xml:space="preserve"> denoting for</w:t>
        </w:r>
        <w:r w:rsidR="001C28A5" w:rsidRPr="00F972C0" w:rsidDel="00210318">
          <w:rPr>
            <w:rFonts w:ascii="Times New Roman" w:hAnsi="Times New Roman"/>
          </w:rPr>
          <w:t xml:space="preserve"> the fluid flux and </w:t>
        </w:r>
        <w:r w:rsidR="0090156F" w:rsidRPr="00F972C0" w:rsidDel="00210318">
          <w:rPr>
            <w:rFonts w:ascii="Times New Roman" w:hAnsi="Times New Roman"/>
            <w:noProof/>
            <w:position w:val="-6"/>
          </w:rPr>
          <w:object w:dxaOrig="220" w:dyaOrig="440" w14:anchorId="70F5221F">
            <v:shape id="_x0000_i1034" type="#_x0000_t75" alt="" style="width:9.75pt;height:19.5pt;mso-width-percent:0;mso-height-percent:0;mso-width-percent:0;mso-height-percent:0" o:ole="">
              <v:imagedata r:id="rId24" o:title=""/>
            </v:shape>
            <o:OLEObject Type="Embed" ProgID="Equation.DSMT4" ShapeID="_x0000_i1034" DrawAspect="Content" ObjectID="_1722277409" r:id="rId27"/>
          </w:object>
        </w:r>
        <w:r w:rsidR="002C3055" w:rsidDel="00210318">
          <w:rPr>
            <w:rFonts w:ascii="Times New Roman" w:hAnsi="Times New Roman"/>
          </w:rPr>
          <w:t>is the heat fl</w:t>
        </w:r>
        <w:del w:id="173" w:author="Bunger, Andrew P" w:date="2022-08-17T10:04:00Z">
          <w:r w:rsidR="002C3055" w:rsidDel="00EE3ED1">
            <w:rPr>
              <w:rFonts w:ascii="Times New Roman" w:hAnsi="Times New Roman"/>
            </w:rPr>
            <w:delText>ux</w:delText>
          </w:r>
        </w:del>
      </w:moveFrom>
      <w:moveFromRangeEnd w:id="171"/>
      <w:del w:id="174" w:author="Bunger, Andrew P" w:date="2022-08-17T10:04:00Z">
        <w:r w:rsidR="002C3055" w:rsidDel="00EE3ED1">
          <w:rPr>
            <w:rFonts w:ascii="Times New Roman" w:hAnsi="Times New Roman"/>
          </w:rPr>
          <w:delText>)</w:delText>
        </w:r>
      </w:del>
      <w:r w:rsidR="002C3055">
        <w:rPr>
          <w:rFonts w:ascii="Times New Roman" w:hAnsi="Times New Roman"/>
        </w:rPr>
        <w:t>.</w:t>
      </w:r>
    </w:p>
    <w:p w14:paraId="7208AFA2" w14:textId="32FF6E17"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75189A">
        <w:rPr>
          <w:rFonts w:ascii="Times New Roman" w:hAnsi="Times New Roman"/>
        </w:rPr>
        <w:t xml:space="preserve">the </w:t>
      </w:r>
      <w:r w:rsidRPr="00F972C0">
        <w:rPr>
          <w:rFonts w:ascii="Times New Roman" w:hAnsi="Times New Roman"/>
        </w:rPr>
        <w:t>so-called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del w:id="175" w:author="Bunger, Andrew P" w:date="2022-08-17T10:05:00Z">
        <w:r w:rsidDel="008824D4">
          <w:rPr>
            <w:rFonts w:ascii="Times New Roman" w:hAnsi="Times New Roman"/>
          </w:rPr>
          <w:delText xml:space="preserve">used </w:delText>
        </w:r>
      </w:del>
      <w:ins w:id="176" w:author="Bunger, Andrew P" w:date="2022-08-17T10:05:00Z">
        <w:r w:rsidR="008824D4">
          <w:rPr>
            <w:rFonts w:ascii="Times New Roman" w:hAnsi="Times New Roman"/>
          </w:rPr>
          <w:t xml:space="preserve">uses a cylindrical geometry and boundary conditions inspired by cement plugs for </w:t>
        </w:r>
      </w:ins>
      <w:del w:id="177" w:author="Bunger, Andrew P" w:date="2022-08-17T10:05:00Z">
        <w:r w:rsidDel="008824D4">
          <w:rPr>
            <w:rFonts w:ascii="Times New Roman" w:hAnsi="Times New Roman"/>
          </w:rPr>
          <w:delText xml:space="preserve">primary cementing in </w:delText>
        </w:r>
      </w:del>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w:t>
      </w:r>
      <w:del w:id="178" w:author="Bunger, Andrew P" w:date="2022-08-17T10:05:00Z">
        <w:r w:rsidR="0075189A" w:rsidRPr="0075189A" w:rsidDel="008824D4">
          <w:rPr>
            <w:rFonts w:ascii="Times New Roman" w:hAnsi="Times New Roman"/>
          </w:rPr>
          <w:delText>, b</w:delText>
        </w:r>
        <w:r w:rsidDel="008824D4">
          <w:rPr>
            <w:rFonts w:ascii="Times New Roman" w:hAnsi="Times New Roman"/>
          </w:rPr>
          <w:delText xml:space="preserve">y considering the porous intrinsic nature of cement and its related THM coupling </w:delText>
        </w:r>
        <w:r w:rsidR="001C7A3B" w:rsidDel="008824D4">
          <w:rPr>
            <w:rFonts w:ascii="Times New Roman" w:hAnsi="Times New Roman"/>
          </w:rPr>
          <w:delText>phenomenon</w:delText>
        </w:r>
      </w:del>
      <w:r>
        <w:rPr>
          <w:rFonts w:ascii="Times New Roman" w:hAnsi="Times New Roman"/>
        </w:rPr>
        <w:t xml:space="preserve">.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ins w:id="179" w:author="Bunger, Andrew P" w:date="2022-08-17T10:06:00Z">
        <w:r w:rsidR="008824D4">
          <w:rPr>
            <w:rFonts w:ascii="Times New Roman" w:hAnsi="Times New Roman"/>
          </w:rPr>
          <w:t xml:space="preserve">Specifically, we derive a semi-analytical solution (analytical up to a numerical inversion of a Laplace transport) that </w:t>
        </w:r>
      </w:ins>
      <w:del w:id="180" w:author="Bunger, Andrew P" w:date="2022-08-17T10:06:00Z">
        <w:r w:rsidR="00693B12" w:rsidRPr="00F972C0" w:rsidDel="008824D4">
          <w:rPr>
            <w:rFonts w:ascii="Times New Roman" w:hAnsi="Times New Roman"/>
          </w:rPr>
          <w:delText>Drawing on the important</w:delText>
        </w:r>
      </w:del>
      <w:ins w:id="181" w:author="Bunger, Andrew P" w:date="2022-08-17T10:06:00Z">
        <w:r w:rsidR="008824D4">
          <w:rPr>
            <w:rFonts w:ascii="Times New Roman" w:hAnsi="Times New Roman"/>
          </w:rPr>
          <w:t>draws on the method</w:t>
        </w:r>
      </w:ins>
      <w:ins w:id="182" w:author="Bunger, Andrew P" w:date="2022-08-17T10:07:00Z">
        <w:r w:rsidR="008824D4">
          <w:rPr>
            <w:rFonts w:ascii="Times New Roman" w:hAnsi="Times New Roman"/>
          </w:rPr>
          <w:t xml:space="preserve"> of</w:t>
        </w:r>
      </w:ins>
      <w:r w:rsidR="00693B12" w:rsidRPr="00F972C0">
        <w:rPr>
          <w:rFonts w:ascii="Times New Roman" w:hAnsi="Times New Roman"/>
        </w:rPr>
        <w:t xml:space="preserve"> </w:t>
      </w:r>
      <w:del w:id="183" w:author="Bunger, Andrew P" w:date="2022-08-17T10:07:00Z">
        <w:r w:rsidR="00693B12" w:rsidRPr="00F972C0" w:rsidDel="008824D4">
          <w:rPr>
            <w:rFonts w:ascii="Times New Roman" w:hAnsi="Times New Roman"/>
          </w:rPr>
          <w:delText xml:space="preserve">contributions of </w:delText>
        </w:r>
      </w:del>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del w:id="184" w:author="Bunger, Andrew P" w:date="2022-08-17T10:15:00Z">
        <w:r w:rsidR="00693B12" w:rsidRPr="00F972C0" w:rsidDel="009E495D">
          <w:rPr>
            <w:rFonts w:ascii="Times New Roman" w:hAnsi="Times New Roman"/>
          </w:rPr>
          <w:delText>on modifying the</w:delText>
        </w:r>
      </w:del>
      <w:ins w:id="185" w:author="Bunger, Andrew P" w:date="2022-08-17T10:15:00Z">
        <w:r w:rsidR="009E495D">
          <w:rPr>
            <w:rFonts w:ascii="Times New Roman" w:hAnsi="Times New Roman"/>
          </w:rPr>
          <w:t>and therefore leverages the mathematical similarity between PTEOF and</w:t>
        </w:r>
      </w:ins>
      <w:r w:rsidR="00693B12" w:rsidRPr="00F972C0">
        <w:rPr>
          <w:rFonts w:ascii="Times New Roman" w:hAnsi="Times New Roman"/>
        </w:rPr>
        <w:t xml:space="preserve"> </w:t>
      </w:r>
      <w:del w:id="186" w:author="Bunger, Andrew P" w:date="2022-08-17T10:15:00Z">
        <w:r w:rsidR="00693B12" w:rsidRPr="00F972C0" w:rsidDel="009E495D">
          <w:rPr>
            <w:rFonts w:ascii="Times New Roman" w:hAnsi="Times New Roman"/>
          </w:rPr>
          <w:delText xml:space="preserve">theory of </w:delText>
        </w:r>
      </w:del>
      <w:r w:rsidR="00693B12" w:rsidRPr="00F972C0">
        <w:rPr>
          <w:rFonts w:ascii="Times New Roman" w:hAnsi="Times New Roman"/>
        </w:rPr>
        <w:t>linear chemo</w:t>
      </w:r>
      <w:r w:rsidR="00D775AF">
        <w:rPr>
          <w:rFonts w:ascii="Times New Roman" w:hAnsi="Times New Roman"/>
        </w:rPr>
        <w:t>-</w:t>
      </w:r>
      <w:r w:rsidR="00693B12" w:rsidRPr="00F972C0">
        <w:rPr>
          <w:rFonts w:ascii="Times New Roman" w:hAnsi="Times New Roman"/>
        </w:rPr>
        <w:t>poroelasticity</w:t>
      </w:r>
      <w:ins w:id="187" w:author="Bunger, Andrew P" w:date="2022-08-17T10:15:00Z">
        <w:r w:rsidR="009E495D">
          <w:rPr>
            <w:rFonts w:ascii="Times New Roman" w:hAnsi="Times New Roman"/>
          </w:rPr>
          <w:t>. After presenting the govern</w:t>
        </w:r>
      </w:ins>
      <w:ins w:id="188" w:author="Bunger, Andrew P" w:date="2022-08-17T10:16:00Z">
        <w:r w:rsidR="009E495D">
          <w:rPr>
            <w:rFonts w:ascii="Times New Roman" w:hAnsi="Times New Roman"/>
          </w:rPr>
          <w:t xml:space="preserve">ing equations, solution method, and examples of the behaviors predicted by the model, </w:t>
        </w:r>
      </w:ins>
      <w:ins w:id="189" w:author="Bunger, Andrew P" w:date="2022-08-17T10:17:00Z">
        <w:r w:rsidR="009E495D">
          <w:rPr>
            <w:rFonts w:ascii="Times New Roman" w:hAnsi="Times New Roman"/>
          </w:rPr>
          <w:t xml:space="preserve">the key parameters associated with preventing tensile effective stresses from developing in a cement plug are identified. These are identified through a combination of dimensional analysis and </w:t>
        </w:r>
      </w:ins>
      <w:ins w:id="190" w:author="Bunger, Andrew P" w:date="2022-08-17T10:18:00Z">
        <w:r w:rsidR="009E495D">
          <w:rPr>
            <w:rFonts w:ascii="Times New Roman" w:hAnsi="Times New Roman"/>
          </w:rPr>
          <w:t xml:space="preserve">pairwise bivariate analysis, leading to dimensionless groups that define a </w:t>
        </w:r>
      </w:ins>
      <w:del w:id="191" w:author="Bunger, Andrew P" w:date="2022-08-17T10:15:00Z">
        <w:r w:rsidR="00693B12" w:rsidRPr="00F972C0" w:rsidDel="009E495D">
          <w:rPr>
            <w:rFonts w:ascii="Times New Roman" w:hAnsi="Times New Roman"/>
          </w:rPr>
          <w:delText xml:space="preserve"> into a convenient form whereby the interpretations of the phenomenological parameters can be clarified, this </w:delText>
        </w:r>
      </w:del>
      <w:del w:id="192" w:author="Bunger, Andrew P" w:date="2022-08-17T10:18:00Z">
        <w:r w:rsidR="00693B12" w:rsidRPr="00F972C0" w:rsidDel="009E495D">
          <w:rPr>
            <w:rFonts w:ascii="Times New Roman" w:hAnsi="Times New Roman"/>
          </w:rPr>
          <w:delText>paper</w:delText>
        </w:r>
      </w:del>
      <w:ins w:id="193" w:author="Bunger, Andrew P" w:date="2022-08-17T10:18:00Z">
        <w:r w:rsidR="009E495D">
          <w:rPr>
            <w:rFonts w:ascii="Times New Roman" w:hAnsi="Times New Roman"/>
          </w:rPr>
          <w:t>parametric space with regions that are “safe” and regions that are</w:t>
        </w:r>
      </w:ins>
      <w:ins w:id="194" w:author="Bunger, Andrew P" w:date="2022-08-17T10:19:00Z">
        <w:r w:rsidR="009E495D">
          <w:rPr>
            <w:rFonts w:ascii="Times New Roman" w:hAnsi="Times New Roman"/>
          </w:rPr>
          <w:t xml:space="preserve"> associated with material parameter combinations more likely to sustain damage. The work concludes with a discussion of implications for design of cement materials that do not ju</w:t>
        </w:r>
      </w:ins>
      <w:ins w:id="195" w:author="Bunger, Andrew P" w:date="2022-08-17T10:20:00Z">
        <w:r w:rsidR="009E495D">
          <w:rPr>
            <w:rFonts w:ascii="Times New Roman" w:hAnsi="Times New Roman"/>
          </w:rPr>
          <w:t xml:space="preserve">st pursue the lowest possible permeability, but rather </w:t>
        </w:r>
        <w:r w:rsidR="00CE01EF">
          <w:rPr>
            <w:rFonts w:ascii="Times New Roman" w:hAnsi="Times New Roman"/>
          </w:rPr>
          <w:t xml:space="preserve">pursue a combination of material properties that will provide the </w:t>
        </w:r>
        <w:r w:rsidR="00CE01EF">
          <w:rPr>
            <w:rFonts w:ascii="Times New Roman" w:hAnsi="Times New Roman"/>
          </w:rPr>
          <w:lastRenderedPageBreak/>
          <w:t>necessary isolation without incu</w:t>
        </w:r>
      </w:ins>
      <w:ins w:id="196" w:author="Bunger, Andrew P" w:date="2022-08-17T10:21:00Z">
        <w:r w:rsidR="00CE01EF">
          <w:rPr>
            <w:rFonts w:ascii="Times New Roman" w:hAnsi="Times New Roman"/>
          </w:rPr>
          <w:t xml:space="preserve">rring elevated risk of damage from PTEOF phenomena </w:t>
        </w:r>
      </w:ins>
      <w:del w:id="197" w:author="Bunger, Andrew P" w:date="2022-08-17T10:21:00Z">
        <w:r w:rsidR="00693B12" w:rsidRPr="00F972C0" w:rsidDel="00CE01EF">
          <w:rPr>
            <w:rFonts w:ascii="Times New Roman" w:hAnsi="Times New Roman"/>
          </w:rPr>
          <w:delText xml:space="preserve"> will not only i</w:delText>
        </w:r>
        <w:r w:rsidR="0075189A" w:rsidDel="00CE01EF">
          <w:rPr>
            <w:rFonts w:ascii="Times New Roman" w:hAnsi="Times New Roman"/>
          </w:rPr>
          <w:delText>nclude</w:delText>
        </w:r>
        <w:r w:rsidR="00693B12" w:rsidRPr="00F972C0" w:rsidDel="00CE01EF">
          <w:rPr>
            <w:rFonts w:ascii="Times New Roman" w:hAnsi="Times New Roman"/>
          </w:rPr>
          <w:delText xml:space="preserve"> detailed parametric studies</w:delText>
        </w:r>
        <w:r w:rsidR="00406356" w:rsidDel="00CE01EF">
          <w:rPr>
            <w:rFonts w:ascii="Times New Roman" w:hAnsi="Times New Roman"/>
          </w:rPr>
          <w:delText xml:space="preserve"> of</w:delText>
        </w:r>
        <w:r w:rsidR="00693B12" w:rsidRPr="00F972C0" w:rsidDel="00CE01EF">
          <w:rPr>
            <w:rFonts w:ascii="Times New Roman" w:hAnsi="Times New Roman"/>
          </w:rPr>
          <w:delText xml:space="preserve"> PTEOF, but also it </w:delText>
        </w:r>
        <w:r w:rsidR="0024784D" w:rsidDel="00CE01EF">
          <w:rPr>
            <w:rFonts w:ascii="Times New Roman" w:hAnsi="Times New Roman"/>
          </w:rPr>
          <w:delText>will include</w:delText>
        </w:r>
        <w:r w:rsidR="00693B12" w:rsidRPr="00F972C0" w:rsidDel="00CE01EF">
          <w:rPr>
            <w:rFonts w:ascii="Times New Roman" w:hAnsi="Times New Roman"/>
          </w:rPr>
          <w:delText xml:space="preserve"> a</w:delText>
        </w:r>
        <w:r w:rsidR="00406356" w:rsidDel="00CE01EF">
          <w:rPr>
            <w:rFonts w:ascii="Times New Roman" w:hAnsi="Times New Roman"/>
          </w:rPr>
          <w:delText>n</w:delText>
        </w:r>
        <w:r w:rsidR="00693B12" w:rsidRPr="00F972C0" w:rsidDel="00CE01EF">
          <w:rPr>
            <w:rFonts w:ascii="Times New Roman" w:hAnsi="Times New Roman"/>
          </w:rPr>
          <w:delText xml:space="preserve"> </w:delText>
        </w:r>
        <w:r w:rsidR="00406356" w:rsidDel="00CE01EF">
          <w:rPr>
            <w:rFonts w:ascii="Times New Roman" w:hAnsi="Times New Roman"/>
          </w:rPr>
          <w:delText xml:space="preserve">important </w:delText>
        </w:r>
        <w:r w:rsidR="00693B12" w:rsidRPr="00F972C0" w:rsidDel="00CE01EF">
          <w:rPr>
            <w:rFonts w:ascii="Times New Roman" w:hAnsi="Times New Roman"/>
          </w:rPr>
          <w:delText xml:space="preserve">discussion of the implications of these </w:delText>
        </w:r>
        <w:r w:rsidR="0075189A" w:rsidRPr="0075189A" w:rsidDel="00CE01EF">
          <w:rPr>
            <w:rFonts w:ascii="Times New Roman" w:hAnsi="Times New Roman"/>
          </w:rPr>
          <w:delText xml:space="preserve">results, and provide guidance from a new perspective of cementing design </w:delText>
        </w:r>
      </w:del>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77777777" w:rsidR="00B6606E" w:rsidRPr="0013783D" w:rsidRDefault="00370BCC" w:rsidP="0013783D">
      <w:pPr>
        <w:pStyle w:val="Paper"/>
      </w:pPr>
      <w:r w:rsidRPr="0013783D">
        <w:t xml:space="preserve">2. Model </w:t>
      </w:r>
      <w:commentRangeStart w:id="198"/>
      <w:r w:rsidRPr="0013783D">
        <w:t>Basics</w:t>
      </w:r>
      <w:commentRangeEnd w:id="198"/>
      <w:r w:rsidR="00C72E2B">
        <w:rPr>
          <w:rStyle w:val="CommentReference"/>
          <w:rFonts w:asciiTheme="minorHAnsi" w:eastAsiaTheme="minorEastAsia" w:hAnsiTheme="minorHAnsi" w:cs="Times New Roman"/>
        </w:rPr>
        <w:commentReference w:id="198"/>
      </w:r>
    </w:p>
    <w:p w14:paraId="1E114143" w14:textId="517EDB9D" w:rsidR="00E0326E" w:rsidRPr="0013783D" w:rsidRDefault="0013783D" w:rsidP="0013783D">
      <w:pPr>
        <w:spacing w:line="360" w:lineRule="auto"/>
        <w:jc w:val="both"/>
        <w:rPr>
          <w:rFonts w:ascii="Times New Roman" w:hAnsi="Times New Roman"/>
        </w:rPr>
      </w:pPr>
      <w:r>
        <w:rPr>
          <w:rFonts w:ascii="Times New Roman" w:hAnsi="Times New Roman"/>
        </w:rPr>
        <w:tab/>
      </w:r>
      <w:moveFromRangeStart w:id="199" w:author="Bunger, Andrew P" w:date="2022-08-17T10:25:00Z" w:name="move111624369"/>
      <w:moveFrom w:id="200" w:author="Bunger, Andrew P" w:date="2022-08-17T10:25:00Z">
        <w:r w:rsidR="002C0752" w:rsidRPr="0013783D" w:rsidDel="000A38CE">
          <w:rPr>
            <w:rFonts w:ascii="Times New Roman" w:hAnsi="Times New Roman"/>
          </w:rPr>
          <w:t xml:space="preserve">Following the sign convention in </w:t>
        </w:r>
        <w:r w:rsidR="00E0326E" w:rsidRPr="0013783D" w:rsidDel="000A38CE">
          <w:rPr>
            <w:rFonts w:ascii="Times New Roman" w:hAnsi="Times New Roman"/>
          </w:rPr>
          <w:fldChar w:fldCharType="begin"/>
        </w:r>
        <w:r w:rsidR="00A830D3" w:rsidDel="000A38CE">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0326E" w:rsidRPr="0013783D" w:rsidDel="000A38CE">
          <w:rPr>
            <w:rFonts w:ascii="Times New Roman" w:hAnsi="Times New Roman"/>
          </w:rPr>
          <w:fldChar w:fldCharType="separate"/>
        </w:r>
        <w:r w:rsidR="0072173F" w:rsidRPr="0013783D" w:rsidDel="000A38CE">
          <w:rPr>
            <w:rFonts w:ascii="Times New Roman" w:hAnsi="Times New Roman"/>
            <w:noProof/>
          </w:rPr>
          <w:t>Detournay et al. (1988)</w:t>
        </w:r>
        <w:r w:rsidR="00E0326E" w:rsidRPr="0013783D" w:rsidDel="000A38CE">
          <w:rPr>
            <w:rFonts w:ascii="Times New Roman" w:hAnsi="Times New Roman"/>
          </w:rPr>
          <w:fldChar w:fldCharType="end"/>
        </w:r>
        <w:r w:rsidR="0072173F" w:rsidRPr="0013783D" w:rsidDel="000A38CE">
          <w:rPr>
            <w:rFonts w:ascii="Times New Roman" w:hAnsi="Times New Roman"/>
          </w:rPr>
          <w:t>, positive stress is considered to be tensile</w:t>
        </w:r>
        <w:r w:rsidR="005E5BEE" w:rsidRPr="0013783D" w:rsidDel="000A38CE">
          <w:rPr>
            <w:rFonts w:ascii="Times New Roman" w:hAnsi="Times New Roman"/>
          </w:rPr>
          <w:t xml:space="preserve"> within the present work</w:t>
        </w:r>
        <w:r w:rsidR="0072173F" w:rsidRPr="0013783D" w:rsidDel="000A38CE">
          <w:rPr>
            <w:rFonts w:ascii="Times New Roman" w:hAnsi="Times New Roman"/>
          </w:rPr>
          <w:t xml:space="preserve">. </w:t>
        </w:r>
      </w:moveFrom>
      <w:moveFromRangeEnd w:id="199"/>
      <w:r w:rsidR="00406356">
        <w:rPr>
          <w:rFonts w:ascii="Times New Roman" w:hAnsi="Times New Roman"/>
        </w:rPr>
        <w:t>Based on the fundamental</w:t>
      </w:r>
      <w:r w:rsidR="0024784D">
        <w:rPr>
          <w:rFonts w:ascii="Times New Roman" w:hAnsi="Times New Roman"/>
        </w:rPr>
        <w:t xml:space="preserve"> work of </w:t>
      </w:r>
      <w:r w:rsidR="0024784D">
        <w:rPr>
          <w:rFonts w:ascii="Times New Roman" w:hAnsi="Times New Roman"/>
        </w:rPr>
        <w:fldChar w:fldCharType="begin"/>
      </w:r>
      <w:r w:rsidR="004148D1">
        <w:rPr>
          <w:rFonts w:ascii="Times New Roman" w:hAnsi="Times New Roman"/>
        </w:rPr>
        <w:instrText xml:space="preserve"> ADDIN EN.CITE &lt;EndNote&gt;&lt;Cite AuthorYear="1"&gt;&lt;Author&gt;Cheng&lt;/Author&gt;&lt;Year&gt;2016&lt;/Year&gt;&lt;RecNum&gt;78&lt;/RecNum&gt;&lt;DisplayText&gt;Cheng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24784D">
        <w:rPr>
          <w:rFonts w:ascii="Times New Roman" w:hAnsi="Times New Roman"/>
        </w:rPr>
        <w:fldChar w:fldCharType="separate"/>
      </w:r>
      <w:r w:rsidR="0024784D">
        <w:rPr>
          <w:rFonts w:ascii="Times New Roman" w:hAnsi="Times New Roman"/>
          <w:noProof/>
        </w:rPr>
        <w:t>Cheng (2016)</w:t>
      </w:r>
      <w:r w:rsidR="0024784D">
        <w:rPr>
          <w:rFonts w:ascii="Times New Roman" w:hAnsi="Times New Roman"/>
        </w:rPr>
        <w:fldChar w:fldCharType="end"/>
      </w:r>
      <w:r w:rsidR="0024784D">
        <w:rPr>
          <w:rFonts w:ascii="Times New Roman" w:hAnsi="Times New Roman"/>
        </w:rPr>
        <w:t xml:space="preserve"> and </w:t>
      </w:r>
      <w:r w:rsidR="0024784D">
        <w:rPr>
          <w:rFonts w:ascii="Times New Roman" w:hAnsi="Times New Roman"/>
        </w:rPr>
        <w:fldChar w:fldCharType="begin"/>
      </w:r>
      <w:r w:rsidR="004148D1">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sidR="0024784D">
        <w:rPr>
          <w:rFonts w:ascii="Times New Roman" w:hAnsi="Times New Roman"/>
        </w:rPr>
        <w:fldChar w:fldCharType="separate"/>
      </w:r>
      <w:r w:rsidR="0024784D">
        <w:rPr>
          <w:rFonts w:ascii="Times New Roman" w:hAnsi="Times New Roman"/>
          <w:noProof/>
        </w:rPr>
        <w:t>Wang (2017)</w:t>
      </w:r>
      <w:r w:rsidR="0024784D">
        <w:rPr>
          <w:rFonts w:ascii="Times New Roman" w:hAnsi="Times New Roman"/>
        </w:rPr>
        <w:fldChar w:fldCharType="end"/>
      </w:r>
      <w:r w:rsidR="006B402B">
        <w:rPr>
          <w:rFonts w:ascii="Times New Roman" w:hAnsi="Times New Roman"/>
        </w:rPr>
        <w:t xml:space="preserve">, one obtains the </w:t>
      </w:r>
      <w:r w:rsidR="0072173F" w:rsidRPr="0013783D">
        <w:rPr>
          <w:rFonts w:ascii="Times New Roman" w:hAnsi="Times New Roman"/>
        </w:rPr>
        <w:t xml:space="preserve"> const</w:t>
      </w:r>
      <w:r w:rsidR="006B402B">
        <w:rPr>
          <w:rFonts w:ascii="Times New Roman" w:hAnsi="Times New Roman"/>
        </w:rPr>
        <w:t>itutive equations, with the hydraulic and thermal coupling term</w:t>
      </w:r>
    </w:p>
    <w:p w14:paraId="17016EAD" w14:textId="07711553" w:rsidR="00494C2C" w:rsidRPr="0013783D" w:rsidRDefault="004801D8" w:rsidP="0013783D">
      <w:pPr>
        <w:keepNext/>
        <w:spacing w:line="360" w:lineRule="auto"/>
        <w:jc w:val="center"/>
        <w:rPr>
          <w:rFonts w:ascii="Times New Roman" w:hAnsi="Times New Roman"/>
        </w:rPr>
      </w:pPr>
      <w:r>
        <w:rPr>
          <w:rFonts w:ascii="Times New Roman" w:hAnsi="Times New Roman"/>
          <w:noProof/>
        </w:rPr>
        <w:t xml:space="preserve">                          </w:t>
      </w:r>
      <w:r w:rsidR="006B402B">
        <w:rPr>
          <w:rFonts w:ascii="Times New Roman" w:hAnsi="Times New Roman"/>
          <w:noProof/>
        </w:rPr>
        <w:t xml:space="preserve">      </w:t>
      </w:r>
      <w:r w:rsidR="0090156F" w:rsidRPr="0013783D">
        <w:rPr>
          <w:rFonts w:ascii="Times New Roman" w:hAnsi="Times New Roman"/>
          <w:noProof/>
          <w:position w:val="-60"/>
        </w:rPr>
        <w:object w:dxaOrig="1420" w:dyaOrig="1320" w14:anchorId="2D5EDAC6">
          <v:shape id="_x0000_i1035" type="#_x0000_t75" alt="" style="width:70.5pt;height:69.75pt;mso-width-percent:0;mso-height-percent:0;mso-width-percent:0;mso-height-percent:0" o:ole="">
            <v:imagedata r:id="rId28" o:title=""/>
          </v:shape>
          <o:OLEObject Type="Embed" ProgID="Equation.DSMT4" ShapeID="_x0000_i1035" DrawAspect="Content" ObjectID="_1722277410" r:id="rId29"/>
        </w:object>
      </w:r>
      <w:r w:rsidR="006B402B">
        <w:rPr>
          <w:rFonts w:ascii="Times New Roman" w:hAnsi="Times New Roman"/>
        </w:rPr>
        <w:t>,</w:t>
      </w:r>
      <w:r w:rsidR="0045485B" w:rsidRPr="0013783D">
        <w:rPr>
          <w:rFonts w:ascii="Times New Roman" w:hAnsi="Times New Roman"/>
        </w:rPr>
        <w:t xml:space="preserve">   where </w:t>
      </w:r>
      <w:r w:rsidR="0090156F" w:rsidRPr="0013783D">
        <w:rPr>
          <w:rFonts w:ascii="Times New Roman" w:hAnsi="Times New Roman"/>
          <w:noProof/>
          <w:position w:val="-92"/>
        </w:rPr>
        <w:object w:dxaOrig="2380" w:dyaOrig="1960" w14:anchorId="14554AF0">
          <v:shape id="_x0000_i1036" type="#_x0000_t75" alt="" style="width:121.5pt;height:96.75pt;mso-width-percent:0;mso-height-percent:0;mso-width-percent:0;mso-height-percent:0" o:ole="">
            <v:imagedata r:id="rId30" o:title=""/>
          </v:shape>
          <o:OLEObject Type="Embed" ProgID="Equation.DSMT4" ShapeID="_x0000_i1036" DrawAspect="Content" ObjectID="_1722277411" r:id="rId31"/>
        </w:object>
      </w:r>
      <w:r w:rsidR="006B402B">
        <w:rPr>
          <w:rFonts w:ascii="Times New Roman" w:hAnsi="Times New Roman"/>
          <w:noProof/>
        </w:rPr>
        <w:t>,</w:t>
      </w:r>
      <w:r w:rsidR="0024784D">
        <w:rPr>
          <w:rFonts w:ascii="Times New Roman" w:hAnsi="Times New Roman"/>
        </w:rPr>
        <w:t xml:space="preserve">        </w:t>
      </w:r>
      <w:r w:rsidR="006B402B">
        <w:rPr>
          <w:rFonts w:ascii="Times New Roman" w:hAnsi="Times New Roman"/>
        </w:rPr>
        <w:t xml:space="preserve">                </w:t>
      </w:r>
      <w:r w:rsidR="0024784D">
        <w:rPr>
          <w:rFonts w:ascii="Times New Roman" w:hAnsi="Times New Roman"/>
        </w:rPr>
        <w:t xml:space="preserve">                       </w:t>
      </w:r>
      <w:r w:rsidR="00693B12" w:rsidRPr="0013783D">
        <w:rPr>
          <w:rFonts w:ascii="Times New Roman" w:hAnsi="Times New Roman"/>
        </w:rPr>
        <w:fldChar w:fldCharType="begin"/>
      </w:r>
      <w:r w:rsidR="00693B12" w:rsidRPr="0013783D">
        <w:rPr>
          <w:rFonts w:ascii="Times New Roman" w:hAnsi="Times New Roman"/>
        </w:rPr>
        <w:instrText xml:space="preserve"> MACROBUTTON MTPlaceRef \* MERGEFORMAT </w:instrText>
      </w:r>
      <w:r w:rsidR="00693B12" w:rsidRPr="0013783D">
        <w:rPr>
          <w:rFonts w:ascii="Times New Roman" w:hAnsi="Times New Roman"/>
        </w:rPr>
        <w:fldChar w:fldCharType="begin"/>
      </w:r>
      <w:r w:rsidR="00693B12" w:rsidRPr="0013783D">
        <w:rPr>
          <w:rFonts w:ascii="Times New Roman" w:hAnsi="Times New Roman"/>
        </w:rPr>
        <w:instrText xml:space="preserve"> SEQ MTEqn \h \* MERGEFORMAT </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begin"/>
      </w:r>
      <w:r w:rsidR="00693B12" w:rsidRPr="0013783D">
        <w:rPr>
          <w:rFonts w:ascii="Times New Roman" w:hAnsi="Times New Roman"/>
        </w:rPr>
        <w:instrText xml:space="preserve"> SEQ MTEqn \c \* Arabic \* MERGEFORMAT </w:instrText>
      </w:r>
      <w:r w:rsidR="00693B12" w:rsidRPr="0013783D">
        <w:rPr>
          <w:rFonts w:ascii="Times New Roman" w:hAnsi="Times New Roman"/>
        </w:rPr>
        <w:fldChar w:fldCharType="separate"/>
      </w:r>
      <w:r w:rsidR="00A572F2">
        <w:rPr>
          <w:rFonts w:ascii="Times New Roman" w:hAnsi="Times New Roman"/>
          <w:noProof/>
        </w:rPr>
        <w:instrText>3</w:instrText>
      </w:r>
      <w:r w:rsidR="00693B12" w:rsidRPr="0013783D">
        <w:rPr>
          <w:rFonts w:ascii="Times New Roman" w:hAnsi="Times New Roman"/>
        </w:rPr>
        <w:fldChar w:fldCharType="end"/>
      </w:r>
      <w:r w:rsidR="00693B12" w:rsidRPr="0013783D">
        <w:rPr>
          <w:rFonts w:ascii="Times New Roman" w:hAnsi="Times New Roman"/>
        </w:rPr>
        <w:instrText>)</w:instrText>
      </w:r>
      <w:r w:rsidR="00693B12" w:rsidRPr="0013783D">
        <w:rPr>
          <w:rFonts w:ascii="Times New Roman" w:hAnsi="Times New Roman"/>
        </w:rPr>
        <w:fldChar w:fldCharType="end"/>
      </w:r>
    </w:p>
    <w:p w14:paraId="683036F1" w14:textId="77777777" w:rsidR="000A38CE" w:rsidRDefault="00C51877" w:rsidP="006B402B">
      <w:pPr>
        <w:adjustRightInd w:val="0"/>
        <w:snapToGrid w:val="0"/>
        <w:spacing w:line="360" w:lineRule="auto"/>
        <w:jc w:val="both"/>
        <w:rPr>
          <w:ins w:id="201" w:author="Bunger, Andrew P" w:date="2022-08-17T10:25:00Z"/>
          <w:rFonts w:ascii="Times New Roman" w:hAnsi="Times New Roman"/>
        </w:rPr>
      </w:pPr>
      <w:r w:rsidRPr="0013783D">
        <w:rPr>
          <w:rFonts w:ascii="Times New Roman" w:hAnsi="Times New Roman"/>
          <w:snapToGrid w:val="0"/>
        </w:rPr>
        <w:t>where</w:t>
      </w:r>
      <w:r w:rsidR="0090156F" w:rsidRPr="003E53A4">
        <w:rPr>
          <w:rFonts w:ascii="Times New Roman" w:hAnsi="Times New Roman"/>
          <w:noProof/>
          <w:position w:val="-4"/>
        </w:rPr>
        <w:object w:dxaOrig="220" w:dyaOrig="260" w14:anchorId="2A54B7A0">
          <v:shape id="_x0000_i1037" type="#_x0000_t75" alt="" style="width:9.75pt;height:9.75pt;mso-width-percent:0;mso-height-percent:0;mso-width-percent:0;mso-height-percent:0" o:ole="">
            <v:imagedata r:id="rId32" o:title=""/>
          </v:shape>
          <o:OLEObject Type="Embed" ProgID="Equation.DSMT4" ShapeID="_x0000_i1037" DrawAspect="Content" ObjectID="_1722277412" r:id="rId33"/>
        </w:object>
      </w:r>
      <w:r w:rsidR="005E5BEE" w:rsidRPr="0013783D">
        <w:rPr>
          <w:rFonts w:ascii="Times New Roman" w:hAnsi="Times New Roman"/>
          <w:snapToGrid w:val="0"/>
        </w:rPr>
        <w:t>and</w:t>
      </w:r>
      <w:r w:rsidR="0090156F" w:rsidRPr="0013783D">
        <w:rPr>
          <w:rFonts w:ascii="Times New Roman" w:hAnsi="Times New Roman"/>
          <w:noProof/>
          <w:position w:val="-6"/>
        </w:rPr>
        <w:object w:dxaOrig="220" w:dyaOrig="220" w14:anchorId="0DC2C720">
          <v:shape id="_x0000_i1038" type="#_x0000_t75" alt="" style="width:9.75pt;height:9.75pt;mso-width-percent:0;mso-height-percent:0;mso-width-percent:0;mso-height-percent:0" o:ole="">
            <v:imagedata r:id="rId34" o:title=""/>
          </v:shape>
          <o:OLEObject Type="Embed" ProgID="Equation.DSMT4" ShapeID="_x0000_i1038" DrawAspect="Content" ObjectID="_1722277413" r:id="rId35"/>
        </w:object>
      </w:r>
      <w:r w:rsidR="005E23D5" w:rsidRPr="0013783D">
        <w:rPr>
          <w:rFonts w:ascii="Times New Roman" w:hAnsi="Times New Roman"/>
          <w:snapToGrid w:val="0"/>
        </w:rPr>
        <w:t>is volumetric strain tensor and total stress t</w:t>
      </w:r>
      <w:r w:rsidRPr="0013783D">
        <w:rPr>
          <w:rFonts w:ascii="Times New Roman" w:hAnsi="Times New Roman"/>
          <w:snapToGrid w:val="0"/>
        </w:rPr>
        <w:t>ensor, respectively.</w:t>
      </w:r>
      <w:r w:rsidR="0090156F" w:rsidRPr="003E53A4">
        <w:rPr>
          <w:rFonts w:ascii="Times New Roman" w:hAnsi="Times New Roman"/>
          <w:noProof/>
          <w:position w:val="-10"/>
        </w:rPr>
        <w:object w:dxaOrig="200" w:dyaOrig="320" w14:anchorId="3FA0F729">
          <v:shape id="_x0000_i1039" type="#_x0000_t75" alt="" style="width:9.75pt;height:14.25pt;mso-width-percent:0;mso-height-percent:0;mso-width-percent:0;mso-height-percent:0" o:ole="">
            <v:imagedata r:id="rId36" o:title=""/>
          </v:shape>
          <o:OLEObject Type="Embed" ProgID="Equation.DSMT4" ShapeID="_x0000_i1039" DrawAspect="Content" ObjectID="_1722277414" r:id="rId37"/>
        </w:object>
      </w:r>
      <w:r w:rsidR="00E13A83" w:rsidRPr="0013783D">
        <w:rPr>
          <w:rFonts w:ascii="Times New Roman" w:hAnsi="Times New Roman"/>
          <w:snapToGrid w:val="0"/>
        </w:rPr>
        <w:t xml:space="preserve"> </w:t>
      </w:r>
      <w:r w:rsidRPr="0013783D">
        <w:rPr>
          <w:rFonts w:ascii="Times New Roman" w:hAnsi="Times New Roman"/>
          <w:snapToGrid w:val="0"/>
        </w:rPr>
        <w:t>is the varia</w:t>
      </w:r>
      <w:r w:rsidR="00406356">
        <w:rPr>
          <w:rFonts w:ascii="Times New Roman" w:hAnsi="Times New Roman"/>
          <w:snapToGrid w:val="0"/>
        </w:rPr>
        <w:t xml:space="preserve">tion of fluid content per unit </w:t>
      </w:r>
      <w:r w:rsidRPr="0013783D">
        <w:rPr>
          <w:rFonts w:ascii="Times New Roman" w:hAnsi="Times New Roman"/>
          <w:snapToGrid w:val="0"/>
        </w:rPr>
        <w:t xml:space="preserve">volume, </w:t>
      </w:r>
      <w:r w:rsidR="0090156F" w:rsidRPr="003E53A4">
        <w:rPr>
          <w:rFonts w:ascii="Times New Roman" w:hAnsi="Times New Roman"/>
          <w:noProof/>
          <w:position w:val="-4"/>
        </w:rPr>
        <w:object w:dxaOrig="240" w:dyaOrig="260" w14:anchorId="3D64555F">
          <v:shape id="_x0000_i1040" type="#_x0000_t75" alt="" style="width:9.75pt;height:11.25pt;mso-width-percent:0;mso-height-percent:0;mso-width-percent:0;mso-height-percent:0" o:ole="">
            <v:imagedata r:id="rId38" o:title=""/>
          </v:shape>
          <o:OLEObject Type="Embed" ProgID="Equation.DSMT4" ShapeID="_x0000_i1040" DrawAspect="Content" ObjectID="_1722277415" r:id="rId39"/>
        </w:object>
      </w:r>
      <w:r w:rsidR="00E13A83" w:rsidRPr="0013783D">
        <w:rPr>
          <w:rFonts w:ascii="Times New Roman" w:hAnsi="Times New Roman"/>
          <w:snapToGrid w:val="0"/>
        </w:rPr>
        <w:t>is entropy density,</w:t>
      </w:r>
      <w:r w:rsidR="0090156F" w:rsidRPr="003E53A4">
        <w:rPr>
          <w:rFonts w:ascii="Times New Roman" w:hAnsi="Times New Roman"/>
          <w:noProof/>
          <w:position w:val="-10"/>
        </w:rPr>
        <w:object w:dxaOrig="240" w:dyaOrig="260" w14:anchorId="6CC8E0B7">
          <v:shape id="_x0000_i1041" type="#_x0000_t75" alt="" style="width:9.75pt;height:11.25pt;mso-width-percent:0;mso-height-percent:0;mso-width-percent:0;mso-height-percent:0" o:ole="">
            <v:imagedata r:id="rId40" o:title=""/>
          </v:shape>
          <o:OLEObject Type="Embed" ProgID="Equation.DSMT4" ShapeID="_x0000_i1041" DrawAspect="Content" ObjectID="_1722277416" r:id="rId41"/>
        </w:object>
      </w:r>
      <w:r w:rsidRPr="0013783D">
        <w:rPr>
          <w:rFonts w:ascii="Times New Roman" w:hAnsi="Times New Roman"/>
          <w:snapToGrid w:val="0"/>
        </w:rPr>
        <w:t xml:space="preserve">is pore pressure </w:t>
      </w:r>
      <w:r w:rsidR="00CC634C" w:rsidRPr="0013783D">
        <w:rPr>
          <w:rFonts w:ascii="Times New Roman" w:hAnsi="Times New Roman"/>
          <w:snapToGrid w:val="0"/>
        </w:rPr>
        <w:t>change</w:t>
      </w:r>
      <w:r w:rsidR="00F65E3F">
        <w:rPr>
          <w:rFonts w:ascii="Times New Roman" w:hAnsi="Times New Roman"/>
          <w:snapToGrid w:val="0"/>
        </w:rPr>
        <w:t xml:space="preserve"> from virgin pore pressure</w:t>
      </w:r>
      <w:r w:rsidR="00CC634C" w:rsidRPr="0013783D">
        <w:rPr>
          <w:rFonts w:ascii="Times New Roman" w:hAnsi="Times New Roman"/>
          <w:snapToGrid w:val="0"/>
        </w:rPr>
        <w:t xml:space="preserve"> </w:t>
      </w:r>
      <w:r w:rsidRPr="0013783D">
        <w:rPr>
          <w:rFonts w:ascii="Times New Roman" w:hAnsi="Times New Roman"/>
          <w:snapToGrid w:val="0"/>
        </w:rPr>
        <w:t xml:space="preserve">and </w:t>
      </w:r>
      <w:r w:rsidR="0090156F" w:rsidRPr="003E53A4">
        <w:rPr>
          <w:rFonts w:ascii="Times New Roman" w:hAnsi="Times New Roman"/>
          <w:noProof/>
          <w:position w:val="-4"/>
        </w:rPr>
        <w:object w:dxaOrig="220" w:dyaOrig="260" w14:anchorId="6551E377">
          <v:shape id="_x0000_i1042" type="#_x0000_t75" alt="" style="width:9.75pt;height:11.25pt;mso-width-percent:0;mso-height-percent:0;mso-width-percent:0;mso-height-percent:0" o:ole="">
            <v:imagedata r:id="rId42" o:title=""/>
          </v:shape>
          <o:OLEObject Type="Embed" ProgID="Equation.DSMT4" ShapeID="_x0000_i1042" DrawAspect="Content" ObjectID="_1722277417" r:id="rId43"/>
        </w:object>
      </w:r>
      <w:r w:rsidRPr="0013783D">
        <w:rPr>
          <w:rFonts w:ascii="Times New Roman" w:hAnsi="Times New Roman"/>
          <w:snapToGrid w:val="0"/>
        </w:rPr>
        <w:t>is temperature</w:t>
      </w:r>
      <w:r w:rsidR="00CC634C" w:rsidRPr="0013783D">
        <w:rPr>
          <w:rFonts w:ascii="Times New Roman" w:hAnsi="Times New Roman"/>
          <w:snapToGrid w:val="0"/>
        </w:rPr>
        <w:t xml:space="preserve"> change from the reference temperature</w:t>
      </w:r>
      <w:r w:rsidR="0075189A">
        <w:rPr>
          <w:rFonts w:ascii="Times New Roman" w:hAnsi="Times New Roman"/>
          <w:snapToGrid w:val="0"/>
        </w:rPr>
        <w:t xml:space="preserve"> </w:t>
      </w:r>
      <w:r w:rsidR="0090156F" w:rsidRPr="0013783D">
        <w:rPr>
          <w:rFonts w:ascii="Times New Roman" w:hAnsi="Times New Roman"/>
          <w:noProof/>
          <w:position w:val="-12"/>
        </w:rPr>
        <w:object w:dxaOrig="320" w:dyaOrig="360" w14:anchorId="183EEF57">
          <v:shape id="_x0000_i1043" type="#_x0000_t75" alt="" style="width:14.25pt;height:17.25pt;mso-width-percent:0;mso-height-percent:0;mso-width-percent:0;mso-height-percent:0" o:ole="">
            <v:imagedata r:id="rId44" o:title=""/>
          </v:shape>
          <o:OLEObject Type="Embed" ProgID="Equation.DSMT4" ShapeID="_x0000_i1043" DrawAspect="Content" ObjectID="_1722277418" r:id="rId45"/>
        </w:object>
      </w:r>
      <w:r w:rsidR="00E13A83" w:rsidRPr="0013783D">
        <w:rPr>
          <w:rFonts w:ascii="Times New Roman" w:hAnsi="Times New Roman"/>
          <w:snapToGrid w:val="0"/>
        </w:rPr>
        <w:t xml:space="preserve">. The material </w:t>
      </w:r>
      <w:r w:rsidR="001C28A5" w:rsidRPr="0013783D">
        <w:rPr>
          <w:rFonts w:ascii="Times New Roman" w:hAnsi="Times New Roman"/>
          <w:snapToGrid w:val="0"/>
        </w:rPr>
        <w:t>constants</w:t>
      </w:r>
      <w:r w:rsidR="00E13A83" w:rsidRPr="0013783D">
        <w:rPr>
          <w:rFonts w:ascii="Times New Roman" w:hAnsi="Times New Roman"/>
          <w:snapToGrid w:val="0"/>
        </w:rPr>
        <w:t xml:space="preserve"> include the drained bulk modulus tensor</w:t>
      </w:r>
      <w:r w:rsidR="0090156F" w:rsidRPr="0013783D">
        <w:rPr>
          <w:rFonts w:ascii="Times New Roman" w:hAnsi="Times New Roman"/>
          <w:noProof/>
          <w:position w:val="-4"/>
        </w:rPr>
        <w:object w:dxaOrig="260" w:dyaOrig="260" w14:anchorId="341EFE16">
          <v:shape id="_x0000_i1044" type="#_x0000_t75" alt="" style="width:11.25pt;height:11.25pt;mso-width-percent:0;mso-height-percent:0;mso-width-percent:0;mso-height-percent:0" o:ole="">
            <v:imagedata r:id="rId46" o:title=""/>
          </v:shape>
          <o:OLEObject Type="Embed" ProgID="Equation.DSMT4" ShapeID="_x0000_i1044" DrawAspect="Content" ObjectID="_1722277419" r:id="rId47"/>
        </w:object>
      </w:r>
      <w:r w:rsidR="00E13A83" w:rsidRPr="0013783D">
        <w:rPr>
          <w:rFonts w:ascii="Times New Roman" w:hAnsi="Times New Roman"/>
        </w:rPr>
        <w:t>, Biot effective stress coefficient</w:t>
      </w:r>
      <w:r w:rsidR="0090156F" w:rsidRPr="0013783D">
        <w:rPr>
          <w:rFonts w:ascii="Times New Roman" w:hAnsi="Times New Roman"/>
          <w:noProof/>
          <w:position w:val="-6"/>
        </w:rPr>
        <w:object w:dxaOrig="220" w:dyaOrig="220" w14:anchorId="2F88196C">
          <v:shape id="_x0000_i1045" type="#_x0000_t75" alt="" style="width:9.75pt;height:9.75pt;mso-width-percent:0;mso-height-percent:0;mso-width-percent:0;mso-height-percent:0" o:ole="">
            <v:imagedata r:id="rId48" o:title=""/>
          </v:shape>
          <o:OLEObject Type="Embed" ProgID="Equation.DSMT4" ShapeID="_x0000_i1045" DrawAspect="Content" ObjectID="_1722277420" r:id="rId49"/>
        </w:object>
      </w:r>
      <w:r w:rsidR="00E13A83" w:rsidRPr="0013783D">
        <w:rPr>
          <w:rFonts w:ascii="Times New Roman" w:hAnsi="Times New Roman"/>
        </w:rPr>
        <w:t xml:space="preserve">, </w:t>
      </w:r>
      <w:r w:rsidR="00E13A83" w:rsidRPr="0013783D">
        <w:rPr>
          <w:rFonts w:ascii="Times New Roman" w:hAnsi="Times New Roman"/>
          <w:snapToGrid w:val="0"/>
        </w:rPr>
        <w:t>Skempton pore pressure coefficient</w:t>
      </w:r>
      <w:r w:rsidR="0090156F" w:rsidRPr="003E53A4">
        <w:rPr>
          <w:rFonts w:ascii="Times New Roman" w:hAnsi="Times New Roman"/>
          <w:noProof/>
          <w:position w:val="-4"/>
        </w:rPr>
        <w:object w:dxaOrig="240" w:dyaOrig="260" w14:anchorId="213E79C1">
          <v:shape id="_x0000_i1046" type="#_x0000_t75" alt="" style="width:9.75pt;height:11.25pt;mso-width-percent:0;mso-height-percent:0;mso-width-percent:0;mso-height-percent:0" o:ole="">
            <v:imagedata r:id="rId50" o:title=""/>
          </v:shape>
          <o:OLEObject Type="Embed" ProgID="Equation.DSMT4" ShapeID="_x0000_i1046" DrawAspect="Content" ObjectID="_1722277421" r:id="rId51"/>
        </w:object>
      </w:r>
      <w:r w:rsidR="00E13A83" w:rsidRPr="0013783D">
        <w:rPr>
          <w:rFonts w:ascii="Times New Roman" w:hAnsi="Times New Roman"/>
          <w:snapToGrid w:val="0"/>
        </w:rPr>
        <w:t xml:space="preserve">, coefficient of volumetric thermal expansion of </w:t>
      </w:r>
      <w:r w:rsidR="00E62346" w:rsidRPr="0013783D">
        <w:rPr>
          <w:rFonts w:ascii="Times New Roman" w:hAnsi="Times New Roman"/>
          <w:snapToGrid w:val="0"/>
        </w:rPr>
        <w:t>porous media frame</w:t>
      </w:r>
      <w:r w:rsidR="00E13A83" w:rsidRPr="0013783D">
        <w:rPr>
          <w:rFonts w:ascii="Times New Roman" w:hAnsi="Times New Roman"/>
          <w:snapToGrid w:val="0"/>
        </w:rPr>
        <w:t xml:space="preserve"> </w:t>
      </w:r>
      <w:r w:rsidR="0090156F" w:rsidRPr="003E53A4">
        <w:rPr>
          <w:rFonts w:ascii="Times New Roman" w:hAnsi="Times New Roman"/>
          <w:noProof/>
          <w:position w:val="-12"/>
        </w:rPr>
        <w:object w:dxaOrig="279" w:dyaOrig="360" w14:anchorId="3353343F">
          <v:shape id="_x0000_i1047" type="#_x0000_t75" alt="" style="width:11.25pt;height:17.25pt;mso-width-percent:0;mso-height-percent:0;mso-width-percent:0;mso-height-percent:0" o:ole="">
            <v:imagedata r:id="rId52" o:title=""/>
          </v:shape>
          <o:OLEObject Type="Embed" ProgID="Equation.DSMT4" ShapeID="_x0000_i1047" DrawAspect="Content" ObjectID="_1722277422" r:id="rId53"/>
        </w:object>
      </w:r>
      <w:r w:rsidR="00E62346" w:rsidRPr="0013783D">
        <w:rPr>
          <w:rFonts w:ascii="Times New Roman" w:hAnsi="Times New Roman"/>
          <w:snapToGrid w:val="0"/>
        </w:rPr>
        <w:t>, coefficient of volumetric thermal expansion of variations in fluid content in the solid-fluid system</w:t>
      </w:r>
      <w:r w:rsidR="0090156F" w:rsidRPr="003E53A4">
        <w:rPr>
          <w:rFonts w:ascii="Times New Roman" w:hAnsi="Times New Roman"/>
          <w:noProof/>
          <w:position w:val="-12"/>
        </w:rPr>
        <w:object w:dxaOrig="260" w:dyaOrig="360" w14:anchorId="109A08EE">
          <v:shape id="_x0000_i1048" type="#_x0000_t75" alt="" style="width:11.25pt;height:17.25pt;mso-width-percent:0;mso-height-percent:0;mso-width-percent:0;mso-height-percent:0" o:ole="">
            <v:imagedata r:id="rId54" o:title=""/>
          </v:shape>
          <o:OLEObject Type="Embed" ProgID="Equation.DSMT4" ShapeID="_x0000_i1048" DrawAspect="Content" ObjectID="_1722277423" r:id="rId55"/>
        </w:object>
      </w:r>
      <w:r w:rsidR="005A4765">
        <w:rPr>
          <w:rFonts w:ascii="Times New Roman" w:hAnsi="Times New Roman"/>
          <w:noProof/>
        </w:rPr>
        <w:fldChar w:fldCharType="begin"/>
      </w:r>
      <w:r w:rsidR="005A4765">
        <w:rPr>
          <w:rFonts w:ascii="Times New Roman" w:hAnsi="Times New Roman"/>
          <w:noProof/>
        </w:rPr>
        <w:instrText xml:space="preserve"> ADDIN EN.CITE &lt;EndNote&gt;&lt;Cite&gt;&lt;Author&gt;Cheng&lt;/Author&gt;&lt;Year&gt;2016&lt;/Year&gt;&lt;RecNum&gt;78&lt;/RecNum&gt;&lt;DisplayText&gt;(Cheng, 2016)&lt;/DisplayText&gt;&lt;record&gt;&lt;rec-number&gt;78&lt;/rec-number&gt;&lt;foreign-keys&gt;&lt;key app="EN" db-id="xrt0eexxkfpstqer0xlvs2vzff2w2rveftf9" timestamp="1648136576"&gt;78&lt;/key&gt;&lt;/foreign-keys&gt;&lt;ref-type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5A4765">
        <w:rPr>
          <w:rFonts w:ascii="Times New Roman" w:hAnsi="Times New Roman"/>
          <w:noProof/>
        </w:rPr>
        <w:fldChar w:fldCharType="separate"/>
      </w:r>
      <w:r w:rsidR="005A4765">
        <w:rPr>
          <w:rFonts w:ascii="Times New Roman" w:hAnsi="Times New Roman"/>
          <w:noProof/>
        </w:rPr>
        <w:t>(Cheng, 2016)</w:t>
      </w:r>
      <w:r w:rsidR="005A4765">
        <w:rPr>
          <w:rFonts w:ascii="Times New Roman" w:hAnsi="Times New Roman"/>
          <w:noProof/>
        </w:rPr>
        <w:fldChar w:fldCharType="end"/>
      </w:r>
      <w:r w:rsidR="00E62346" w:rsidRPr="0013783D">
        <w:rPr>
          <w:rFonts w:ascii="Times New Roman" w:hAnsi="Times New Roman"/>
          <w:snapToGrid w:val="0"/>
        </w:rPr>
        <w:t>, and</w:t>
      </w:r>
      <w:r w:rsidR="0090156F" w:rsidRPr="0013783D">
        <w:rPr>
          <w:rFonts w:ascii="Times New Roman" w:hAnsi="Times New Roman"/>
          <w:noProof/>
          <w:position w:val="-6"/>
        </w:rPr>
        <w:object w:dxaOrig="260" w:dyaOrig="220" w14:anchorId="490DF20A">
          <v:shape id="_x0000_i1049" type="#_x0000_t75" alt="" style="width:11.25pt;height:9.75pt;mso-width-percent:0;mso-height-percent:0;mso-width-percent:0;mso-height-percent:0" o:ole="">
            <v:imagedata r:id="rId56" o:title=""/>
          </v:shape>
          <o:OLEObject Type="Embed" ProgID="Equation.DSMT4" ShapeID="_x0000_i1049" DrawAspect="Content" ObjectID="_1722277424" r:id="rId57"/>
        </w:object>
      </w:r>
      <w:r w:rsidR="005E5BEE" w:rsidRPr="0013783D">
        <w:rPr>
          <w:rFonts w:ascii="Times New Roman" w:hAnsi="Times New Roman"/>
          <w:snapToGrid w:val="0"/>
        </w:rPr>
        <w:t>represents the</w:t>
      </w:r>
      <w:r w:rsidR="00E62346" w:rsidRPr="0013783D">
        <w:rPr>
          <w:rFonts w:ascii="Times New Roman" w:hAnsi="Times New Roman"/>
          <w:snapToGrid w:val="0"/>
        </w:rPr>
        <w:t xml:space="preserve"> specific heat of the porous medium at the reference temperature.</w:t>
      </w:r>
      <w:r w:rsidR="00F03FB4" w:rsidRPr="0013783D">
        <w:rPr>
          <w:rFonts w:ascii="Times New Roman" w:hAnsi="Times New Roman"/>
          <w:snapToGrid w:val="0"/>
        </w:rPr>
        <w:t xml:space="preserve"> </w:t>
      </w:r>
      <w:moveToRangeStart w:id="202" w:author="Bunger, Andrew P" w:date="2022-08-17T10:25:00Z" w:name="move111624369"/>
      <w:moveTo w:id="203" w:author="Bunger, Andrew P" w:date="2022-08-17T10:25:00Z">
        <w:r w:rsidR="000A38CE" w:rsidRPr="0013783D">
          <w:rPr>
            <w:rFonts w:ascii="Times New Roman" w:hAnsi="Times New Roman"/>
          </w:rPr>
          <w:t xml:space="preserve">Following the sign convention in </w:t>
        </w:r>
        <w:r w:rsidR="000A38CE" w:rsidRPr="0013783D">
          <w:rPr>
            <w:rFonts w:ascii="Times New Roman" w:hAnsi="Times New Roman"/>
          </w:rPr>
          <w:fldChar w:fldCharType="begin"/>
        </w:r>
        <w:r w:rsidR="000A38CE">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0A38CE" w:rsidRPr="0013783D">
          <w:rPr>
            <w:rFonts w:ascii="Times New Roman" w:hAnsi="Times New Roman"/>
          </w:rPr>
          <w:fldChar w:fldCharType="separate"/>
        </w:r>
        <w:r w:rsidR="000A38CE" w:rsidRPr="0013783D">
          <w:rPr>
            <w:rFonts w:ascii="Times New Roman" w:hAnsi="Times New Roman"/>
            <w:noProof/>
          </w:rPr>
          <w:t>Detournay et al. (1988)</w:t>
        </w:r>
        <w:r w:rsidR="000A38CE" w:rsidRPr="0013783D">
          <w:rPr>
            <w:rFonts w:ascii="Times New Roman" w:hAnsi="Times New Roman"/>
          </w:rPr>
          <w:fldChar w:fldCharType="end"/>
        </w:r>
        <w:r w:rsidR="000A38CE" w:rsidRPr="0013783D">
          <w:rPr>
            <w:rFonts w:ascii="Times New Roman" w:hAnsi="Times New Roman"/>
          </w:rPr>
          <w:t xml:space="preserve">, positive stress is considered to be tensile within the present work. </w:t>
        </w:r>
      </w:moveTo>
      <w:moveToRangeEnd w:id="202"/>
    </w:p>
    <w:p w14:paraId="6EB674E6" w14:textId="7A0E13D3" w:rsidR="006B402B" w:rsidRDefault="00F03FB4">
      <w:pPr>
        <w:adjustRightInd w:val="0"/>
        <w:snapToGrid w:val="0"/>
        <w:spacing w:line="360" w:lineRule="auto"/>
        <w:ind w:firstLine="720"/>
        <w:jc w:val="both"/>
        <w:rPr>
          <w:rFonts w:ascii="Times New Roman" w:hAnsi="Times New Roman"/>
        </w:rPr>
        <w:pPrChange w:id="204" w:author="Bunger, Andrew P" w:date="2022-08-17T10:25:00Z">
          <w:pPr>
            <w:adjustRightInd w:val="0"/>
            <w:snapToGrid w:val="0"/>
            <w:spacing w:line="360" w:lineRule="auto"/>
            <w:jc w:val="both"/>
          </w:pPr>
        </w:pPrChange>
      </w:pPr>
      <w:r w:rsidRPr="0013783D">
        <w:rPr>
          <w:rFonts w:ascii="Times New Roman" w:hAnsi="Times New Roman"/>
          <w:snapToGrid w:val="0"/>
        </w:rPr>
        <w:t>From the constitutive equations</w:t>
      </w:r>
      <w:ins w:id="205" w:author="Bunger, Andrew P" w:date="2022-08-17T10:26:00Z">
        <w:r w:rsidR="000A38CE">
          <w:rPr>
            <w:rFonts w:ascii="Times New Roman" w:hAnsi="Times New Roman"/>
            <w:snapToGrid w:val="0"/>
          </w:rPr>
          <w:t xml:space="preserve"> (3)</w:t>
        </w:r>
      </w:ins>
      <w:r w:rsidRPr="0013783D">
        <w:rPr>
          <w:rFonts w:ascii="Times New Roman" w:hAnsi="Times New Roman"/>
          <w:snapToGrid w:val="0"/>
        </w:rPr>
        <w:t xml:space="preserve">, it </w:t>
      </w:r>
      <w:del w:id="206" w:author="Bunger, Andrew P" w:date="2022-08-17T10:26:00Z">
        <w:r w:rsidRPr="0013783D" w:rsidDel="000A38CE">
          <w:rPr>
            <w:rFonts w:ascii="Times New Roman" w:hAnsi="Times New Roman"/>
            <w:snapToGrid w:val="0"/>
          </w:rPr>
          <w:delText>shows that</w:delText>
        </w:r>
      </w:del>
      <w:ins w:id="207" w:author="Bunger, Andrew P" w:date="2022-08-17T10:26:00Z">
        <w:r w:rsidR="000A38CE">
          <w:rPr>
            <w:rFonts w:ascii="Times New Roman" w:hAnsi="Times New Roman"/>
            <w:snapToGrid w:val="0"/>
          </w:rPr>
          <w:t>can be seen that</w:t>
        </w:r>
      </w:ins>
      <w:r w:rsidRPr="0013783D">
        <w:rPr>
          <w:rFonts w:ascii="Times New Roman" w:hAnsi="Times New Roman"/>
          <w:snapToGrid w:val="0"/>
        </w:rPr>
        <w:t xml:space="preserve"> the deformation of the solid frame is caused by </w:t>
      </w:r>
      <w:del w:id="208" w:author="Bunger, Andrew P" w:date="2022-08-17T10:26:00Z">
        <w:r w:rsidRPr="0013783D" w:rsidDel="000A38CE">
          <w:rPr>
            <w:rFonts w:ascii="Times New Roman" w:hAnsi="Times New Roman"/>
            <w:snapToGrid w:val="0"/>
          </w:rPr>
          <w:delText>the effective stress and the</w:delText>
        </w:r>
      </w:del>
      <w:ins w:id="209" w:author="Bunger, Andrew P" w:date="2022-08-17T10:26:00Z">
        <w:r w:rsidR="000A38CE">
          <w:rPr>
            <w:rFonts w:ascii="Times New Roman" w:hAnsi="Times New Roman"/>
            <w:snapToGrid w:val="0"/>
          </w:rPr>
          <w:t>changes in stress, pore pressure, and/or</w:t>
        </w:r>
      </w:ins>
      <w:r w:rsidRPr="0013783D">
        <w:rPr>
          <w:rFonts w:ascii="Times New Roman" w:hAnsi="Times New Roman"/>
          <w:snapToGrid w:val="0"/>
        </w:rPr>
        <w:t xml:space="preserve"> temperature</w:t>
      </w:r>
      <w:del w:id="210" w:author="Bunger, Andrew P" w:date="2022-08-17T10:26:00Z">
        <w:r w:rsidRPr="0013783D" w:rsidDel="000A38CE">
          <w:rPr>
            <w:rFonts w:ascii="Times New Roman" w:hAnsi="Times New Roman"/>
            <w:snapToGrid w:val="0"/>
          </w:rPr>
          <w:delText xml:space="preserve"> change</w:delText>
        </w:r>
      </w:del>
      <w:r w:rsidRPr="0013783D">
        <w:rPr>
          <w:rFonts w:ascii="Times New Roman" w:hAnsi="Times New Roman"/>
          <w:snapToGrid w:val="0"/>
        </w:rPr>
        <w:t>. The fluid phase</w:t>
      </w:r>
      <w:r w:rsidR="0024784D">
        <w:rPr>
          <w:rFonts w:ascii="Times New Roman" w:hAnsi="Times New Roman"/>
          <w:snapToGrid w:val="0"/>
        </w:rPr>
        <w:t xml:space="preserve"> in the porous medium is not only </w:t>
      </w:r>
      <w:r w:rsidRPr="0013783D">
        <w:rPr>
          <w:rFonts w:ascii="Times New Roman" w:hAnsi="Times New Roman"/>
          <w:snapToGrid w:val="0"/>
        </w:rPr>
        <w:t>deform</w:t>
      </w:r>
      <w:r w:rsidR="0024784D">
        <w:rPr>
          <w:rFonts w:ascii="Times New Roman" w:hAnsi="Times New Roman"/>
          <w:snapToGrid w:val="0"/>
        </w:rPr>
        <w:t>ing with the solid frame, but</w:t>
      </w:r>
      <w:r w:rsidRPr="0013783D">
        <w:rPr>
          <w:rFonts w:ascii="Times New Roman" w:hAnsi="Times New Roman"/>
          <w:snapToGrid w:val="0"/>
        </w:rPr>
        <w:t xml:space="preserve"> at the same time, driven by pore pressure gradient and thermal forces, causing the pore fluid entering or leaving the solid frame of unit volume. </w:t>
      </w:r>
      <w:r w:rsidR="00BD2BDF" w:rsidRPr="0013783D">
        <w:rPr>
          <w:rFonts w:ascii="Times New Roman" w:hAnsi="Times New Roman"/>
          <w:snapToGrid w:val="0"/>
        </w:rPr>
        <w:t xml:space="preserve">Last, the stress and temperature change will cause the change of the entropy of the porous system based on the generalized-energy relation. </w:t>
      </w:r>
      <w:r w:rsidR="0024784D">
        <w:rPr>
          <w:rFonts w:ascii="Times New Roman" w:hAnsi="Times New Roman"/>
          <w:snapToGrid w:val="0"/>
        </w:rPr>
        <w:t>T</w:t>
      </w:r>
      <w:r w:rsidR="00BD2BDF" w:rsidRPr="0013783D">
        <w:rPr>
          <w:rFonts w:ascii="Times New Roman" w:hAnsi="Times New Roman"/>
          <w:snapToGrid w:val="0"/>
        </w:rPr>
        <w:t xml:space="preserve">he entropy density is </w:t>
      </w:r>
      <w:r w:rsidR="0024784D">
        <w:rPr>
          <w:rFonts w:ascii="Times New Roman" w:hAnsi="Times New Roman"/>
          <w:snapToGrid w:val="0"/>
        </w:rPr>
        <w:t xml:space="preserve">therefore becoming </w:t>
      </w:r>
      <w:r w:rsidR="00BD2BDF" w:rsidRPr="0013783D">
        <w:rPr>
          <w:rFonts w:ascii="Times New Roman" w:hAnsi="Times New Roman"/>
          <w:snapToGrid w:val="0"/>
        </w:rPr>
        <w:t>a function of volumetri</w:t>
      </w:r>
      <w:r w:rsidR="0075189A">
        <w:rPr>
          <w:rFonts w:ascii="Times New Roman" w:hAnsi="Times New Roman"/>
          <w:snapToGrid w:val="0"/>
        </w:rPr>
        <w:t xml:space="preserve">c strain of the solid frame, fluid content, </w:t>
      </w:r>
      <w:r w:rsidR="00BD2BDF" w:rsidRPr="0013783D">
        <w:rPr>
          <w:rFonts w:ascii="Times New Roman" w:hAnsi="Times New Roman"/>
          <w:snapToGrid w:val="0"/>
        </w:rPr>
        <w:t xml:space="preserve">and the change of temperature. Thus, the constitutive </w:t>
      </w:r>
      <w:r w:rsidR="00BD2BDF" w:rsidRPr="0013783D">
        <w:rPr>
          <w:rFonts w:ascii="Times New Roman" w:hAnsi="Times New Roman"/>
          <w:snapToGrid w:val="0"/>
        </w:rPr>
        <w:lastRenderedPageBreak/>
        <w:t>equ</w:t>
      </w:r>
      <w:r w:rsidR="00F91BDD" w:rsidRPr="0013783D">
        <w:rPr>
          <w:rFonts w:ascii="Times New Roman" w:hAnsi="Times New Roman"/>
          <w:snapToGrid w:val="0"/>
        </w:rPr>
        <w:t>ations relate and couple volumetric strain</w:t>
      </w:r>
      <w:r w:rsidR="00BD2BDF" w:rsidRPr="0013783D">
        <w:rPr>
          <w:rFonts w:ascii="Times New Roman" w:hAnsi="Times New Roman"/>
          <w:snapToGrid w:val="0"/>
        </w:rPr>
        <w:t>, f</w:t>
      </w:r>
      <w:r w:rsidR="0075189A">
        <w:rPr>
          <w:rFonts w:ascii="Times New Roman" w:hAnsi="Times New Roman"/>
          <w:snapToGrid w:val="0"/>
        </w:rPr>
        <w:t xml:space="preserve">luid content, </w:t>
      </w:r>
      <w:r w:rsidR="00BD2BDF" w:rsidRPr="0013783D">
        <w:rPr>
          <w:rFonts w:ascii="Times New Roman" w:hAnsi="Times New Roman"/>
          <w:snapToGrid w:val="0"/>
        </w:rPr>
        <w:t xml:space="preserve">and energy variables </w:t>
      </w:r>
      <w:r w:rsidR="0090156F" w:rsidRPr="0013783D">
        <w:rPr>
          <w:rFonts w:ascii="Times New Roman" w:hAnsi="Times New Roman"/>
          <w:noProof/>
          <w:position w:val="-14"/>
        </w:rPr>
        <w:object w:dxaOrig="859" w:dyaOrig="400" w14:anchorId="4BF5316C">
          <v:shape id="_x0000_i1050" type="#_x0000_t75" alt="" style="width:47.25pt;height:19.5pt;mso-width-percent:0;mso-height-percent:0;mso-width-percent:0;mso-height-percent:0" o:ole="">
            <v:imagedata r:id="rId58" o:title=""/>
          </v:shape>
          <o:OLEObject Type="Embed" ProgID="Equation.DSMT4" ShapeID="_x0000_i1050" DrawAspect="Content" ObjectID="_1722277425" r:id="rId59"/>
        </w:object>
      </w:r>
      <w:r w:rsidR="0013783D" w:rsidRPr="0013783D">
        <w:rPr>
          <w:rFonts w:ascii="Times New Roman" w:hAnsi="Times New Roman"/>
        </w:rPr>
        <w:t xml:space="preserve"> </w:t>
      </w:r>
      <w:r w:rsidR="00353C7D" w:rsidRPr="0013783D">
        <w:rPr>
          <w:rFonts w:ascii="Times New Roman" w:hAnsi="Times New Roman"/>
          <w:snapToGrid w:val="0"/>
        </w:rPr>
        <w:t>with total stress, p</w:t>
      </w:r>
      <w:r w:rsidR="0075189A">
        <w:rPr>
          <w:rFonts w:ascii="Times New Roman" w:hAnsi="Times New Roman"/>
          <w:snapToGrid w:val="0"/>
        </w:rPr>
        <w:t xml:space="preserve">ore stress, </w:t>
      </w:r>
      <w:r w:rsidR="00353C7D" w:rsidRPr="0013783D">
        <w:rPr>
          <w:rFonts w:ascii="Times New Roman" w:hAnsi="Times New Roman"/>
          <w:snapToGrid w:val="0"/>
        </w:rPr>
        <w:t>and temperature</w:t>
      </w:r>
      <w:r w:rsidR="00BD2BDF" w:rsidRPr="0013783D">
        <w:rPr>
          <w:rFonts w:ascii="Times New Roman" w:hAnsi="Times New Roman"/>
          <w:snapToGrid w:val="0"/>
        </w:rPr>
        <w:t xml:space="preserve"> variables </w:t>
      </w:r>
      <w:r w:rsidR="0090156F" w:rsidRPr="0013783D">
        <w:rPr>
          <w:rFonts w:ascii="Times New Roman" w:hAnsi="Times New Roman"/>
          <w:noProof/>
          <w:position w:val="-14"/>
        </w:rPr>
        <w:object w:dxaOrig="880" w:dyaOrig="400" w14:anchorId="10E3B543">
          <v:shape id="_x0000_i1051" type="#_x0000_t75" alt="" style="width:47.25pt;height:19.5pt;mso-width-percent:0;mso-height-percent:0;mso-width-percent:0;mso-height-percent:0" o:ole="">
            <v:imagedata r:id="rId60" o:title=""/>
          </v:shape>
          <o:OLEObject Type="Embed" ProgID="Equation.DSMT4" ShapeID="_x0000_i1051" DrawAspect="Content" ObjectID="_1722277426" r:id="rId61"/>
        </w:object>
      </w:r>
      <w:r w:rsidR="00353C7D" w:rsidRPr="0013783D">
        <w:rPr>
          <w:rFonts w:ascii="Times New Roman" w:hAnsi="Times New Roman"/>
        </w:rPr>
        <w:t>with the mate</w:t>
      </w:r>
      <w:r w:rsidR="0075189A">
        <w:rPr>
          <w:rFonts w:ascii="Times New Roman" w:hAnsi="Times New Roman"/>
        </w:rPr>
        <w:t>rial</w:t>
      </w:r>
      <w:r w:rsidR="00353C7D" w:rsidRPr="0013783D">
        <w:rPr>
          <w:rFonts w:ascii="Times New Roman" w:hAnsi="Times New Roman"/>
        </w:rPr>
        <w:t xml:space="preserve"> </w:t>
      </w:r>
      <w:r w:rsidR="0024784D" w:rsidRPr="0013783D">
        <w:rPr>
          <w:rFonts w:ascii="Times New Roman" w:hAnsi="Times New Roman"/>
        </w:rPr>
        <w:t>constant</w:t>
      </w:r>
      <w:r w:rsidR="0075189A">
        <w:rPr>
          <w:rFonts w:ascii="Times New Roman" w:hAnsi="Times New Roman"/>
        </w:rPr>
        <w:t>s</w:t>
      </w:r>
      <w:r w:rsidR="0090156F" w:rsidRPr="0013783D">
        <w:rPr>
          <w:rFonts w:ascii="Times New Roman" w:hAnsi="Times New Roman"/>
          <w:noProof/>
          <w:position w:val="-14"/>
        </w:rPr>
        <w:object w:dxaOrig="1840" w:dyaOrig="400" w14:anchorId="28E36713">
          <v:shape id="_x0000_i1052" type="#_x0000_t75" alt="" style="width:91.5pt;height:19.5pt;mso-width-percent:0;mso-height-percent:0;mso-width-percent:0;mso-height-percent:0" o:ole="">
            <v:imagedata r:id="rId62" o:title=""/>
          </v:shape>
          <o:OLEObject Type="Embed" ProgID="Equation.DSMT4" ShapeID="_x0000_i1052" DrawAspect="Content" ObjectID="_1722277427" r:id="rId63"/>
        </w:object>
      </w:r>
      <w:r w:rsidR="006B402B">
        <w:rPr>
          <w:rFonts w:ascii="Times New Roman" w:hAnsi="Times New Roman"/>
        </w:rPr>
        <w:t>.</w:t>
      </w:r>
    </w:p>
    <w:p w14:paraId="1F8D0B77" w14:textId="326432A6" w:rsidR="00FC6272" w:rsidRDefault="0024784D" w:rsidP="006B402B">
      <w:pPr>
        <w:adjustRightInd w:val="0"/>
        <w:snapToGrid w:val="0"/>
        <w:spacing w:line="360" w:lineRule="auto"/>
        <w:jc w:val="both"/>
        <w:rPr>
          <w:rFonts w:ascii="Times New Roman" w:hAnsi="Times New Roman"/>
        </w:rPr>
      </w:pPr>
      <w:r>
        <w:rPr>
          <w:rFonts w:ascii="Times New Roman" w:hAnsi="Times New Roman"/>
        </w:rPr>
        <w:t>Noted that o</w:t>
      </w:r>
      <w:r w:rsidR="006B0E9D" w:rsidRPr="0013783D">
        <w:rPr>
          <w:rFonts w:ascii="Times New Roman" w:hAnsi="Times New Roman"/>
        </w:rPr>
        <w:t>ne of these volumetric response</w:t>
      </w:r>
      <w:r w:rsidR="0075189A">
        <w:rPr>
          <w:rFonts w:ascii="Times New Roman" w:hAnsi="Times New Roman"/>
        </w:rPr>
        <w:t>s</w:t>
      </w:r>
      <w:r w:rsidR="006B0E9D" w:rsidRPr="0013783D">
        <w:rPr>
          <w:rFonts w:ascii="Times New Roman" w:hAnsi="Times New Roman"/>
        </w:rPr>
        <w:t xml:space="preserve"> </w:t>
      </w:r>
      <w:r w:rsidR="006B402B">
        <w:rPr>
          <w:rFonts w:ascii="Times New Roman" w:hAnsi="Times New Roman"/>
        </w:rPr>
        <w:t xml:space="preserve">in Eq. 3 </w:t>
      </w:r>
      <w:r w:rsidR="006B0E9D" w:rsidRPr="00780CED">
        <w:rPr>
          <w:rFonts w:ascii="Times New Roman" w:hAnsi="Times New Roman"/>
        </w:rPr>
        <w:t>can also be</w:t>
      </w:r>
      <w:r w:rsidR="00780CED" w:rsidRPr="00780CED">
        <w:rPr>
          <w:rFonts w:ascii="Times New Roman" w:hAnsi="Times New Roman"/>
        </w:rPr>
        <w:t xml:space="preserve"> obtained from</w:t>
      </w:r>
      <w:r w:rsidR="006B402B">
        <w:rPr>
          <w:rFonts w:ascii="Times New Roman" w:hAnsi="Times New Roman"/>
        </w:rPr>
        <w:t xml:space="preserve"> contraction on</w:t>
      </w:r>
    </w:p>
    <w:p w14:paraId="6E6541DA" w14:textId="59BBD335" w:rsidR="00FC6272" w:rsidRDefault="00FC6272" w:rsidP="00FC6272">
      <w:pPr>
        <w:adjustRightInd w:val="0"/>
        <w:snapToGrid w:val="0"/>
        <w:spacing w:line="360" w:lineRule="auto"/>
        <w:jc w:val="center"/>
        <w:rPr>
          <w:rFonts w:ascii="Times New Roman" w:hAnsi="Times New Roman"/>
        </w:rPr>
      </w:pPr>
      <w:r>
        <w:rPr>
          <w:rFonts w:ascii="Times New Roman" w:hAnsi="Times New Roman"/>
        </w:rPr>
        <w:t xml:space="preserve">                                                                   </w:t>
      </w:r>
      <w:r w:rsidRPr="00FC6272">
        <w:rPr>
          <w:rFonts w:ascii="Times New Roman" w:hAnsi="Times New Roman"/>
          <w:position w:val="-24"/>
        </w:rPr>
        <w:object w:dxaOrig="3180" w:dyaOrig="639" w14:anchorId="0E9CD61F">
          <v:shape id="_x0000_i1053" type="#_x0000_t75" alt="" style="width:159pt;height:32.25pt" o:ole="">
            <v:imagedata r:id="rId64" o:title=""/>
          </v:shape>
          <o:OLEObject Type="Embed" ProgID="Equation.DSMT4" ShapeID="_x0000_i1053" DrawAspect="Content" ObjectID="_1722277428" r:id="rId65"/>
        </w:object>
      </w:r>
      <w:r>
        <w:rPr>
          <w:rFonts w:ascii="Times New Roman" w:hAnsi="Times New Roman"/>
        </w:rPr>
        <w:t>.                                      (4)</w:t>
      </w:r>
    </w:p>
    <w:p w14:paraId="63C3C4FF" w14:textId="17D059AA" w:rsidR="006B0E9D" w:rsidRDefault="006B402B" w:rsidP="006B402B">
      <w:pPr>
        <w:adjustRightInd w:val="0"/>
        <w:snapToGrid w:val="0"/>
        <w:spacing w:line="360" w:lineRule="auto"/>
        <w:jc w:val="both"/>
        <w:rPr>
          <w:rFonts w:ascii="Times New Roman" w:hAnsi="Times New Roman"/>
        </w:rPr>
      </w:pPr>
      <w:r>
        <w:rPr>
          <w:rFonts w:ascii="Times New Roman" w:hAnsi="Times New Roman"/>
        </w:rPr>
        <w:t xml:space="preserve">                                                     </w:t>
      </w:r>
    </w:p>
    <w:p w14:paraId="1F333025" w14:textId="392290B8" w:rsidR="006B402B" w:rsidRDefault="00A13CC9"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Pr="00780CED">
        <w:rPr>
          <w:rFonts w:ascii="Times New Roman" w:hAnsi="Times New Roman"/>
          <w:snapToGrid w:val="0"/>
        </w:rPr>
        <w:t>B</w:t>
      </w:r>
      <w:r w:rsidR="003C6F51" w:rsidRPr="00780CED">
        <w:rPr>
          <w:rFonts w:ascii="Times New Roman" w:hAnsi="Times New Roman"/>
          <w:snapToGrid w:val="0"/>
        </w:rPr>
        <w:t xml:space="preserve">ased on </w:t>
      </w:r>
      <w:r w:rsidR="006B402B">
        <w:rPr>
          <w:rFonts w:ascii="Times New Roman" w:hAnsi="Times New Roman"/>
          <w:snapToGrid w:val="0"/>
        </w:rPr>
        <w:t xml:space="preserve">quasi-static equilibrium </w:t>
      </w:r>
    </w:p>
    <w:p w14:paraId="7E16BB7B" w14:textId="488B0734"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r w:rsidRPr="008E6348">
        <w:rPr>
          <w:rFonts w:ascii="Times New Roman" w:hAnsi="Times New Roman"/>
          <w:noProof/>
          <w:position w:val="-34"/>
        </w:rPr>
        <w:object w:dxaOrig="840" w:dyaOrig="780" w14:anchorId="6C7D1833">
          <v:shape id="_x0000_i1054" type="#_x0000_t75" alt="" style="width:42pt;height:39.75pt;mso-width-percent:0;mso-height-percent:0;mso-width-percent:0;mso-height-percent:0" o:ole="">
            <v:imagedata r:id="rId66" o:title=""/>
          </v:shape>
          <o:OLEObject Type="Embed" ProgID="Equation.DSMT4" ShapeID="_x0000_i1054" DrawAspect="Content" ObjectID="_1722277429" r:id="rId67"/>
        </w:object>
      </w:r>
      <w:r w:rsidR="00FC6272">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5</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3B38ECCC" w14:textId="77777777" w:rsidR="002A31AD" w:rsidRDefault="006B0E9D" w:rsidP="002A31AD">
      <w:pPr>
        <w:adjustRightInd w:val="0"/>
        <w:snapToGrid w:val="0"/>
        <w:rPr>
          <w:rFonts w:ascii="Times New Roman" w:hAnsi="Times New Roman"/>
          <w:snapToGrid w:val="0"/>
        </w:rPr>
      </w:pPr>
      <w:r w:rsidRPr="00780CED">
        <w:rPr>
          <w:rFonts w:ascii="Times New Roman" w:hAnsi="Times New Roman"/>
          <w:snapToGrid w:val="0"/>
        </w:rPr>
        <w:t>and the</w:t>
      </w:r>
      <w:r w:rsidR="002A31AD">
        <w:rPr>
          <w:rFonts w:ascii="Times New Roman" w:hAnsi="Times New Roman"/>
          <w:snapToGrid w:val="0"/>
        </w:rPr>
        <w:t xml:space="preserve"> strain-displacement relations </w:t>
      </w:r>
    </w:p>
    <w:p w14:paraId="57902EA8" w14:textId="16E31323" w:rsidR="002A31AD" w:rsidRPr="002A31AD" w:rsidRDefault="002A31AD" w:rsidP="002A31AD">
      <w:pPr>
        <w:adjustRightInd w:val="0"/>
        <w:snapToGrid w:val="0"/>
        <w:rPr>
          <w:rFonts w:ascii="Times New Roman" w:hAnsi="Times New Roman"/>
        </w:rPr>
      </w:pPr>
      <w:r>
        <w:rPr>
          <w:rFonts w:ascii="Times New Roman" w:hAnsi="Times New Roman"/>
          <w:snapToGrid w:val="0"/>
        </w:rPr>
        <w:t xml:space="preserve">                                                                 </w:t>
      </w:r>
      <w:r w:rsidRPr="008E6348">
        <w:rPr>
          <w:rFonts w:ascii="Times New Roman" w:hAnsi="Times New Roman"/>
          <w:noProof/>
          <w:position w:val="-34"/>
        </w:rPr>
        <w:object w:dxaOrig="1939" w:dyaOrig="780" w14:anchorId="1150F724">
          <v:shape id="_x0000_i1055" type="#_x0000_t75" alt="" style="width:96.75pt;height:39.75pt;mso-width-percent:0;mso-height-percent:0;mso-width-percent:0;mso-height-percent:0" o:ole="">
            <v:imagedata r:id="rId68" o:title=""/>
          </v:shape>
          <o:OLEObject Type="Embed" ProgID="Equation.DSMT4" ShapeID="_x0000_i1055" DrawAspect="Content" ObjectID="_1722277430" r:id="rId69"/>
        </w:object>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6</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1C70642" w14:textId="7FEAF39A" w:rsidR="002A31AD" w:rsidRDefault="003C6F51"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and</w:t>
      </w:r>
      <w:r>
        <w:rPr>
          <w:rFonts w:ascii="Times New Roman" w:hAnsi="Times New Roman"/>
          <w:snapToGrid w:val="0"/>
        </w:rPr>
        <w:t xml:space="preserve"> by substituting both transport </w:t>
      </w:r>
      <w:r w:rsidR="00B430F0">
        <w:rPr>
          <w:rFonts w:ascii="Times New Roman" w:hAnsi="Times New Roman"/>
          <w:snapToGrid w:val="0"/>
        </w:rPr>
        <w:t xml:space="preserve">laws </w:t>
      </w:r>
      <w:r w:rsidRPr="00780CED">
        <w:rPr>
          <w:rFonts w:ascii="Times New Roman" w:hAnsi="Times New Roman"/>
          <w:snapToGrid w:val="0"/>
        </w:rPr>
        <w:t>i</w:t>
      </w:r>
      <w:r w:rsidR="002A31AD">
        <w:rPr>
          <w:rFonts w:ascii="Times New Roman" w:hAnsi="Times New Roman"/>
          <w:snapToGrid w:val="0"/>
        </w:rPr>
        <w:t>nto the mass balance equations</w:t>
      </w:r>
    </w:p>
    <w:p w14:paraId="4E174091" w14:textId="4A096099" w:rsidR="002A31AD" w:rsidRDefault="002A31AD" w:rsidP="002A31AD">
      <w:pPr>
        <w:adjustRightInd w:val="0"/>
        <w:snapToGrid w:val="0"/>
        <w:rPr>
          <w:rFonts w:ascii="Times New Roman" w:hAnsi="Times New Roman"/>
          <w:snapToGrid w:val="0"/>
        </w:rPr>
      </w:pPr>
      <w:r>
        <w:rPr>
          <w:rFonts w:ascii="Times New Roman" w:hAnsi="Times New Roman"/>
          <w:noProof/>
        </w:rPr>
        <w:t xml:space="preserve">                                                                         </w:t>
      </w:r>
      <w:r w:rsidRPr="00E7580B">
        <w:rPr>
          <w:rFonts w:ascii="Times New Roman" w:hAnsi="Times New Roman"/>
          <w:noProof/>
          <w:position w:val="-24"/>
        </w:rPr>
        <w:object w:dxaOrig="1380" w:dyaOrig="620" w14:anchorId="08A7B404">
          <v:shape id="_x0000_i1056" type="#_x0000_t75" alt="" style="width:68.25pt;height:30pt;mso-width-percent:0;mso-height-percent:0;mso-width-percent:0;mso-height-percent:0" o:ole="">
            <v:imagedata r:id="rId70" o:title=""/>
          </v:shape>
          <o:OLEObject Type="Embed" ProgID="Equation.DSMT4" ShapeID="_x0000_i1056" DrawAspect="Content" ObjectID="_1722277431" r:id="rId71"/>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7</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0311B2BE" w14:textId="550D2EB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57" type="#_x0000_t75" alt="" style="width:70.5pt;height:30pt;mso-width-percent:0;mso-height-percent:0;mso-width-percent:0;mso-height-percent:0" o:ole="">
            <v:imagedata r:id="rId72" o:title=""/>
          </v:shape>
          <o:OLEObject Type="Embed" ProgID="Equation.DSMT4" ShapeID="_x0000_i1057" DrawAspect="Content" ObjectID="_1722277432" r:id="rId73"/>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8</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6AE4240E" w14:textId="77777777" w:rsidR="002A31AD" w:rsidRDefault="005E5BEE" w:rsidP="0013783D">
      <w:pPr>
        <w:adjustRightInd w:val="0"/>
        <w:snapToGrid w:val="0"/>
        <w:spacing w:line="360" w:lineRule="auto"/>
        <w:jc w:val="both"/>
        <w:rPr>
          <w:rFonts w:ascii="Times New Roman" w:hAnsi="Times New Roman"/>
          <w:snapToGrid w:val="0"/>
        </w:rPr>
      </w:pPr>
      <w:r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p>
    <w:p w14:paraId="12850A4D" w14:textId="3FF3EA62"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58" type="#_x0000_t75" alt="" style="width:104.25pt;height:30pt;mso-width-percent:0;mso-height-percent:0;mso-width-percent:0;mso-height-percent:0" o:ole="">
            <v:imagedata r:id="rId74" o:title=""/>
          </v:shape>
          <o:OLEObject Type="Embed" ProgID="Equation.DSMT4" ShapeID="_x0000_i1058" DrawAspect="Content" ObjectID="_1722277433" r:id="rId75"/>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9</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3C592E03" w14:textId="6C90FC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2340" w:dyaOrig="620" w14:anchorId="33BDC6EC">
          <v:shape id="_x0000_i1059" type="#_x0000_t75" alt="" style="width:119.25pt;height:30pt;mso-width-percent:0;mso-height-percent:0;mso-width-percent:0;mso-height-percent:0" o:ole="">
            <v:imagedata r:id="rId76" o:title=""/>
          </v:shape>
          <o:OLEObject Type="Embed" ProgID="Equation.DSMT4" ShapeID="_x0000_i1059" DrawAspect="Content" ObjectID="_1722277434" r:id="rId77"/>
        </w:object>
      </w:r>
      <w:r>
        <w:rPr>
          <w:rFonts w:ascii="Times New Roman" w:hAnsi="Times New Roman"/>
          <w:noProof/>
        </w:rPr>
        <w:t>,</w:t>
      </w:r>
      <w:r>
        <w:rPr>
          <w:rFonts w:ascii="Times New Roman" w:hAnsi="Times New Roman"/>
        </w:rPr>
        <w:t xml:space="preserve">                                               </w:t>
      </w:r>
      <w:r w:rsidRPr="003C6F51">
        <w:rPr>
          <w:rFonts w:ascii="Times New Roman" w:hAnsi="Times New Roman"/>
        </w:rPr>
        <w:fldChar w:fldCharType="begin"/>
      </w:r>
      <w:r w:rsidRPr="003C6F51">
        <w:rPr>
          <w:rFonts w:ascii="Times New Roman" w:hAnsi="Times New Roman"/>
        </w:rPr>
        <w:instrText xml:space="preserve"> MACROBUTTON MTPlaceRef \* MERGEFORMAT </w:instrText>
      </w:r>
      <w:r w:rsidRPr="003C6F51">
        <w:rPr>
          <w:rFonts w:ascii="Times New Roman" w:hAnsi="Times New Roman"/>
        </w:rPr>
        <w:fldChar w:fldCharType="begin"/>
      </w:r>
      <w:r w:rsidRPr="003C6F51">
        <w:rPr>
          <w:rFonts w:ascii="Times New Roman" w:hAnsi="Times New Roman"/>
        </w:rPr>
        <w:instrText xml:space="preserve"> SEQ MTEqn \h \* MERGEFORMAT </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begin"/>
      </w:r>
      <w:r w:rsidRPr="003C6F51">
        <w:rPr>
          <w:rFonts w:ascii="Times New Roman" w:hAnsi="Times New Roman"/>
        </w:rPr>
        <w:instrText xml:space="preserve"> SEQ MTEqn \c \* Arabic \* MERGEFORMAT </w:instrText>
      </w:r>
      <w:r w:rsidRPr="003C6F51">
        <w:rPr>
          <w:rFonts w:ascii="Times New Roman" w:hAnsi="Times New Roman"/>
        </w:rPr>
        <w:fldChar w:fldCharType="separate"/>
      </w:r>
      <w:r>
        <w:rPr>
          <w:rFonts w:ascii="Times New Roman" w:hAnsi="Times New Roman"/>
          <w:noProof/>
        </w:rPr>
        <w:instrText>10</w:instrText>
      </w:r>
      <w:r w:rsidRPr="003C6F51">
        <w:rPr>
          <w:rFonts w:ascii="Times New Roman" w:hAnsi="Times New Roman"/>
        </w:rPr>
        <w:fldChar w:fldCharType="end"/>
      </w:r>
      <w:r w:rsidRPr="003C6F51">
        <w:rPr>
          <w:rFonts w:ascii="Times New Roman" w:hAnsi="Times New Roman"/>
        </w:rPr>
        <w:instrText>)</w:instrText>
      </w:r>
      <w:r w:rsidRPr="003C6F51">
        <w:rPr>
          <w:rFonts w:ascii="Times New Roman" w:hAnsi="Times New Roman"/>
        </w:rPr>
        <w:fldChar w:fldCharType="end"/>
      </w:r>
    </w:p>
    <w:p w14:paraId="6537C6B3" w14:textId="3D95F15C" w:rsidR="0013783D" w:rsidRPr="0013783D" w:rsidRDefault="003C6F51" w:rsidP="0013783D">
      <w:pPr>
        <w:adjustRightInd w:val="0"/>
        <w:snapToGrid w:val="0"/>
        <w:spacing w:line="360" w:lineRule="auto"/>
        <w:jc w:val="both"/>
        <w:rPr>
          <w:rFonts w:ascii="Times New Roman" w:hAnsi="Times New Roman"/>
        </w:rPr>
      </w:pPr>
      <w:r w:rsidRPr="00780CED">
        <w:rPr>
          <w:rFonts w:ascii="Times New Roman" w:hAnsi="Times New Roman"/>
          <w:snapToGrid w:val="0"/>
        </w:rPr>
        <w:t>c</w:t>
      </w:r>
      <w:r w:rsidR="0075189A">
        <w:rPr>
          <w:rFonts w:ascii="Times New Roman" w:hAnsi="Times New Roman"/>
          <w:snapToGrid w:val="0"/>
        </w:rPr>
        <w:t>an</w:t>
      </w:r>
      <w:r w:rsidRPr="00780CED">
        <w:rPr>
          <w:rFonts w:ascii="Times New Roman" w:hAnsi="Times New Roman"/>
          <w:snapToGrid w:val="0"/>
        </w:rPr>
        <w:t xml:space="preserve"> be obtained. </w:t>
      </w:r>
      <w:r w:rsidR="00014269" w:rsidRPr="00780CED">
        <w:rPr>
          <w:rFonts w:ascii="Times New Roman" w:hAnsi="Times New Roman"/>
          <w:snapToGrid w:val="0"/>
        </w:rPr>
        <w:t>These two diffusion equations indicate that both fluid flux and heat flux are not only dominated</w:t>
      </w:r>
      <w:r w:rsidR="0075189A">
        <w:rPr>
          <w:rFonts w:ascii="Times New Roman" w:hAnsi="Times New Roman"/>
          <w:snapToGrid w:val="0"/>
        </w:rPr>
        <w:t xml:space="preserve"> by D</w:t>
      </w:r>
      <w:r w:rsidR="00014269">
        <w:rPr>
          <w:rFonts w:ascii="Times New Roman" w:hAnsi="Times New Roman"/>
          <w:snapToGrid w:val="0"/>
        </w:rPr>
        <w:t>arcy’s law and Fourier’s law</w:t>
      </w:r>
      <w:r w:rsidR="0075189A">
        <w:rPr>
          <w:rFonts w:ascii="Times New Roman" w:hAnsi="Times New Roman"/>
          <w:snapToGrid w:val="0"/>
        </w:rPr>
        <w:t xml:space="preserve">, </w:t>
      </w:r>
      <w:r w:rsidR="0075189A" w:rsidRPr="0075189A">
        <w:rPr>
          <w:rFonts w:ascii="Times New Roman" w:hAnsi="Times New Roman"/>
          <w:snapToGrid w:val="0"/>
        </w:rPr>
        <w:t>but that they are also influenced by</w:t>
      </w:r>
      <w:r w:rsidR="00014269">
        <w:rPr>
          <w:rFonts w:ascii="Times New Roman" w:hAnsi="Times New Roman"/>
          <w:snapToGrid w:val="0"/>
        </w:rPr>
        <w:t xml:space="preserve"> the thermal osmosis effect and thermal filtration effect. This is also where </w:t>
      </w:r>
      <w:r w:rsidR="00014269" w:rsidRPr="00693B12">
        <w:rPr>
          <w:rFonts w:ascii="Times New Roman" w:hAnsi="Times New Roman"/>
        </w:rPr>
        <w:t xml:space="preserve">porothermoelastic-osmosis-filtration (PTEOF) </w:t>
      </w:r>
      <w:r>
        <w:rPr>
          <w:rFonts w:ascii="Times New Roman" w:hAnsi="Times New Roman"/>
        </w:rPr>
        <w:t xml:space="preserve">so called fully coupled </w:t>
      </w:r>
      <w:r w:rsidR="00014269" w:rsidRPr="00693B12">
        <w:rPr>
          <w:rFonts w:ascii="Times New Roman" w:hAnsi="Times New Roman"/>
        </w:rPr>
        <w:t>model</w:t>
      </w:r>
      <w:r w:rsidR="00014269">
        <w:rPr>
          <w:rFonts w:ascii="Times New Roman" w:hAnsi="Times New Roman"/>
        </w:rPr>
        <w:t xml:space="preserve"> roots in. One of </w:t>
      </w:r>
      <w:r w:rsidR="0075189A">
        <w:rPr>
          <w:rFonts w:ascii="Times New Roman" w:hAnsi="Times New Roman"/>
        </w:rPr>
        <w:t xml:space="preserve">the motivations to build up this </w:t>
      </w:r>
      <w:r w:rsidR="00014269">
        <w:rPr>
          <w:rFonts w:ascii="Times New Roman" w:hAnsi="Times New Roman"/>
        </w:rPr>
        <w:t>fully coupled</w:t>
      </w:r>
      <w:r>
        <w:rPr>
          <w:rFonts w:ascii="Times New Roman" w:hAnsi="Times New Roman"/>
        </w:rPr>
        <w:t xml:space="preserve"> model is</w:t>
      </w:r>
      <w:r w:rsidR="0075189A">
        <w:rPr>
          <w:rFonts w:ascii="Times New Roman" w:hAnsi="Times New Roman"/>
        </w:rPr>
        <w:t xml:space="preserve"> to facilitate</w:t>
      </w:r>
      <w:r w:rsidR="00014269">
        <w:rPr>
          <w:rFonts w:ascii="Times New Roman" w:hAnsi="Times New Roman"/>
        </w:rPr>
        <w:t xml:space="preserve"> further studies and analysis. For example, under some circumstances where thermal osmosis or thermal filtration </w:t>
      </w:r>
      <w:r w:rsidR="0075189A">
        <w:rPr>
          <w:rFonts w:ascii="Times New Roman" w:hAnsi="Times New Roman"/>
        </w:rPr>
        <w:t>are</w:t>
      </w:r>
      <w:r w:rsidR="00014269">
        <w:rPr>
          <w:rFonts w:ascii="Times New Roman" w:hAnsi="Times New Roman"/>
        </w:rPr>
        <w:t xml:space="preserve"> not considered important, </w:t>
      </w:r>
      <w:r w:rsidR="0075189A" w:rsidRPr="0075189A">
        <w:rPr>
          <w:rFonts w:ascii="Times New Roman" w:hAnsi="Times New Roman"/>
        </w:rPr>
        <w:t>the corresponding coefficient can always be taken as zero to simplify the model</w:t>
      </w:r>
      <w:r w:rsidR="0075189A">
        <w:rPr>
          <w:rFonts w:ascii="Times New Roman" w:hAnsi="Times New Roman"/>
        </w:rPr>
        <w:t>.</w:t>
      </w:r>
    </w:p>
    <w:p w14:paraId="636AD3A2" w14:textId="26312607" w:rsidR="009127D9" w:rsidRPr="00406356" w:rsidRDefault="009127D9" w:rsidP="00406356">
      <w:pPr>
        <w:keepNext/>
        <w:rPr>
          <w:rFonts w:ascii="Times New Roman" w:hAnsi="Times New Roman"/>
        </w:rPr>
      </w:pPr>
    </w:p>
    <w:p w14:paraId="1445D1BC" w14:textId="77777777" w:rsidR="009127D9" w:rsidRPr="0013783D" w:rsidRDefault="009127D9" w:rsidP="0013783D">
      <w:pPr>
        <w:pStyle w:val="Paper"/>
      </w:pPr>
      <w:r>
        <w:t xml:space="preserve">3. </w:t>
      </w:r>
      <w:r w:rsidRPr="0013783D">
        <w:t>PTEOF solution for the primary cementing in P&amp;A</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3A60749C" w14:textId="1986A1F7" w:rsidR="00D54A29" w:rsidRPr="00A13CC9" w:rsidRDefault="0013783D" w:rsidP="00A13CC9">
      <w:pPr>
        <w:keepNext/>
        <w:spacing w:line="360" w:lineRule="auto"/>
        <w:jc w:val="both"/>
        <w:rPr>
          <w:rFonts w:ascii="Times New Roman" w:hAnsi="Times New Roman"/>
        </w:rPr>
      </w:pPr>
      <w:r>
        <w:rPr>
          <w:rFonts w:ascii="Times New Roman" w:hAnsi="Times New Roman"/>
        </w:rPr>
        <w:tab/>
      </w:r>
      <w:r w:rsidR="0075189A">
        <w:rPr>
          <w:rFonts w:ascii="Times New Roman" w:hAnsi="Times New Roman"/>
        </w:rPr>
        <w:t>T</w:t>
      </w:r>
      <w:r w:rsidR="00780CED">
        <w:rPr>
          <w:rFonts w:ascii="Times New Roman" w:hAnsi="Times New Roman"/>
        </w:rPr>
        <w:t>he present</w:t>
      </w:r>
      <w:r w:rsidR="00C044D2" w:rsidRPr="00A13CC9">
        <w:rPr>
          <w:rFonts w:ascii="Times New Roman" w:hAnsi="Times New Roman"/>
        </w:rPr>
        <w:t xml:space="preserve"> work will showcase the PTEOF model by using the primary cementing in P&amp;A cases where the length of the primary plug is usually 50 to 100 times larger than its diameter </w:t>
      </w:r>
      <w:r w:rsidR="00C044D2" w:rsidRPr="00A13CC9">
        <w:rPr>
          <w:rFonts w:ascii="Times New Roman" w:hAnsi="Times New Roman"/>
        </w:rPr>
        <w:fldChar w:fldCharType="begin"/>
      </w:r>
      <w:r w:rsidR="004148D1">
        <w:rPr>
          <w:rFonts w:ascii="Times New Roman" w:hAnsi="Times New Roman"/>
        </w:rPr>
        <w:instrText xml:space="preserve"> ADDIN EN.CITE &lt;EndNote&gt;&lt;Cite&gt;&lt;Author&gt;Eshraghi&lt;/Author&gt;&lt;Year&gt;2013&lt;/Year&gt;&lt;RecNum&gt;81&lt;/RecNum&gt;&lt;DisplayText&gt;(Eshraghi, 2013)&lt;/DisplayText&gt;&lt;record&gt;&lt;rec-number&gt;81&lt;/rec-number&gt;&lt;foreign-keys&gt;&lt;key app="EN" db-id="xrt0eexxkfpstqer0xlvs2vzff2w2rveftf9" timestamp="1648227621"&gt;81&lt;/key&gt;&lt;/foreign-keys&gt;&lt;ref-type name="Thesis"&gt;32&lt;/ref-type&gt;&lt;contributors&gt;&lt;authors&gt;&lt;author&gt;Eshraghi, Daniel&lt;/author&gt;&lt;/authors&gt;&lt;/contributors&gt;&lt;titles&gt;&lt;title&gt;P&amp;amp;A-status on regulations and technology, and identification of potential improvements&lt;/title&gt;&lt;/titles&gt;&lt;dates&gt;&lt;year&gt;2013&lt;/year&gt;&lt;/dates&gt;&lt;publisher&gt;University of Stavanger, Norway&lt;/publisher&gt;&lt;urls&gt;&lt;/urls&gt;&lt;/record&gt;&lt;/Cite&gt;&lt;/EndNote&gt;</w:instrText>
      </w:r>
      <w:r w:rsidR="00C044D2" w:rsidRPr="00A13CC9">
        <w:rPr>
          <w:rFonts w:ascii="Times New Roman" w:hAnsi="Times New Roman"/>
        </w:rPr>
        <w:fldChar w:fldCharType="separate"/>
      </w:r>
      <w:r w:rsidR="00C044D2" w:rsidRPr="00A13CC9">
        <w:rPr>
          <w:rFonts w:ascii="Times New Roman" w:hAnsi="Times New Roman"/>
          <w:noProof/>
        </w:rPr>
        <w:t>(Eshraghi, 2013)</w:t>
      </w:r>
      <w:r w:rsidR="00C044D2" w:rsidRPr="00A13CC9">
        <w:rPr>
          <w:rFonts w:ascii="Times New Roman" w:hAnsi="Times New Roman"/>
        </w:rPr>
        <w:fldChar w:fldCharType="end"/>
      </w:r>
      <w:r w:rsidR="00BF5641">
        <w:rPr>
          <w:rFonts w:ascii="Times New Roman" w:hAnsi="Times New Roman"/>
        </w:rPr>
        <w:t>;</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C044D2" w:rsidRPr="003C6F51">
        <w:rPr>
          <w:rFonts w:ascii="Times New Roman" w:hAnsi="Times New Roman"/>
        </w:rPr>
        <w:t>.</w:t>
      </w:r>
      <w:r w:rsidR="00C044D2">
        <w:rPr>
          <w:rFonts w:ascii="Times New Roman" w:hAnsi="Times New Roman"/>
        </w:rPr>
        <w:t xml:space="preserve"> In line with the loading decomposition scheme proposed by </w:t>
      </w:r>
      <w:r w:rsidR="00C044D2">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C044D2">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 the poroelasticity</w:t>
      </w:r>
      <w:r w:rsidR="00C044D2">
        <w:rPr>
          <w:rFonts w:ascii="Times New Roman" w:hAnsi="Times New Roman"/>
        </w:rPr>
        <w:t>, the PTEOF model could 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 xml:space="preserve">-loading cases to simplify the analysis, i.e.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60" type="#_x0000_t75" alt="" style="width:17.25pt;height:17.25pt;mso-width-percent:0;mso-height-percent:0;mso-width-percent:0;mso-height-percent:0" o:ole="">
            <v:imagedata r:id="rId78" o:title=""/>
          </v:shape>
          <o:OLEObject Type="Embed" ProgID="Equation.DSMT4" ShapeID="_x0000_i1060" DrawAspect="Content" ObjectID="_1722277435" r:id="rId79"/>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temperature loading</w:t>
      </w:r>
      <w:r w:rsidR="0014688A">
        <w:rPr>
          <w:rFonts w:ascii="Times New Roman" w:hAnsi="Times New Roman"/>
        </w:rPr>
        <w:t xml:space="preserve"> (</w:t>
      </w:r>
      <w:r w:rsidR="0090156F" w:rsidRPr="0014688A">
        <w:rPr>
          <w:noProof/>
          <w:position w:val="-14"/>
        </w:rPr>
        <w:object w:dxaOrig="360" w:dyaOrig="380" w14:anchorId="3E907A5E">
          <v:shape id="_x0000_i1061" type="#_x0000_t75" alt="" style="width:17.25pt;height:17.25pt;mso-width-percent:0;mso-height-percent:0;mso-width-percent:0;mso-height-percent:0" o:ole="">
            <v:imagedata r:id="rId80" o:title=""/>
          </v:shape>
          <o:OLEObject Type="Embed" ProgID="Equation.DSMT4" ShapeID="_x0000_i1061" DrawAspect="Content" ObjectID="_1722277436" r:id="rId81"/>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and 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62" type="#_x0000_t75" alt="" style="width:17.25pt;height:19.5pt;mso-width-percent:0;mso-height-percent:0;mso-width-percent:0;mso-height-percent:0" o:ole="">
            <v:imagedata r:id="rId82" o:title=""/>
          </v:shape>
          <o:OLEObject Type="Embed" ProgID="Equation.DSMT4" ShapeID="_x0000_i1062" DrawAspect="Content" ObjectID="_1722277437" r:id="rId83"/>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A13CC9">
        <w:rPr>
          <w:rFonts w:ascii="Times New Roman" w:hAnsi="Times New Roman"/>
        </w:rPr>
        <w:t>). Since the PTEOF model is linear, the principle of superposition will be used as final step to obtain the final solution.</w:t>
      </w:r>
    </w:p>
    <w:p w14:paraId="5C61653A"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63" type="#_x0000_t75" alt="" style="width:37.5pt;height:17.25pt;mso-width-percent:0;mso-height-percent:0;mso-width-percent:0;mso-height-percent:0" o:ole="">
            <v:imagedata r:id="rId84" o:title=""/>
          </v:shape>
          <o:OLEObject Type="Embed" ProgID="Equation.DSMT4" ShapeID="_x0000_i1063" DrawAspect="Content" ObjectID="_1722277438" r:id="rId85"/>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64" type="#_x0000_t75" alt="" style="width:89.25pt;height:17.25pt;mso-width-percent:0;mso-height-percent:0;mso-width-percent:0;mso-height-percent:0" o:ole="">
            <v:imagedata r:id="rId86" o:title=""/>
          </v:shape>
          <o:OLEObject Type="Embed" ProgID="Equation.DSMT4" ShapeID="_x0000_i1064" DrawAspect="Content" ObjectID="_1722277439" r:id="rId87"/>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65" type="#_x0000_t75" alt="" style="width:41.25pt;height:17.25pt;mso-width-percent:0;mso-height-percent:0;mso-width-percent:0;mso-height-percent:0" o:ole="">
            <v:imagedata r:id="rId88" o:title=""/>
          </v:shape>
          <o:OLEObject Type="Embed" ProgID="Equation.DSMT4" ShapeID="_x0000_i1065" DrawAspect="Content" ObjectID="_1722277440" r:id="rId89"/>
        </w:object>
      </w:r>
    </w:p>
    <w:p w14:paraId="1F7548CD" w14:textId="7777777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66" type="#_x0000_t75" alt="" style="width:37.5pt;height:17.25pt;mso-width-percent:0;mso-height-percent:0;mso-width-percent:0;mso-height-percent:0" o:ole="">
            <v:imagedata r:id="rId90" o:title=""/>
          </v:shape>
          <o:OLEObject Type="Embed" ProgID="Equation.DSMT4" ShapeID="_x0000_i1066" DrawAspect="Content" ObjectID="_1722277441" r:id="rId91"/>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67" type="#_x0000_t75" alt="" style="width:37.5pt;height:17.25pt;mso-width-percent:0;mso-height-percent:0;mso-width-percent:0;mso-height-percent:0" o:ole="">
            <v:imagedata r:id="rId92" o:title=""/>
          </v:shape>
          <o:OLEObject Type="Embed" ProgID="Equation.DSMT4" ShapeID="_x0000_i1067" DrawAspect="Content" ObjectID="_1722277442" r:id="rId93"/>
        </w:objec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68" type="#_x0000_t75" alt="" style="width:86.25pt;height:17.25pt;mso-width-percent:0;mso-height-percent:0;mso-width-percent:0;mso-height-percent:0" o:ole="">
            <v:imagedata r:id="rId94" o:title=""/>
          </v:shape>
          <o:OLEObject Type="Embed" ProgID="Equation.DSMT4" ShapeID="_x0000_i1068" DrawAspect="Content" ObjectID="_1722277443" r:id="rId95"/>
        </w:object>
      </w:r>
    </w:p>
    <w:p w14:paraId="71769512" w14:textId="77777777" w:rsidR="00711C8A" w:rsidRPr="00A13CC9" w:rsidRDefault="00711C8A" w:rsidP="0013783D">
      <w:pPr>
        <w:pStyle w:val="ListParagraph"/>
        <w:numPr>
          <w:ilvl w:val="0"/>
          <w:numId w:val="1"/>
        </w:numPr>
        <w:spacing w:line="360" w:lineRule="auto"/>
      </w:pPr>
      <w:r w:rsidRPr="00E16FDC">
        <w:rPr>
          <w:rFonts w:ascii="Times New Roman" w:hAnsi="Times New Roman" w:cs="Times New Roman"/>
        </w:rPr>
        <w:t xml:space="preserve">Mode 3: </w:t>
      </w:r>
      <w:r w:rsidR="0090156F" w:rsidRPr="00E16FDC">
        <w:rPr>
          <w:rFonts w:ascii="Times New Roman" w:hAnsi="Times New Roman" w:cs="Times New Roman"/>
          <w:noProof/>
          <w:position w:val="-14"/>
        </w:rPr>
        <w:object w:dxaOrig="920" w:dyaOrig="400" w14:anchorId="6B089015">
          <v:shape id="_x0000_i1069" type="#_x0000_t75" alt="" style="width:47.25pt;height:17.25pt;mso-width-percent:0;mso-height-percent:0;mso-width-percent:0;mso-height-percent:0" o:ole="">
            <v:imagedata r:id="rId96" o:title=""/>
          </v:shape>
          <o:OLEObject Type="Embed" ProgID="Equation.DSMT4" ShapeID="_x0000_i1069" DrawAspect="Content" ObjectID="_1722277444" r:id="rId97"/>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70" type="#_x0000_t75" alt="" style="width:37.5pt;height:17.25pt;mso-width-percent:0;mso-height-percent:0;mso-width-percent:0;mso-height-percent:0" o:ole="">
            <v:imagedata r:id="rId98" o:title=""/>
          </v:shape>
          <o:OLEObject Type="Embed" ProgID="Equation.DSMT4" ShapeID="_x0000_i1070" DrawAspect="Content" ObjectID="_1722277445" r:id="rId99"/>
        </w:objec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360410B3">
          <v:shape id="_x0000_i1071" type="#_x0000_t75" alt="" style="width:41.25pt;height:17.25pt;mso-width-percent:0;mso-height-percent:0;mso-width-percent:0;mso-height-percent:0" o:ole="">
            <v:imagedata r:id="rId100" o:title=""/>
          </v:shape>
          <o:OLEObject Type="Embed" ProgID="Equation.DSMT4" ShapeID="_x0000_i1071" DrawAspect="Content" ObjectID="_1722277446" r:id="rId101"/>
        </w:object>
      </w:r>
    </w:p>
    <w:p w14:paraId="6D41C102" w14:textId="00002029" w:rsidR="00A13CC9" w:rsidRDefault="00A13CC9" w:rsidP="00A13CC9">
      <w:pPr>
        <w:pStyle w:val="ListParagraph"/>
        <w:spacing w:line="360" w:lineRule="auto"/>
      </w:pPr>
    </w:p>
    <w:p w14:paraId="1FDE797F" w14:textId="77777777" w:rsidR="00D54A29" w:rsidRDefault="00D54A29" w:rsidP="00A13CC9">
      <w:pPr>
        <w:pStyle w:val="ListParagraph"/>
        <w:spacing w:line="360" w:lineRule="auto"/>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586809B9"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14688A" w:rsidRPr="00780CED">
        <w:rPr>
          <w:rFonts w:ascii="Times New Roman" w:hAnsi="Times New Roman"/>
        </w:rPr>
        <w:t xml:space="preserve">(Eq.9 and Eq.10).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72" type="#_x0000_t75" alt="" style="width:9.75pt;height:14.25pt;mso-width-percent:0;mso-height-percent:0;mso-width-percent:0;mso-height-percent:0" o:ole="">
            <v:imagedata r:id="rId36" o:title=""/>
          </v:shape>
          <o:OLEObject Type="Embed" ProgID="Equation.DSMT4" ShapeID="_x0000_i1072" DrawAspect="Content" ObjectID="_1722277447" r:id="rId102"/>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73" type="#_x0000_t75" alt="" style="width:9.75pt;height:11.25pt;mso-width-percent:0;mso-height-percent:0;mso-width-percent:0;mso-height-percent:0" o:ole="">
            <v:imagedata r:id="rId38" o:title=""/>
          </v:shape>
          <o:OLEObject Type="Embed" ProgID="Equation.DSMT4" ShapeID="_x0000_i1073" DrawAspect="Content" ObjectID="_1722277448" r:id="rId103"/>
        </w:objec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3C6F51" w:rsidRPr="00780CED">
        <w:rPr>
          <w:rFonts w:ascii="Times New Roman" w:hAnsi="Times New Roman"/>
          <w:snapToGrid w:val="0"/>
        </w:rPr>
        <w:t xml:space="preserve">, this results in a new form of coupled diffusion equations </w:t>
      </w:r>
    </w:p>
    <w:p w14:paraId="093FC562" w14:textId="5AD57A7F" w:rsidR="001C28A5" w:rsidRDefault="002A31AD" w:rsidP="002A31AD">
      <w:pPr>
        <w:keepNext/>
        <w:jc w:val="center"/>
      </w:pPr>
      <w:r>
        <w:rPr>
          <w:noProof/>
        </w:rPr>
        <w:lastRenderedPageBreak/>
        <w:t xml:space="preserve">                                    </w:t>
      </w:r>
      <w:r w:rsidR="0090156F" w:rsidRPr="00C94161">
        <w:rPr>
          <w:noProof/>
          <w:position w:val="-24"/>
        </w:rPr>
        <w:object w:dxaOrig="4080" w:dyaOrig="660" w14:anchorId="6EEE9BFD">
          <v:shape id="_x0000_i1074" type="#_x0000_t75" alt="" style="width:206.25pt;height:32.25pt;mso-width-percent:0;mso-height-percent:0;mso-width-percent:0;mso-height-percent:0" o:ole="">
            <v:imagedata r:id="rId104" o:title=""/>
          </v:shape>
          <o:OLEObject Type="Embed" ProgID="Equation.DSMT4" ShapeID="_x0000_i1074" DrawAspect="Content" ObjectID="_1722277449" r:id="rId105"/>
        </w:object>
      </w:r>
      <w:r w:rsidR="00FC6272">
        <w:rPr>
          <w:rFonts w:ascii="Times New Roman" w:hAnsi="Times New Roman"/>
        </w:rPr>
        <w:t xml:space="preserve">,  </w:t>
      </w:r>
      <w:r>
        <w:rPr>
          <w:rFonts w:ascii="Times New Roman" w:hAnsi="Times New Roman"/>
        </w:rPr>
        <w:t xml:space="preserve">  </w:t>
      </w:r>
      <w:bookmarkStart w:id="211" w:name="_GoBack"/>
      <w:bookmarkEnd w:id="211"/>
      <w:r>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11</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6E8406A8" w14:textId="5C11B2E8"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75" type="#_x0000_t75" alt="" style="width:201.75pt;height:37.5pt;mso-width-percent:0;mso-height-percent:0;mso-width-percent:0;mso-height-percent:0" o:ole="">
            <v:imagedata r:id="rId106" o:title=""/>
          </v:shape>
          <o:OLEObject Type="Embed" ProgID="Equation.DSMT4" ShapeID="_x0000_i1075" DrawAspect="Content" ObjectID="_1722277450" r:id="rId107"/>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1C28A5" w:rsidRPr="003C6F51">
        <w:rPr>
          <w:rFonts w:ascii="Times New Roman" w:hAnsi="Times New Roman"/>
        </w:rPr>
        <w:fldChar w:fldCharType="begin"/>
      </w:r>
      <w:r w:rsidR="001C28A5" w:rsidRPr="003C6F51">
        <w:rPr>
          <w:rFonts w:ascii="Times New Roman" w:hAnsi="Times New Roman"/>
        </w:rPr>
        <w:instrText xml:space="preserve"> MACROBUTTON MTPlaceRef \* MERGEFORMAT </w:instrText>
      </w:r>
      <w:r w:rsidR="001C28A5" w:rsidRPr="003C6F51">
        <w:rPr>
          <w:rFonts w:ascii="Times New Roman" w:hAnsi="Times New Roman"/>
        </w:rPr>
        <w:fldChar w:fldCharType="begin"/>
      </w:r>
      <w:r w:rsidR="001C28A5" w:rsidRPr="003C6F51">
        <w:rPr>
          <w:rFonts w:ascii="Times New Roman" w:hAnsi="Times New Roman"/>
        </w:rPr>
        <w:instrText xml:space="preserve"> SEQ MTEqn \h \* MERGEFORMAT </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begin"/>
      </w:r>
      <w:r w:rsidR="001C28A5" w:rsidRPr="003C6F51">
        <w:rPr>
          <w:rFonts w:ascii="Times New Roman" w:hAnsi="Times New Roman"/>
        </w:rPr>
        <w:instrText xml:space="preserve"> SEQ MTEqn \c \* Arabic \* MERGEFORMAT </w:instrText>
      </w:r>
      <w:r w:rsidR="001C28A5" w:rsidRPr="003C6F51">
        <w:rPr>
          <w:rFonts w:ascii="Times New Roman" w:hAnsi="Times New Roman"/>
        </w:rPr>
        <w:fldChar w:fldCharType="separate"/>
      </w:r>
      <w:r w:rsidR="00A572F2">
        <w:rPr>
          <w:rFonts w:ascii="Times New Roman" w:hAnsi="Times New Roman"/>
          <w:noProof/>
        </w:rPr>
        <w:instrText>12</w:instrText>
      </w:r>
      <w:r w:rsidR="001C28A5" w:rsidRPr="003C6F51">
        <w:rPr>
          <w:rFonts w:ascii="Times New Roman" w:hAnsi="Times New Roman"/>
        </w:rPr>
        <w:fldChar w:fldCharType="end"/>
      </w:r>
      <w:r w:rsidR="001C28A5" w:rsidRPr="003C6F51">
        <w:rPr>
          <w:rFonts w:ascii="Times New Roman" w:hAnsi="Times New Roman"/>
        </w:rPr>
        <w:instrText>)</w:instrText>
      </w:r>
      <w:r w:rsidR="001C28A5" w:rsidRPr="003C6F51">
        <w:rPr>
          <w:rFonts w:ascii="Times New Roman" w:hAnsi="Times New Roman"/>
        </w:rPr>
        <w:fldChar w:fldCharType="end"/>
      </w:r>
    </w:p>
    <w:p w14:paraId="5A0054DD" w14:textId="77777777" w:rsidR="00A13CC9" w:rsidRDefault="00A13CC9" w:rsidP="009127D9">
      <w:pPr>
        <w:keepNext/>
      </w:pPr>
    </w:p>
    <w:p w14:paraId="59C4899C" w14:textId="24807527"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25100D" w:rsidRPr="00780CED">
        <w:rPr>
          <w:rFonts w:ascii="Times New Roman" w:hAnsi="Times New Roman"/>
        </w:rPr>
        <w:t>q.4 to Eq.6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about be obtained as</w:t>
      </w:r>
    </w:p>
    <w:p w14:paraId="63E01204" w14:textId="073BD65A"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25100D">
        <w:rPr>
          <w:rFonts w:ascii="Times New Roman" w:hAnsi="Times New Roman"/>
          <w:noProof/>
          <w:position w:val="-24"/>
        </w:rPr>
        <w:object w:dxaOrig="3400" w:dyaOrig="639" w14:anchorId="4AC3AE38">
          <v:shape id="_x0000_i1076" type="#_x0000_t75" alt="" style="width:168.75pt;height:32.25pt;mso-width-percent:0;mso-height-percent:0;mso-width-percent:0;mso-height-percent:0" o:ole="">
            <v:imagedata r:id="rId108" o:title=""/>
          </v:shape>
          <o:OLEObject Type="Embed" ProgID="Equation.DSMT4" ShapeID="_x0000_i1076" DrawAspect="Content" ObjectID="_1722277451" r:id="rId109"/>
        </w:object>
      </w:r>
      <w:r>
        <w:rPr>
          <w:rFonts w:ascii="Times New Roman" w:hAnsi="Times New Roman"/>
          <w:noProof/>
        </w:rPr>
        <w:t>.</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25100D">
        <w:rPr>
          <w:rFonts w:ascii="Times New Roman" w:hAnsi="Times New Roman"/>
        </w:rPr>
        <w:fldChar w:fldCharType="begin"/>
      </w:r>
      <w:r w:rsidR="0025100D">
        <w:rPr>
          <w:rFonts w:ascii="Times New Roman" w:hAnsi="Times New Roman"/>
        </w:rPr>
        <w:instrText xml:space="preserve"> MACROBUTTON MTPlaceRef \* MERGEFORMAT </w:instrText>
      </w:r>
      <w:r w:rsidR="0025100D">
        <w:rPr>
          <w:rFonts w:ascii="Times New Roman" w:hAnsi="Times New Roman"/>
        </w:rPr>
        <w:fldChar w:fldCharType="begin"/>
      </w:r>
      <w:r w:rsidR="0025100D">
        <w:rPr>
          <w:rFonts w:ascii="Times New Roman" w:hAnsi="Times New Roman"/>
        </w:rPr>
        <w:instrText xml:space="preserve"> SEQ MTEqn \h \* MERGEFORMAT </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begin"/>
      </w:r>
      <w:r w:rsidR="0025100D">
        <w:rPr>
          <w:rFonts w:ascii="Times New Roman" w:hAnsi="Times New Roman"/>
        </w:rPr>
        <w:instrText xml:space="preserve"> SEQ MTEqn \c \* Arabic \* MERGEFORMAT </w:instrText>
      </w:r>
      <w:r w:rsidR="0025100D">
        <w:rPr>
          <w:rFonts w:ascii="Times New Roman" w:hAnsi="Times New Roman"/>
        </w:rPr>
        <w:fldChar w:fldCharType="separate"/>
      </w:r>
      <w:r w:rsidR="00A572F2">
        <w:rPr>
          <w:rFonts w:ascii="Times New Roman" w:hAnsi="Times New Roman"/>
          <w:noProof/>
        </w:rPr>
        <w:instrText>13</w:instrText>
      </w:r>
      <w:r w:rsidR="0025100D">
        <w:rPr>
          <w:rFonts w:ascii="Times New Roman" w:hAnsi="Times New Roman"/>
        </w:rPr>
        <w:fldChar w:fldCharType="end"/>
      </w:r>
      <w:r w:rsidR="0025100D">
        <w:rPr>
          <w:rFonts w:ascii="Times New Roman" w:hAnsi="Times New Roman"/>
        </w:rPr>
        <w:instrText>)</w:instrText>
      </w:r>
      <w:r w:rsidR="0025100D">
        <w:rPr>
          <w:rFonts w:ascii="Times New Roman" w:hAnsi="Times New Roman"/>
        </w:rPr>
        <w:fldChar w:fldCharType="end"/>
      </w:r>
    </w:p>
    <w:p w14:paraId="26201652" w14:textId="2F4F29F3"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important contributions of </w:t>
      </w:r>
      <w:r w:rsidRPr="00E16FDC">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Pr="00E16FDC">
        <w:rPr>
          <w:rFonts w:ascii="Times New Roman" w:hAnsi="Times New Roman"/>
          <w:noProof/>
        </w:rPr>
        <w:t>Sarout et al. (2011)</w:t>
      </w:r>
      <w:r w:rsidRPr="00E16FDC">
        <w:rPr>
          <w:rFonts w:ascii="Times New Roman" w:hAnsi="Times New Roman"/>
        </w:rPr>
        <w:fldChar w:fldCharType="end"/>
      </w:r>
      <w:r w:rsidRPr="00E16FDC">
        <w:rPr>
          <w:rFonts w:ascii="Times New Roman" w:hAnsi="Times New Roman"/>
        </w:rPr>
        <w:t xml:space="preserve"> </w:t>
      </w:r>
      <w:r w:rsidR="006D1AA7">
        <w:rPr>
          <w:rFonts w:ascii="Times New Roman" w:hAnsi="Times New Roman"/>
        </w:rPr>
        <w:t>which modify</w:t>
      </w:r>
      <w:r w:rsidRPr="00E16FDC">
        <w:rPr>
          <w:rFonts w:ascii="Times New Roman" w:hAnsi="Times New Roman"/>
        </w:rPr>
        <w:t xml:space="preserve"> 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6D1AA7" w:rsidRPr="00E16FDC">
        <w:rPr>
          <w:rFonts w:ascii="Times New Roman" w:hAnsi="Times New Roman"/>
        </w:rPr>
        <w:t xml:space="preserve"> </w:t>
      </w:r>
      <w:r w:rsidR="008F6489" w:rsidRPr="00E16FDC">
        <w:rPr>
          <w:rFonts w:ascii="Times New Roman" w:hAnsi="Times New Roman"/>
        </w:rPr>
        <w:t>assumptions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i.e. </w:t>
      </w:r>
      <w:r w:rsidR="0090156F" w:rsidRPr="00E16FDC">
        <w:rPr>
          <w:rFonts w:ascii="Times New Roman" w:hAnsi="Times New Roman"/>
          <w:noProof/>
          <w:position w:val="-16"/>
        </w:rPr>
        <w:object w:dxaOrig="320" w:dyaOrig="400" w14:anchorId="18C9D9D4">
          <v:shape id="_x0000_i1077" type="#_x0000_t75" alt="" style="width:14.25pt;height:19.5pt;mso-width-percent:0;mso-height-percent:0;mso-width-percent:0;mso-height-percent:0" o:ole="">
            <v:imagedata r:id="rId110" o:title=""/>
          </v:shape>
          <o:OLEObject Type="Embed" ProgID="Equation.DSMT4" ShapeID="_x0000_i1077" DrawAspect="Content" ObjectID="_1722277452" r:id="rId111"/>
        </w:object>
      </w:r>
      <w:r w:rsidR="008F6489" w:rsidRPr="00E16FDC">
        <w:rPr>
          <w:rFonts w:ascii="Times New Roman" w:hAnsi="Times New Roman"/>
        </w:rPr>
        <w:t xml:space="preserve">is the gradient of a scaler, one can integrate </w:t>
      </w:r>
      <w:r w:rsidR="008F6489" w:rsidRPr="00780CED">
        <w:rPr>
          <w:rFonts w:ascii="Times New Roman" w:hAnsi="Times New Roman"/>
        </w:rPr>
        <w:t>Eq. 13 to obtain</w:t>
      </w:r>
    </w:p>
    <w:p w14:paraId="38050CB9" w14:textId="4310429D"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78" type="#_x0000_t75" alt="" style="width:201.75pt;height:30pt;mso-width-percent:0;mso-height-percent:0;mso-width-percent:0;mso-height-percent:0" o:ole="">
            <v:imagedata r:id="rId112" o:title=""/>
          </v:shape>
          <o:OLEObject Type="Embed" ProgID="Equation.DSMT4" ShapeID="_x0000_i1078" DrawAspect="Content" ObjectID="_1722277453" r:id="rId113"/>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8F6489" w:rsidRPr="00E16FDC">
        <w:rPr>
          <w:rFonts w:ascii="Times New Roman" w:hAnsi="Times New Roman"/>
        </w:rPr>
        <w:fldChar w:fldCharType="begin"/>
      </w:r>
      <w:r w:rsidR="008F6489" w:rsidRPr="00E16FDC">
        <w:rPr>
          <w:rFonts w:ascii="Times New Roman" w:hAnsi="Times New Roman"/>
        </w:rPr>
        <w:instrText xml:space="preserve"> MACROBUTTON MTPlaceRef \* MERGEFORMAT </w:instrText>
      </w:r>
      <w:r w:rsidR="008F6489" w:rsidRPr="00E16FDC">
        <w:rPr>
          <w:rFonts w:ascii="Times New Roman" w:hAnsi="Times New Roman"/>
        </w:rPr>
        <w:fldChar w:fldCharType="begin"/>
      </w:r>
      <w:r w:rsidR="008F6489" w:rsidRPr="00E16FDC">
        <w:rPr>
          <w:rFonts w:ascii="Times New Roman" w:hAnsi="Times New Roman"/>
        </w:rPr>
        <w:instrText xml:space="preserve"> SEQ MTEqn \h \* MERGEFORMAT </w:instrText>
      </w:r>
      <w:r w:rsidR="008F6489" w:rsidRPr="00E16FDC">
        <w:rPr>
          <w:rFonts w:ascii="Times New Roman" w:hAnsi="Times New Roman"/>
        </w:rPr>
        <w:fldChar w:fldCharType="end"/>
      </w:r>
      <w:r w:rsidR="008F6489" w:rsidRPr="00E16FDC">
        <w:rPr>
          <w:rFonts w:ascii="Times New Roman" w:hAnsi="Times New Roman"/>
        </w:rPr>
        <w:instrText>(</w:instrText>
      </w:r>
      <w:r w:rsidR="00E907D3" w:rsidRPr="00E16FDC">
        <w:rPr>
          <w:rFonts w:ascii="Times New Roman" w:hAnsi="Times New Roman"/>
        </w:rPr>
        <w:fldChar w:fldCharType="begin"/>
      </w:r>
      <w:r w:rsidR="00E907D3" w:rsidRPr="00E16FDC">
        <w:rPr>
          <w:rFonts w:ascii="Times New Roman" w:hAnsi="Times New Roman"/>
        </w:rPr>
        <w:instrText xml:space="preserve"> SEQ MTEqn \c \* Arabic \* MERGEFORMAT </w:instrText>
      </w:r>
      <w:r w:rsidR="00E907D3" w:rsidRPr="00E16FDC">
        <w:rPr>
          <w:rFonts w:ascii="Times New Roman" w:hAnsi="Times New Roman"/>
        </w:rPr>
        <w:fldChar w:fldCharType="separate"/>
      </w:r>
      <w:r w:rsidR="00A572F2">
        <w:rPr>
          <w:rFonts w:ascii="Times New Roman" w:hAnsi="Times New Roman"/>
          <w:noProof/>
        </w:rPr>
        <w:instrText>14</w:instrText>
      </w:r>
      <w:r w:rsidR="00E907D3" w:rsidRPr="00E16FDC">
        <w:rPr>
          <w:rFonts w:ascii="Times New Roman" w:hAnsi="Times New Roman"/>
          <w:noProof/>
        </w:rPr>
        <w:fldChar w:fldCharType="end"/>
      </w:r>
      <w:r w:rsidR="008F6489" w:rsidRPr="00E16FDC">
        <w:rPr>
          <w:rFonts w:ascii="Times New Roman" w:hAnsi="Times New Roman"/>
        </w:rPr>
        <w:instrText>)</w:instrText>
      </w:r>
      <w:r w:rsidR="008F6489" w:rsidRPr="00E16FDC">
        <w:rPr>
          <w:rFonts w:ascii="Times New Roman" w:hAnsi="Times New Roman"/>
        </w:rPr>
        <w:fldChar w:fldCharType="end"/>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79" type="#_x0000_t75" alt="" style="width:69.75pt;height:30pt;mso-width-percent:0;mso-height-percent:0;mso-width-percent:0;mso-height-percent:0" o:ole="">
            <v:imagedata r:id="rId114" o:title=""/>
          </v:shape>
          <o:OLEObject Type="Embed" ProgID="Equation.DSMT4" ShapeID="_x0000_i1079" DrawAspect="Content" ObjectID="_1722277454" r:id="rId115"/>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80" type="#_x0000_t75" alt="" style="width:79.5pt;height:30pt;mso-width-percent:0;mso-height-percent:0;mso-width-percent:0;mso-height-percent:0" o:ole="">
            <v:imagedata r:id="rId116" o:title=""/>
          </v:shape>
          <o:OLEObject Type="Embed" ProgID="Equation.DSMT4" ShapeID="_x0000_i1080" DrawAspect="Content" ObjectID="_1722277455" r:id="rId117"/>
        </w:object>
      </w:r>
      <w:r>
        <w:rPr>
          <w:rFonts w:ascii="Times New Roman" w:hAnsi="Times New Roman"/>
          <w:noProof/>
        </w:rPr>
        <w:t>.</w:t>
      </w:r>
    </w:p>
    <w:p w14:paraId="291169CA" w14:textId="218E97B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90156F" w:rsidRPr="002A31AD">
        <w:rPr>
          <w:rFonts w:ascii="Times New Roman" w:hAnsi="Times New Roman"/>
          <w:noProof/>
          <w:position w:val="-10"/>
        </w:rPr>
        <w:object w:dxaOrig="480" w:dyaOrig="320" w14:anchorId="5791A75A">
          <v:shape id="_x0000_i1081" type="#_x0000_t75" alt="" style="width:24.75pt;height:14.25pt;mso-width-percent:0;mso-height-percent:0;mso-width-percent:0;mso-height-percent:0" o:ole="">
            <v:imagedata r:id="rId118" o:title=""/>
          </v:shape>
          <o:OLEObject Type="Embed" ProgID="Equation.DSMT4" ShapeID="_x0000_i1081" DrawAspect="Content" ObjectID="_1722277456" r:id="rId119"/>
        </w:object>
      </w:r>
      <w:r w:rsidR="009B68E8" w:rsidRPr="002A31AD">
        <w:rPr>
          <w:rFonts w:ascii="Times New Roman" w:hAnsi="Times New Roman"/>
        </w:rPr>
        <w:t>does not depend on the spatial coordinates and it is a sp</w:t>
      </w:r>
      <w:r w:rsidR="006D1AA7" w:rsidRPr="002A31AD">
        <w:rPr>
          <w:rFonts w:ascii="Times New Roman" w:hAnsi="Times New Roman"/>
        </w:rPr>
        <w:t>atially uniform function that</w:t>
      </w:r>
      <w:r w:rsidR="009B68E8" w:rsidRPr="002A31AD">
        <w:rPr>
          <w:rFonts w:ascii="Times New Roman" w:hAnsi="Times New Roman"/>
        </w:rPr>
        <w:t xml:space="preserve"> often  zero for infinite or semi-infinite domain </w:t>
      </w:r>
      <w:r w:rsidR="009B68E8" w:rsidRPr="002A31AD">
        <w:rPr>
          <w:rFonts w:ascii="Times New Roman" w:hAnsi="Times New Roman"/>
        </w:rPr>
        <w:fldChar w:fldCharType="begin"/>
      </w:r>
      <w:r w:rsidR="004148D1" w:rsidRPr="002A31AD">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9B68E8" w:rsidRPr="002A31AD">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 i</w:t>
      </w:r>
      <w:r w:rsidR="00E92D57" w:rsidRPr="002A31AD">
        <w:rPr>
          <w:rFonts w:ascii="Times New Roman" w:hAnsi="Times New Roman"/>
        </w:rPr>
        <w:t>n the case of p</w:t>
      </w:r>
      <w:r w:rsidR="009A43C1" w:rsidRPr="002A31AD">
        <w:rPr>
          <w:rFonts w:ascii="Times New Roman" w:hAnsi="Times New Roman"/>
        </w:rPr>
        <w:t>rimary cementing in P&amp;A, the</w:t>
      </w:r>
      <w:r w:rsidR="0090156F" w:rsidRPr="002A31AD">
        <w:rPr>
          <w:rFonts w:ascii="Times New Roman" w:hAnsi="Times New Roman"/>
          <w:noProof/>
          <w:position w:val="-10"/>
        </w:rPr>
        <w:object w:dxaOrig="480" w:dyaOrig="320" w14:anchorId="0D318C9C">
          <v:shape id="_x0000_i1082" type="#_x0000_t75" alt="" style="width:24.75pt;height:14.25pt;mso-width-percent:0;mso-height-percent:0;mso-width-percent:0;mso-height-percent:0" o:ole="">
            <v:imagedata r:id="rId118" o:title=""/>
          </v:shape>
          <o:OLEObject Type="Embed" ProgID="Equation.DSMT4" ShapeID="_x0000_i1082" DrawAspect="Content" ObjectID="_1722277457" r:id="rId120"/>
        </w:object>
      </w:r>
      <w:r w:rsidR="009B68E8" w:rsidRPr="002A31AD">
        <w:rPr>
          <w:rFonts w:ascii="Times New Roman" w:hAnsi="Times New Roman"/>
        </w:rPr>
        <w:t>w</w:t>
      </w:r>
      <w:r w:rsidR="00E92D57" w:rsidRPr="002A31AD">
        <w:rPr>
          <w:rFonts w:ascii="Times New Roman" w:hAnsi="Times New Roman"/>
        </w:rPr>
        <w:t>ill not be taken</w:t>
      </w:r>
      <w:r w:rsidR="009B68E8" w:rsidRPr="002A31AD">
        <w:rPr>
          <w:rFonts w:ascii="Times New Roman" w:hAnsi="Times New Roman"/>
        </w:rPr>
        <w:t xml:space="preserve"> as zero here. </w:t>
      </w:r>
      <w:r w:rsidR="009A43C1" w:rsidRPr="002A31AD">
        <w:rPr>
          <w:rFonts w:ascii="Times New Roman" w:hAnsi="Times New Roman"/>
        </w:rPr>
        <w:t>Next, b</w:t>
      </w:r>
      <w:r w:rsidR="00B103D3" w:rsidRPr="002A31AD">
        <w:rPr>
          <w:rFonts w:ascii="Times New Roman" w:hAnsi="Times New Roman"/>
        </w:rPr>
        <w:t>y substituting Eq. 14 into Eq. 11 and Eq. 12, the</w:t>
      </w:r>
      <w:r w:rsidR="0090156F" w:rsidRPr="002A31AD">
        <w:rPr>
          <w:rFonts w:ascii="Times New Roman" w:hAnsi="Times New Roman"/>
          <w:noProof/>
          <w:position w:val="-4"/>
        </w:rPr>
        <w:object w:dxaOrig="220" w:dyaOrig="260" w14:anchorId="7521BFDC">
          <v:shape id="_x0000_i1083" type="#_x0000_t75" alt="" style="width:9.75pt;height:11.25pt;mso-width-percent:0;mso-height-percent:0;mso-width-percent:0;mso-height-percent:0" o:ole="">
            <v:imagedata r:id="rId121" o:title=""/>
          </v:shape>
          <o:OLEObject Type="Embed" ProgID="Equation.DSMT4" ShapeID="_x0000_i1083" DrawAspect="Content" ObjectID="_1722277458" r:id="rId122"/>
        </w:objec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and it </w:t>
      </w:r>
      <w:r w:rsidR="00E92D57" w:rsidRPr="002A31AD">
        <w:rPr>
          <w:rFonts w:ascii="Times New Roman" w:hAnsi="Times New Roman"/>
        </w:rPr>
        <w:t>can have the coupled d</w:t>
      </w:r>
      <w:r w:rsidR="002A31AD">
        <w:rPr>
          <w:rFonts w:ascii="Times New Roman" w:hAnsi="Times New Roman"/>
        </w:rPr>
        <w:t>iffusion equation</w:t>
      </w:r>
    </w:p>
    <w:p w14:paraId="1C14432D" w14:textId="7C9B2A1F"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84" type="#_x0000_t75" alt="" style="width:193.5pt;height:69.75pt;mso-width-percent:0;mso-height-percent:0;mso-width-percent:0;mso-height-percent:0" o:ole="">
            <v:imagedata r:id="rId123" o:title=""/>
          </v:shape>
          <o:OLEObject Type="Embed" ProgID="Equation.DSMT4" ShapeID="_x0000_i1084" DrawAspect="Content" ObjectID="_1722277459" r:id="rId124"/>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103D3" w:rsidRPr="00780CED">
        <w:rPr>
          <w:rFonts w:ascii="Times New Roman" w:hAnsi="Times New Roman"/>
        </w:rPr>
        <w:fldChar w:fldCharType="begin"/>
      </w:r>
      <w:r w:rsidR="00B103D3" w:rsidRPr="00780CED">
        <w:rPr>
          <w:rFonts w:ascii="Times New Roman" w:hAnsi="Times New Roman"/>
        </w:rPr>
        <w:instrText xml:space="preserve"> MACROBUTTON MTPlaceRef \* MERGEFORMAT </w:instrText>
      </w:r>
      <w:r w:rsidR="00B103D3" w:rsidRPr="00780CED">
        <w:rPr>
          <w:rFonts w:ascii="Times New Roman" w:hAnsi="Times New Roman"/>
        </w:rPr>
        <w:fldChar w:fldCharType="begin"/>
      </w:r>
      <w:r w:rsidR="00B103D3" w:rsidRPr="00780CED">
        <w:rPr>
          <w:rFonts w:ascii="Times New Roman" w:hAnsi="Times New Roman"/>
        </w:rPr>
        <w:instrText xml:space="preserve"> SEQ MTEqn \h \* MERGEFORMAT </w:instrText>
      </w:r>
      <w:r w:rsidR="00B103D3" w:rsidRPr="00780CED">
        <w:rPr>
          <w:rFonts w:ascii="Times New Roman" w:hAnsi="Times New Roman"/>
        </w:rPr>
        <w:fldChar w:fldCharType="end"/>
      </w:r>
      <w:r w:rsidR="00B103D3"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15</w:instrText>
      </w:r>
      <w:r w:rsidR="005F0C67" w:rsidRPr="00780CED">
        <w:rPr>
          <w:rFonts w:ascii="Times New Roman" w:hAnsi="Times New Roman"/>
          <w:noProof/>
        </w:rPr>
        <w:fldChar w:fldCharType="end"/>
      </w:r>
      <w:r w:rsidR="00B103D3" w:rsidRPr="00780CED">
        <w:rPr>
          <w:rFonts w:ascii="Times New Roman" w:hAnsi="Times New Roman"/>
        </w:rPr>
        <w:instrText>)</w:instrText>
      </w:r>
      <w:r w:rsidR="00B103D3" w:rsidRPr="00780CED">
        <w:rPr>
          <w:rFonts w:ascii="Times New Roman" w:hAnsi="Times New Roman"/>
        </w:rPr>
        <w:fldChar w:fldCharType="end"/>
      </w:r>
    </w:p>
    <w:p w14:paraId="5061D230" w14:textId="38329556" w:rsidR="00B103D3" w:rsidRPr="002B0CC8" w:rsidRDefault="002A31AD" w:rsidP="00B103D3">
      <w:pPr>
        <w:keepNext/>
        <w:rPr>
          <w:rFonts w:ascii="Times New Roman" w:hAnsi="Times New Roman"/>
        </w:rPr>
      </w:pPr>
      <w:r>
        <w:rPr>
          <w:rFonts w:ascii="Times New Roman" w:hAnsi="Times New Roman"/>
        </w:rPr>
        <w:lastRenderedPageBreak/>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85" type="#_x0000_t75" alt="" style="width:234.75pt;height:17.25pt;mso-width-percent:0;mso-height-percent:0;mso-width-percent:0;mso-height-percent:0" o:ole="">
            <v:imagedata r:id="rId125" o:title=""/>
          </v:shape>
          <o:OLEObject Type="Embed" ProgID="Equation.DSMT4" ShapeID="_x0000_i1085" DrawAspect="Content" ObjectID="_1722277460" r:id="rId126"/>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86" type="#_x0000_t75" alt="" style="width:246.75pt;height:17.25pt;mso-width-percent:0;mso-height-percent:0;mso-width-percent:0;mso-height-percent:0" o:ole="">
            <v:imagedata r:id="rId127" o:title=""/>
          </v:shape>
          <o:OLEObject Type="Embed" ProgID="Equation.DSMT4" ShapeID="_x0000_i1086" DrawAspect="Content" ObjectID="_1722277461" r:id="rId128"/>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87" type="#_x0000_t75" alt="" style="width:221.25pt;height:17.25pt;mso-width-percent:0;mso-height-percent:0;mso-width-percent:0;mso-height-percent:0" o:ole="">
            <v:imagedata r:id="rId129" o:title=""/>
          </v:shape>
          <o:OLEObject Type="Embed" ProgID="Equation.DSMT4" ShapeID="_x0000_i1087" DrawAspect="Content" ObjectID="_1722277462" r:id="rId130"/>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88" type="#_x0000_t75" alt="" style="width:225.75pt;height:17.25pt;mso-width-percent:0;mso-height-percent:0;mso-width-percent:0;mso-height-percent:0" o:ole="">
            <v:imagedata r:id="rId131" o:title=""/>
          </v:shape>
          <o:OLEObject Type="Embed" ProgID="Equation.DSMT4" ShapeID="_x0000_i1088" DrawAspect="Content" ObjectID="_1722277463" r:id="rId132"/>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89" type="#_x0000_t75" alt="" style="width:132.75pt;height:17.25pt;mso-width-percent:0;mso-height-percent:0;mso-width-percent:0;mso-height-percent:0" o:ole="">
            <v:imagedata r:id="rId133" o:title=""/>
          </v:shape>
          <o:OLEObject Type="Embed" ProgID="Equation.DSMT4" ShapeID="_x0000_i1089" DrawAspect="Content" ObjectID="_1722277464" r:id="rId134"/>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090" type="#_x0000_t75" alt="" style="width:122.25pt;height:17.25pt;mso-width-percent:0;mso-height-percent:0;mso-width-percent:0;mso-height-percent:0" o:ole="">
            <v:imagedata r:id="rId135" o:title=""/>
          </v:shape>
          <o:OLEObject Type="Embed" ProgID="Equation.DSMT4" ShapeID="_x0000_i1090" DrawAspect="Content" ObjectID="_1722277465" r:id="rId136"/>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091" type="#_x0000_t75" alt="" style="width:297.75pt;height:17.25pt;mso-width-percent:0;mso-height-percent:0;mso-width-percent:0;mso-height-percent:0" o:ole="">
            <v:imagedata r:id="rId137" o:title=""/>
          </v:shape>
          <o:OLEObject Type="Embed" ProgID="Equation.DSMT4" ShapeID="_x0000_i1091" DrawAspect="Content" ObjectID="_1722277466" r:id="rId138"/>
        </w:object>
      </w:r>
      <w:r w:rsidR="002A31AD">
        <w:rPr>
          <w:noProof/>
        </w:rPr>
        <w:t>.</w:t>
      </w:r>
    </w:p>
    <w:p w14:paraId="747B6C9F" w14:textId="7B7699AE"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Eq.15 are coupled</w:t>
      </w:r>
      <w:r w:rsidR="006F59B8" w:rsidRPr="00D65FE3">
        <w:rPr>
          <w:rFonts w:ascii="Times New Roman" w:hAnsi="Times New Roman"/>
        </w:rPr>
        <w:t xml:space="preserve"> in terms of T and p,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092" type="#_x0000_t75" alt="" style="width:14.25pt;height:17.25pt;mso-width-percent:0;mso-height-percent:0;mso-width-percent:0;mso-height-percent:0" o:ole="">
            <v:imagedata r:id="rId139" o:title=""/>
          </v:shape>
          <o:OLEObject Type="Embed" ProgID="Equation.DSMT4" ShapeID="_x0000_i1092" DrawAspect="Content" ObjectID="_1722277467" r:id="rId140"/>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093" type="#_x0000_t75" alt="" style="width:17.25pt;height:17.25pt;mso-width-percent:0;mso-height-percent:0;mso-width-percent:0;mso-height-percent:0" o:ole="">
            <v:imagedata r:id="rId141" o:title=""/>
          </v:shape>
          <o:OLEObject Type="Embed" ProgID="Equation.DSMT4" ShapeID="_x0000_i1093" DrawAspect="Content" ObjectID="_1722277468" r:id="rId142"/>
        </w:object>
      </w:r>
      <w:r w:rsidR="006F59B8" w:rsidRPr="00D65FE3">
        <w:rPr>
          <w:rFonts w:ascii="Times New Roman" w:hAnsi="Times New Roman"/>
        </w:rPr>
        <w:t>by using the</w:t>
      </w:r>
      <w:r w:rsidR="006F59B8">
        <w:rPr>
          <w:rFonts w:ascii="Times New Roman" w:hAnsi="Times New Roman"/>
        </w:rPr>
        <w:t xml:space="preserve"> </w:t>
      </w:r>
      <w:r w:rsidR="00780CED">
        <w:rPr>
          <w:rFonts w:ascii="Times New Roman" w:hAnsi="Times New Roman"/>
        </w:rPr>
        <w:t>Eigen</w:t>
      </w:r>
      <w:r w:rsidR="006F59B8">
        <w:rPr>
          <w:rFonts w:ascii="Times New Roman" w:hAnsi="Times New Roman"/>
        </w:rPr>
        <w:t xml:space="preserve"> 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4148D1">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780CED">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094" type="#_x0000_t75" alt="" style="width:9.75pt;height:17.25pt;mso-width-percent:0;mso-height-percent:0;mso-width-percent:0;mso-height-percent:0" o:ole="">
            <v:imagedata r:id="rId143" o:title=""/>
          </v:shape>
          <o:OLEObject Type="Embed" ProgID="Equation.DSMT4" ShapeID="_x0000_i1094" DrawAspect="Content" ObjectID="_1722277469" r:id="rId144"/>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095" type="#_x0000_t75" alt="" style="width:14.25pt;height:17.25pt;mso-width-percent:0;mso-height-percent:0;mso-width-percent:0;mso-height-percent:0" o:ole="">
            <v:imagedata r:id="rId145" o:title=""/>
          </v:shape>
          <o:OLEObject Type="Embed" ProgID="Equation.DSMT4" ShapeID="_x0000_i1095" DrawAspect="Content" ObjectID="_1722277470" r:id="rId146"/>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096" type="#_x0000_t75" alt="" style="width:14.25pt;height:9.75pt;mso-width-percent:0;mso-height-percent:0;mso-width-percent:0;mso-height-percent:0" o:ole="">
            <v:imagedata r:id="rId147" o:title=""/>
          </v:shape>
          <o:OLEObject Type="Embed" ProgID="Equation.DSMT4" ShapeID="_x0000_i1096" DrawAspect="Content" ObjectID="_1722277471" r:id="rId148"/>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780CED" w:rsidRPr="00D65FE3">
        <w:rPr>
          <w:rFonts w:ascii="Times New Roman" w:hAnsi="Times New Roman"/>
        </w:rPr>
        <w:t>Eigen</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097" type="#_x0000_t75" alt="" style="width:9.75pt;height:9.75pt;mso-width-percent:0;mso-height-percent:0;mso-width-percent:0;mso-height-percent:0" o:ole="">
            <v:imagedata r:id="rId149" o:title=""/>
          </v:shape>
          <o:OLEObject Type="Embed" ProgID="Equation.DSMT4" ShapeID="_x0000_i1097" DrawAspect="Content" ObjectID="_1722277472" r:id="rId150"/>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098" type="#_x0000_t75" alt="" style="width:14.25pt;height:9.75pt;mso-width-percent:0;mso-height-percent:0;mso-width-percent:0;mso-height-percent:0" o:ole="">
            <v:imagedata r:id="rId151" o:title=""/>
          </v:shape>
          <o:OLEObject Type="Embed" ProgID="Equation.DSMT4" ShapeID="_x0000_i1098" DrawAspect="Content" ObjectID="_1722277473" r:id="rId152"/>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p>
    <w:p w14:paraId="6ABCDCE6" w14:textId="1897034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099" type="#_x0000_t75" alt="" style="width:114pt;height:37.5pt;mso-width-percent:0;mso-height-percent:0;mso-width-percent:0;mso-height-percent:0" o:ole="">
            <v:imagedata r:id="rId153" o:title=""/>
          </v:shape>
          <o:OLEObject Type="Embed" ProgID="Equation.DSMT4" ShapeID="_x0000_i1099" DrawAspect="Content" ObjectID="_1722277474" r:id="rId154"/>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07C95" w:rsidRPr="00780CED">
        <w:rPr>
          <w:rFonts w:ascii="Times New Roman" w:hAnsi="Times New Roman"/>
        </w:rPr>
        <w:fldChar w:fldCharType="begin"/>
      </w:r>
      <w:r w:rsidR="00B07C95" w:rsidRPr="00780CED">
        <w:rPr>
          <w:rFonts w:ascii="Times New Roman" w:hAnsi="Times New Roman"/>
        </w:rPr>
        <w:instrText xml:space="preserve"> MACROBUTTON MTPlaceRef \* MERGEFORMAT </w:instrText>
      </w:r>
      <w:r w:rsidR="00B07C95" w:rsidRPr="00780CED">
        <w:rPr>
          <w:rFonts w:ascii="Times New Roman" w:hAnsi="Times New Roman"/>
        </w:rPr>
        <w:fldChar w:fldCharType="begin"/>
      </w:r>
      <w:r w:rsidR="00B07C95" w:rsidRPr="00780CED">
        <w:rPr>
          <w:rFonts w:ascii="Times New Roman" w:hAnsi="Times New Roman"/>
        </w:rPr>
        <w:instrText xml:space="preserve"> SEQ MTEqn \h \* MERGEFORMAT </w:instrText>
      </w:r>
      <w:r w:rsidR="00B07C95" w:rsidRPr="00780CED">
        <w:rPr>
          <w:rFonts w:ascii="Times New Roman" w:hAnsi="Times New Roman"/>
        </w:rPr>
        <w:fldChar w:fldCharType="end"/>
      </w:r>
      <w:r w:rsidR="00B07C95" w:rsidRPr="00780CED">
        <w:rPr>
          <w:rFonts w:ascii="Times New Roman" w:hAnsi="Times New Roman"/>
        </w:rPr>
        <w:instrText>(</w:instrText>
      </w:r>
      <w:r w:rsidR="005F0C67" w:rsidRPr="00780CED">
        <w:rPr>
          <w:rFonts w:ascii="Times New Roman" w:hAnsi="Times New Roman"/>
        </w:rPr>
        <w:fldChar w:fldCharType="begin"/>
      </w:r>
      <w:r w:rsidR="005F0C67" w:rsidRPr="00780CED">
        <w:rPr>
          <w:rFonts w:ascii="Times New Roman" w:hAnsi="Times New Roman"/>
        </w:rPr>
        <w:instrText xml:space="preserve"> SEQ MTEqn \c \* Arabic \* MERGEFORMAT </w:instrText>
      </w:r>
      <w:r w:rsidR="005F0C67" w:rsidRPr="00780CED">
        <w:rPr>
          <w:rFonts w:ascii="Times New Roman" w:hAnsi="Times New Roman"/>
        </w:rPr>
        <w:fldChar w:fldCharType="separate"/>
      </w:r>
      <w:r w:rsidR="00A572F2" w:rsidRPr="00780CED">
        <w:rPr>
          <w:rFonts w:ascii="Times New Roman" w:hAnsi="Times New Roman"/>
          <w:noProof/>
        </w:rPr>
        <w:instrText>16</w:instrText>
      </w:r>
      <w:r w:rsidR="005F0C67" w:rsidRPr="00780CED">
        <w:rPr>
          <w:rFonts w:ascii="Times New Roman" w:hAnsi="Times New Roman"/>
          <w:noProof/>
        </w:rPr>
        <w:fldChar w:fldCharType="end"/>
      </w:r>
      <w:r w:rsidR="00B07C95" w:rsidRPr="00780CED">
        <w:rPr>
          <w:rFonts w:ascii="Times New Roman" w:hAnsi="Times New Roman"/>
        </w:rPr>
        <w:instrText>)</w:instrText>
      </w:r>
      <w:r w:rsidR="00B07C95" w:rsidRPr="00780CED">
        <w:rPr>
          <w:rFonts w:ascii="Times New Roman" w:hAnsi="Times New Roman"/>
        </w:rPr>
        <w:fldChar w:fldCharType="end"/>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00" type="#_x0000_t75" alt="" style="width:124.5pt;height:1in;mso-width-percent:0;mso-height-percent:0;mso-width-percent:0;mso-height-percent:0" o:ole="">
            <v:imagedata r:id="rId155" o:title=""/>
          </v:shape>
          <o:OLEObject Type="Embed" ProgID="Equation.DSMT4" ShapeID="_x0000_i1100" DrawAspect="Content" ObjectID="_1722277475" r:id="rId156"/>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01" type="#_x0000_t75" alt="" style="width:3in;height:30pt;mso-width-percent:0;mso-height-percent:0;mso-width-percent:0;mso-height-percent:0" o:ole="">
            <v:imagedata r:id="rId157" o:title=""/>
          </v:shape>
          <o:OLEObject Type="Embed" ProgID="Equation.DSMT4" ShapeID="_x0000_i1101" DrawAspect="Content" ObjectID="_1722277476" r:id="rId158"/>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502C84A3"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02" type="#_x0000_t75" alt="" style="width:111.75pt;height:30pt;mso-width-percent:0;mso-height-percent:0;mso-width-percent:0;mso-height-percent:0" o:ole="">
            <v:imagedata r:id="rId159" o:title=""/>
          </v:shape>
          <o:OLEObject Type="Embed" ProgID="Equation.DSMT4" ShapeID="_x0000_i1102" DrawAspect="Content" ObjectID="_1722277477" r:id="rId160"/>
        </w:object>
      </w:r>
      <w:r w:rsidR="007A4899">
        <w:rPr>
          <w:rFonts w:ascii="Times New Roman" w:hAnsi="Times New Roman"/>
          <w:noProof/>
        </w:rPr>
        <w:t>,</w:t>
      </w:r>
      <w:r>
        <w:rPr>
          <w:rFonts w:ascii="Times New Roman" w:hAnsi="Times New Roman"/>
        </w:rPr>
        <w:t xml:space="preserve">                                                                              </w:t>
      </w:r>
      <w:r w:rsidR="00B07C95" w:rsidRPr="00A13CC9">
        <w:rPr>
          <w:rFonts w:ascii="Times New Roman" w:hAnsi="Times New Roman"/>
        </w:rPr>
        <w:fldChar w:fldCharType="begin"/>
      </w:r>
      <w:r w:rsidR="00B07C95" w:rsidRPr="00A13CC9">
        <w:rPr>
          <w:rFonts w:ascii="Times New Roman" w:hAnsi="Times New Roman"/>
        </w:rPr>
        <w:instrText xml:space="preserve"> MACROBUTTON MTPlaceRef \* MERGEFORMAT </w:instrText>
      </w:r>
      <w:r w:rsidR="00B07C95" w:rsidRPr="00A13CC9">
        <w:rPr>
          <w:rFonts w:ascii="Times New Roman" w:hAnsi="Times New Roman"/>
        </w:rPr>
        <w:fldChar w:fldCharType="begin"/>
      </w:r>
      <w:r w:rsidR="00B07C95" w:rsidRPr="00A13CC9">
        <w:rPr>
          <w:rFonts w:ascii="Times New Roman" w:hAnsi="Times New Roman"/>
        </w:rPr>
        <w:instrText xml:space="preserve"> SEQ MTEqn \h \* MERGEFORMAT </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begin"/>
      </w:r>
      <w:r w:rsidR="00B07C95" w:rsidRPr="00A13CC9">
        <w:rPr>
          <w:rFonts w:ascii="Times New Roman" w:hAnsi="Times New Roman"/>
        </w:rPr>
        <w:instrText xml:space="preserve"> SEQ MTEqn \c \* Arabic \* MERGEFORMAT </w:instrText>
      </w:r>
      <w:r w:rsidR="00B07C95" w:rsidRPr="00A13CC9">
        <w:rPr>
          <w:rFonts w:ascii="Times New Roman" w:hAnsi="Times New Roman"/>
        </w:rPr>
        <w:fldChar w:fldCharType="separate"/>
      </w:r>
      <w:r w:rsidR="00A572F2">
        <w:rPr>
          <w:rFonts w:ascii="Times New Roman" w:hAnsi="Times New Roman"/>
          <w:noProof/>
        </w:rPr>
        <w:instrText>17</w:instrText>
      </w:r>
      <w:r w:rsidR="00B07C95" w:rsidRPr="00A13CC9">
        <w:rPr>
          <w:rFonts w:ascii="Times New Roman" w:hAnsi="Times New Roman"/>
        </w:rPr>
        <w:fldChar w:fldCharType="end"/>
      </w:r>
      <w:r w:rsidR="00B07C95" w:rsidRPr="00A13CC9">
        <w:rPr>
          <w:rFonts w:ascii="Times New Roman" w:hAnsi="Times New Roman"/>
        </w:rPr>
        <w:instrText>)</w:instrText>
      </w:r>
      <w:r w:rsidR="00B07C95" w:rsidRPr="00A13CC9">
        <w:rPr>
          <w:rFonts w:ascii="Times New Roman" w:hAnsi="Times New Roman"/>
        </w:rPr>
        <w:fldChar w:fldCharType="end"/>
      </w:r>
    </w:p>
    <w:p w14:paraId="302199A7" w14:textId="5BFC50F9"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03" type="#_x0000_t75" alt="" style="width:106.5pt;height:17.25pt;mso-width-percent:0;mso-height-percent:0;mso-width-percent:0;mso-height-percent:0" o:ole="">
            <v:imagedata r:id="rId161" o:title=""/>
          </v:shape>
          <o:OLEObject Type="Embed" ProgID="Equation.DSMT4" ShapeID="_x0000_i1103" DrawAspect="Content" ObjectID="_1722277478" r:id="rId162"/>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E076CA" w:rsidRPr="00A13CC9">
        <w:rPr>
          <w:rFonts w:ascii="Times New Roman" w:hAnsi="Times New Roman"/>
        </w:rPr>
        <w:t>Eigen</w:t>
      </w:r>
      <w:r w:rsidR="00B07C95" w:rsidRPr="00A13CC9">
        <w:rPr>
          <w:rFonts w:ascii="Times New Roman" w:hAnsi="Times New Roman"/>
        </w:rPr>
        <w:t xml:space="preserve"> </w:t>
      </w:r>
      <w:r w:rsidR="00406356" w:rsidRPr="00A13CC9">
        <w:rPr>
          <w:rFonts w:ascii="Times New Roman" w:hAnsi="Times New Roman"/>
        </w:rPr>
        <w:t>function</w:t>
      </w:r>
      <w:r w:rsidR="007853A9">
        <w:rPr>
          <w:rFonts w:ascii="Times New Roman" w:hAnsi="Times New Roman"/>
        </w:rPr>
        <w:t xml:space="preserve"> </w:t>
      </w:r>
    </w:p>
    <w:p w14:paraId="28E37F24" w14:textId="4E05A75D" w:rsidR="007A4899" w:rsidRDefault="007A4899" w:rsidP="007A4899">
      <w:pPr>
        <w:keepNext/>
        <w:jc w:val="center"/>
        <w:rPr>
          <w:rFonts w:ascii="Times New Roman" w:hAnsi="Times New Roman"/>
        </w:rPr>
      </w:pPr>
      <w:r>
        <w:rPr>
          <w:rFonts w:ascii="Times New Roman" w:hAnsi="Times New Roman"/>
          <w:noProof/>
        </w:rPr>
        <w:lastRenderedPageBreak/>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04" type="#_x0000_t75" alt="" style="width:91.5pt;height:19.5pt;mso-width-percent:0;mso-height-percent:0;mso-width-percent:0;mso-height-percent:0" o:ole="">
            <v:imagedata r:id="rId163" o:title=""/>
          </v:shape>
          <o:OLEObject Type="Embed" ProgID="Equation.DSMT4" ShapeID="_x0000_i1104" DrawAspect="Content" ObjectID="_1722277479" r:id="rId164"/>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Pr="00A13CC9">
        <w:rPr>
          <w:rFonts w:ascii="Times New Roman" w:hAnsi="Times New Roman"/>
        </w:rPr>
        <w:fldChar w:fldCharType="begin"/>
      </w:r>
      <w:r w:rsidRPr="00A13CC9">
        <w:rPr>
          <w:rFonts w:ascii="Times New Roman" w:hAnsi="Times New Roman"/>
        </w:rPr>
        <w:instrText xml:space="preserve"> MACROBUTTON MTPlaceRef \* MERGEFORMAT </w:instrText>
      </w:r>
      <w:r w:rsidRPr="00A13CC9">
        <w:rPr>
          <w:rFonts w:ascii="Times New Roman" w:hAnsi="Times New Roman"/>
        </w:rPr>
        <w:fldChar w:fldCharType="begin"/>
      </w:r>
      <w:r w:rsidRPr="00A13CC9">
        <w:rPr>
          <w:rFonts w:ascii="Times New Roman" w:hAnsi="Times New Roman"/>
        </w:rPr>
        <w:instrText xml:space="preserve"> SEQ MTEqn \h \* MERGEFORMAT </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begin"/>
      </w:r>
      <w:r w:rsidRPr="00A13CC9">
        <w:rPr>
          <w:rFonts w:ascii="Times New Roman" w:hAnsi="Times New Roman"/>
        </w:rPr>
        <w:instrText xml:space="preserve"> SEQ MTEqn \c \* Arabic \* MERGEFORMAT </w:instrText>
      </w:r>
      <w:r w:rsidRPr="00A13CC9">
        <w:rPr>
          <w:rFonts w:ascii="Times New Roman" w:hAnsi="Times New Roman"/>
        </w:rPr>
        <w:fldChar w:fldCharType="separate"/>
      </w:r>
      <w:r>
        <w:rPr>
          <w:rFonts w:ascii="Times New Roman" w:hAnsi="Times New Roman"/>
          <w:noProof/>
        </w:rPr>
        <w:instrText>18</w:instrText>
      </w:r>
      <w:r w:rsidRPr="00A13CC9">
        <w:rPr>
          <w:rFonts w:ascii="Times New Roman" w:hAnsi="Times New Roman"/>
        </w:rPr>
        <w:fldChar w:fldCharType="end"/>
      </w:r>
      <w:r w:rsidRPr="00A13CC9">
        <w:rPr>
          <w:rFonts w:ascii="Times New Roman" w:hAnsi="Times New Roman"/>
        </w:rPr>
        <w:instrText>)</w:instrText>
      </w:r>
      <w:r w:rsidRPr="00A13CC9">
        <w:rPr>
          <w:rFonts w:ascii="Times New Roman" w:hAnsi="Times New Roman"/>
        </w:rPr>
        <w:fldChar w:fldCharType="end"/>
      </w:r>
    </w:p>
    <w:p w14:paraId="5CEB5633" w14:textId="4195E52F" w:rsidR="00B27921" w:rsidRPr="00A13CC9" w:rsidRDefault="00B430F0" w:rsidP="00B27921">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05" type="#_x0000_t75" alt="" style="width:52.5pt;height:37.5pt;mso-width-percent:0;mso-height-percent:0;mso-width-percent:0;mso-height-percent:0" o:ole="">
            <v:imagedata r:id="rId165" o:title=""/>
          </v:shape>
          <o:OLEObject Type="Embed" ProgID="Equation.DSMT4" ShapeID="_x0000_i1105" DrawAspect="Content" ObjectID="_1722277480" r:id="rId166"/>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ordinary differential equation in terms of </w:t>
      </w:r>
      <w:r w:rsidR="00406356" w:rsidRPr="00A13CC9">
        <w:rPr>
          <w:rFonts w:ascii="Times New Roman" w:hAnsi="Times New Roman"/>
        </w:rPr>
        <w:t>variable</w:t>
      </w:r>
      <w:r w:rsidR="0090156F" w:rsidRPr="00A13CC9">
        <w:rPr>
          <w:rFonts w:ascii="Times New Roman" w:hAnsi="Times New Roman"/>
          <w:noProof/>
          <w:position w:val="-12"/>
        </w:rPr>
        <w:object w:dxaOrig="240" w:dyaOrig="360" w14:anchorId="79F05AFE">
          <v:shape id="_x0000_i1106" type="#_x0000_t75" alt="" style="width:9.75pt;height:17.25pt;mso-width-percent:0;mso-height-percent:0;mso-width-percent:0;mso-height-percent:0" o:ole="">
            <v:imagedata r:id="rId167" o:title=""/>
          </v:shape>
          <o:OLEObject Type="Embed" ProgID="Equation.DSMT4" ShapeID="_x0000_i1106" DrawAspect="Content" ObjectID="_1722277481" r:id="rId168"/>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07" type="#_x0000_t75" alt="" style="width:9.75pt;height:17.25pt;mso-width-percent:0;mso-height-percent:0;mso-width-percent:0;mso-height-percent:0" o:ole="">
            <v:imagedata r:id="rId167" o:title=""/>
          </v:shape>
          <o:OLEObject Type="Embed" ProgID="Equation.DSMT4" ShapeID="_x0000_i1107" DrawAspect="Content" ObjectID="_1722277482" r:id="rId169"/>
        </w:objec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90156F" w:rsidRPr="00A13CC9">
        <w:rPr>
          <w:rFonts w:ascii="Times New Roman" w:hAnsi="Times New Roman"/>
          <w:noProof/>
          <w:position w:val="-4"/>
        </w:rPr>
        <w:object w:dxaOrig="279" w:dyaOrig="260" w14:anchorId="765A12AE">
          <v:shape id="_x0000_i1108" type="#_x0000_t75" alt="" style="width:14.25pt;height:9.75pt;mso-width-percent:0;mso-height-percent:0;mso-width-percent:0;mso-height-percent:0" o:ole="">
            <v:imagedata r:id="rId170" o:title=""/>
          </v:shape>
          <o:OLEObject Type="Embed" ProgID="Equation.DSMT4" ShapeID="_x0000_i1108" DrawAspect="Content" ObjectID="_1722277483" r:id="rId171"/>
        </w:object>
      </w:r>
      <w:r w:rsidR="00B07C95" w:rsidRPr="00A13CC9">
        <w:rPr>
          <w:rFonts w:ascii="Times New Roman" w:hAnsi="Times New Roman"/>
        </w:rPr>
        <w:t>’s eigenvalue</w:t>
      </w:r>
      <w:r w:rsidR="0090156F" w:rsidRPr="00D65FE3">
        <w:rPr>
          <w:rFonts w:ascii="Times New Roman" w:hAnsi="Times New Roman"/>
          <w:noProof/>
          <w:position w:val="-12"/>
        </w:rPr>
        <w:object w:dxaOrig="240" w:dyaOrig="360" w14:anchorId="1F33C30E">
          <v:shape id="_x0000_i1109" type="#_x0000_t75" alt="" style="width:9.75pt;height:17.25pt;mso-width-percent:0;mso-height-percent:0;mso-width-percent:0;mso-height-percent:0" o:ole="">
            <v:imagedata r:id="rId172" o:title=""/>
          </v:shape>
          <o:OLEObject Type="Embed" ProgID="Equation.DSMT4" ShapeID="_x0000_i1109" DrawAspect="Content" ObjectID="_1722277484" r:id="rId173"/>
        </w:object>
      </w:r>
      <w:r w:rsidR="00B665FD">
        <w:rPr>
          <w:rFonts w:ascii="Times New Roman" w:hAnsi="Times New Roman"/>
        </w:rPr>
        <w:t>.</w:t>
      </w:r>
      <w:r w:rsidR="00B07C95" w:rsidRPr="00A13CC9">
        <w:rPr>
          <w:rFonts w:ascii="Times New Roman" w:hAnsi="Times New Roman"/>
        </w:rPr>
        <w:t xml:space="preserve"> </w:t>
      </w:r>
    </w:p>
    <w:p w14:paraId="514058DA" w14:textId="77777777" w:rsidR="007A4899" w:rsidRDefault="00F87AC5" w:rsidP="00B27921">
      <w:pPr>
        <w:spacing w:line="360" w:lineRule="auto"/>
        <w:jc w:val="both"/>
        <w:rPr>
          <w:rFonts w:ascii="Times New Roman" w:hAnsi="Times New Roman"/>
        </w:rPr>
      </w:pPr>
      <w:r w:rsidRPr="00A13CC9">
        <w:rPr>
          <w:rFonts w:ascii="Times New Roman" w:hAnsi="Times New Roman"/>
        </w:rPr>
        <w:t>Therefore, the original coupled diffusion equation</w:t>
      </w:r>
      <w:r w:rsidR="007853A9">
        <w:rPr>
          <w:rFonts w:ascii="Times New Roman" w:hAnsi="Times New Roman"/>
        </w:rPr>
        <w:t xml:space="preserve"> </w:t>
      </w:r>
      <w:r w:rsidR="007A4899">
        <w:rPr>
          <w:rFonts w:ascii="Times New Roman" w:hAnsi="Times New Roman"/>
        </w:rPr>
        <w:t xml:space="preserve">in Eq.15 </w:t>
      </w:r>
      <w:r w:rsidRPr="00A13CC9">
        <w:rPr>
          <w:rFonts w:ascii="Times New Roman" w:hAnsi="Times New Roman"/>
        </w:rPr>
        <w:t>has been lead to the zeroth-order modified Bessel equation</w:t>
      </w:r>
      <w:r w:rsidR="007853A9" w:rsidRPr="007853A9">
        <w:rPr>
          <w:rFonts w:ascii="Times New Roman" w:hAnsi="Times New Roman"/>
        </w:rPr>
        <w:t xml:space="preserve">, </w:t>
      </w:r>
      <w:r w:rsidR="007853A9">
        <w:rPr>
          <w:rFonts w:ascii="Times New Roman" w:hAnsi="Times New Roman"/>
        </w:rPr>
        <w:t>w</w:t>
      </w:r>
      <w:r w:rsidRPr="00A13CC9">
        <w:rPr>
          <w:rFonts w:ascii="Times New Roman" w:hAnsi="Times New Roman"/>
        </w:rPr>
        <w:t>ith</w:t>
      </w:r>
      <w:r w:rsidR="007A4899">
        <w:rPr>
          <w:rFonts w:ascii="Times New Roman" w:hAnsi="Times New Roman"/>
        </w:rPr>
        <w:t xml:space="preserve"> the general solution</w:t>
      </w:r>
    </w:p>
    <w:p w14:paraId="1CF6E6B6" w14:textId="77777777"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Pr="000D3424">
        <w:rPr>
          <w:rFonts w:ascii="Times New Roman" w:hAnsi="Times New Roman"/>
          <w:noProof/>
          <w:position w:val="-12"/>
        </w:rPr>
        <w:object w:dxaOrig="5120" w:dyaOrig="400" w14:anchorId="529D8350">
          <v:shape id="_x0000_i1110" type="#_x0000_t75" alt="" style="width:255pt;height:19.5pt;mso-width-percent:0;mso-height-percent:0;mso-width-percent:0;mso-height-percent:0" o:ole="">
            <v:imagedata r:id="rId174" o:title=""/>
          </v:shape>
          <o:OLEObject Type="Embed" ProgID="Equation.DSMT4" ShapeID="_x0000_i1110" DrawAspect="Content" ObjectID="_1722277485" r:id="rId175"/>
        </w:object>
      </w:r>
      <w:r>
        <w:rPr>
          <w:rFonts w:ascii="Times New Roman" w:hAnsi="Times New Roman"/>
          <w:noProof/>
        </w:rPr>
        <w:t>,</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MACROBUTTON MTPlaceRef \* MERGEFORMAT </w:instrText>
      </w:r>
      <w:r>
        <w:rPr>
          <w:rFonts w:ascii="Times New Roman" w:hAnsi="Times New Roman"/>
        </w:rPr>
        <w:fldChar w:fldCharType="begin"/>
      </w:r>
      <w:r>
        <w:rPr>
          <w:rFonts w:ascii="Times New Roman" w:hAnsi="Times New Roman"/>
        </w:rPr>
        <w:instrText xml:space="preserve"> SEQ MTEqn \h \* MERGEFORMAT </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begin"/>
      </w:r>
      <w:r>
        <w:rPr>
          <w:rFonts w:ascii="Times New Roman" w:hAnsi="Times New Roman"/>
        </w:rPr>
        <w:instrText xml:space="preserve"> SEQ MTEqn \c \* Arabic \* MERGEFORMAT </w:instrText>
      </w:r>
      <w:r>
        <w:rPr>
          <w:rFonts w:ascii="Times New Roman" w:hAnsi="Times New Roman"/>
        </w:rPr>
        <w:fldChar w:fldCharType="separate"/>
      </w:r>
      <w:r>
        <w:rPr>
          <w:rFonts w:ascii="Times New Roman" w:hAnsi="Times New Roman"/>
          <w:noProof/>
        </w:rPr>
        <w:instrText>19</w:instrText>
      </w:r>
      <w:r>
        <w:rPr>
          <w:rFonts w:ascii="Times New Roman" w:hAnsi="Times New Roman"/>
        </w:rPr>
        <w:fldChar w:fldCharType="end"/>
      </w:r>
      <w:r>
        <w:rPr>
          <w:rFonts w:ascii="Times New Roman" w:hAnsi="Times New Roman"/>
        </w:rPr>
        <w:instrText>)</w:instrText>
      </w:r>
      <w:r>
        <w:rPr>
          <w:rFonts w:ascii="Times New Roman" w:hAnsi="Times New Roman"/>
        </w:rPr>
        <w:fldChar w:fldCharType="end"/>
      </w:r>
    </w:p>
    <w:p w14:paraId="11E32260" w14:textId="65CA4CF3" w:rsidR="00B27921" w:rsidRDefault="007A4899" w:rsidP="007A4899">
      <w:pPr>
        <w:spacing w:line="360" w:lineRule="auto"/>
        <w:jc w:val="both"/>
        <w:rPr>
          <w:rFonts w:ascii="Times New Roman" w:hAnsi="Times New Roman"/>
        </w:rPr>
      </w:pPr>
      <w:r>
        <w:rPr>
          <w:rFonts w:ascii="Times New Roman" w:hAnsi="Times New Roman"/>
        </w:rPr>
        <w:t xml:space="preserve"> where</w:t>
      </w:r>
      <w:r w:rsidR="0090156F" w:rsidRPr="00A13CC9">
        <w:rPr>
          <w:rFonts w:ascii="Times New Roman" w:hAnsi="Times New Roman"/>
          <w:noProof/>
          <w:position w:val="-12"/>
        </w:rPr>
        <w:object w:dxaOrig="220" w:dyaOrig="360" w14:anchorId="77EC7EC3">
          <v:shape id="_x0000_i1111" type="#_x0000_t75" alt="" style="width:9.75pt;height:17.25pt;mso-width-percent:0;mso-height-percent:0;mso-width-percent:0;mso-height-percent:0" o:ole="">
            <v:imagedata r:id="rId176" o:title=""/>
          </v:shape>
          <o:OLEObject Type="Embed" ProgID="Equation.DSMT4" ShapeID="_x0000_i1111" DrawAspect="Content" ObjectID="_1722277486" r:id="rId177"/>
        </w:object>
      </w:r>
      <w:r w:rsidR="00F87AC5" w:rsidRPr="00A13CC9">
        <w:rPr>
          <w:rFonts w:ascii="Times New Roman" w:hAnsi="Times New Roman"/>
        </w:rPr>
        <w:t xml:space="preserve"> and </w:t>
      </w:r>
      <w:r w:rsidR="0090156F" w:rsidRPr="00A13CC9">
        <w:rPr>
          <w:rFonts w:ascii="Times New Roman" w:hAnsi="Times New Roman"/>
          <w:noProof/>
          <w:position w:val="-12"/>
        </w:rPr>
        <w:object w:dxaOrig="240" w:dyaOrig="360" w14:anchorId="6561B88B">
          <v:shape id="_x0000_i1112" type="#_x0000_t75" alt="" style="width:9.75pt;height:17.25pt;mso-width-percent:0;mso-height-percent:0;mso-width-percent:0;mso-height-percent:0" o:ole="">
            <v:imagedata r:id="rId178" o:title=""/>
          </v:shape>
          <o:OLEObject Type="Embed" ProgID="Equation.DSMT4" ShapeID="_x0000_i1112" DrawAspect="Content" ObjectID="_1722277487" r:id="rId179"/>
        </w:object>
      </w:r>
      <w:r w:rsidR="00F87AC5" w:rsidRPr="00A13CC9">
        <w:rPr>
          <w:rFonts w:ascii="Times New Roman" w:hAnsi="Times New Roman"/>
        </w:rPr>
        <w:t xml:space="preserve"> 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90156F" w:rsidRPr="0083146A">
        <w:rPr>
          <w:rFonts w:ascii="Times New Roman" w:hAnsi="Times New Roman"/>
          <w:noProof/>
          <w:position w:val="-12"/>
        </w:rPr>
        <w:object w:dxaOrig="620" w:dyaOrig="360" w14:anchorId="2F1CFF37">
          <v:shape id="_x0000_i1113" type="#_x0000_t75" alt="" style="width:30pt;height:17.25pt;mso-width-percent:0;mso-height-percent:0;mso-width-percent:0;mso-height-percent:0" o:ole="">
            <v:imagedata r:id="rId180" o:title=""/>
          </v:shape>
          <o:OLEObject Type="Embed" ProgID="Equation.DSMT4" ShapeID="_x0000_i1113" DrawAspect="Content" ObjectID="_1722277488" r:id="rId181"/>
        </w:object>
      </w:r>
      <w:r w:rsidR="00F87AC5">
        <w:rPr>
          <w:rFonts w:ascii="Times New Roman" w:hAnsi="Times New Roman"/>
        </w:rPr>
        <w:t xml:space="preserve"> </w:t>
      </w:r>
      <w:r w:rsidR="00B665FD" w:rsidRPr="001B59D0">
        <w:rPr>
          <w:rFonts w:ascii="Times New Roman" w:hAnsi="Times New Roman"/>
        </w:rPr>
        <w:t>And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14" type="#_x0000_t75" alt="" style="width:37.5pt;height:17.25pt;mso-width-percent:0;mso-height-percent:0;mso-width-percent:0;mso-height-percent:0" o:ole="">
            <v:imagedata r:id="rId182" o:title=""/>
          </v:shape>
          <o:OLEObject Type="Embed" ProgID="Equation.DSMT4" ShapeID="_x0000_i1114" DrawAspect="Content" ObjectID="_1722277489" r:id="rId183"/>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p>
    <w:p w14:paraId="3DE2AAF2" w14:textId="44A18DC3" w:rsidR="00B07C95" w:rsidRDefault="00B07C95" w:rsidP="006F59B8">
      <w:pPr>
        <w:keepNext/>
        <w:spacing w:line="360" w:lineRule="auto"/>
        <w:rPr>
          <w:rFonts w:ascii="Times New Roman" w:hAnsi="Times New Roman"/>
        </w:rPr>
      </w:pPr>
      <w:r w:rsidRPr="001B59D0">
        <w:rPr>
          <w:rFonts w:ascii="Times New Roman" w:hAnsi="Times New Roman"/>
        </w:rPr>
        <w:t>T</w:t>
      </w:r>
      <w:r>
        <w:rPr>
          <w:rFonts w:ascii="Times New Roman" w:hAnsi="Times New Roman"/>
        </w:rPr>
        <w:t>he symmetry conditions</w:t>
      </w:r>
      <w:r w:rsidR="00E076CA">
        <w:rPr>
          <w:rFonts w:ascii="Times New Roman" w:hAnsi="Times New Roman"/>
        </w:rPr>
        <w:t xml:space="preserve"> of the primary cementing in P&amp;A</w:t>
      </w:r>
      <w:r>
        <w:rPr>
          <w:rFonts w:ascii="Times New Roman" w:hAnsi="Times New Roman"/>
        </w:rPr>
        <w:t xml:space="preserve"> will ensure t</w:t>
      </w:r>
      <w:r w:rsidR="007853A9">
        <w:rPr>
          <w:rFonts w:ascii="Times New Roman" w:hAnsi="Times New Roman"/>
        </w:rPr>
        <w:t>hat</w:t>
      </w:r>
      <w:r>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15" type="#_x0000_t75" alt="" style="width:9.75pt;height:17.25pt;mso-width-percent:0;mso-height-percent:0;mso-width-percent:0;mso-height-percent:0" o:ole="">
            <v:imagedata r:id="rId184" o:title=""/>
          </v:shape>
          <o:OLEObject Type="Embed" ProgID="Equation.DSMT4" ShapeID="_x0000_i1115" DrawAspect="Content" ObjectID="_1722277490" r:id="rId185"/>
        </w:object>
      </w:r>
      <w:r w:rsidR="00E076CA">
        <w:rPr>
          <w:rFonts w:ascii="Times New Roman" w:hAnsi="Times New Roman"/>
        </w:rPr>
        <w:t xml:space="preserve">equals to zero, thus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4EB6A851"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16" type="#_x0000_t75" alt="" style="width:2in;height:19.5pt;mso-width-percent:0;mso-height-percent:0;mso-width-percent:0;mso-height-percent:0" o:ole="">
            <v:imagedata r:id="rId186" o:title=""/>
          </v:shape>
          <o:OLEObject Type="Embed" ProgID="Equation.DSMT4" ShapeID="_x0000_i1116" DrawAspect="Content" ObjectID="_1722277491" r:id="rId18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20</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0C91CC3A" w14:textId="6ECC0C10"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17" type="#_x0000_t75" alt="" style="width:2in;height:19.5pt;mso-width-percent:0;mso-height-percent:0;mso-width-percent:0;mso-height-percent:0" o:ole="">
            <v:imagedata r:id="rId188" o:title=""/>
          </v:shape>
          <o:OLEObject Type="Embed" ProgID="Equation.DSMT4" ShapeID="_x0000_i1117" DrawAspect="Content" ObjectID="_1722277492" r:id="rId189"/>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E076CA">
        <w:rPr>
          <w:rFonts w:ascii="Times New Roman" w:hAnsi="Times New Roman"/>
        </w:rPr>
        <w:fldChar w:fldCharType="begin"/>
      </w:r>
      <w:r w:rsidR="00E076CA">
        <w:rPr>
          <w:rFonts w:ascii="Times New Roman" w:hAnsi="Times New Roman"/>
        </w:rPr>
        <w:instrText xml:space="preserve"> MACROBUTTON MTPlaceRef \* MERGEFORMAT </w:instrText>
      </w:r>
      <w:r w:rsidR="00E076CA">
        <w:rPr>
          <w:rFonts w:ascii="Times New Roman" w:hAnsi="Times New Roman"/>
        </w:rPr>
        <w:fldChar w:fldCharType="begin"/>
      </w:r>
      <w:r w:rsidR="00E076CA">
        <w:rPr>
          <w:rFonts w:ascii="Times New Roman" w:hAnsi="Times New Roman"/>
        </w:rPr>
        <w:instrText xml:space="preserve"> SEQ MTEqn \h \* MERGEFORMAT </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begin"/>
      </w:r>
      <w:r w:rsidR="00E076CA">
        <w:rPr>
          <w:rFonts w:ascii="Times New Roman" w:hAnsi="Times New Roman"/>
        </w:rPr>
        <w:instrText xml:space="preserve"> SEQ MTEqn \c \* Arabic \* MERGEFORMAT </w:instrText>
      </w:r>
      <w:r w:rsidR="00E076CA">
        <w:rPr>
          <w:rFonts w:ascii="Times New Roman" w:hAnsi="Times New Roman"/>
        </w:rPr>
        <w:fldChar w:fldCharType="separate"/>
      </w:r>
      <w:r w:rsidR="00A572F2">
        <w:rPr>
          <w:rFonts w:ascii="Times New Roman" w:hAnsi="Times New Roman"/>
          <w:noProof/>
        </w:rPr>
        <w:instrText>21</w:instrText>
      </w:r>
      <w:r w:rsidR="00E076CA">
        <w:rPr>
          <w:rFonts w:ascii="Times New Roman" w:hAnsi="Times New Roman"/>
        </w:rPr>
        <w:fldChar w:fldCharType="end"/>
      </w:r>
      <w:r w:rsidR="00E076CA">
        <w:rPr>
          <w:rFonts w:ascii="Times New Roman" w:hAnsi="Times New Roman"/>
        </w:rPr>
        <w:instrText>)</w:instrText>
      </w:r>
      <w:r w:rsidR="00E076CA">
        <w:rPr>
          <w:rFonts w:ascii="Times New Roman" w:hAnsi="Times New Roman"/>
        </w:rPr>
        <w:fldChar w:fldCharType="end"/>
      </w:r>
    </w:p>
    <w:p w14:paraId="50547D06" w14:textId="0E21502C" w:rsidR="00A26F68" w:rsidRPr="00E16FDC" w:rsidRDefault="00A95FAA" w:rsidP="006F59B8">
      <w:pPr>
        <w:keepNext/>
        <w:spacing w:line="360" w:lineRule="auto"/>
        <w:rPr>
          <w:rFonts w:ascii="Times New Roman" w:hAnsi="Times New Roman"/>
        </w:rPr>
      </w:pPr>
      <w:r>
        <w:rPr>
          <w:rFonts w:ascii="Times New Roman" w:hAnsi="Times New Roman"/>
        </w:rPr>
        <w:t>Within the framework of plane</w:t>
      </w:r>
      <w:r w:rsidR="00D27DE2" w:rsidRPr="00E16FDC">
        <w:rPr>
          <w:rFonts w:ascii="Times New Roman" w:hAnsi="Times New Roman"/>
        </w:rPr>
        <w:t>-strain conditions and irrotational field</w:t>
      </w:r>
      <w:r w:rsidR="007853A9">
        <w:rPr>
          <w:rFonts w:ascii="Times New Roman" w:hAnsi="Times New Roman"/>
        </w:rPr>
        <w:t xml:space="preserve"> conditions</w:t>
      </w:r>
      <w:r w:rsidR="00D27DE2" w:rsidRPr="00E16FDC">
        <w:rPr>
          <w:rFonts w:ascii="Times New Roman" w:hAnsi="Times New Roman"/>
        </w:rPr>
        <w:t>, the di</w:t>
      </w:r>
      <w:r w:rsidR="007853A9">
        <w:rPr>
          <w:rFonts w:ascii="Times New Roman" w:hAnsi="Times New Roman"/>
        </w:rPr>
        <w:t>splacement,</w:t>
      </w:r>
      <w:r w:rsidR="0090156F" w:rsidRPr="00E16FDC">
        <w:rPr>
          <w:rFonts w:ascii="Times New Roman" w:hAnsi="Times New Roman"/>
          <w:noProof/>
          <w:position w:val="-12"/>
        </w:rPr>
        <w:object w:dxaOrig="320" w:dyaOrig="360" w14:anchorId="7DBB6807">
          <v:shape id="_x0000_i1118" type="#_x0000_t75" alt="" style="width:14.25pt;height:17.25pt;mso-width-percent:0;mso-height-percent:0;mso-width-percent:0;mso-height-percent:0" o:ole="">
            <v:imagedata r:id="rId190" o:title=""/>
          </v:shape>
          <o:OLEObject Type="Embed" ProgID="Equation.DSMT4" ShapeID="_x0000_i1118" DrawAspect="Content" ObjectID="_1722277493" r:id="rId191"/>
        </w:object>
      </w:r>
      <w:r w:rsidR="007853A9">
        <w:rPr>
          <w:rFonts w:ascii="Times New Roman" w:hAnsi="Times New Roman"/>
          <w:noProof/>
        </w:rPr>
        <w:t>,</w:t>
      </w:r>
      <w:r w:rsidR="007853A9">
        <w:rPr>
          <w:rFonts w:ascii="Times New Roman" w:hAnsi="Times New Roman"/>
        </w:rPr>
        <w:t xml:space="preserve"> can </w:t>
      </w:r>
      <w:r w:rsidR="00D27DE2" w:rsidRPr="00E16FDC">
        <w:rPr>
          <w:rFonts w:ascii="Times New Roman" w:hAnsi="Times New Roman"/>
        </w:rPr>
        <w:t>be obtained by i</w:t>
      </w:r>
      <w:r w:rsidR="007853A9">
        <w:rPr>
          <w:rFonts w:ascii="Times New Roman" w:hAnsi="Times New Roman"/>
        </w:rPr>
        <w:t>ntegrating</w:t>
      </w:r>
      <w:r w:rsidR="00D27DE2" w:rsidRPr="00E16FDC">
        <w:rPr>
          <w:rFonts w:ascii="Times New Roman" w:hAnsi="Times New Roman"/>
        </w:rPr>
        <w:t xml:space="preserve"> the Eq.14</w:t>
      </w:r>
      <w:r w:rsidR="00A26F68" w:rsidRPr="00E16FDC">
        <w:rPr>
          <w:rFonts w:ascii="Times New Roman" w:hAnsi="Times New Roman"/>
        </w:rPr>
        <w:t xml:space="preserve">. At the same time, the strain-displacement relationship </w:t>
      </w:r>
      <w:r w:rsidR="007A4899">
        <w:rPr>
          <w:rFonts w:ascii="Times New Roman" w:hAnsi="Times New Roman"/>
        </w:rPr>
        <w:t>are</w:t>
      </w:r>
    </w:p>
    <w:p w14:paraId="544D329C" w14:textId="7AE553CD"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D92025">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19" type="#_x0000_t75" alt="" style="width:198.75pt;height:19.5pt;mso-width-percent:0;mso-height-percent:0;mso-width-percent:0;mso-height-percent:0" o:ole="">
            <v:imagedata r:id="rId192" o:title=""/>
          </v:shape>
          <o:OLEObject Type="Embed" ProgID="Equation.DSMT4" ShapeID="_x0000_i1119" DrawAspect="Content" ObjectID="_1722277494" r:id="rId193"/>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A26F68" w:rsidRPr="00E16FDC">
        <w:rPr>
          <w:rFonts w:ascii="Times New Roman" w:hAnsi="Times New Roman"/>
        </w:rPr>
        <w:t xml:space="preserve"> </w:t>
      </w:r>
      <w:r w:rsidR="00EA4A69" w:rsidRPr="00E16FDC">
        <w:rPr>
          <w:rFonts w:ascii="Times New Roman" w:hAnsi="Times New Roman"/>
        </w:rPr>
        <w:fldChar w:fldCharType="begin"/>
      </w:r>
      <w:r w:rsidR="00EA4A69" w:rsidRPr="00E16FDC">
        <w:rPr>
          <w:rFonts w:ascii="Times New Roman" w:hAnsi="Times New Roman"/>
        </w:rPr>
        <w:instrText xml:space="preserve"> MACROBUTTON MTPlaceRef \* MERGEFORMAT </w:instrText>
      </w:r>
      <w:r w:rsidR="00EA4A69" w:rsidRPr="00E16FDC">
        <w:rPr>
          <w:rFonts w:ascii="Times New Roman" w:hAnsi="Times New Roman"/>
        </w:rPr>
        <w:fldChar w:fldCharType="begin"/>
      </w:r>
      <w:r w:rsidR="00EA4A69" w:rsidRPr="00E16FDC">
        <w:rPr>
          <w:rFonts w:ascii="Times New Roman" w:hAnsi="Times New Roman"/>
        </w:rPr>
        <w:instrText xml:space="preserve"> SEQ MTEqn \h \* MERGEFORMAT </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begin"/>
      </w:r>
      <w:r w:rsidR="00EA4A69" w:rsidRPr="00E16FDC">
        <w:rPr>
          <w:rFonts w:ascii="Times New Roman" w:hAnsi="Times New Roman"/>
        </w:rPr>
        <w:instrText xml:space="preserve"> SEQ MTEqn \c \* Arabic \* MERGEFORMAT </w:instrText>
      </w:r>
      <w:r w:rsidR="00EA4A69" w:rsidRPr="00E16FDC">
        <w:rPr>
          <w:rFonts w:ascii="Times New Roman" w:hAnsi="Times New Roman"/>
        </w:rPr>
        <w:fldChar w:fldCharType="separate"/>
      </w:r>
      <w:r w:rsidR="00A572F2">
        <w:rPr>
          <w:rFonts w:ascii="Times New Roman" w:hAnsi="Times New Roman"/>
          <w:noProof/>
        </w:rPr>
        <w:instrText>22</w:instrText>
      </w:r>
      <w:r w:rsidR="00EA4A69" w:rsidRPr="00E16FDC">
        <w:rPr>
          <w:rFonts w:ascii="Times New Roman" w:hAnsi="Times New Roman"/>
        </w:rPr>
        <w:fldChar w:fldCharType="end"/>
      </w:r>
      <w:r w:rsidR="00EA4A69" w:rsidRPr="00E16FDC">
        <w:rPr>
          <w:rFonts w:ascii="Times New Roman" w:hAnsi="Times New Roman"/>
        </w:rPr>
        <w:instrText>)</w:instrText>
      </w:r>
      <w:r w:rsidR="00EA4A69" w:rsidRPr="00E16FDC">
        <w:rPr>
          <w:rFonts w:ascii="Times New Roman" w:hAnsi="Times New Roman"/>
        </w:rPr>
        <w:fldChar w:fldCharType="end"/>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r w:rsidR="0090156F" w:rsidRPr="00E16FDC">
        <w:rPr>
          <w:rFonts w:ascii="Times New Roman" w:hAnsi="Times New Roman"/>
          <w:noProof/>
          <w:position w:val="-24"/>
        </w:rPr>
        <w:object w:dxaOrig="2340" w:dyaOrig="680" w14:anchorId="783F16D6">
          <v:shape id="_x0000_i1120" type="#_x0000_t75" alt="" style="width:118.5pt;height:34.5pt;mso-width-percent:0;mso-height-percent:0;mso-width-percent:0;mso-height-percent:0" o:ole="">
            <v:imagedata r:id="rId194" o:title=""/>
          </v:shape>
          <o:OLEObject Type="Embed" ProgID="Equation.DSMT4" ShapeID="_x0000_i1120" DrawAspect="Content" ObjectID="_1722277495" r:id="rId195"/>
        </w:object>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21" type="#_x0000_t75" alt="" style="width:52.5pt;height:34.5pt;mso-width-percent:0;mso-height-percent:0;mso-width-percent:0;mso-height-percent:0" o:ole="">
            <v:imagedata r:id="rId196" o:title=""/>
          </v:shape>
          <o:OLEObject Type="Embed" ProgID="Equation.DSMT4" ShapeID="_x0000_i1121" DrawAspect="Content" ObjectID="_1722277496" r:id="rId197"/>
        </w:object>
      </w:r>
      <w:r>
        <w:rPr>
          <w:rFonts w:ascii="Times New Roman" w:hAnsi="Times New Roman"/>
          <w:noProof/>
        </w:rPr>
        <w:t>.</w:t>
      </w:r>
    </w:p>
    <w:p w14:paraId="17C9CBE1" w14:textId="4F6802D8" w:rsidR="00B27921"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E73BBF" w:rsidRPr="00E16FDC">
        <w:rPr>
          <w:rFonts w:ascii="Times New Roman" w:hAnsi="Times New Roman"/>
        </w:rPr>
        <w:t>unknowns</w:t>
      </w:r>
      <w:r w:rsidR="0090156F" w:rsidRPr="00E16FDC">
        <w:rPr>
          <w:rFonts w:ascii="Times New Roman" w:hAnsi="Times New Roman"/>
          <w:noProof/>
          <w:position w:val="-12"/>
        </w:rPr>
        <w:object w:dxaOrig="499" w:dyaOrig="360" w14:anchorId="32783907">
          <v:shape id="_x0000_i1122" type="#_x0000_t75" alt="" style="width:24pt;height:17.25pt;mso-width-percent:0;mso-height-percent:0;mso-width-percent:0;mso-height-percent:0" o:ole="">
            <v:imagedata r:id="rId198" o:title=""/>
          </v:shape>
          <o:OLEObject Type="Embed" ProgID="Equation.DSMT4" ShapeID="_x0000_i1122" DrawAspect="Content" ObjectID="_1722277497" r:id="rId199"/>
        </w:object>
      </w:r>
      <w:r w:rsidR="00E4454B">
        <w:rPr>
          <w:rFonts w:ascii="Times New Roman" w:hAnsi="Times New Roman"/>
          <w:noProof/>
        </w:rPr>
        <w:t xml:space="preserve"> in total</w:t>
      </w:r>
      <w:r w:rsidR="008F16C2" w:rsidRPr="00E16FDC">
        <w:rPr>
          <w:rFonts w:ascii="Times New Roman" w:hAnsi="Times New Roman"/>
        </w:rPr>
        <w:t>, i=1,2,3 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23" type="#_x0000_t75" alt="" style="width:24pt;height:17.25pt;mso-width-percent:0;mso-height-percent:0;mso-width-percent:0;mso-height-percent:0" o:ole="">
            <v:imagedata r:id="rId200" o:title=""/>
          </v:shape>
          <o:OLEObject Type="Embed" ProgID="Equation.DSMT4" ShapeID="_x0000_i1123" DrawAspect="Content" ObjectID="_1722277498" r:id="rId201"/>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24" type="#_x0000_t75" alt="" style="width:24.75pt;height:17.25pt;mso-width-percent:0;mso-height-percent:0;mso-width-percent:0;mso-height-percent:0" o:ole="">
            <v:imagedata r:id="rId202" o:title=""/>
          </v:shape>
          <o:OLEObject Type="Embed" ProgID="Equation.DSMT4" ShapeID="_x0000_i1124" DrawAspect="Content" ObjectID="_1722277499" r:id="rId203"/>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90156F" w:rsidRPr="00E16FDC">
        <w:rPr>
          <w:rFonts w:ascii="Times New Roman" w:hAnsi="Times New Roman"/>
          <w:noProof/>
          <w:position w:val="-12"/>
        </w:rPr>
        <w:object w:dxaOrig="520" w:dyaOrig="360" w14:anchorId="512D58B6">
          <v:shape id="_x0000_i1125" type="#_x0000_t75" alt="" style="width:24.75pt;height:17.25pt;mso-width-percent:0;mso-height-percent:0;mso-width-percent:0;mso-height-percent:0" o:ole="">
            <v:imagedata r:id="rId204" o:title=""/>
          </v:shape>
          <o:OLEObject Type="Embed" ProgID="Equation.DSMT4" ShapeID="_x0000_i1125" DrawAspect="Content" ObjectID="_1722277500" r:id="rId205"/>
        </w:object>
      </w:r>
      <w:r w:rsidR="00E4454B">
        <w:rPr>
          <w:rFonts w:ascii="Times New Roman" w:hAnsi="Times New Roman"/>
        </w:rPr>
        <w:t>is comes</w:t>
      </w:r>
      <w:r w:rsidR="008F16C2" w:rsidRPr="00E16FDC">
        <w:rPr>
          <w:rFonts w:ascii="Times New Roman" w:hAnsi="Times New Roman"/>
        </w:rPr>
        <w:t xml:space="preserve"> from the spatially uniform functio</w:t>
      </w:r>
      <w:r w:rsidR="007002A1">
        <w:rPr>
          <w:rFonts w:ascii="Times New Roman" w:hAnsi="Times New Roman"/>
        </w:rPr>
        <w:t>n from Eq.14 in</w:t>
      </w:r>
      <w:r w:rsidR="00E4454B">
        <w:rPr>
          <w:rFonts w:ascii="Times New Roman" w:hAnsi="Times New Roman"/>
        </w:rPr>
        <w:t xml:space="preserve"> the</w:t>
      </w:r>
      <w:r w:rsidR="007002A1">
        <w:rPr>
          <w:rFonts w:ascii="Times New Roman" w:hAnsi="Times New Roman"/>
        </w:rPr>
        <w:t xml:space="preserve"> Laplace domain.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and radial total stress</w:t>
      </w:r>
      <w:r>
        <w:rPr>
          <w:rFonts w:ascii="Times New Roman" w:hAnsi="Times New Roman"/>
        </w:rPr>
        <w:t xml:space="preserve"> (all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tions for these three unknowns</w:t>
      </w:r>
      <w:r w:rsidR="00B27921">
        <w:rPr>
          <w:rFonts w:ascii="Times New Roman" w:hAnsi="Times New Roman"/>
        </w:rPr>
        <w:t xml:space="preserve"> </w:t>
      </w:r>
    </w:p>
    <w:p w14:paraId="53897042" w14:textId="7501EADC" w:rsidR="00B27921"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90156F" w:rsidRPr="008F008B">
        <w:rPr>
          <w:rFonts w:ascii="Times New Roman" w:hAnsi="Times New Roman"/>
          <w:noProof/>
          <w:position w:val="-50"/>
        </w:rPr>
        <w:object w:dxaOrig="6920" w:dyaOrig="1120" w14:anchorId="57A75BA8">
          <v:shape id="_x0000_i1126" type="#_x0000_t75" alt="" style="width:346.5pt;height:57.75pt;mso-width-percent:0;mso-height-percent:0;mso-width-percent:0;mso-height-percent:0" o:ole="">
            <v:imagedata r:id="rId206" o:title=""/>
          </v:shape>
          <o:OLEObject Type="Embed" ProgID="Equation.DSMT4" ShapeID="_x0000_i1126" DrawAspect="Content" ObjectID="_1722277501" r:id="rId207"/>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EA4A69">
        <w:rPr>
          <w:rFonts w:ascii="Times New Roman" w:hAnsi="Times New Roman"/>
        </w:rPr>
        <w:fldChar w:fldCharType="begin"/>
      </w:r>
      <w:r w:rsidR="00EA4A69">
        <w:rPr>
          <w:rFonts w:ascii="Times New Roman" w:hAnsi="Times New Roman"/>
        </w:rPr>
        <w:instrText xml:space="preserve"> MACROBUTTON MTPlaceRef \* MERGEFORMAT </w:instrText>
      </w:r>
      <w:r w:rsidR="00EA4A69">
        <w:rPr>
          <w:rFonts w:ascii="Times New Roman" w:hAnsi="Times New Roman"/>
        </w:rPr>
        <w:fldChar w:fldCharType="begin"/>
      </w:r>
      <w:r w:rsidR="00EA4A69">
        <w:rPr>
          <w:rFonts w:ascii="Times New Roman" w:hAnsi="Times New Roman"/>
        </w:rPr>
        <w:instrText xml:space="preserve"> SEQ MTEqn \h \* MERGEFORMAT </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begin"/>
      </w:r>
      <w:r w:rsidR="00EA4A69">
        <w:rPr>
          <w:rFonts w:ascii="Times New Roman" w:hAnsi="Times New Roman"/>
        </w:rPr>
        <w:instrText xml:space="preserve"> SEQ MTEqn \c \* Arabic \* MERGEFORMAT </w:instrText>
      </w:r>
      <w:r w:rsidR="00EA4A69">
        <w:rPr>
          <w:rFonts w:ascii="Times New Roman" w:hAnsi="Times New Roman"/>
        </w:rPr>
        <w:fldChar w:fldCharType="separate"/>
      </w:r>
      <w:r w:rsidR="00A572F2">
        <w:rPr>
          <w:rFonts w:ascii="Times New Roman" w:hAnsi="Times New Roman"/>
          <w:noProof/>
        </w:rPr>
        <w:instrText>23</w:instrText>
      </w:r>
      <w:r w:rsidR="00EA4A69">
        <w:rPr>
          <w:rFonts w:ascii="Times New Roman" w:hAnsi="Times New Roman"/>
        </w:rPr>
        <w:fldChar w:fldCharType="end"/>
      </w:r>
      <w:r w:rsidR="00EA4A69">
        <w:rPr>
          <w:rFonts w:ascii="Times New Roman" w:hAnsi="Times New Roman"/>
        </w:rPr>
        <w:instrText>)</w:instrText>
      </w:r>
      <w:r w:rsidR="00EA4A69">
        <w:rPr>
          <w:rFonts w:ascii="Times New Roman" w:hAnsi="Times New Roman"/>
        </w:rPr>
        <w:fldChar w:fldCharType="end"/>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lastRenderedPageBreak/>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27" type="#_x0000_t75" alt="" style="width:325.5pt;height:37.5pt;mso-width-percent:0;mso-height-percent:0;mso-width-percent:0;mso-height-percent:0" o:ole="">
            <v:imagedata r:id="rId208" o:title=""/>
          </v:shape>
          <o:OLEObject Type="Embed" ProgID="Equation.DSMT4" ShapeID="_x0000_i1127" DrawAspect="Content" ObjectID="_1722277502" r:id="rId209"/>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28" type="#_x0000_t75" alt="" style="width:330pt;height:37.5pt;mso-width-percent:0;mso-height-percent:0;mso-width-percent:0;mso-height-percent:0" o:ole="">
            <v:imagedata r:id="rId210" o:title=""/>
          </v:shape>
          <o:OLEObject Type="Embed" ProgID="Equation.DSMT4" ShapeID="_x0000_i1128" DrawAspect="Content" ObjectID="_1722277503" r:id="rId211"/>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29" type="#_x0000_t75" alt="" style="width:350.25pt;height:42pt;mso-width-percent:0;mso-height-percent:0;mso-width-percent:0;mso-height-percent:0" o:ole="">
            <v:imagedata r:id="rId212" o:title=""/>
          </v:shape>
          <o:OLEObject Type="Embed" ProgID="Equation.DSMT4" ShapeID="_x0000_i1129" DrawAspect="Content" ObjectID="_1722277504" r:id="rId213"/>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30" type="#_x0000_t75" alt="" style="width:86.25pt;height:17.25pt;mso-width-percent:0;mso-height-percent:0;mso-width-percent:0;mso-height-percent:0" o:ole="">
            <v:imagedata r:id="rId214" o:title=""/>
          </v:shape>
          <o:OLEObject Type="Embed" ProgID="Equation.DSMT4" ShapeID="_x0000_i1130" DrawAspect="Content" ObjectID="_1722277505" r:id="rId215"/>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31" type="#_x0000_t75" alt="" style="width:139.5pt;height:30pt;mso-width-percent:0;mso-height-percent:0;mso-width-percent:0;mso-height-percent:0" o:ole="">
            <v:imagedata r:id="rId216" o:title=""/>
          </v:shape>
          <o:OLEObject Type="Embed" ProgID="Equation.DSMT4" ShapeID="_x0000_i1131" DrawAspect="Content" ObjectID="_1722277506" r:id="rId217"/>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32" type="#_x0000_t75" alt="" style="width:146.25pt;height:30pt;mso-width-percent:0;mso-height-percent:0;mso-width-percent:0;mso-height-percent:0" o:ole="">
            <v:imagedata r:id="rId218" o:title=""/>
          </v:shape>
          <o:OLEObject Type="Embed" ProgID="Equation.DSMT4" ShapeID="_x0000_i1132" DrawAspect="Content" ObjectID="_1722277507" r:id="rId219"/>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33" type="#_x0000_t75" alt="" style="width:102pt;height:30pt;mso-width-percent:0;mso-height-percent:0;mso-width-percent:0;mso-height-percent:0" o:ole="">
            <v:imagedata r:id="rId220" o:title=""/>
          </v:shape>
          <o:OLEObject Type="Embed" ProgID="Equation.DSMT4" ShapeID="_x0000_i1133" DrawAspect="Content" ObjectID="_1722277508" r:id="rId221"/>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34" type="#_x0000_t75" alt="" style="width:116.25pt;height:30pt;mso-width-percent:0;mso-height-percent:0;mso-width-percent:0;mso-height-percent:0" o:ole="">
            <v:imagedata r:id="rId222" o:title=""/>
          </v:shape>
          <o:OLEObject Type="Embed" ProgID="Equation.DSMT4" ShapeID="_x0000_i1134" DrawAspect="Content" ObjectID="_1722277509" r:id="rId223"/>
        </w:object>
      </w:r>
      <w:r w:rsidR="007A4899">
        <w:rPr>
          <w:rFonts w:ascii="Times New Roman" w:hAnsi="Times New Roman"/>
          <w:noProof/>
        </w:rPr>
        <w:t>.</w:t>
      </w:r>
    </w:p>
    <w:p w14:paraId="3422B66B" w14:textId="73BDC08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90156F" w:rsidRPr="00E16FDC">
        <w:rPr>
          <w:rFonts w:ascii="Times New Roman" w:hAnsi="Times New Roman"/>
          <w:noProof/>
          <w:position w:val="-12"/>
        </w:rPr>
        <w:object w:dxaOrig="499" w:dyaOrig="360" w14:anchorId="743899C8">
          <v:shape id="_x0000_i1135" type="#_x0000_t75" alt="" style="width:24pt;height:17.25pt;mso-width-percent:0;mso-height-percent:0;mso-width-percent:0;mso-height-percent:0" o:ole="">
            <v:imagedata r:id="rId200" o:title=""/>
          </v:shape>
          <o:OLEObject Type="Embed" ProgID="Equation.DSMT4" ShapeID="_x0000_i1135" DrawAspect="Content" ObjectID="_1722277510" r:id="rId224"/>
        </w:objec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514D24D9" w:rsidR="00372656" w:rsidRPr="0013783D" w:rsidRDefault="00E73BBF" w:rsidP="0013783D">
      <w:pPr>
        <w:pStyle w:val="Paper"/>
      </w:pPr>
      <w:r>
        <w:t>4</w:t>
      </w:r>
      <w:r w:rsidR="00D27DE2" w:rsidRPr="0013783D">
        <w:t xml:space="preserve">. Numerical Analysis and </w:t>
      </w:r>
      <w:commentRangeStart w:id="212"/>
      <w:r w:rsidR="00D27DE2" w:rsidRPr="0013783D">
        <w:t>Discussion</w:t>
      </w:r>
      <w:r w:rsidR="00BB2BB6">
        <w:t>s</w:t>
      </w:r>
      <w:commentRangeEnd w:id="212"/>
      <w:r w:rsidR="00557128">
        <w:rPr>
          <w:rStyle w:val="CommentReference"/>
          <w:rFonts w:asciiTheme="minorHAnsi" w:eastAsiaTheme="minorEastAsia" w:hAnsiTheme="minorHAnsi" w:cs="Times New Roman"/>
        </w:rPr>
        <w:commentReference w:id="212"/>
      </w:r>
    </w:p>
    <w:p w14:paraId="6742F8A0" w14:textId="78E52514" w:rsidR="00D27DE2" w:rsidRDefault="0013783D" w:rsidP="006F59B8">
      <w:pPr>
        <w:adjustRightInd w:val="0"/>
        <w:snapToGrid w:val="0"/>
        <w:spacing w:line="360" w:lineRule="auto"/>
        <w:jc w:val="both"/>
        <w:rPr>
          <w:rFonts w:ascii="Times New Roman" w:hAnsi="Times New Roman"/>
        </w:rPr>
      </w:pPr>
      <w:r>
        <w:rPr>
          <w:rFonts w:ascii="Times New Roman" w:hAnsi="Times New Roman"/>
        </w:rPr>
        <w:tab/>
      </w:r>
      <w:r w:rsidR="00372656" w:rsidRPr="0013783D">
        <w:rPr>
          <w:rFonts w:ascii="Times New Roman" w:hAnsi="Times New Roman"/>
        </w:rPr>
        <w:t xml:space="preserve">The </w:t>
      </w:r>
      <w:r w:rsidR="008E5BEF">
        <w:rPr>
          <w:rFonts w:ascii="Times New Roman" w:hAnsi="Times New Roman"/>
        </w:rPr>
        <w:t xml:space="preserve">notations </w:t>
      </w:r>
      <w:r w:rsidR="00E4454B">
        <w:rPr>
          <w:rFonts w:ascii="Times New Roman" w:hAnsi="Times New Roman"/>
        </w:rPr>
        <w:t xml:space="preserve">that </w:t>
      </w:r>
      <w:r w:rsidR="008E5BEF">
        <w:rPr>
          <w:rFonts w:ascii="Times New Roman" w:hAnsi="Times New Roman"/>
        </w:rPr>
        <w:t xml:space="preserve">are used for the modeling are </w:t>
      </w:r>
      <w:r w:rsidR="008E5BEF" w:rsidRPr="00A02BD8">
        <w:rPr>
          <w:rFonts w:ascii="Times New Roman" w:hAnsi="Times New Roman"/>
        </w:rPr>
        <w:t xml:space="preserve">summarized </w:t>
      </w:r>
      <w:r w:rsidR="00F61710">
        <w:rPr>
          <w:rFonts w:ascii="Times New Roman" w:hAnsi="Times New Roman"/>
        </w:rPr>
        <w:t xml:space="preserve">in </w:t>
      </w:r>
      <w:r w:rsidR="00372656" w:rsidRPr="00A02BD8">
        <w:rPr>
          <w:rFonts w:ascii="Times New Roman" w:hAnsi="Times New Roman"/>
        </w:rPr>
        <w:t>Table 1</w:t>
      </w:r>
      <w:r w:rsidR="00E4454B">
        <w:rPr>
          <w:rFonts w:ascii="Times New Roman" w:hAnsi="Times New Roman"/>
        </w:rPr>
        <w:t xml:space="preserve"> in </w:t>
      </w:r>
      <w:r w:rsidR="00F61710">
        <w:rPr>
          <w:rFonts w:ascii="Times New Roman" w:hAnsi="Times New Roman"/>
        </w:rPr>
        <w:t>Appendix A</w:t>
      </w:r>
      <w:r w:rsidR="00372656" w:rsidRPr="00A02BD8">
        <w:rPr>
          <w:rFonts w:ascii="Times New Roman" w:hAnsi="Times New Roman"/>
        </w:rPr>
        <w:t xml:space="preserve">. </w:t>
      </w:r>
      <w:r w:rsidR="00CE30C4">
        <w:rPr>
          <w:rFonts w:ascii="Times New Roman" w:hAnsi="Times New Roman"/>
        </w:rPr>
        <w:t>T</w:t>
      </w:r>
      <w:r w:rsidR="00372656" w:rsidRPr="0013783D">
        <w:rPr>
          <w:rFonts w:ascii="Times New Roman" w:hAnsi="Times New Roman"/>
        </w:rPr>
        <w:t>he temperature difference between the form</w:t>
      </w:r>
      <w:r w:rsidR="0085149E">
        <w:rPr>
          <w:rFonts w:ascii="Times New Roman" w:hAnsi="Times New Roman"/>
        </w:rPr>
        <w:t>ation and cement is assigned as</w:t>
      </w:r>
      <w:r w:rsidR="0090156F" w:rsidRPr="0013783D">
        <w:rPr>
          <w:rFonts w:ascii="Times New Roman" w:hAnsi="Times New Roman"/>
          <w:noProof/>
          <w:position w:val="-6"/>
        </w:rPr>
        <w:object w:dxaOrig="1280" w:dyaOrig="279" w14:anchorId="600D9C0A">
          <v:shape id="_x0000_i1136" type="#_x0000_t75" alt="" style="width:64.5pt;height:12pt;mso-width-percent:0;mso-height-percent:0;mso-width-percent:0;mso-height-percent:0" o:ole="">
            <v:imagedata r:id="rId225" o:title=""/>
          </v:shape>
          <o:OLEObject Type="Embed" ProgID="Equation.DSMT4" ShapeID="_x0000_i1136" DrawAspect="Content" ObjectID="_1722277511" r:id="rId226"/>
        </w:object>
      </w:r>
      <w:r w:rsidR="00971EAC">
        <w:rPr>
          <w:rFonts w:ascii="Times New Roman" w:hAnsi="Times New Roman"/>
        </w:rPr>
        <w:t xml:space="preserve">; the virgin pore pressure of the formation is setup as </w:t>
      </w:r>
      <w:r w:rsidR="0090156F" w:rsidRPr="00971EAC">
        <w:rPr>
          <w:rFonts w:ascii="Times New Roman" w:hAnsi="Times New Roman"/>
          <w:noProof/>
          <w:position w:val="-6"/>
        </w:rPr>
        <w:object w:dxaOrig="600" w:dyaOrig="279" w14:anchorId="3EE0DD43">
          <v:shape id="_x0000_i1137" type="#_x0000_t75" alt="" style="width:30pt;height:12pt;mso-width-percent:0;mso-height-percent:0;mso-width-percent:0;mso-height-percent:0" o:ole="">
            <v:imagedata r:id="rId227" o:title=""/>
          </v:shape>
          <o:OLEObject Type="Embed" ProgID="Equation.DSMT4" ShapeID="_x0000_i1137" DrawAspect="Content" ObjectID="_1722277512" r:id="rId228"/>
        </w:object>
      </w:r>
      <w:r w:rsidR="00F61710">
        <w:rPr>
          <w:rFonts w:ascii="Times New Roman" w:hAnsi="Times New Roman"/>
        </w:rPr>
        <w:t>P</w:t>
      </w:r>
      <w:r w:rsidR="00A02BD8">
        <w:rPr>
          <w:rFonts w:ascii="Times New Roman" w:hAnsi="Times New Roman"/>
        </w:rPr>
        <w:t xml:space="preserve">a and far-field isotropic stress is setup as </w:t>
      </w:r>
      <w:r w:rsidR="0090156F" w:rsidRPr="00971EAC">
        <w:rPr>
          <w:rFonts w:ascii="Times New Roman" w:hAnsi="Times New Roman"/>
          <w:noProof/>
          <w:position w:val="-6"/>
        </w:rPr>
        <w:object w:dxaOrig="420" w:dyaOrig="279" w14:anchorId="3D53F808">
          <v:shape id="_x0000_i1138" type="#_x0000_t75" alt="" style="width:19.5pt;height:12pt;mso-width-percent:0;mso-height-percent:0;mso-width-percent:0;mso-height-percent:0" o:ole="">
            <v:imagedata r:id="rId229" o:title=""/>
          </v:shape>
          <o:OLEObject Type="Embed" ProgID="Equation.DSMT4" ShapeID="_x0000_i1138" DrawAspect="Content" ObjectID="_1722277513" r:id="rId230"/>
        </w:object>
      </w:r>
      <w:r w:rsidR="00F61710">
        <w:rPr>
          <w:rFonts w:ascii="Times New Roman" w:hAnsi="Times New Roman"/>
        </w:rPr>
        <w:t>P</w:t>
      </w:r>
      <w:r w:rsidR="00A02BD8">
        <w:rPr>
          <w:rFonts w:ascii="Times New Roman" w:hAnsi="Times New Roman"/>
        </w:rPr>
        <w:t xml:space="preserve">a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 </w:instrText>
      </w:r>
      <w:r w:rsidR="00B8272A">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B8272A">
        <w:rPr>
          <w:rFonts w:ascii="Times New Roman" w:hAnsi="Times New Roman"/>
        </w:rPr>
        <w:instrText xml:space="preserve"> ADDIN EN.CITE.DATA </w:instrText>
      </w:r>
      <w:r w:rsidR="00B8272A">
        <w:rPr>
          <w:rFonts w:ascii="Times New Roman" w:hAnsi="Times New Roman"/>
        </w:rPr>
      </w:r>
      <w:r w:rsidR="00B8272A">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A02BD8">
        <w:rPr>
          <w:rFonts w:ascii="Times New Roman" w:hAnsi="Times New Roman"/>
          <w:noProof/>
        </w:rPr>
        <w:t>(Snee et al., 2018; Xu et al., 2015; Zoback et al., 2003)</w:t>
      </w:r>
      <w:r w:rsidR="00971EAC">
        <w:rPr>
          <w:rFonts w:ascii="Times New Roman" w:hAnsi="Times New Roman"/>
        </w:rPr>
        <w:fldChar w:fldCharType="end"/>
      </w:r>
      <w:r w:rsidR="00A95FAA">
        <w:rPr>
          <w:rFonts w:ascii="Times New Roman" w:hAnsi="Times New Roman"/>
        </w:rPr>
        <w:t xml:space="preserve">. </w:t>
      </w:r>
      <w:r w:rsidR="00D27DE2" w:rsidRPr="0013783D">
        <w:rPr>
          <w:rFonts w:ascii="Times New Roman" w:hAnsi="Times New Roman"/>
        </w:rPr>
        <w:t>In this section, we</w:t>
      </w:r>
      <w:r w:rsidR="00372656" w:rsidRPr="0013783D">
        <w:rPr>
          <w:rFonts w:ascii="Times New Roman" w:hAnsi="Times New Roman"/>
        </w:rPr>
        <w:t xml:space="preserve"> will</w:t>
      </w:r>
      <w:r w:rsidR="00CE30C4">
        <w:rPr>
          <w:rFonts w:ascii="Times New Roman" w:hAnsi="Times New Roman"/>
        </w:rPr>
        <w:t xml:space="preserve"> firstly</w:t>
      </w:r>
      <w:r w:rsidR="00372656" w:rsidRPr="0013783D">
        <w:rPr>
          <w:rFonts w:ascii="Times New Roman" w:hAnsi="Times New Roman"/>
        </w:rPr>
        <w:t xml:space="preserve"> discus</w:t>
      </w:r>
      <w:r w:rsidR="00A95FAA">
        <w:rPr>
          <w:rFonts w:ascii="Times New Roman" w:hAnsi="Times New Roman"/>
        </w:rPr>
        <w:t>s the pore pressure profile and</w:t>
      </w:r>
      <w:r w:rsidR="00A04C13" w:rsidRPr="0013783D">
        <w:rPr>
          <w:rFonts w:ascii="Times New Roman" w:hAnsi="Times New Roman"/>
        </w:rPr>
        <w:t xml:space="preserve"> temperature profile that</w:t>
      </w:r>
      <w:r w:rsidR="00E4454B">
        <w:rPr>
          <w:rFonts w:ascii="Times New Roman" w:hAnsi="Times New Roman"/>
        </w:rPr>
        <w:t xml:space="preserve"> are</w:t>
      </w:r>
      <w:r w:rsidR="00A04C13" w:rsidRPr="0013783D">
        <w:rPr>
          <w:rFonts w:ascii="Times New Roman" w:hAnsi="Times New Roman"/>
        </w:rPr>
        <w:t xml:space="preserve"> induced by three different loads, respectively. Lastly, the superposition results</w:t>
      </w:r>
      <w:r w:rsidR="00CE30C4">
        <w:rPr>
          <w:rFonts w:ascii="Times New Roman" w:hAnsi="Times New Roman"/>
        </w:rPr>
        <w:t xml:space="preserve"> of the effective stress</w:t>
      </w:r>
      <w:r w:rsidR="00A04C13" w:rsidRPr="0013783D">
        <w:rPr>
          <w:rFonts w:ascii="Times New Roman" w:hAnsi="Times New Roman"/>
        </w:rPr>
        <w:t xml:space="preserve"> will be </w:t>
      </w:r>
      <w:r w:rsidR="00F61710">
        <w:rPr>
          <w:rFonts w:ascii="Times New Roman" w:hAnsi="Times New Roman"/>
        </w:rPr>
        <w:t>summarized</w:t>
      </w:r>
      <w:r w:rsidR="00A04C13" w:rsidRPr="0013783D">
        <w:rPr>
          <w:rFonts w:ascii="Times New Roman" w:hAnsi="Times New Roman"/>
        </w:rPr>
        <w:t xml:space="preserve">. </w:t>
      </w:r>
    </w:p>
    <w:p w14:paraId="0F490EBC" w14:textId="77777777" w:rsidR="00CE30C4" w:rsidRDefault="0090156F" w:rsidP="00F87AC5">
      <w:pPr>
        <w:adjustRightInd w:val="0"/>
        <w:snapToGrid w:val="0"/>
        <w:spacing w:line="360" w:lineRule="auto"/>
        <w:jc w:val="center"/>
        <w:rPr>
          <w:rFonts w:ascii="Times New Roman" w:hAnsi="Times New Roman"/>
        </w:rPr>
      </w:pPr>
      <w:r w:rsidRPr="00C5034D">
        <w:rPr>
          <w:noProof/>
          <w:position w:val="-56"/>
        </w:rPr>
        <w:object w:dxaOrig="7520" w:dyaOrig="1219" w14:anchorId="0D363C2C">
          <v:shape id="_x0000_i1139" type="#_x0000_t75" alt="" style="width:375.75pt;height:62.25pt;mso-width-percent:0;mso-height-percent:0;mso-width-percent:0;mso-height-percent:0" o:ole="">
            <v:imagedata r:id="rId231" o:title=""/>
          </v:shape>
          <o:OLEObject Type="Embed" ProgID="Equation.DSMT4" ShapeID="_x0000_i1139" DrawAspect="Content" ObjectID="_1722277514" r:id="rId232"/>
        </w:objec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29EB12B4"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E4454B">
        <w:rPr>
          <w:rFonts w:ascii="Times New Roman" w:hAnsi="Times New Roman"/>
        </w:rPr>
        <w:t xml:space="preserve">zed </w:t>
      </w:r>
      <w:r w:rsidR="00F52879">
        <w:rPr>
          <w:rFonts w:ascii="Times New Roman" w:hAnsi="Times New Roman"/>
        </w:rPr>
        <w:t xml:space="preserve"> and discussed later</w:t>
      </w:r>
      <w:r w:rsidR="00CE30C4">
        <w:rPr>
          <w:rFonts w:ascii="Times New Roman" w:hAnsi="Times New Roman"/>
        </w:rPr>
        <w:t>.</w:t>
      </w:r>
    </w:p>
    <w:p w14:paraId="25D92D83" w14:textId="77777777" w:rsidR="00F734BF" w:rsidRDefault="00D414E2" w:rsidP="00D414E2">
      <w:pPr>
        <w:adjustRightInd w:val="0"/>
        <w:snapToGrid w:val="0"/>
        <w:jc w:val="center"/>
        <w:rPr>
          <w:b/>
        </w:rPr>
      </w:pPr>
      <w:r w:rsidRPr="00D414E2">
        <w:rPr>
          <w:b/>
          <w:noProof/>
        </w:rPr>
        <w:drawing>
          <wp:inline distT="0" distB="0" distL="0" distR="0" wp14:anchorId="73E29DB0" wp14:editId="774DF8E4">
            <wp:extent cx="3528574" cy="2777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559255" cy="2801415"/>
                    </a:xfrm>
                    <a:prstGeom prst="rect">
                      <a:avLst/>
                    </a:prstGeom>
                    <a:noFill/>
                    <a:ln>
                      <a:noFill/>
                    </a:ln>
                  </pic:spPr>
                </pic:pic>
              </a:graphicData>
            </a:graphic>
          </wp:inline>
        </w:drawing>
      </w:r>
    </w:p>
    <w:p w14:paraId="17B3BB1B" w14:textId="0EDE3924" w:rsidR="00B77765" w:rsidRPr="00B77765" w:rsidRDefault="00B77765" w:rsidP="00D414E2">
      <w:pPr>
        <w:adjustRightInd w:val="0"/>
        <w:snapToGrid w:val="0"/>
        <w:jc w:val="center"/>
        <w:rPr>
          <w:rFonts w:ascii="Times New Roman" w:hAnsi="Times New Roman"/>
        </w:rPr>
      </w:pPr>
      <w:r w:rsidRPr="00B77765">
        <w:rPr>
          <w:rFonts w:ascii="Times New Roman" w:hAnsi="Times New Roman"/>
        </w:rPr>
        <w:t>Figure 1a. Pore pressure change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651DBD58" w14:textId="77777777" w:rsidR="00F734BF" w:rsidRDefault="00751B72" w:rsidP="00751B72">
      <w:pPr>
        <w:adjustRightInd w:val="0"/>
        <w:snapToGrid w:val="0"/>
        <w:jc w:val="center"/>
        <w:rPr>
          <w:b/>
        </w:rPr>
      </w:pPr>
      <w:r w:rsidRPr="00751B72">
        <w:rPr>
          <w:b/>
          <w:noProof/>
        </w:rPr>
        <w:lastRenderedPageBreak/>
        <w:drawing>
          <wp:inline distT="0" distB="0" distL="0" distR="0" wp14:anchorId="3CB31034" wp14:editId="3C817D0C">
            <wp:extent cx="3668171" cy="29959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3719174" cy="3037580"/>
                    </a:xfrm>
                    <a:prstGeom prst="rect">
                      <a:avLst/>
                    </a:prstGeom>
                    <a:noFill/>
                    <a:ln>
                      <a:noFill/>
                    </a:ln>
                  </pic:spPr>
                </pic:pic>
              </a:graphicData>
            </a:graphic>
          </wp:inline>
        </w:drawing>
      </w:r>
    </w:p>
    <w:p w14:paraId="6B34007B"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b</w:t>
      </w:r>
      <w:r w:rsidRPr="00B77765">
        <w:rPr>
          <w:rFonts w:ascii="Times New Roman" w:hAnsi="Times New Roman"/>
        </w:rPr>
        <w:t>. Pore pressu</w:t>
      </w:r>
      <w:r>
        <w:rPr>
          <w:rFonts w:ascii="Times New Roman" w:hAnsi="Times New Roman"/>
        </w:rPr>
        <w:t>re change due to mode 2</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40F5BE32" w14:textId="77777777" w:rsidR="00B77765" w:rsidRPr="00B77765" w:rsidRDefault="00B77765" w:rsidP="00B77765">
      <w:pPr>
        <w:adjustRightInd w:val="0"/>
        <w:snapToGrid w:val="0"/>
        <w:jc w:val="center"/>
        <w:rPr>
          <w:rFonts w:ascii="Times New Roman" w:hAnsi="Times New Roman"/>
        </w:rPr>
      </w:pPr>
    </w:p>
    <w:p w14:paraId="2E8E6D37" w14:textId="77777777" w:rsidR="00B77765" w:rsidRDefault="00B77765" w:rsidP="00751B72">
      <w:pPr>
        <w:adjustRightInd w:val="0"/>
        <w:snapToGrid w:val="0"/>
        <w:jc w:val="center"/>
        <w:rPr>
          <w:b/>
        </w:rPr>
      </w:pPr>
    </w:p>
    <w:p w14:paraId="2900A3C9" w14:textId="77777777" w:rsidR="00B77765" w:rsidRDefault="00751B72" w:rsidP="00B77765">
      <w:pPr>
        <w:adjustRightInd w:val="0"/>
        <w:snapToGrid w:val="0"/>
        <w:jc w:val="center"/>
        <w:rPr>
          <w:rFonts w:ascii="Times New Roman" w:hAnsi="Times New Roman"/>
        </w:rPr>
      </w:pPr>
      <w:r w:rsidRPr="00751B72">
        <w:rPr>
          <w:b/>
          <w:noProof/>
        </w:rPr>
        <w:drawing>
          <wp:inline distT="0" distB="0" distL="0" distR="0" wp14:anchorId="7E5004AA" wp14:editId="5ECFE8CA">
            <wp:extent cx="3599459" cy="28561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624703" cy="2876183"/>
                    </a:xfrm>
                    <a:prstGeom prst="rect">
                      <a:avLst/>
                    </a:prstGeom>
                    <a:noFill/>
                    <a:ln>
                      <a:noFill/>
                    </a:ln>
                  </pic:spPr>
                </pic:pic>
              </a:graphicData>
            </a:graphic>
          </wp:inline>
        </w:drawing>
      </w:r>
      <w:r w:rsidR="00B77765" w:rsidRPr="00B77765">
        <w:rPr>
          <w:rFonts w:ascii="Times New Roman" w:hAnsi="Times New Roman"/>
        </w:rPr>
        <w:t xml:space="preserve"> </w:t>
      </w:r>
    </w:p>
    <w:p w14:paraId="45036AC4" w14:textId="77777777" w:rsidR="00A95FAA" w:rsidRPr="00B77765" w:rsidRDefault="00B77765" w:rsidP="00A95FAA">
      <w:pPr>
        <w:adjustRightInd w:val="0"/>
        <w:snapToGrid w:val="0"/>
        <w:jc w:val="center"/>
        <w:rPr>
          <w:rFonts w:ascii="Times New Roman" w:hAnsi="Times New Roman"/>
        </w:rPr>
      </w:pPr>
      <w:r w:rsidRPr="00B77765">
        <w:rPr>
          <w:rFonts w:ascii="Times New Roman" w:hAnsi="Times New Roman"/>
        </w:rPr>
        <w:t>Figure 1</w:t>
      </w:r>
      <w:r>
        <w:rPr>
          <w:rFonts w:ascii="Times New Roman" w:hAnsi="Times New Roman"/>
        </w:rPr>
        <w:t>c</w:t>
      </w:r>
      <w:r w:rsidRPr="00B77765">
        <w:rPr>
          <w:rFonts w:ascii="Times New Roman" w:hAnsi="Times New Roman"/>
        </w:rPr>
        <w:t>. Pore pressu</w:t>
      </w:r>
      <w:r>
        <w:rPr>
          <w:rFonts w:ascii="Times New Roman" w:hAnsi="Times New Roman"/>
        </w:rPr>
        <w:t>re change due to mode 3</w:t>
      </w:r>
      <w:r w:rsidRPr="00B77765">
        <w:rPr>
          <w:rFonts w:ascii="Times New Roman" w:hAnsi="Times New Roman"/>
        </w:rPr>
        <w:t xml:space="preserve">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18981077" w14:textId="77777777" w:rsidR="00D85DCC" w:rsidRDefault="00D85DCC" w:rsidP="00B77765">
      <w:pPr>
        <w:adjustRightInd w:val="0"/>
        <w:snapToGrid w:val="0"/>
        <w:jc w:val="center"/>
        <w:rPr>
          <w:rFonts w:ascii="Times New Roman" w:hAnsi="Times New Roman"/>
        </w:rPr>
      </w:pPr>
    </w:p>
    <w:p w14:paraId="1CBC72C9" w14:textId="77777777" w:rsidR="00B77765" w:rsidRPr="00B77765" w:rsidRDefault="00B77765" w:rsidP="00B77765">
      <w:pPr>
        <w:adjustRightInd w:val="0"/>
        <w:snapToGrid w:val="0"/>
        <w:jc w:val="center"/>
        <w:rPr>
          <w:rFonts w:ascii="Times New Roman" w:hAnsi="Times New Roman"/>
        </w:rPr>
      </w:pPr>
    </w:p>
    <w:p w14:paraId="7E075418" w14:textId="77777777" w:rsidR="00E4454B" w:rsidRDefault="00B77765" w:rsidP="00B77765">
      <w:pPr>
        <w:adjustRightInd w:val="0"/>
        <w:snapToGrid w:val="0"/>
        <w:spacing w:line="360" w:lineRule="auto"/>
        <w:jc w:val="both"/>
        <w:rPr>
          <w:rFonts w:ascii="Times New Roman" w:hAnsi="Times New Roman"/>
        </w:rPr>
      </w:pPr>
      <w:r w:rsidRPr="00B77765">
        <w:rPr>
          <w:rFonts w:ascii="Times New Roman" w:hAnsi="Times New Roman"/>
        </w:rPr>
        <w:lastRenderedPageBreak/>
        <w:tab/>
      </w:r>
      <w:r w:rsidR="00CE30C4" w:rsidRPr="00E4454B">
        <w:rPr>
          <w:rFonts w:ascii="Times New Roman" w:hAnsi="Times New Roman"/>
        </w:rPr>
        <w:t>Fig.1a and 1b illustrate</w:t>
      </w:r>
      <w:r w:rsidR="00F734BF" w:rsidRPr="00E4454B">
        <w:rPr>
          <w:rFonts w:ascii="Times New Roman" w:hAnsi="Times New Roman"/>
        </w:rPr>
        <w:t xml:space="preserve"> the evolution of </w:t>
      </w:r>
      <w:r w:rsidR="00E4454B" w:rsidRPr="00E4454B">
        <w:rPr>
          <w:rFonts w:ascii="Times New Roman" w:hAnsi="Times New Roman"/>
        </w:rPr>
        <w:t xml:space="preserve">the </w:t>
      </w:r>
      <w:r w:rsidR="00F734BF" w:rsidRPr="00E4454B">
        <w:rPr>
          <w:rFonts w:ascii="Times New Roman" w:hAnsi="Times New Roman"/>
        </w:rPr>
        <w:t xml:space="preserve">pore pressure 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the mode 1</w:t>
      </w:r>
      <w:r w:rsidRPr="00E4454B">
        <w:rPr>
          <w:rFonts w:ascii="Times New Roman" w:hAnsi="Times New Roman"/>
        </w:rPr>
        <w:t xml:space="preserve"> </w:t>
      </w:r>
      <w:r w:rsidR="00F734BF" w:rsidRPr="00E4454B">
        <w:rPr>
          <w:rFonts w:ascii="Times New Roman" w:hAnsi="Times New Roman"/>
        </w:rPr>
        <w:t>loading, it is similar to the classical diffusion process</w:t>
      </w:r>
      <w:r w:rsidR="00E4454B" w:rsidRPr="00E4454B">
        <w:rPr>
          <w:rFonts w:ascii="Times New Roman" w:hAnsi="Times New Roman"/>
        </w:rPr>
        <w:t xml:space="preserve">; </w:t>
      </w:r>
      <w:r w:rsidR="00F734BF" w:rsidRPr="00E4454B">
        <w:rPr>
          <w:rFonts w:ascii="Times New Roman" w:hAnsi="Times New Roman"/>
        </w:rPr>
        <w:t xml:space="preserve">the </w:t>
      </w:r>
      <w:r w:rsidR="003F746E" w:rsidRPr="00E4454B">
        <w:rPr>
          <w:rFonts w:ascii="Times New Roman" w:hAnsi="Times New Roman"/>
        </w:rPr>
        <w:t>pore pressure near the surface</w:t>
      </w:r>
      <w:r w:rsidR="00382787" w:rsidRPr="00E4454B">
        <w:rPr>
          <w:rFonts w:ascii="Times New Roman" w:hAnsi="Times New Roman"/>
        </w:rPr>
        <w:t xml:space="preserve"> (r=1)</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r w:rsidR="000952EE" w:rsidRPr="00E4454B">
        <w:rPr>
          <w:rFonts w:ascii="Times New Roman" w:hAnsi="Times New Roman"/>
        </w:rPr>
        <w:t xml:space="preserve">However, in contrast </w:t>
      </w:r>
      <w:r w:rsidR="00E4454B" w:rsidRPr="00E4454B">
        <w:rPr>
          <w:rFonts w:ascii="Times New Roman" w:hAnsi="Times New Roman"/>
        </w:rPr>
        <w:t>to</w:t>
      </w:r>
      <w:r w:rsidR="000952EE" w:rsidRPr="00E4454B">
        <w:rPr>
          <w:rFonts w:ascii="Times New Roman" w:hAnsi="Times New Roman"/>
        </w:rPr>
        <w:t xml:space="preserve"> gradual and smooth diffusion process, the </w:t>
      </w:r>
      <w:r w:rsidR="00382787" w:rsidRPr="00E4454B">
        <w:rPr>
          <w:rFonts w:ascii="Times New Roman" w:hAnsi="Times New Roman"/>
        </w:rPr>
        <w:t xml:space="preserve">pore pressure induced by mode 2 </w:t>
      </w:r>
      <w:r w:rsidR="000952EE" w:rsidRPr="00E4454B">
        <w:rPr>
          <w:rFonts w:ascii="Times New Roman" w:hAnsi="Times New Roman"/>
        </w:rPr>
        <w:t>firstly peaks near the surface area</w:t>
      </w:r>
      <w:r w:rsidR="00E4454B" w:rsidRPr="00E4454B">
        <w:rPr>
          <w:rFonts w:ascii="Times New Roman" w:hAnsi="Times New Roman"/>
        </w:rPr>
        <w:t xml:space="preserve"> (r=1)</w:t>
      </w:r>
      <w:r w:rsidR="000952EE" w:rsidRPr="00E4454B">
        <w:rPr>
          <w:rFonts w:ascii="Times New Roman" w:hAnsi="Times New Roman"/>
        </w:rPr>
        <w:t>. At the surface, the pore pressure returns to zero due to the boundary conditions</w:t>
      </w:r>
      <w:r w:rsidR="00382787" w:rsidRPr="00E4454B">
        <w:rPr>
          <w:rFonts w:ascii="Times New Roman" w:hAnsi="Times New Roman"/>
        </w:rPr>
        <w:t xml:space="preserve"> setup</w:t>
      </w:r>
      <w:r w:rsidR="000952EE" w:rsidRPr="00E4454B">
        <w:rPr>
          <w:rFonts w:ascii="Times New Roman" w:hAnsi="Times New Roman"/>
        </w:rPr>
        <w:t>. The pore pressure, however, decreases toward the inner</w:t>
      </w:r>
      <w:r w:rsidR="00E4454B" w:rsidRPr="00E4454B">
        <w:rPr>
          <w:rFonts w:ascii="Times New Roman" w:hAnsi="Times New Roman"/>
        </w:rPr>
        <w:t xml:space="preserve"> core, </w:t>
      </w:r>
      <w:r w:rsidR="00345CE4" w:rsidRPr="00E4454B">
        <w:rPr>
          <w:rFonts w:ascii="Times New Roman" w:hAnsi="Times New Roman"/>
        </w:rPr>
        <w:t>because of the slow diffusion progress due</w:t>
      </w:r>
      <w:r w:rsidR="00E4454B" w:rsidRPr="00E4454B">
        <w:rPr>
          <w:rFonts w:ascii="Times New Roman" w:hAnsi="Times New Roman"/>
        </w:rPr>
        <w:t xml:space="preserve"> to low hydraulic conductivity, h</w:t>
      </w:r>
      <w:r w:rsidR="000952EE" w:rsidRPr="00E4454B">
        <w:rPr>
          <w:rFonts w:ascii="Times New Roman" w:hAnsi="Times New Roman"/>
        </w:rPr>
        <w:t>ence a peak profile is developed. As time progresses, the pore pressure peak declines due to fluid diffusion, and at the same time, the inner core becomes heated as well</w:t>
      </w:r>
      <w:r w:rsidR="00E4454B" w:rsidRPr="00E4454B">
        <w:t>, a</w:t>
      </w:r>
      <w:r w:rsidR="000952EE" w:rsidRPr="00E4454B">
        <w:rPr>
          <w:rFonts w:ascii="Times New Roman" w:hAnsi="Times New Roman"/>
        </w:rPr>
        <w:t>nd so the peak is moving</w:t>
      </w:r>
      <w:r w:rsidR="000952EE" w:rsidRPr="0013783D">
        <w:rPr>
          <w:rFonts w:ascii="Times New Roman" w:hAnsi="Times New Roman"/>
        </w:rPr>
        <w:t xml:space="preserve"> toward</w:t>
      </w:r>
      <w:r w:rsidR="00E4454B">
        <w:rPr>
          <w:rFonts w:ascii="Times New Roman" w:hAnsi="Times New Roman"/>
        </w:rPr>
        <w:t>s t</w:t>
      </w:r>
      <w:r w:rsidR="000952EE" w:rsidRPr="0013783D">
        <w:rPr>
          <w:rFonts w:ascii="Times New Roman" w:hAnsi="Times New Roman"/>
        </w:rPr>
        <w:t>he center. At</w:t>
      </w:r>
      <w:r w:rsidR="00E4454B">
        <w:rPr>
          <w:rFonts w:ascii="Times New Roman" w:hAnsi="Times New Roman"/>
        </w:rPr>
        <w:t xml:space="preserve"> even later</w:t>
      </w:r>
      <w:r w:rsidR="000952EE" w:rsidRPr="0013783D">
        <w:rPr>
          <w:rFonts w:ascii="Times New Roman" w:hAnsi="Times New Roman"/>
        </w:rPr>
        <w:t xml:space="preserve"> time</w:t>
      </w:r>
      <w:r w:rsidR="00E4454B">
        <w:rPr>
          <w:rFonts w:ascii="Times New Roman" w:hAnsi="Times New Roman"/>
        </w:rPr>
        <w:t>s</w:t>
      </w:r>
      <w:r w:rsidR="000952EE" w:rsidRPr="0013783D">
        <w:rPr>
          <w:rFonts w:ascii="Times New Roman" w:hAnsi="Times New Roman"/>
        </w:rPr>
        <w:t xml:space="preserve">, when the entire specimen is </w:t>
      </w:r>
      <w:r w:rsidR="00D85DCC" w:rsidRPr="0013783D">
        <w:rPr>
          <w:rFonts w:ascii="Times New Roman" w:hAnsi="Times New Roman"/>
        </w:rPr>
        <w:t>heated but the pore pressure is not yet dissipated due to the small fluid diffusivity</w:t>
      </w:r>
      <w:r w:rsidR="00E4454B">
        <w:rPr>
          <w:rFonts w:ascii="Times New Roman" w:hAnsi="Times New Roman"/>
        </w:rPr>
        <w:t>, a</w:t>
      </w:r>
      <w:r w:rsidR="00D85DCC" w:rsidRPr="0013783D">
        <w:rPr>
          <w:rFonts w:ascii="Times New Roman" w:hAnsi="Times New Roman"/>
        </w:rPr>
        <w:t>s time further increases, 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 </w:t>
      </w:r>
    </w:p>
    <w:p w14:paraId="048C3C6D" w14:textId="2C0497CE" w:rsidR="00B77765" w:rsidRDefault="00E4454B" w:rsidP="00B77765">
      <w:pPr>
        <w:adjustRightInd w:val="0"/>
        <w:snapToGrid w:val="0"/>
        <w:spacing w:line="360" w:lineRule="auto"/>
        <w:jc w:val="both"/>
        <w:rPr>
          <w:rFonts w:ascii="Times New Roman" w:hAnsi="Times New Roman"/>
        </w:rPr>
      </w:pPr>
      <w:r>
        <w:rPr>
          <w:rFonts w:ascii="Times New Roman" w:hAnsi="Times New Roman"/>
        </w:rPr>
        <w:tab/>
      </w:r>
      <w:r w:rsidR="00D85DCC" w:rsidRPr="0013783D">
        <w:rPr>
          <w:rFonts w:ascii="Times New Roman" w:hAnsi="Times New Roman"/>
        </w:rPr>
        <w:t>For the pore</w:t>
      </w:r>
      <w:r w:rsidR="00E7107A" w:rsidRPr="0013783D">
        <w:rPr>
          <w:rFonts w:ascii="Times New Roman" w:hAnsi="Times New Roman"/>
        </w:rPr>
        <w:t xml:space="preserve"> pressure 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 xml:space="preserve">3 (isotropic far-field stress), as shown in Fig.1c, </w:t>
      </w:r>
      <w:r w:rsidR="00F46066">
        <w:rPr>
          <w:rFonts w:ascii="Times New Roman" w:hAnsi="Times New Roman"/>
        </w:rPr>
        <w:t xml:space="preserve">it </w:t>
      </w:r>
      <w:r w:rsidR="00E7107A" w:rsidRPr="0013783D">
        <w:rPr>
          <w:rFonts w:ascii="Times New Roman" w:hAnsi="Times New Roman"/>
        </w:rPr>
        <w:t xml:space="preserve">firstly arrives the highest value right after the loading (again, pore pressure at </w:t>
      </w:r>
      <w:r w:rsidR="00F46066">
        <w:rPr>
          <w:rFonts w:ascii="Times New Roman" w:hAnsi="Times New Roman"/>
        </w:rPr>
        <w:t xml:space="preserve">the </w:t>
      </w:r>
      <w:r w:rsidR="00E7107A" w:rsidRPr="0013783D">
        <w:rPr>
          <w:rFonts w:ascii="Times New Roman" w:hAnsi="Times New Roman"/>
        </w:rPr>
        <w:t>surface reduces to zero due to the boundary conditions</w:t>
      </w:r>
      <w:r w:rsidR="00345CE4">
        <w:rPr>
          <w:rFonts w:ascii="Times New Roman" w:hAnsi="Times New Roman"/>
        </w:rPr>
        <w:t xml:space="preserve"> setup</w:t>
      </w:r>
      <w:r w:rsidR="00E7107A" w:rsidRPr="0013783D">
        <w:rPr>
          <w:rFonts w:ascii="Times New Roman" w:hAnsi="Times New Roman"/>
        </w:rPr>
        <w:t>), but it gradually declines to zero due to the dissipation process as the time process</w:t>
      </w:r>
      <w:r w:rsidR="00F46066">
        <w:rPr>
          <w:rFonts w:ascii="Times New Roman" w:hAnsi="Times New Roman"/>
        </w:rPr>
        <w:t>es</w:t>
      </w:r>
      <w:r w:rsidR="00E7107A" w:rsidRPr="0013783D">
        <w:rPr>
          <w:rFonts w:ascii="Times New Roman" w:hAnsi="Times New Roman"/>
        </w:rPr>
        <w:t xml:space="preserve">. 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 xml:space="preserve">of pore pressure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pure poroelastic model</w:t>
      </w:r>
      <w:r w:rsidR="004148D1">
        <w:rPr>
          <w:rFonts w:ascii="Times New Roman" w:hAnsi="Times New Roman"/>
        </w:rPr>
        <w:t xml:space="preserve"> that</w:t>
      </w:r>
      <w:r w:rsidR="00E7107A" w:rsidRPr="0013783D">
        <w:rPr>
          <w:rFonts w:ascii="Times New Roman" w:hAnsi="Times New Roman"/>
        </w:rPr>
        <w:t xml:space="preserve"> </w:t>
      </w:r>
      <w:r w:rsidR="00E7107A" w:rsidRPr="0013783D">
        <w:rPr>
          <w:rFonts w:ascii="Times New Roman" w:hAnsi="Times New Roman"/>
        </w:rPr>
        <w:fldChar w:fldCharType="begin"/>
      </w:r>
      <w:r w:rsidR="00A830D3">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4148D1">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 xml:space="preserve"> concluded.</w:t>
      </w:r>
    </w:p>
    <w:p w14:paraId="2D321779" w14:textId="77777777" w:rsidR="00F52879" w:rsidRDefault="00F52879" w:rsidP="00B77765">
      <w:pPr>
        <w:adjustRightInd w:val="0"/>
        <w:snapToGrid w:val="0"/>
        <w:spacing w:line="360" w:lineRule="auto"/>
        <w:jc w:val="both"/>
        <w:rPr>
          <w:rFonts w:ascii="Times New Roman" w:hAnsi="Times New Roman"/>
        </w:rPr>
      </w:pPr>
    </w:p>
    <w:p w14:paraId="12F6C5F1" w14:textId="12D1B53A" w:rsidR="00600D8D" w:rsidRPr="00B77765" w:rsidRDefault="00A51F7A" w:rsidP="00B77765">
      <w:pPr>
        <w:adjustRightInd w:val="0"/>
        <w:snapToGrid w:val="0"/>
        <w:spacing w:line="360" w:lineRule="auto"/>
        <w:jc w:val="center"/>
        <w:rPr>
          <w:rFonts w:ascii="Times New Roman" w:hAnsi="Times New Roman"/>
        </w:rPr>
      </w:pPr>
      <w:r>
        <w:rPr>
          <w:noProof/>
        </w:rPr>
        <w:lastRenderedPageBreak/>
        <w:drawing>
          <wp:inline distT="0" distB="0" distL="0" distR="0" wp14:anchorId="12223642" wp14:editId="5C940E6A">
            <wp:extent cx="4142647" cy="338271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161732" cy="3398303"/>
                    </a:xfrm>
                    <a:prstGeom prst="rect">
                      <a:avLst/>
                    </a:prstGeom>
                  </pic:spPr>
                </pic:pic>
              </a:graphicData>
            </a:graphic>
          </wp:inline>
        </w:drawing>
      </w:r>
    </w:p>
    <w:p w14:paraId="201465B3" w14:textId="74803D3A" w:rsidR="004A7B41" w:rsidRPr="00B77765" w:rsidRDefault="00600D8D" w:rsidP="00B77765">
      <w:pPr>
        <w:adjustRightInd w:val="0"/>
        <w:snapToGrid w:val="0"/>
        <w:jc w:val="center"/>
        <w:rPr>
          <w:rFonts w:ascii="Times New Roman" w:hAnsi="Times New Roman"/>
        </w:rPr>
      </w:pPr>
      <w:r w:rsidRPr="00B77765">
        <w:rPr>
          <w:rFonts w:ascii="Times New Roman" w:hAnsi="Times New Roman"/>
        </w:rPr>
        <w:t>Figure 2</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40" type="#_x0000_t75" alt="" style="width:33pt;height:17.25pt;mso-width-percent:0;mso-height-percent:0;mso-width-percent:0;mso-height-percent:0" o:ole="">
            <v:imagedata r:id="rId237" o:title=""/>
          </v:shape>
          <o:OLEObject Type="Embed" ProgID="Equation.DSMT4" ShapeID="_x0000_i1140" DrawAspect="Content" ObjectID="_1722277515" r:id="rId238"/>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’s influence) on the induced pore pressure</w:t>
      </w:r>
      <w:r w:rsidR="00692F3E">
        <w:rPr>
          <w:rFonts w:ascii="Times New Roman" w:hAnsi="Times New Roman"/>
        </w:rPr>
        <w:t xml:space="preserve">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41" type="#_x0000_t75" alt="" style="width:37.5pt;height:14.25pt;mso-width-percent:0;mso-height-percent:0;mso-width-percent:0;mso-height-percent:0" o:ole="">
            <v:imagedata r:id="rId239" o:title=""/>
          </v:shape>
          <o:OLEObject Type="Embed" ProgID="Equation.DSMT4" ShapeID="_x0000_i1141" DrawAspect="Content" ObjectID="_1722277516" r:id="rId240"/>
        </w:object>
      </w:r>
      <w:r w:rsidR="00692F3E" w:rsidRPr="0013783D">
        <w:rPr>
          <w:rFonts w:ascii="Times New Roman" w:hAnsi="Times New Roman"/>
        </w:rPr>
        <w:t>days</w:t>
      </w:r>
      <w:r w:rsidR="00692F3E">
        <w:rPr>
          <w:rFonts w:ascii="Times New Roman" w:hAnsi="Times New Roman"/>
        </w:rPr>
        <w:t>)</w:t>
      </w:r>
    </w:p>
    <w:p w14:paraId="498E51E1" w14:textId="28D8B435" w:rsidR="00437EF3" w:rsidRPr="00F87AC5" w:rsidRDefault="006F59B8" w:rsidP="00F87AC5">
      <w:pPr>
        <w:adjustRightInd w:val="0"/>
        <w:snapToGrid w:val="0"/>
        <w:spacing w:line="360" w:lineRule="auto"/>
        <w:jc w:val="both"/>
        <w:rPr>
          <w:rFonts w:ascii="Times New Roman" w:hAnsi="Times New Roman"/>
        </w:rPr>
      </w:pPr>
      <w:r>
        <w:rPr>
          <w:rFonts w:ascii="Times New Roman" w:hAnsi="Times New Roman"/>
        </w:rPr>
        <w:tab/>
      </w:r>
      <w:r w:rsidR="00345CE4" w:rsidRPr="0013783D">
        <w:rPr>
          <w:rFonts w:ascii="Times New Roman" w:hAnsi="Times New Roman"/>
        </w:rPr>
        <w:t>Since the peak pore pressure usua</w:t>
      </w:r>
      <w:r w:rsidR="00F46066">
        <w:rPr>
          <w:rFonts w:ascii="Times New Roman" w:hAnsi="Times New Roman"/>
        </w:rPr>
        <w:t xml:space="preserve">lly occurs at an early </w:t>
      </w:r>
      <w:r w:rsidR="00BF4A29">
        <w:rPr>
          <w:rFonts w:ascii="Times New Roman" w:hAnsi="Times New Roman"/>
        </w:rPr>
        <w:t>time</w:t>
      </w:r>
      <w:r w:rsidR="00345CE4" w:rsidRPr="0013783D">
        <w:rPr>
          <w:rFonts w:ascii="Times New Roman" w:hAnsi="Times New Roman"/>
        </w:rPr>
        <w:t xml:space="preserve">, we will use the smaller time </w:t>
      </w:r>
      <w:r w:rsidR="00E34C45">
        <w:rPr>
          <w:rFonts w:ascii="Times New Roman" w:hAnsi="Times New Roman"/>
        </w:rPr>
        <w:t>at</w:t>
      </w:r>
      <w:r w:rsidR="00345CE4" w:rsidRPr="0013783D">
        <w:rPr>
          <w:rFonts w:ascii="Times New Roman" w:hAnsi="Times New Roman"/>
        </w:rPr>
        <w:t xml:space="preserve"> </w:t>
      </w:r>
      <w:r w:rsidR="0090156F" w:rsidRPr="0013783D">
        <w:rPr>
          <w:rFonts w:ascii="Times New Roman" w:hAnsi="Times New Roman"/>
          <w:noProof/>
          <w:position w:val="-6"/>
        </w:rPr>
        <w:object w:dxaOrig="720" w:dyaOrig="300" w14:anchorId="2ADC813C">
          <v:shape id="_x0000_i1142" type="#_x0000_t75" alt="" style="width:37.5pt;height:14.25pt;mso-width-percent:0;mso-height-percent:0;mso-width-percent:0;mso-height-percent:0" o:ole="">
            <v:imagedata r:id="rId239" o:title=""/>
          </v:shape>
          <o:OLEObject Type="Embed" ProgID="Equation.DSMT4" ShapeID="_x0000_i1142" DrawAspect="Content" ObjectID="_1722277517" r:id="rId241"/>
        </w:object>
      </w:r>
      <w:r w:rsidR="00345CE4" w:rsidRPr="0013783D">
        <w:rPr>
          <w:rFonts w:ascii="Times New Roman" w:hAnsi="Times New Roman"/>
        </w:rPr>
        <w:t>days after loading to illustrate the thermal osmosis effect on the induced pore pressure</w:t>
      </w:r>
      <w:r w:rsidR="00345CE4">
        <w:rPr>
          <w:rFonts w:ascii="Times New Roman" w:hAnsi="Times New Roman"/>
        </w:rPr>
        <w:t xml:space="preserve"> profile</w:t>
      </w:r>
      <w:r w:rsidR="00345CE4" w:rsidRPr="0013783D">
        <w:rPr>
          <w:rFonts w:ascii="Times New Roman" w:hAnsi="Times New Roman"/>
        </w:rPr>
        <w:t>.</w:t>
      </w:r>
      <w:r w:rsidR="00345CE4">
        <w:rPr>
          <w:rFonts w:ascii="Times New Roman" w:hAnsi="Times New Roman"/>
        </w:rPr>
        <w:t xml:space="preserve"> 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E34C45">
        <w:rPr>
          <w:rFonts w:ascii="Times New Roman" w:hAnsi="Times New Roman"/>
          <w:vertAlign w:val="superscript"/>
        </w:rPr>
        <w:t>3</w:t>
      </w:r>
      <w:r w:rsidR="00BF4A29">
        <w:rPr>
          <w:rFonts w:ascii="Times New Roman" w:hAnsi="Times New Roman"/>
        </w:rPr>
        <w:t xml:space="preserve">, </w:t>
      </w:r>
      <w:r w:rsidR="00E34C45">
        <w:rPr>
          <w:rFonts w:ascii="Times New Roman" w:hAnsi="Times New Roman"/>
        </w:rPr>
        <w:t>10</w:t>
      </w:r>
      <w:r w:rsidR="00E34C45" w:rsidRPr="00001443">
        <w:rPr>
          <w:rFonts w:ascii="Times New Roman" w:hAnsi="Times New Roman"/>
          <w:vertAlign w:val="superscript"/>
        </w:rPr>
        <w:t>5</w:t>
      </w:r>
      <w:r w:rsidR="00BF4A29">
        <w:rPr>
          <w:rFonts w:ascii="Times New Roman" w:hAnsi="Times New Roman"/>
        </w:rPr>
        <w:t>)</w:t>
      </w:r>
      <w:r w:rsidR="00345CE4">
        <w:rPr>
          <w:rFonts w:ascii="Times New Roman" w:hAnsi="Times New Roman"/>
        </w:rPr>
        <w:t xml:space="preserve"> of</w:t>
      </w:r>
      <w:r w:rsidR="0090156F" w:rsidRPr="00345CE4">
        <w:rPr>
          <w:rFonts w:ascii="Times New Roman" w:hAnsi="Times New Roman"/>
          <w:noProof/>
          <w:position w:val="-14"/>
        </w:rPr>
        <w:object w:dxaOrig="639" w:dyaOrig="380" w14:anchorId="27CE5617">
          <v:shape id="_x0000_i1143" type="#_x0000_t75" alt="" style="width:33pt;height:17.25pt;mso-width-percent:0;mso-height-percent:0;mso-width-percent:0;mso-height-percent:0" o:ole="">
            <v:imagedata r:id="rId242" o:title=""/>
          </v:shape>
          <o:OLEObject Type="Embed" ProgID="Equation.DSMT4" ShapeID="_x0000_i1143" DrawAspect="Content" ObjectID="_1722277518" r:id="rId243"/>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B84F78">
        <w:rPr>
          <w:rFonts w:ascii="Times New Roman" w:hAnsi="Times New Roman"/>
        </w:rPr>
        <w:t xml:space="preserve"> (Figure 2)</w:t>
      </w:r>
      <w:r w:rsidR="009126ED" w:rsidRPr="006F59B8">
        <w:rPr>
          <w:rFonts w:ascii="Times New Roman" w:hAnsi="Times New Roman"/>
        </w:rPr>
        <w:t>.</w:t>
      </w:r>
      <w:r w:rsidR="00A93058" w:rsidRPr="006F59B8">
        <w:rPr>
          <w:rFonts w:ascii="Times New Roman" w:hAnsi="Times New Roman"/>
        </w:rPr>
        <w:t xml:space="preserve"> </w:t>
      </w:r>
      <w:r w:rsidR="00001443">
        <w:rPr>
          <w:rFonts w:ascii="Times New Roman" w:hAnsi="Times New Roman"/>
        </w:rPr>
        <w:t>R</w:t>
      </w:r>
      <w:r w:rsidR="00F46066">
        <w:rPr>
          <w:rFonts w:ascii="Times New Roman" w:hAnsi="Times New Roman"/>
        </w:rPr>
        <w:t>ecall that</w:t>
      </w:r>
      <w:r w:rsidR="00001443" w:rsidRPr="006F59B8">
        <w:rPr>
          <w:rFonts w:ascii="Times New Roman" w:hAnsi="Times New Roman"/>
        </w:rPr>
        <w:t xml:space="preserve"> the definition of the thermal-osmosis coefficient</w:t>
      </w:r>
      <w:r w:rsidR="00F46066">
        <w:rPr>
          <w:rFonts w:ascii="Times New Roman" w:hAnsi="Times New Roman"/>
        </w:rPr>
        <w:t xml:space="preserve"> is</w:t>
      </w:r>
      <w:r w:rsidR="00001443" w:rsidRPr="006F59B8">
        <w:rPr>
          <w:rFonts w:ascii="Times New Roman" w:hAnsi="Times New Roman"/>
        </w:rPr>
        <w:t xml:space="preserve"> understood as the passage of a fluid that is driven by a temperature gradient</w:t>
      </w:r>
      <w:r w:rsidR="00F46066">
        <w:rPr>
          <w:rFonts w:ascii="Times New Roman" w:hAnsi="Times New Roman"/>
        </w:rPr>
        <w:t xml:space="preserve">, </w:t>
      </w:r>
      <w:r w:rsidR="00001443" w:rsidRPr="006F59B8">
        <w:rPr>
          <w:rFonts w:ascii="Times New Roman" w:hAnsi="Times New Roman"/>
        </w:rPr>
        <w:t>but again</w:t>
      </w:r>
      <w:r w:rsidR="00F52879">
        <w:rPr>
          <w:rFonts w:ascii="Times New Roman" w:hAnsi="Times New Roman"/>
        </w:rPr>
        <w:t>st</w:t>
      </w:r>
      <w:r w:rsidR="00001443" w:rsidRPr="006F59B8">
        <w:rPr>
          <w:rFonts w:ascii="Times New Roman" w:hAnsi="Times New Roman"/>
        </w:rPr>
        <w:t xml:space="preserve"> the hydrostatic pressure </w:t>
      </w:r>
      <w:r w:rsidR="00001443" w:rsidRPr="006F59B8">
        <w:rPr>
          <w:rFonts w:ascii="Times New Roman" w:hAnsi="Times New Roman"/>
        </w:rPr>
        <w:fldChar w:fldCharType="begin"/>
      </w:r>
      <w:r w:rsidR="004148D1">
        <w:rPr>
          <w:rFonts w:ascii="Times New Roman" w:hAnsi="Times New Roman"/>
        </w:rPr>
        <w:instrText xml:space="preserve"> ADDIN EN.CITE &lt;EndNote&gt;&lt;Cite&gt;&lt;Author&gt;Denbigh&lt;/Author&gt;&lt;Year&gt;1949&lt;/Year&gt;&lt;RecNum&gt;84&lt;/RecNum&gt;&lt;DisplayText&gt;(Denbigh, 1949)&lt;/DisplayText&gt;&lt;record&gt;&lt;rec-number&gt;84&lt;/rec-number&gt;&lt;foreign-keys&gt;&lt;key app="EN" db-id="xrt0eexxkfpstqer0xlvs2vzff2w2rveftf9" timestamp="1648944008"&gt;84&lt;/key&gt;&lt;/foreign-keys&gt;&lt;ref-type name="Journal Article"&gt;17&lt;/ref-type&gt;&lt;contributors&gt;&lt;authors&gt;&lt;author&gt;Denbigh, KG&lt;/author&gt;&lt;/authors&gt;&lt;/contributors&gt;&lt;titles&gt;&lt;title&gt;Thermo-osmosis of gases through a membrane&lt;/title&gt;&lt;secondary-title&gt;Nature&lt;/secondary-title&gt;&lt;/titles&gt;&lt;periodical&gt;&lt;full-title&gt;Nature&lt;/full-title&gt;&lt;/periodical&gt;&lt;pages&gt;60-60&lt;/pages&gt;&lt;volume&gt;163&lt;/volume&gt;&lt;number&gt;4132&lt;/number&gt;&lt;dates&gt;&lt;year&gt;1949&lt;/year&gt;&lt;/dates&gt;&lt;isbn&gt;1476-4687&lt;/isbn&gt;&lt;urls&gt;&lt;/urls&gt;&lt;/record&gt;&lt;/Cite&gt;&lt;/EndNote&gt;</w:instrText>
      </w:r>
      <w:r w:rsidR="00001443" w:rsidRPr="006F59B8">
        <w:rPr>
          <w:rFonts w:ascii="Times New Roman" w:hAnsi="Times New Roman"/>
        </w:rPr>
        <w:fldChar w:fldCharType="separate"/>
      </w:r>
      <w:r w:rsidR="00001443" w:rsidRPr="006F59B8">
        <w:rPr>
          <w:rFonts w:ascii="Times New Roman" w:hAnsi="Times New Roman"/>
          <w:noProof/>
        </w:rPr>
        <w:t>(Denbigh, 1949)</w:t>
      </w:r>
      <w:r w:rsidR="00001443" w:rsidRPr="006F59B8">
        <w:rPr>
          <w:rFonts w:ascii="Times New Roman" w:hAnsi="Times New Roman"/>
        </w:rPr>
        <w:fldChar w:fldCharType="end"/>
      </w:r>
      <w:r w:rsidR="00001443" w:rsidRPr="006F59B8">
        <w:rPr>
          <w:rFonts w:ascii="Times New Roman" w:hAnsi="Times New Roman"/>
        </w:rPr>
        <w:t xml:space="preserve">. </w:t>
      </w:r>
      <w:r w:rsidR="00137220" w:rsidRPr="006F59B8">
        <w:rPr>
          <w:rFonts w:ascii="Times New Roman" w:hAnsi="Times New Roman"/>
        </w:rPr>
        <w:t xml:space="preserve">Taking the early time as </w:t>
      </w:r>
      <w:r w:rsidR="00F46066">
        <w:rPr>
          <w:rFonts w:ascii="Times New Roman" w:hAnsi="Times New Roman"/>
        </w:rPr>
        <w:t xml:space="preserve">an </w:t>
      </w:r>
      <w:r w:rsidR="00137220" w:rsidRPr="006F59B8">
        <w:rPr>
          <w:rFonts w:ascii="Times New Roman" w:hAnsi="Times New Roman"/>
        </w:rPr>
        <w:t xml:space="preserve">example, </w:t>
      </w:r>
      <w:r w:rsidR="00E34C45">
        <w:rPr>
          <w:rFonts w:ascii="Times New Roman" w:hAnsi="Times New Roman"/>
        </w:rPr>
        <w:t xml:space="preserve">all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induced pore pressure is reduced when the thermos-osmotic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44" type="#_x0000_t75" alt="" style="width:33pt;height:17.25pt;mso-width-percent:0;mso-height-percent:0;mso-width-percent:0;mso-height-percent:0" o:ole="">
            <v:imagedata r:id="rId244" o:title=""/>
          </v:shape>
          <o:OLEObject Type="Embed" ProgID="Equation.DSMT4" ShapeID="_x0000_i1144" DrawAspect="Content" ObjectID="_1722277519" r:id="rId245"/>
        </w:object>
      </w:r>
      <w:r w:rsidR="00001443">
        <w:rPr>
          <w:rFonts w:ascii="Times New Roman" w:hAnsi="Times New Roman"/>
        </w:rPr>
        <w:t>=10</w:t>
      </w:r>
      <w:r w:rsidR="00001443" w:rsidRPr="00001443">
        <w:rPr>
          <w:rFonts w:ascii="Times New Roman" w:hAnsi="Times New Roman"/>
          <w:vertAlign w:val="superscript"/>
        </w:rPr>
        <w:t>5</w:t>
      </w:r>
      <w:r w:rsidR="00137220" w:rsidRPr="006F59B8">
        <w:rPr>
          <w:rFonts w:ascii="Times New Roman" w:hAnsi="Times New Roman"/>
        </w:rPr>
        <w:t xml:space="preserve">). </w:t>
      </w:r>
    </w:p>
    <w:p w14:paraId="73E7F402" w14:textId="77777777" w:rsidR="00437EF3" w:rsidRDefault="00437EF3"/>
    <w:p w14:paraId="2488F7AD" w14:textId="646E33CC" w:rsidR="009127D9" w:rsidRPr="00F87AC5" w:rsidRDefault="00F87AC5" w:rsidP="00F87AC5">
      <w:pPr>
        <w:adjustRightInd w:val="0"/>
        <w:snapToGrid w:val="0"/>
        <w:jc w:val="both"/>
        <w:rPr>
          <w:rFonts w:ascii="Times New Roman" w:hAnsi="Times New Roman"/>
          <w:sz w:val="24"/>
          <w:szCs w:val="24"/>
        </w:rPr>
      </w:pPr>
      <w:r w:rsidRPr="00F87AC5">
        <w:rPr>
          <w:rFonts w:ascii="Times New Roman" w:hAnsi="Times New Roman"/>
          <w:sz w:val="24"/>
          <w:szCs w:val="24"/>
        </w:rPr>
        <w:t>4</w:t>
      </w:r>
      <w:r>
        <w:rPr>
          <w:rFonts w:ascii="Times New Roman" w:hAnsi="Times New Roman"/>
          <w:sz w:val="24"/>
          <w:szCs w:val="24"/>
        </w:rPr>
        <w:t xml:space="preserve">.2 Temperature response </w:t>
      </w:r>
      <w:r w:rsidR="00BB2BB6">
        <w:rPr>
          <w:rFonts w:ascii="Times New Roman" w:hAnsi="Times New Roman"/>
          <w:sz w:val="24"/>
          <w:szCs w:val="24"/>
        </w:rPr>
        <w:t>and thermal filtration effect</w:t>
      </w:r>
    </w:p>
    <w:p w14:paraId="32E01997" w14:textId="3DD3F4CB" w:rsidR="00BB2BB6" w:rsidRDefault="006F59B8" w:rsidP="001F6E5E">
      <w:pPr>
        <w:spacing w:line="360" w:lineRule="auto"/>
        <w:jc w:val="both"/>
        <w:rPr>
          <w:rFonts w:ascii="Times New Roman" w:hAnsi="Times New Roman"/>
        </w:rPr>
      </w:pPr>
      <w:r>
        <w:rPr>
          <w:rFonts w:ascii="Times New Roman" w:hAnsi="Times New Roman"/>
        </w:rPr>
        <w:tab/>
      </w:r>
      <w:r w:rsidR="00BB2BB6">
        <w:rPr>
          <w:rFonts w:ascii="Times New Roman" w:hAnsi="Times New Roman"/>
        </w:rPr>
        <w:t xml:space="preserve">The temperature profiles under the </w:t>
      </w:r>
      <w:r w:rsidR="00BB2BB6" w:rsidRPr="0013783D">
        <w:rPr>
          <w:rFonts w:ascii="Times New Roman" w:hAnsi="Times New Roman"/>
        </w:rPr>
        <w:t>mode 2 loading (</w:t>
      </w:r>
      <w:r w:rsidR="00BB2BB6">
        <w:rPr>
          <w:rFonts w:ascii="Times New Roman" w:hAnsi="Times New Roman"/>
        </w:rPr>
        <w:t xml:space="preserve">temperature loading) </w:t>
      </w:r>
      <w:r w:rsidR="00F46066">
        <w:rPr>
          <w:rFonts w:ascii="Times New Roman" w:hAnsi="Times New Roman"/>
        </w:rPr>
        <w:t xml:space="preserve">are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3</w:t>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 As shown in </w:t>
      </w:r>
      <w:r w:rsidR="00BB2BB6">
        <w:rPr>
          <w:rFonts w:ascii="Times New Roman" w:hAnsi="Times New Roman"/>
        </w:rPr>
        <w:t>F</w:t>
      </w:r>
      <w:r w:rsidR="00BB2BB6" w:rsidRPr="006F59B8">
        <w:rPr>
          <w:rFonts w:ascii="Times New Roman" w:hAnsi="Times New Roman"/>
        </w:rPr>
        <w:t xml:space="preserve">igure 4, among the three selected ratios, the maximum temperature difference </w:t>
      </w:r>
      <w:r w:rsidR="00BB2BB6" w:rsidRPr="006F59B8">
        <w:rPr>
          <w:rFonts w:ascii="Times New Roman" w:hAnsi="Times New Roman"/>
        </w:rPr>
        <w:lastRenderedPageBreak/>
        <w:t>induced by the pore pressure gradient is within 1</w:t>
      </w:r>
      <w:r w:rsidR="00BB2BB6">
        <w:rPr>
          <w:rFonts w:ascii="Times New Roman" w:hAnsi="Times New Roman"/>
        </w:rPr>
        <w:t xml:space="preserve"> degree K</w:t>
      </w:r>
      <w:r w:rsidR="00F46066">
        <w:rPr>
          <w:rFonts w:ascii="Times New Roman" w:hAnsi="Times New Roman"/>
        </w:rPr>
        <w:t>e</w:t>
      </w:r>
      <w:r w:rsidR="00BB2BB6">
        <w:rPr>
          <w:rFonts w:ascii="Times New Roman" w:hAnsi="Times New Roman"/>
        </w:rPr>
        <w:t>lvin.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cantly larger than the thermal filtration coefficient (</w:t>
      </w:r>
      <w:r w:rsidR="0090156F" w:rsidRPr="00345CE4">
        <w:rPr>
          <w:rFonts w:ascii="Times New Roman" w:hAnsi="Times New Roman"/>
          <w:noProof/>
          <w:position w:val="-14"/>
        </w:rPr>
        <w:object w:dxaOrig="639" w:dyaOrig="380" w14:anchorId="22735BAD">
          <v:shape id="_x0000_i1145" type="#_x0000_t75" alt="" style="width:33pt;height:17.25pt;mso-width-percent:0;mso-height-percent:0;mso-width-percent:0;mso-height-percent:0" o:ole="">
            <v:imagedata r:id="rId246" o:title=""/>
          </v:shape>
          <o:OLEObject Type="Embed" ProgID="Equation.DSMT4" ShapeID="_x0000_i1145" DrawAspect="Content" ObjectID="_1722277520" r:id="rId247"/>
        </w:object>
      </w:r>
      <w:r w:rsidR="00BB2BB6" w:rsidRPr="006F59B8">
        <w:rPr>
          <w:rFonts w:ascii="Times New Roman" w:hAnsi="Times New Roman"/>
        </w:rPr>
        <w:t>=</w:t>
      </w:r>
      <w:r w:rsidR="00BB2BB6">
        <w:rPr>
          <w:rFonts w:ascii="Times New Roman" w:hAnsi="Times New Roman"/>
        </w:rPr>
        <w:t>10</w:t>
      </w:r>
      <w:r w:rsidR="00BB2BB6" w:rsidRPr="00E04DF8">
        <w:rPr>
          <w:rFonts w:ascii="Times New Roman" w:hAnsi="Times New Roman"/>
          <w:vertAlign w:val="superscript"/>
        </w:rPr>
        <w:t>5</w:t>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input</w:t>
      </w:r>
      <w:r w:rsidR="00F46066">
        <w:rPr>
          <w:rFonts w:ascii="Times New Roman" w:hAnsi="Times New Roman"/>
        </w:rPr>
        <w:t>s</w:t>
      </w:r>
      <w:r w:rsidR="00BB2BB6" w:rsidRPr="006F59B8">
        <w:rPr>
          <w:rFonts w:ascii="Times New Roman" w:hAnsi="Times New Roman"/>
        </w:rPr>
        <w:t>.</w:t>
      </w:r>
    </w:p>
    <w:p w14:paraId="4B8F87C5" w14:textId="0D1CD072" w:rsidR="00241C59" w:rsidRDefault="00660F88" w:rsidP="000E70D7">
      <w:pPr>
        <w:jc w:val="center"/>
      </w:pPr>
      <w:r>
        <w:rPr>
          <w:noProof/>
        </w:rPr>
        <w:drawing>
          <wp:inline distT="0" distB="0" distL="0" distR="0" wp14:anchorId="25756554" wp14:editId="6E68F18C">
            <wp:extent cx="4300961" cy="33378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305020" cy="3340990"/>
                    </a:xfrm>
                    <a:prstGeom prst="rect">
                      <a:avLst/>
                    </a:prstGeom>
                  </pic:spPr>
                </pic:pic>
              </a:graphicData>
            </a:graphic>
          </wp:inline>
        </w:drawing>
      </w:r>
    </w:p>
    <w:p w14:paraId="2F23B340" w14:textId="77777777" w:rsidR="00A95FAA" w:rsidRPr="00B77765" w:rsidRDefault="0084507B" w:rsidP="00A95FAA">
      <w:pPr>
        <w:adjustRightInd w:val="0"/>
        <w:snapToGrid w:val="0"/>
        <w:jc w:val="center"/>
        <w:rPr>
          <w:rFonts w:ascii="Times New Roman" w:hAnsi="Times New Roman"/>
        </w:rPr>
      </w:pPr>
      <w:r w:rsidRPr="006F59B8">
        <w:rPr>
          <w:rFonts w:ascii="Times New Roman" w:hAnsi="Times New Roman"/>
        </w:rPr>
        <w:t>Figure 3</w:t>
      </w:r>
      <w:r w:rsidR="00437EF3">
        <w:rPr>
          <w:rFonts w:ascii="Times New Roman" w:hAnsi="Times New Roman"/>
        </w:rPr>
        <w:t xml:space="preserve">. Temperature profile </w:t>
      </w:r>
      <w:r w:rsidR="004A7B41">
        <w:rPr>
          <w:rFonts w:ascii="Times New Roman" w:hAnsi="Times New Roman"/>
        </w:rPr>
        <w:t xml:space="preserve">development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p>
    <w:p w14:paraId="2DA73EC3" w14:textId="49C1B994" w:rsidR="00B27921" w:rsidRPr="006F59B8" w:rsidRDefault="00B27921" w:rsidP="00437EF3">
      <w:pPr>
        <w:jc w:val="center"/>
        <w:rPr>
          <w:rFonts w:ascii="Times New Roman" w:hAnsi="Times New Roman"/>
        </w:rPr>
      </w:pPr>
    </w:p>
    <w:p w14:paraId="49A8CA6A" w14:textId="2736F6A6" w:rsidR="00241C59" w:rsidRPr="004A7B41" w:rsidRDefault="006F59B8" w:rsidP="004A7B41">
      <w:pPr>
        <w:adjustRightInd w:val="0"/>
        <w:snapToGrid w:val="0"/>
        <w:spacing w:line="360" w:lineRule="auto"/>
        <w:jc w:val="both"/>
        <w:rPr>
          <w:rFonts w:ascii="Times New Roman" w:hAnsi="Times New Roman"/>
        </w:rPr>
      </w:pPr>
      <w:r w:rsidRPr="006F59B8">
        <w:rPr>
          <w:rFonts w:ascii="Times New Roman" w:hAnsi="Times New Roman"/>
        </w:rPr>
        <w:tab/>
      </w:r>
      <w:r w:rsidR="006E449A" w:rsidRPr="006F59B8">
        <w:rPr>
          <w:rFonts w:ascii="Times New Roman" w:hAnsi="Times New Roman"/>
        </w:rPr>
        <w:t xml:space="preserve"> </w:t>
      </w:r>
    </w:p>
    <w:p w14:paraId="6B6A2649" w14:textId="169AACDF" w:rsidR="006E449A" w:rsidRDefault="00660F88" w:rsidP="000E70D7">
      <w:pPr>
        <w:adjustRightInd w:val="0"/>
        <w:snapToGrid w:val="0"/>
        <w:jc w:val="center"/>
      </w:pPr>
      <w:r>
        <w:rPr>
          <w:noProof/>
        </w:rPr>
        <w:lastRenderedPageBreak/>
        <w:drawing>
          <wp:inline distT="0" distB="0" distL="0" distR="0" wp14:anchorId="46E6A0C8" wp14:editId="1720892E">
            <wp:extent cx="4307644" cy="365459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4313002" cy="3659140"/>
                    </a:xfrm>
                    <a:prstGeom prst="rect">
                      <a:avLst/>
                    </a:prstGeom>
                  </pic:spPr>
                </pic:pic>
              </a:graphicData>
            </a:graphic>
          </wp:inline>
        </w:drawing>
      </w:r>
    </w:p>
    <w:p w14:paraId="624BC04B" w14:textId="0DB6E712" w:rsidR="006E449A" w:rsidRPr="0085149E" w:rsidRDefault="0084507B" w:rsidP="004A7B41">
      <w:pPr>
        <w:adjustRightInd w:val="0"/>
        <w:snapToGrid w:val="0"/>
        <w:jc w:val="center"/>
        <w:rPr>
          <w:rFonts w:ascii="Times New Roman" w:hAnsi="Times New Roman"/>
        </w:rPr>
      </w:pPr>
      <w:r w:rsidRPr="0085149E">
        <w:rPr>
          <w:rFonts w:ascii="Times New Roman" w:hAnsi="Times New Roman"/>
        </w:rPr>
        <w:t>Figure 4</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2F39841A">
          <v:shape id="_x0000_i1146" type="#_x0000_t75" alt="" style="width:33pt;height:17.25pt;mso-width-percent:0;mso-height-percent:0;mso-width-percent:0;mso-height-percent:0" o:ole="">
            <v:imagedata r:id="rId250" o:title=""/>
          </v:shape>
          <o:OLEObject Type="Embed" ProgID="Equation.DSMT4" ShapeID="_x0000_i1146" DrawAspect="Content" ObjectID="_1722277521" r:id="rId251"/>
        </w:object>
      </w:r>
      <w:r w:rsidR="004A7B41">
        <w:rPr>
          <w:rFonts w:ascii="Times New Roman" w:hAnsi="Times New Roman"/>
        </w:rPr>
        <w:t xml:space="preserve">(thermal filtration’s influence) on the temperature profile </w:t>
      </w:r>
      <w:commentRangeStart w:id="213"/>
      <w:r w:rsidR="004A7B41">
        <w:rPr>
          <w:rFonts w:ascii="Times New Roman" w:hAnsi="Times New Roman"/>
        </w:rPr>
        <w:t>change</w:t>
      </w:r>
      <w:commentRangeEnd w:id="213"/>
      <w:r w:rsidR="00C72E2B">
        <w:rPr>
          <w:rStyle w:val="CommentReference"/>
        </w:rPr>
        <w:commentReference w:id="213"/>
      </w:r>
    </w:p>
    <w:p w14:paraId="0F1CEE2B" w14:textId="77777777" w:rsidR="006D65C1" w:rsidRDefault="006D65C1"/>
    <w:p w14:paraId="63E990D4" w14:textId="77777777" w:rsidR="006D65C1" w:rsidRDefault="006D65C1"/>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569B938B" w14:textId="3255498E" w:rsidR="00D61B32" w:rsidRDefault="0063518E" w:rsidP="006F59B8">
      <w:pPr>
        <w:spacing w:line="360" w:lineRule="auto"/>
        <w:jc w:val="both"/>
        <w:rPr>
          <w:rFonts w:ascii="Times New Roman" w:hAnsi="Times New Roman"/>
        </w:rPr>
      </w:pPr>
      <w:r>
        <w:rPr>
          <w:rFonts w:ascii="Times New Roman" w:hAnsi="Times New Roman"/>
        </w:rPr>
        <w:tab/>
      </w:r>
      <w:r w:rsidR="00B84F78">
        <w:rPr>
          <w:rFonts w:ascii="Times New Roman" w:hAnsi="Times New Roman"/>
        </w:rPr>
        <w:t>Many</w:t>
      </w:r>
      <w:r w:rsidR="00434894">
        <w:rPr>
          <w:rFonts w:ascii="Times New Roman" w:hAnsi="Times New Roman"/>
        </w:rPr>
        <w:t xml:space="preserve"> pioneering researches have shown that the effective stress is a key factor </w:t>
      </w:r>
      <w:r w:rsidR="00F46066">
        <w:rPr>
          <w:rFonts w:ascii="Times New Roman" w:hAnsi="Times New Roman"/>
        </w:rPr>
        <w:t>in controlling</w:t>
      </w:r>
      <w:r w:rsidR="00434894">
        <w:rPr>
          <w:rFonts w:ascii="Times New Roman" w:hAnsi="Times New Roman"/>
        </w:rPr>
        <w:t xml:space="preserve"> the</w:t>
      </w:r>
      <w:r w:rsidR="00B84F78">
        <w:rPr>
          <w:rFonts w:ascii="Times New Roman" w:hAnsi="Times New Roman"/>
        </w:rPr>
        <w:t xml:space="preserve"> behaviors</w:t>
      </w:r>
      <w:r w:rsidR="00434894">
        <w:rPr>
          <w:rFonts w:ascii="Times New Roman" w:hAnsi="Times New Roman"/>
        </w:rPr>
        <w:t xml:space="preserve"> </w:t>
      </w:r>
      <w:r w:rsidR="00B84F78">
        <w:rPr>
          <w:rFonts w:ascii="Times New Roman" w:hAnsi="Times New Roman"/>
        </w:rPr>
        <w:t xml:space="preserve">of </w:t>
      </w:r>
      <w:r w:rsidR="00F46066">
        <w:rPr>
          <w:rFonts w:ascii="Times New Roman" w:hAnsi="Times New Roman"/>
        </w:rPr>
        <w:t>p</w:t>
      </w:r>
      <w:r w:rsidR="00B84F78">
        <w:rPr>
          <w:rFonts w:ascii="Times New Roman" w:hAnsi="Times New Roman"/>
        </w:rPr>
        <w:t xml:space="preserve">orous medias </w:t>
      </w:r>
      <w:r w:rsidR="00434894">
        <w:rPr>
          <w:rFonts w:ascii="Times New Roman" w:hAnsi="Times New Roman"/>
        </w:rPr>
        <w:t>in the geotechnical and earth applications</w:t>
      </w:r>
      <w:r>
        <w:rPr>
          <w:rFonts w:ascii="Times New Roman" w:hAnsi="Times New Roman"/>
        </w:rPr>
        <w:t xml:space="preserve"> </w:t>
      </w:r>
      <w:r>
        <w:rPr>
          <w:rFonts w:ascii="Times New Roman" w:hAnsi="Times New Roman"/>
        </w:rPr>
        <w:fldChar w:fldCharType="begin"/>
      </w:r>
      <w:r w:rsidR="004148D1">
        <w:rPr>
          <w:rFonts w:ascii="Times New Roman" w:hAnsi="Times New Roman"/>
        </w:rPr>
        <w:instrText xml:space="preserve"> ADDIN EN.CITE &lt;EndNote&gt;&lt;Cite&gt;&lt;Author&gt;Skempton&lt;/Author&gt;&lt;Year&gt;1984&lt;/Year&gt;&lt;RecNum&gt;89&lt;/RecNum&gt;&lt;DisplayText&gt;(Khalili et al., 2004; Skempton, 1984)&lt;/DisplayText&gt;&lt;record&gt;&lt;rec-number&gt;89&lt;/rec-number&gt;&lt;foreign-keys&gt;&lt;key app="EN" db-id="xrt0eexxkfpstqer0xlvs2vzff2w2rveftf9" timestamp="1650210248"&gt;89&lt;/key&gt;&lt;/foreign-keys&gt;&lt;ref-type name="Journal Article"&gt;17&lt;/ref-type&gt;&lt;contributors&gt;&lt;authors&gt;&lt;author&gt;Skempton, A&lt;/author&gt;&lt;/authors&gt;&lt;/contributors&gt;&lt;titles&gt;&lt;title&gt;Effective stress in soils, concrete and rocks&lt;/title&gt;&lt;secondary-title&gt;Selected papers on soil mechanics&lt;/secondary-title&gt;&lt;/titles&gt;&lt;periodical&gt;&lt;full-title&gt;Selected papers on soil mechanics&lt;/full-title&gt;&lt;/periodical&gt;&lt;pages&gt;4-16&lt;/pages&gt;&lt;volume&gt;1032&lt;/volume&gt;&lt;number&gt;3&lt;/number&gt;&lt;dates&gt;&lt;year&gt;1984&lt;/year&gt;&lt;/dates&gt;&lt;urls&gt;&lt;/urls&gt;&lt;/record&gt;&lt;/Cite&gt;&lt;Cite&gt;&lt;Author&gt;Khalili&lt;/Author&gt;&lt;Year&gt;2004&lt;/Year&gt;&lt;RecNum&gt;90&lt;/RecNum&gt;&lt;record&gt;&lt;rec-number&gt;90&lt;/rec-number&gt;&lt;foreign-keys&gt;&lt;key app="EN" db-id="xrt0eexxkfpstqer0xlvs2vzff2w2rveftf9" timestamp="1650210289"&gt;90&lt;/key&gt;&lt;/foreign-keys&gt;&lt;ref-type name="Journal Article"&gt;17&lt;/ref-type&gt;&lt;contributors&gt;&lt;authors&gt;&lt;author&gt;Khalili, NGFA&lt;/author&gt;&lt;author&gt;Geiser, F&lt;/author&gt;&lt;author&gt;Blight, GE&lt;/author&gt;&lt;/authors&gt;&lt;/contributors&gt;&lt;titles&gt;&lt;title&gt;Effective stress in unsaturated soils: Review with new evidence&lt;/title&gt;&lt;secondary-title&gt;International journal of Geomechanics&lt;/secondary-title&gt;&lt;/titles&gt;&lt;periodical&gt;&lt;full-title&gt;International journal of Geomechanics&lt;/full-title&gt;&lt;/periodical&gt;&lt;pages&gt;115-126&lt;/pages&gt;&lt;volume&gt;4&lt;/volume&gt;&lt;number&gt;2&lt;/number&gt;&lt;dates&gt;&lt;year&gt;2004&lt;/year&gt;&lt;/dates&gt;&lt;isbn&gt;1532-3641&lt;/isbn&gt;&lt;urls&gt;&lt;/urls&gt;&lt;/record&gt;&lt;/Cite&gt;&lt;/EndNote&gt;</w:instrText>
      </w:r>
      <w:r>
        <w:rPr>
          <w:rFonts w:ascii="Times New Roman" w:hAnsi="Times New Roman"/>
        </w:rPr>
        <w:fldChar w:fldCharType="separate"/>
      </w:r>
      <w:r>
        <w:rPr>
          <w:rFonts w:ascii="Times New Roman" w:hAnsi="Times New Roman"/>
          <w:noProof/>
        </w:rPr>
        <w:t>(Khalili et al., 2004; Skempton, 1984)</w:t>
      </w:r>
      <w:r>
        <w:rPr>
          <w:rFonts w:ascii="Times New Roman" w:hAnsi="Times New Roman"/>
        </w:rPr>
        <w:fldChar w:fldCharType="end"/>
      </w:r>
      <w:r w:rsidR="00434894">
        <w:rPr>
          <w:rFonts w:ascii="Times New Roman" w:hAnsi="Times New Roman"/>
        </w:rPr>
        <w:t xml:space="preserve">. Specifically, </w:t>
      </w:r>
      <w:r w:rsidR="00F46066">
        <w:rPr>
          <w:rFonts w:ascii="Times New Roman" w:hAnsi="Times New Roman"/>
        </w:rPr>
        <w:t>increasing pore pressure will reduce the e</w:t>
      </w:r>
      <w:r w:rsidR="00434894" w:rsidRPr="006F59B8">
        <w:rPr>
          <w:rFonts w:ascii="Times New Roman" w:hAnsi="Times New Roman"/>
        </w:rPr>
        <w:t>ffective stress</w:t>
      </w:r>
      <w:r w:rsidR="00F46066">
        <w:rPr>
          <w:rFonts w:ascii="Times New Roman" w:hAnsi="Times New Roman"/>
        </w:rPr>
        <w:t xml:space="preserve">, </w:t>
      </w:r>
      <w:r w:rsidR="00434894" w:rsidRPr="006F59B8">
        <w:rPr>
          <w:rFonts w:ascii="Times New Roman" w:hAnsi="Times New Roman"/>
        </w:rPr>
        <w:t xml:space="preserve">which can increase </w:t>
      </w:r>
      <w:r w:rsidR="00434894">
        <w:rPr>
          <w:rFonts w:ascii="Times New Roman" w:hAnsi="Times New Roman"/>
        </w:rPr>
        <w:t>the possibility of</w:t>
      </w:r>
      <w:r w:rsidR="00B84F78">
        <w:rPr>
          <w:rFonts w:ascii="Times New Roman" w:hAnsi="Times New Roman"/>
        </w:rPr>
        <w:t xml:space="preserve"> many types of </w:t>
      </w:r>
      <w:r w:rsidR="00434894">
        <w:rPr>
          <w:rFonts w:ascii="Times New Roman" w:hAnsi="Times New Roman"/>
        </w:rPr>
        <w:t>failure</w:t>
      </w:r>
      <w:r w:rsidR="00B84F78">
        <w:rPr>
          <w:rFonts w:ascii="Times New Roman" w:hAnsi="Times New Roman"/>
        </w:rPr>
        <w:t>s</w:t>
      </w:r>
      <w:r w:rsidR="00434894">
        <w:rPr>
          <w:rFonts w:ascii="Times New Roman" w:hAnsi="Times New Roman"/>
        </w:rPr>
        <w:t>. Thus, appropriate estimation and calculation of total effective stress will greatly enhance the understanding of the behaviors</w:t>
      </w:r>
      <w:r>
        <w:rPr>
          <w:rFonts w:ascii="Times New Roman" w:hAnsi="Times New Roman"/>
        </w:rPr>
        <w:t xml:space="preserve"> of the porous system</w:t>
      </w:r>
      <w:r w:rsidR="00434894">
        <w:rPr>
          <w:rFonts w:ascii="Times New Roman" w:hAnsi="Times New Roman"/>
        </w:rPr>
        <w:t xml:space="preserve">. </w:t>
      </w:r>
      <w:r w:rsidR="00C00103" w:rsidRPr="006F59B8">
        <w:rPr>
          <w:rFonts w:ascii="Times New Roman" w:hAnsi="Times New Roman"/>
        </w:rPr>
        <w:t>As shown in figure 5</w:t>
      </w:r>
      <w:r w:rsidR="00F46066">
        <w:rPr>
          <w:rFonts w:ascii="Times New Roman" w:hAnsi="Times New Roman"/>
        </w:rPr>
        <w:t xml:space="preserve">, </w:t>
      </w:r>
      <w:r w:rsidR="001D678D" w:rsidRPr="006F59B8">
        <w:rPr>
          <w:rFonts w:ascii="Times New Roman" w:hAnsi="Times New Roman"/>
        </w:rPr>
        <w:t>where the total effective radial stress</w:t>
      </w:r>
      <w:r w:rsidR="00434894">
        <w:rPr>
          <w:rFonts w:ascii="Times New Roman" w:hAnsi="Times New Roman"/>
        </w:rPr>
        <w:t xml:space="preserve"> (after superp</w:t>
      </w:r>
      <w:r w:rsidR="00B84F78">
        <w:rPr>
          <w:rFonts w:ascii="Times New Roman" w:hAnsi="Times New Roman"/>
        </w:rPr>
        <w:t>osition from three loading modes</w:t>
      </w:r>
      <w:r w:rsidR="00434894">
        <w:rPr>
          <w:rFonts w:ascii="Times New Roman" w:hAnsi="Times New Roman"/>
        </w:rPr>
        <w:t>)</w:t>
      </w:r>
      <w:r w:rsidR="001D678D" w:rsidRPr="006F59B8">
        <w:rPr>
          <w:rFonts w:ascii="Times New Roman" w:hAnsi="Times New Roman"/>
        </w:rPr>
        <w:t xml:space="preserve"> is plotted</w:t>
      </w:r>
      <w:r w:rsidR="00434894">
        <w:rPr>
          <w:rFonts w:ascii="Times New Roman" w:hAnsi="Times New Roman"/>
        </w:rPr>
        <w:t xml:space="preserve"> (again, tensile is positive). A</w:t>
      </w:r>
      <w:r w:rsidR="00C00103" w:rsidRPr="006F59B8">
        <w:rPr>
          <w:rFonts w:ascii="Times New Roman" w:hAnsi="Times New Roman"/>
        </w:rPr>
        <w:t>fter the cement is placed u</w:t>
      </w:r>
      <w:r w:rsidR="00F46066">
        <w:rPr>
          <w:rFonts w:ascii="Times New Roman" w:hAnsi="Times New Roman"/>
        </w:rPr>
        <w:t>nder the boundary conditions mentioned previously</w:t>
      </w:r>
      <w:r w:rsidR="00C00103" w:rsidRPr="006F59B8">
        <w:rPr>
          <w:rFonts w:ascii="Times New Roman" w:hAnsi="Times New Roman"/>
        </w:rPr>
        <w:t xml:space="preserve"> </w:t>
      </w:r>
      <w:r w:rsidR="00147199">
        <w:rPr>
          <w:rFonts w:ascii="Times New Roman" w:hAnsi="Times New Roman"/>
        </w:rPr>
        <w:t xml:space="preserve">at the early stage, </w:t>
      </w:r>
      <w:r w:rsidR="00C00103" w:rsidRPr="006F59B8">
        <w:rPr>
          <w:rFonts w:ascii="Times New Roman" w:hAnsi="Times New Roman"/>
        </w:rPr>
        <w:t>the induced pore pressure will reduce the radial effective</w:t>
      </w:r>
      <w:r>
        <w:rPr>
          <w:rFonts w:ascii="Times New Roman" w:hAnsi="Times New Roman"/>
        </w:rPr>
        <w:t xml:space="preserve"> </w:t>
      </w:r>
      <w:r w:rsidR="00147199">
        <w:rPr>
          <w:rFonts w:ascii="Times New Roman" w:hAnsi="Times New Roman"/>
        </w:rPr>
        <w:t xml:space="preserve">stress near the surface region, but the entire sample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under the c</w:t>
      </w:r>
      <w:r w:rsidR="00F46066">
        <w:rPr>
          <w:rFonts w:ascii="Times New Roman" w:hAnsi="Times New Roman"/>
        </w:rPr>
        <w:t xml:space="preserve">ompressive condition. However, because </w:t>
      </w:r>
      <w:r w:rsidR="00147199">
        <w:rPr>
          <w:rFonts w:ascii="Times New Roman" w:hAnsi="Times New Roman"/>
        </w:rPr>
        <w:t>the diffusion process is very slow inside the sample</w:t>
      </w:r>
      <w:r w:rsidR="00F46066">
        <w:rPr>
          <w:rFonts w:ascii="Times New Roman" w:hAnsi="Times New Roman"/>
        </w:rPr>
        <w:t xml:space="preserve">, </w:t>
      </w:r>
      <w:r w:rsidR="00147199">
        <w:rPr>
          <w:rFonts w:ascii="Times New Roman" w:hAnsi="Times New Roman"/>
        </w:rPr>
        <w:t xml:space="preserve">but the pore pressure is </w:t>
      </w:r>
      <w:r w:rsidR="00F46066">
        <w:rPr>
          <w:rFonts w:ascii="Times New Roman" w:hAnsi="Times New Roman"/>
        </w:rPr>
        <w:t>still</w:t>
      </w:r>
      <w:r w:rsidR="00147199">
        <w:rPr>
          <w:rFonts w:ascii="Times New Roman" w:hAnsi="Times New Roman"/>
        </w:rPr>
        <w:t xml:space="preserve"> </w:t>
      </w:r>
      <w:r w:rsidR="00F46066">
        <w:rPr>
          <w:rFonts w:ascii="Times New Roman" w:hAnsi="Times New Roman"/>
        </w:rPr>
        <w:t>ac</w:t>
      </w:r>
      <w:r w:rsidR="00147199">
        <w:rPr>
          <w:rFonts w:ascii="Times New Roman" w:hAnsi="Times New Roman"/>
        </w:rPr>
        <w:t xml:space="preserve">cumulating due to the HTHP conditions, the </w:t>
      </w:r>
      <w:r w:rsidR="00D447E4" w:rsidRPr="006F59B8">
        <w:rPr>
          <w:rFonts w:ascii="Times New Roman" w:hAnsi="Times New Roman"/>
        </w:rPr>
        <w:t>effective stress will be further reduced</w:t>
      </w:r>
      <w:r w:rsidR="00F46066">
        <w:rPr>
          <w:rFonts w:ascii="Times New Roman" w:hAnsi="Times New Roman"/>
        </w:rPr>
        <w:t xml:space="preserve">, and a </w:t>
      </w:r>
      <w:r w:rsidR="00D447E4" w:rsidRPr="006F59B8">
        <w:rPr>
          <w:rFonts w:ascii="Times New Roman" w:hAnsi="Times New Roman"/>
        </w:rPr>
        <w:t>tensile region will be created inside t</w:t>
      </w:r>
      <w:r w:rsidR="00147199">
        <w:rPr>
          <w:rFonts w:ascii="Times New Roman" w:hAnsi="Times New Roman"/>
        </w:rPr>
        <w:t>he core. A</w:t>
      </w:r>
      <w:r w:rsidR="00F46066">
        <w:rPr>
          <w:rFonts w:ascii="Times New Roman" w:hAnsi="Times New Roman"/>
        </w:rPr>
        <w:t>t 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 xml:space="preserve">e stress will return to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of </w:t>
      </w:r>
      <w:r w:rsidR="000862A1">
        <w:rPr>
          <w:rFonts w:ascii="Times New Roman" w:hAnsi="Times New Roman"/>
        </w:rPr>
        <w:t xml:space="preserve">the </w:t>
      </w:r>
      <w:r w:rsidR="00D447E4" w:rsidRPr="006F59B8">
        <w:rPr>
          <w:rFonts w:ascii="Times New Roman" w:hAnsi="Times New Roman"/>
        </w:rPr>
        <w:t>PTEOF model with given input</w:t>
      </w:r>
      <w:r w:rsidR="000862A1">
        <w:rPr>
          <w:rFonts w:ascii="Times New Roman" w:hAnsi="Times New Roman"/>
        </w:rPr>
        <w:t>s,</w:t>
      </w:r>
      <w:r w:rsidR="00D447E4" w:rsidRPr="006F59B8">
        <w:rPr>
          <w:rFonts w:ascii="Times New Roman" w:hAnsi="Times New Roman"/>
        </w:rPr>
        <w:t xml:space="preserve"> indicates that cementing under the </w:t>
      </w:r>
      <w:r w:rsidR="000862A1">
        <w:rPr>
          <w:rFonts w:ascii="Times New Roman" w:hAnsi="Times New Roman"/>
        </w:rPr>
        <w:lastRenderedPageBreak/>
        <w:t xml:space="preserve">HTHP </w:t>
      </w:r>
      <w:r w:rsidR="00D447E4" w:rsidRPr="006F59B8">
        <w:rPr>
          <w:rFonts w:ascii="Times New Roman" w:hAnsi="Times New Roman"/>
        </w:rPr>
        <w:t>will</w:t>
      </w:r>
      <w:r w:rsidR="00147199">
        <w:rPr>
          <w:rFonts w:ascii="Times New Roman" w:hAnsi="Times New Roman"/>
        </w:rPr>
        <w:t xml:space="preserve"> definitely induce a high value of pore pressure, which will </w:t>
      </w:r>
      <w:r w:rsidR="00D447E4" w:rsidRPr="006F59B8">
        <w:rPr>
          <w:rFonts w:ascii="Times New Roman" w:hAnsi="Times New Roman"/>
        </w:rPr>
        <w:t xml:space="preserve"> lower the ef</w:t>
      </w:r>
      <w:r w:rsidR="000862A1">
        <w:rPr>
          <w:rFonts w:ascii="Times New Roman" w:hAnsi="Times New Roman"/>
        </w:rPr>
        <w:t>fective stress and even generate a t</w:t>
      </w:r>
      <w:r w:rsidR="00147199">
        <w:rPr>
          <w:rFonts w:ascii="Times New Roman" w:hAnsi="Times New Roman"/>
        </w:rPr>
        <w:t xml:space="preserve">ensile region </w:t>
      </w:r>
      <w:r w:rsidR="00B84F78">
        <w:rPr>
          <w:rFonts w:ascii="Times New Roman" w:hAnsi="Times New Roman"/>
        </w:rPr>
        <w:t>as the</w:t>
      </w:r>
      <w:r w:rsidR="00D61B32">
        <w:rPr>
          <w:rFonts w:ascii="Times New Roman" w:hAnsi="Times New Roman"/>
        </w:rPr>
        <w:t xml:space="preserve"> results of pore pressure slowly diffuse inward. T</w:t>
      </w:r>
      <w:r w:rsidR="000862A1">
        <w:rPr>
          <w:rFonts w:ascii="Times New Roman" w:hAnsi="Times New Roman"/>
        </w:rPr>
        <w:t xml:space="preserve">hese </w:t>
      </w:r>
      <w:r w:rsidR="00D61B32">
        <w:rPr>
          <w:rFonts w:ascii="Times New Roman" w:hAnsi="Times New Roman"/>
        </w:rPr>
        <w:t>increase</w:t>
      </w:r>
      <w:r w:rsidR="000862A1">
        <w:rPr>
          <w:rFonts w:ascii="Times New Roman" w:hAnsi="Times New Roman"/>
        </w:rPr>
        <w:t>s</w:t>
      </w:r>
      <w:r w:rsidR="00D61B32">
        <w:rPr>
          <w:rFonts w:ascii="Times New Roman" w:hAnsi="Times New Roman"/>
        </w:rPr>
        <w:t xml:space="preserve"> the possibility of inducing different kinds of failures </w:t>
      </w:r>
      <w:r w:rsidR="000862A1">
        <w:rPr>
          <w:rFonts w:ascii="Times New Roman" w:hAnsi="Times New Roman"/>
        </w:rPr>
        <w:t>in</w:t>
      </w:r>
      <w:r w:rsidR="00D61B32">
        <w:rPr>
          <w:rFonts w:ascii="Times New Roman" w:hAnsi="Times New Roman"/>
        </w:rPr>
        <w:t xml:space="preserve"> the cement </w:t>
      </w:r>
      <w:r w:rsidR="000862A1">
        <w:rPr>
          <w:rFonts w:ascii="Times New Roman" w:hAnsi="Times New Roman"/>
        </w:rPr>
        <w:t xml:space="preserve">and jeopardizes </w:t>
      </w:r>
      <w:r w:rsidR="00D61B32">
        <w:rPr>
          <w:rFonts w:ascii="Times New Roman" w:hAnsi="Times New Roman"/>
        </w:rPr>
        <w:t>the integrity of the cementing system</w:t>
      </w:r>
      <w:r w:rsidR="000862A1">
        <w:rPr>
          <w:rFonts w:ascii="Times New Roman" w:hAnsi="Times New Roman"/>
        </w:rPr>
        <w:t xml:space="preserve">, </w:t>
      </w:r>
      <w:r w:rsidR="00D61B32">
        <w:rPr>
          <w:rFonts w:ascii="Times New Roman" w:hAnsi="Times New Roman"/>
        </w:rPr>
        <w:t xml:space="preserve">which will cause more severe </w:t>
      </w:r>
      <w:r w:rsidR="000862A1">
        <w:rPr>
          <w:rFonts w:ascii="Times New Roman" w:hAnsi="Times New Roman"/>
        </w:rPr>
        <w:t>con</w:t>
      </w:r>
      <w:r w:rsidR="00D61B32">
        <w:rPr>
          <w:rFonts w:ascii="Times New Roman" w:hAnsi="Times New Roman"/>
        </w:rPr>
        <w:t xml:space="preserve">sequences. </w:t>
      </w:r>
    </w:p>
    <w:p w14:paraId="08ACDF50" w14:textId="77777777" w:rsidR="00A02BD8" w:rsidRDefault="001F6E5E" w:rsidP="002041EA">
      <w:pPr>
        <w:jc w:val="center"/>
      </w:pPr>
      <w:r w:rsidRPr="001F6E5E">
        <w:rPr>
          <w:noProof/>
        </w:rPr>
        <w:drawing>
          <wp:inline distT="0" distB="0" distL="0" distR="0" wp14:anchorId="3678C459" wp14:editId="52115123">
            <wp:extent cx="4603713" cy="3715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609341" cy="3720532"/>
                    </a:xfrm>
                    <a:prstGeom prst="rect">
                      <a:avLst/>
                    </a:prstGeom>
                    <a:noFill/>
                    <a:ln>
                      <a:noFill/>
                    </a:ln>
                  </pic:spPr>
                </pic:pic>
              </a:graphicData>
            </a:graphic>
          </wp:inline>
        </w:drawing>
      </w:r>
    </w:p>
    <w:p w14:paraId="6AFFBBA1" w14:textId="62EA0BF2" w:rsidR="00A02BD8" w:rsidRPr="00A6117B" w:rsidRDefault="00A02BD8" w:rsidP="00A95FAA">
      <w:pPr>
        <w:adjustRightInd w:val="0"/>
        <w:snapToGrid w:val="0"/>
        <w:jc w:val="center"/>
        <w:rPr>
          <w:rFonts w:ascii="Times New Roman" w:hAnsi="Times New Roman"/>
        </w:rPr>
      </w:pPr>
      <w:r w:rsidRPr="00A6117B">
        <w:rPr>
          <w:rFonts w:ascii="Times New Roman" w:hAnsi="Times New Roman"/>
        </w:rPr>
        <w:t>Figure 5. Total effective stress</w:t>
      </w:r>
      <w:r w:rsidR="001F6E5E">
        <w:rPr>
          <w:rFonts w:ascii="Times New Roman" w:hAnsi="Times New Roman"/>
        </w:rPr>
        <w:t xml:space="preserve"> of cement</w:t>
      </w:r>
      <w:r w:rsidR="00A6117B">
        <w:rPr>
          <w:rFonts w:ascii="Times New Roman" w:hAnsi="Times New Roman"/>
        </w:rPr>
        <w:t xml:space="preserve"> under the conditions of</w:t>
      </w:r>
      <w:r w:rsidR="00A95FAA">
        <w:rPr>
          <w:rFonts w:ascii="Times New Roman" w:hAnsi="Times New Roman"/>
        </w:rPr>
        <w:t xml:space="preserve"> HTHP,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(boundary conditions and input values of each parameter are stated a</w:t>
      </w:r>
      <w:r w:rsidR="00D61B32">
        <w:rPr>
          <w:rFonts w:ascii="Times New Roman" w:hAnsi="Times New Roman"/>
        </w:rPr>
        <w:t>t the beginning of this section</w:t>
      </w:r>
      <w:r w:rsidR="001F6E5E">
        <w:rPr>
          <w:rFonts w:ascii="Times New Roman" w:hAnsi="Times New Roman"/>
        </w:rPr>
        <w:t>)</w:t>
      </w:r>
    </w:p>
    <w:p w14:paraId="6FCDF8D6" w14:textId="77777777" w:rsidR="003E1AAB" w:rsidRDefault="003E1AAB"/>
    <w:p w14:paraId="4BD01291" w14:textId="66AD0597" w:rsidR="003E1AAB" w:rsidRDefault="00F87AC5" w:rsidP="006F59B8">
      <w:pPr>
        <w:spacing w:line="360" w:lineRule="auto"/>
        <w:jc w:val="both"/>
        <w:rPr>
          <w:rFonts w:ascii="Times New Roman" w:hAnsi="Times New Roman"/>
          <w:sz w:val="24"/>
          <w:szCs w:val="24"/>
        </w:rPr>
      </w:pPr>
      <w:r w:rsidRPr="00F87AC5">
        <w:rPr>
          <w:rFonts w:ascii="Times New Roman" w:hAnsi="Times New Roman"/>
          <w:sz w:val="24"/>
          <w:szCs w:val="24"/>
        </w:rPr>
        <w:t>4</w:t>
      </w:r>
      <w:r w:rsidR="0063518E" w:rsidRPr="00F87AC5">
        <w:rPr>
          <w:rFonts w:ascii="Times New Roman" w:hAnsi="Times New Roman"/>
          <w:sz w:val="24"/>
          <w:szCs w:val="24"/>
        </w:rPr>
        <w:t xml:space="preserve">.4 </w:t>
      </w:r>
      <w:r w:rsidR="00EB2F2D">
        <w:rPr>
          <w:rFonts w:ascii="Times New Roman" w:hAnsi="Times New Roman"/>
          <w:sz w:val="24"/>
          <w:szCs w:val="24"/>
        </w:rPr>
        <w:t>Full</w:t>
      </w:r>
      <w:r w:rsidR="000862A1">
        <w:rPr>
          <w:rFonts w:ascii="Times New Roman" w:hAnsi="Times New Roman"/>
          <w:sz w:val="24"/>
          <w:szCs w:val="24"/>
        </w:rPr>
        <w:t xml:space="preserve"> </w:t>
      </w:r>
      <w:r w:rsidR="00EB2F2D">
        <w:rPr>
          <w:rFonts w:ascii="Times New Roman" w:hAnsi="Times New Roman"/>
          <w:sz w:val="24"/>
          <w:szCs w:val="24"/>
        </w:rPr>
        <w:t>parametric studies</w:t>
      </w:r>
    </w:p>
    <w:p w14:paraId="2DE5CEE0" w14:textId="36E213AE" w:rsidR="00DF5422" w:rsidRDefault="00D10CC1" w:rsidP="00BA2861">
      <w:pPr>
        <w:spacing w:line="360" w:lineRule="auto"/>
        <w:jc w:val="both"/>
        <w:rPr>
          <w:rFonts w:ascii="Times New Roman" w:hAnsi="Times New Roman"/>
        </w:rPr>
      </w:pPr>
      <w:r>
        <w:rPr>
          <w:rFonts w:ascii="Times New Roman" w:hAnsi="Times New Roman"/>
        </w:rPr>
        <w:tab/>
      </w:r>
      <w:r w:rsidRPr="006F59B8">
        <w:rPr>
          <w:rFonts w:ascii="Times New Roman" w:hAnsi="Times New Roman"/>
        </w:rPr>
        <w:t>I</w:t>
      </w:r>
      <w:r w:rsidR="000862A1">
        <w:rPr>
          <w:rFonts w:ascii="Times New Roman" w:hAnsi="Times New Roman"/>
        </w:rPr>
        <w:t xml:space="preserve">t is worth </w:t>
      </w:r>
      <w:r w:rsidRPr="006F59B8">
        <w:rPr>
          <w:rFonts w:ascii="Times New Roman" w:hAnsi="Times New Roman"/>
        </w:rPr>
        <w:t>mention</w:t>
      </w:r>
      <w:r w:rsidR="000862A1">
        <w:rPr>
          <w:rFonts w:ascii="Times New Roman" w:hAnsi="Times New Roman"/>
        </w:rPr>
        <w:t>ing</w:t>
      </w:r>
      <w:r w:rsidRPr="006F59B8">
        <w:rPr>
          <w:rFonts w:ascii="Times New Roman" w:hAnsi="Times New Roman"/>
        </w:rPr>
        <w:t xml:space="preserve"> that </w:t>
      </w:r>
      <w:r>
        <w:rPr>
          <w:rFonts w:ascii="Times New Roman" w:hAnsi="Times New Roman"/>
        </w:rPr>
        <w:t>the system behaviors discussed in the last section</w:t>
      </w:r>
      <w:r w:rsidRPr="006F59B8">
        <w:rPr>
          <w:rFonts w:ascii="Times New Roman" w:hAnsi="Times New Roman"/>
        </w:rPr>
        <w:t xml:space="preserve"> d</w:t>
      </w:r>
      <w:r w:rsidR="000862A1">
        <w:rPr>
          <w:rFonts w:ascii="Times New Roman" w:hAnsi="Times New Roman"/>
        </w:rPr>
        <w:t>epend</w:t>
      </w:r>
      <w:r w:rsidRPr="006F59B8">
        <w:rPr>
          <w:rFonts w:ascii="Times New Roman" w:hAnsi="Times New Roman"/>
        </w:rPr>
        <w:t xml:space="preserve"> on the different values of input parameters and the mutual interaction and group effect among them.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Thus, t</w:t>
      </w:r>
      <w:r w:rsidRPr="006F59B8">
        <w:rPr>
          <w:rFonts w:ascii="Times New Roman" w:hAnsi="Times New Roman"/>
        </w:rPr>
        <w:t xml:space="preserve">hese </w:t>
      </w:r>
      <w:r w:rsidR="007C3E2C">
        <w:rPr>
          <w:rFonts w:ascii="Times New Roman" w:hAnsi="Times New Roman"/>
        </w:rPr>
        <w:t xml:space="preserve">phenomena </w:t>
      </w:r>
      <w:r w:rsidRPr="006F59B8">
        <w:rPr>
          <w:rFonts w:ascii="Times New Roman" w:hAnsi="Times New Roman"/>
        </w:rPr>
        <w:t xml:space="preserve">will be investigated and discussed in </w:t>
      </w:r>
      <w:r>
        <w:rPr>
          <w:rFonts w:ascii="Times New Roman" w:hAnsi="Times New Roman"/>
        </w:rPr>
        <w:t xml:space="preserve">this </w:t>
      </w:r>
      <w:r w:rsidRPr="006F59B8">
        <w:rPr>
          <w:rFonts w:ascii="Times New Roman" w:hAnsi="Times New Roman"/>
        </w:rPr>
        <w:t>section.</w:t>
      </w:r>
      <w:r w:rsidR="00BA2861">
        <w:rPr>
          <w:rFonts w:ascii="Times New Roman" w:hAnsi="Times New Roman"/>
        </w:rPr>
        <w:t xml:space="preserve">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(within a certain range that </w:t>
      </w:r>
      <w:r w:rsidR="002A31AE">
        <w:rPr>
          <w:rFonts w:ascii="Times New Roman" w:hAnsi="Times New Roman"/>
        </w:rPr>
        <w:t xml:space="preserve">is </w:t>
      </w:r>
      <w:r w:rsidR="00D61B32">
        <w:rPr>
          <w:rFonts w:ascii="Times New Roman" w:hAnsi="Times New Roman"/>
        </w:rPr>
        <w:t>summarized in Table 2</w:t>
      </w:r>
      <w:r w:rsidR="002D17FC">
        <w:rPr>
          <w:rFonts w:ascii="Times New Roman" w:hAnsi="Times New Roman"/>
        </w:rPr>
        <w:t xml:space="preserve"> in Appendix A</w:t>
      </w:r>
      <w:r w:rsidR="00D61B32">
        <w:rPr>
          <w:rFonts w:ascii="Times New Roman" w:hAnsi="Times New Roman"/>
        </w:rPr>
        <w:t xml:space="preserve">) </w:t>
      </w:r>
      <w:r w:rsidR="00A56081">
        <w:rPr>
          <w:rFonts w:ascii="Times New Roman" w:hAnsi="Times New Roman"/>
        </w:rPr>
        <w:t>to each parameter by the Monte Carlo method</w:t>
      </w:r>
      <w:r w:rsidR="002A31AE">
        <w:rPr>
          <w:rFonts w:ascii="Times New Roman" w:hAnsi="Times New Roman"/>
        </w:rPr>
        <w:t>,</w:t>
      </w:r>
      <w:r w:rsidR="009051F6">
        <w:rPr>
          <w:rFonts w:ascii="Times New Roman" w:hAnsi="Times New Roman"/>
        </w:rPr>
        <w:t xml:space="preserve"> </w:t>
      </w:r>
      <w:r w:rsidR="00A56081">
        <w:rPr>
          <w:rFonts w:ascii="Times New Roman" w:hAnsi="Times New Roman"/>
        </w:rPr>
        <w:t xml:space="preserve">which is </w:t>
      </w:r>
      <w:r w:rsidR="002A31AE">
        <w:rPr>
          <w:rFonts w:ascii="Times New Roman" w:hAnsi="Times New Roman"/>
        </w:rPr>
        <w:t xml:space="preserve">a </w:t>
      </w:r>
      <w:r w:rsidR="00A56081">
        <w:rPr>
          <w:rFonts w:ascii="Times New Roman" w:hAnsi="Times New Roman"/>
        </w:rPr>
        <w:t>class of te</w:t>
      </w:r>
      <w:r w:rsidR="004848C1">
        <w:rPr>
          <w:rFonts w:ascii="Times New Roman" w:hAnsi="Times New Roman"/>
        </w:rPr>
        <w:t xml:space="preserve">chniques for randomly sampling </w:t>
      </w:r>
      <w:r w:rsidR="004848C1">
        <w:rPr>
          <w:rFonts w:ascii="Times New Roman" w:hAnsi="Times New Roman"/>
        </w:rPr>
        <w:fldChar w:fldCharType="begin"/>
      </w:r>
      <w:r w:rsidR="004848C1">
        <w:rPr>
          <w:rFonts w:ascii="Times New Roman" w:hAnsi="Times New Roman"/>
        </w:rPr>
        <w:instrText xml:space="preserve"> ADDIN EN.CITE &lt;EndNote&gt;&lt;Cite&gt;&lt;Author&gt;Shapiro&lt;/Author&gt;&lt;Year&gt;2003&lt;/Year&gt;&lt;RecNum&gt;96&lt;/RecNum&gt;&lt;DisplayText&gt;(Shapiro, 2003)&lt;/DisplayText&gt;&lt;record&gt;&lt;rec-number&gt;96&lt;/rec-number&gt;&lt;foreign-keys&gt;&lt;key app="EN" db-id="xrt0eexxkfpstqer0xlvs2vzff2w2rveftf9" timestamp="1652838551"&gt;96&lt;/key&gt;&lt;/foreign-keys&gt;&lt;ref-type name="Journal Article"&gt;17&lt;/ref-type&gt;&lt;contributors&gt;&lt;authors&gt;&lt;author&gt;Shapiro, Alexander&lt;/author&gt;&lt;/authors&gt;&lt;/contributors&gt;&lt;titles&gt;&lt;title&gt;Monte Carlo sampling methods&lt;/title&gt;&lt;secondary-title&gt;Handbooks in operations research and management science&lt;/secondary-title&gt;&lt;/titles&gt;&lt;periodical&gt;&lt;full-title&gt;Handbooks in operations research and management science&lt;/full-title&gt;&lt;/periodical&gt;&lt;pages&gt;353-425&lt;/pages&gt;&lt;volume&gt;10&lt;/volume&gt;&lt;dates&gt;&lt;year&gt;2003&lt;/year&gt;&lt;/dates&gt;&lt;isbn&gt;0927-0507&lt;/isbn&gt;&lt;urls&gt;&lt;/urls&gt;&lt;/record&gt;&lt;/Cite&gt;&lt;/EndNote&gt;</w:instrText>
      </w:r>
      <w:r w:rsidR="004848C1">
        <w:rPr>
          <w:rFonts w:ascii="Times New Roman" w:hAnsi="Times New Roman"/>
        </w:rPr>
        <w:fldChar w:fldCharType="separate"/>
      </w:r>
      <w:r w:rsidR="004848C1">
        <w:rPr>
          <w:rFonts w:ascii="Times New Roman" w:hAnsi="Times New Roman"/>
        </w:rPr>
        <w:t>(Shapiro, 2003)</w:t>
      </w:r>
      <w:r w:rsidR="004848C1">
        <w:rPr>
          <w:rFonts w:ascii="Times New Roman" w:hAnsi="Times New Roman"/>
        </w:rPr>
        <w:fldChar w:fldCharType="end"/>
      </w:r>
      <w:r w:rsidR="00A56081">
        <w:rPr>
          <w:rFonts w:ascii="Times New Roman" w:hAnsi="Times New Roman"/>
        </w:rPr>
        <w:t>. Then</w:t>
      </w:r>
      <w:r w:rsidR="002A31AE">
        <w:rPr>
          <w:rFonts w:ascii="Times New Roman" w:hAnsi="Times New Roman"/>
        </w:rPr>
        <w:t xml:space="preserve">, </w:t>
      </w:r>
      <w:r w:rsidR="002A31AE" w:rsidRPr="002A31AE">
        <w:rPr>
          <w:rFonts w:ascii="Times New Roman" w:hAnsi="Times New Roman"/>
        </w:rPr>
        <w:t>once these variables have been given values, they will be</w:t>
      </w:r>
      <w:r w:rsidR="002A31AE">
        <w:rPr>
          <w:rFonts w:ascii="Times New Roman" w:hAnsi="Times New Roman"/>
        </w:rPr>
        <w:t xml:space="preserve"> </w:t>
      </w:r>
      <w:r w:rsidR="00A56081">
        <w:rPr>
          <w:rFonts w:ascii="Times New Roman" w:hAnsi="Times New Roman"/>
        </w:rPr>
        <w:t>substituted into the constitutive equations and loading decomposition p</w:t>
      </w:r>
      <w:r w:rsidR="002A31AE">
        <w:rPr>
          <w:rFonts w:ascii="Times New Roman" w:hAnsi="Times New Roman"/>
        </w:rPr>
        <w:t xml:space="preserve">rocedures </w:t>
      </w:r>
      <w:r w:rsidR="00A56081">
        <w:rPr>
          <w:rFonts w:ascii="Times New Roman" w:hAnsi="Times New Roman"/>
        </w:rPr>
        <w:t>discussed previously</w:t>
      </w:r>
      <w:r w:rsidR="004848C1">
        <w:rPr>
          <w:rFonts w:ascii="Times New Roman" w:hAnsi="Times New Roman"/>
        </w:rPr>
        <w:t xml:space="preserve"> </w:t>
      </w:r>
      <w:r w:rsidR="00D4771D">
        <w:rPr>
          <w:rFonts w:ascii="Times New Roman" w:hAnsi="Times New Roman"/>
        </w:rPr>
        <w:t>to obtain</w:t>
      </w:r>
      <w:r w:rsidR="004848C1">
        <w:rPr>
          <w:rFonts w:ascii="Times New Roman" w:hAnsi="Times New Roman"/>
        </w:rPr>
        <w:t xml:space="preserve"> the effective radial stress, which </w:t>
      </w:r>
      <w:r w:rsidR="007720AC">
        <w:rPr>
          <w:rFonts w:ascii="Times New Roman" w:hAnsi="Times New Roman"/>
        </w:rPr>
        <w:t xml:space="preserve">will be categorized into tensile and </w:t>
      </w:r>
      <w:r w:rsidR="007720AC">
        <w:rPr>
          <w:rFonts w:ascii="Times New Roman" w:hAnsi="Times New Roman"/>
        </w:rPr>
        <w:lastRenderedPageBreak/>
        <w:t>compressive groups.</w:t>
      </w:r>
      <w:r w:rsidR="004848C1">
        <w:rPr>
          <w:rFonts w:ascii="Times New Roman" w:hAnsi="Times New Roman"/>
        </w:rPr>
        <w:t xml:space="preserve"> 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Figure 6.</w:t>
      </w:r>
    </w:p>
    <w:p w14:paraId="6B7B8F4C" w14:textId="3D16C548" w:rsidR="00DF5422" w:rsidRDefault="00D4771D" w:rsidP="00DF5422">
      <w:pPr>
        <w:spacing w:line="360" w:lineRule="auto"/>
        <w:jc w:val="center"/>
        <w:rPr>
          <w:rFonts w:ascii="Times New Roman" w:hAnsi="Times New Roman"/>
        </w:rPr>
      </w:pPr>
      <w:r>
        <w:rPr>
          <w:noProof/>
        </w:rPr>
        <w:drawing>
          <wp:inline distT="0" distB="0" distL="0" distR="0" wp14:anchorId="2D9B3DFD" wp14:editId="4BFDB59A">
            <wp:extent cx="4148919" cy="604823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158965" cy="6062881"/>
                    </a:xfrm>
                    <a:prstGeom prst="rect">
                      <a:avLst/>
                    </a:prstGeom>
                  </pic:spPr>
                </pic:pic>
              </a:graphicData>
            </a:graphic>
          </wp:inline>
        </w:drawing>
      </w:r>
    </w:p>
    <w:p w14:paraId="7E3555FC" w14:textId="77777777" w:rsidR="00DF5422" w:rsidRDefault="00DF5422" w:rsidP="00DF5422">
      <w:pPr>
        <w:jc w:val="center"/>
        <w:rPr>
          <w:rFonts w:ascii="Times New Roman" w:hAnsi="Times New Roman"/>
        </w:rPr>
      </w:pPr>
      <w:r w:rsidRPr="00971EAC">
        <w:rPr>
          <w:rFonts w:ascii="Times New Roman" w:hAnsi="Times New Roman"/>
        </w:rPr>
        <w:t xml:space="preserve">Figure 6. The Algorithm that is used to construct the </w:t>
      </w:r>
      <w:r>
        <w:rPr>
          <w:rFonts w:ascii="Times New Roman" w:hAnsi="Times New Roman"/>
        </w:rPr>
        <w:t>fully parametric studies</w:t>
      </w:r>
    </w:p>
    <w:p w14:paraId="382A515C" w14:textId="5C1A7B90" w:rsidR="00103C90" w:rsidRDefault="00103C90" w:rsidP="00DF5422">
      <w:pPr>
        <w:spacing w:line="360" w:lineRule="auto"/>
        <w:ind w:firstLine="720"/>
        <w:jc w:val="both"/>
        <w:rPr>
          <w:rFonts w:ascii="Times New Roman" w:hAnsi="Times New Roman"/>
        </w:rPr>
      </w:pPr>
    </w:p>
    <w:p w14:paraId="7F03282A" w14:textId="5F2CBDEB" w:rsidR="00446B90" w:rsidRDefault="00446B90" w:rsidP="00DF5422">
      <w:pPr>
        <w:spacing w:line="360" w:lineRule="auto"/>
        <w:ind w:firstLine="720"/>
        <w:jc w:val="both"/>
        <w:rPr>
          <w:rFonts w:ascii="Times New Roman" w:hAnsi="Times New Roman"/>
        </w:rPr>
      </w:pPr>
    </w:p>
    <w:p w14:paraId="527ECC91" w14:textId="77777777" w:rsidR="00D4771D" w:rsidRDefault="00D4771D" w:rsidP="00DF5422">
      <w:pPr>
        <w:spacing w:line="360" w:lineRule="auto"/>
        <w:ind w:firstLine="720"/>
        <w:jc w:val="both"/>
        <w:rPr>
          <w:rFonts w:ascii="Times New Roman" w:hAnsi="Times New Roman"/>
        </w:rPr>
      </w:pPr>
    </w:p>
    <w:p w14:paraId="2A4256F3" w14:textId="68D1EC1B" w:rsidR="00103C90" w:rsidRDefault="00103C90" w:rsidP="00103C90">
      <w:pPr>
        <w:spacing w:line="360" w:lineRule="auto"/>
        <w:rPr>
          <w:rFonts w:ascii="Times New Roman" w:hAnsi="Times New Roman"/>
        </w:rPr>
      </w:pPr>
      <w:r>
        <w:rPr>
          <w:rFonts w:ascii="Times New Roman" w:hAnsi="Times New Roman"/>
        </w:rPr>
        <w:lastRenderedPageBreak/>
        <w:t>4.4.1 Pairwise Bivariate Analysis for Each Variable</w:t>
      </w:r>
    </w:p>
    <w:p w14:paraId="78FC5A2D" w14:textId="720E27D7"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flowchart described in Figure 6,</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(1727 cases)</w:t>
      </w:r>
      <w:r w:rsidR="00C813AA">
        <w:rPr>
          <w:rFonts w:ascii="Times New Roman" w:hAnsi="Times New Roman"/>
        </w:rPr>
        <w:t xml:space="preserve"> and compressive</w:t>
      </w:r>
      <w:r w:rsidR="00001DCC">
        <w:rPr>
          <w:rFonts w:ascii="Times New Roman" w:hAnsi="Times New Roman"/>
        </w:rPr>
        <w:t xml:space="preserve"> (12</w:t>
      </w:r>
      <w:r w:rsidR="00A45FA8">
        <w:rPr>
          <w:rFonts w:ascii="Times New Roman" w:hAnsi="Times New Roman"/>
        </w:rPr>
        <w:t>1</w:t>
      </w:r>
      <w:r w:rsidR="00001DCC">
        <w:rPr>
          <w:rFonts w:ascii="Times New Roman" w:hAnsi="Times New Roman"/>
        </w:rPr>
        <w:t>3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 </w:t>
      </w:r>
      <w:r w:rsidR="00B509CC">
        <w:rPr>
          <w:rFonts w:ascii="Times New Roman" w:hAnsi="Times New Roman"/>
        </w:rPr>
        <w:t>is</w:t>
      </w:r>
      <w:r w:rsidR="00BA2861">
        <w:rPr>
          <w:rFonts w:ascii="Times New Roman" w:hAnsi="Times New Roman"/>
        </w:rPr>
        <w:t xml:space="preserve"> </w:t>
      </w:r>
      <w:r w:rsidR="00D4771D">
        <w:rPr>
          <w:rFonts w:ascii="Times New Roman" w:hAnsi="Times New Roman"/>
        </w:rPr>
        <w:t xml:space="preserve">firstly </w:t>
      </w:r>
      <w:r>
        <w:rPr>
          <w:rFonts w:ascii="Times New Roman" w:hAnsi="Times New Roman"/>
        </w:rPr>
        <w:t xml:space="preserve">shown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B45083">
        <w:rPr>
          <w:rFonts w:ascii="Times New Roman" w:hAnsi="Times New Roman"/>
        </w:rPr>
        <w:t xml:space="preserve"> Appe</w:t>
      </w:r>
      <w:r>
        <w:rPr>
          <w:rFonts w:ascii="Times New Roman" w:hAnsi="Times New Roman"/>
        </w:rPr>
        <w:t>n</w:t>
      </w:r>
      <w:r w:rsidR="00B45083">
        <w:rPr>
          <w:rFonts w:ascii="Times New Roman" w:hAnsi="Times New Roman"/>
        </w:rPr>
        <w:t>dix C</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a valuable insight </w:t>
      </w:r>
      <w:r>
        <w:rPr>
          <w:rFonts w:ascii="Times New Roman" w:hAnsi="Times New Roman"/>
        </w:rPr>
        <w:t>on</w:t>
      </w:r>
      <w:r w:rsidR="005A4765">
        <w:rPr>
          <w:rFonts w:ascii="Times New Roman" w:hAnsi="Times New Roman"/>
        </w:rPr>
        <w:t xml:space="preserve"> the distribution features of these variables. The lower and upper triangles </w:t>
      </w:r>
      <w:r>
        <w:rPr>
          <w:rFonts w:ascii="Times New Roman" w:hAnsi="Times New Roman"/>
        </w:rPr>
        <w:t xml:space="preserve">formed by the diagonal </w:t>
      </w:r>
      <w:r w:rsidR="005A4765">
        <w:rPr>
          <w:rFonts w:ascii="Times New Roman" w:hAnsi="Times New Roman"/>
        </w:rPr>
        <w:t>are symmetrical.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214" w:name="OLE_LINK7"/>
      <w:bookmarkStart w:id="215" w:name="OLE_LINK8"/>
      <w:r w:rsidR="003672FA">
        <w:rPr>
          <w:rFonts w:ascii="Times New Roman" w:hAnsi="Times New Roman"/>
        </w:rPr>
        <w:t xml:space="preserve"> specific heat</w:t>
      </w:r>
      <w:r w:rsidR="007F4828">
        <w:rPr>
          <w:rFonts w:ascii="Times New Roman" w:hAnsi="Times New Roman"/>
        </w:rPr>
        <w:t xml:space="preserve"> </w:t>
      </w:r>
      <w:bookmarkEnd w:id="214"/>
      <w:bookmarkEnd w:id="215"/>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their whole range. This indicates a</w:t>
      </w:r>
      <w:r w:rsidR="003672FA" w:rsidRPr="006F59B8">
        <w:rPr>
          <w:rFonts w:ascii="Times New Roman" w:hAnsi="Times New Roman"/>
        </w:rPr>
        <w:t xml:space="preserve"> general trend</w:t>
      </w:r>
      <w:r w:rsidR="003672FA">
        <w:rPr>
          <w:rFonts w:ascii="Times New Roman" w:hAnsi="Times New Roman"/>
        </w:rPr>
        <w:t xml:space="preserve"> </w:t>
      </w:r>
      <w:r w:rsidR="00A45FA8">
        <w:rPr>
          <w:rFonts w:ascii="Times New Roman" w:hAnsi="Times New Roman"/>
        </w:rPr>
        <w:t xml:space="preserve">that, within the framework of 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90156F" w:rsidRPr="00DF5422">
        <w:rPr>
          <w:rFonts w:ascii="Times New Roman" w:hAnsi="Times New Roman"/>
          <w:noProof/>
          <w:position w:val="-12"/>
        </w:rPr>
        <w:object w:dxaOrig="600" w:dyaOrig="380" w14:anchorId="4A6DAE2E">
          <v:shape id="_x0000_i1147" type="#_x0000_t75" alt="" style="width:30pt;height:17.25pt;mso-width-percent:0;mso-height-percent:0;mso-width-percent:0;mso-height-percent:0" o:ole="">
            <v:imagedata r:id="rId254" o:title=""/>
          </v:shape>
          <o:OLEObject Type="Embed" ProgID="Equation.DSMT4" ShapeID="_x0000_i1147" DrawAspect="Content" ObjectID="_1722277522" r:id="rId255"/>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48" type="#_x0000_t75" alt="" style="width:9.75pt;height:12pt;mso-width-percent:0;mso-height-percent:0;mso-width-percent:0;mso-height-percent:0" o:ole="">
            <v:imagedata r:id="rId256" o:title=""/>
          </v:shape>
          <o:OLEObject Type="Embed" ProgID="Equation.DSMT4" ShapeID="_x0000_i1148" DrawAspect="Content" ObjectID="_1722277523" r:id="rId257"/>
        </w:object>
      </w:r>
      <w:r w:rsidR="003672FA" w:rsidRPr="006F59B8">
        <w:rPr>
          <w:rFonts w:ascii="Times New Roman" w:hAnsi="Times New Roman"/>
        </w:rPr>
        <w:t>and</w:t>
      </w:r>
      <w:r w:rsidR="0090156F" w:rsidRPr="00DF5422">
        <w:rPr>
          <w:rFonts w:ascii="Times New Roman" w:hAnsi="Times New Roman"/>
          <w:noProof/>
          <w:position w:val="-4"/>
        </w:rPr>
        <w:object w:dxaOrig="240" w:dyaOrig="200" w14:anchorId="7C3A24AB">
          <v:shape id="_x0000_i1149" type="#_x0000_t75" alt="" style="width:12pt;height:9.75pt;mso-width-percent:0;mso-height-percent:0;mso-width-percent:0;mso-height-percent:0" o:ole="">
            <v:imagedata r:id="rId258" o:title=""/>
          </v:shape>
          <o:OLEObject Type="Embed" ProgID="Equation.DSMT4" ShapeID="_x0000_i1149" DrawAspect="Content" ObjectID="_1722277524" r:id="rId259"/>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the probability of generating tensile radial effective stress increases</w:t>
      </w:r>
      <w:r>
        <w:rPr>
          <w:rFonts w:ascii="Times New Roman" w:hAnsi="Times New Roman"/>
        </w:rPr>
        <w:t>.</w:t>
      </w:r>
    </w:p>
    <w:p w14:paraId="2F952E8F" w14:textId="0A783B79" w:rsidR="00FF5EDE" w:rsidRDefault="00A45FA8" w:rsidP="00897E60">
      <w:pPr>
        <w:spacing w:line="360" w:lineRule="auto"/>
        <w:ind w:firstLine="720"/>
        <w:jc w:val="both"/>
        <w:rPr>
          <w:rFonts w:ascii="Times New Roman" w:hAnsi="Times New Roman"/>
        </w:rPr>
      </w:pPr>
      <w:r>
        <w:rPr>
          <w:rFonts w:ascii="Times New Roman" w:hAnsi="Times New Roman"/>
        </w:rPr>
        <w:t xml:space="preserve"> A very interesting point</w:t>
      </w:r>
      <w:r w:rsidR="003672FA">
        <w:rPr>
          <w:rFonts w:ascii="Times New Roman" w:hAnsi="Times New Roman"/>
        </w:rPr>
        <w:t xml:space="preserve"> can be found</w:t>
      </w:r>
      <w:r>
        <w:rPr>
          <w:rFonts w:ascii="Times New Roman" w:hAnsi="Times New Roman"/>
        </w:rPr>
        <w:t xml:space="preserve"> and discussed</w:t>
      </w:r>
      <w:r w:rsidR="003672FA">
        <w:rPr>
          <w:rFonts w:ascii="Times New Roman" w:hAnsi="Times New Roman"/>
        </w:rPr>
        <w:t xml:space="preserve"> here</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current cement designing principles </w:t>
      </w:r>
      <w:r w:rsidR="00B509CC">
        <w:rPr>
          <w:rFonts w:ascii="Times New Roman" w:hAnsi="Times New Roman"/>
        </w:rPr>
        <w:t>are</w:t>
      </w:r>
      <w:r w:rsidR="00B81BE8">
        <w:rPr>
          <w:rFonts w:ascii="Times New Roman" w:hAnsi="Times New Roman"/>
        </w:rPr>
        <w:t xml:space="preserve"> that t</w:t>
      </w:r>
      <w:r w:rsidR="003672FA">
        <w:rPr>
          <w:rFonts w:ascii="Times New Roman" w:hAnsi="Times New Roman"/>
        </w:rPr>
        <w:t>he lower hydraulic conductivi</w:t>
      </w:r>
      <w:r>
        <w:rPr>
          <w:rFonts w:ascii="Times New Roman" w:hAnsi="Times New Roman"/>
        </w:rPr>
        <w:t>ty, the better</w:t>
      </w:r>
      <w:r w:rsidR="002A31AE">
        <w:rPr>
          <w:rFonts w:ascii="Times New Roman" w:hAnsi="Times New Roman"/>
        </w:rPr>
        <w:t xml:space="preserve"> the</w:t>
      </w:r>
      <w:r>
        <w:rPr>
          <w:rFonts w:ascii="Times New Roman" w:hAnsi="Times New Roman"/>
        </w:rPr>
        <w:t xml:space="preserve"> system behavior. This cement designing philosophy is </w:t>
      </w:r>
      <w:r w:rsidR="002A31AE">
        <w:rPr>
          <w:rFonts w:ascii="Times New Roman" w:hAnsi="Times New Roman"/>
        </w:rPr>
        <w:t>effective under most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placing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ur results show that the lower permeability will actually increase the probability of the tensile case</w:t>
      </w:r>
      <w:r w:rsidR="00834A3B">
        <w:rPr>
          <w:rFonts w:ascii="Times New Roman" w:hAnsi="Times New Roman"/>
        </w:rPr>
        <w:t xml:space="preserve">, </w:t>
      </w:r>
      <w:r w:rsidR="003672FA">
        <w:rPr>
          <w:rFonts w:ascii="Times New Roman" w:hAnsi="Times New Roman"/>
        </w:rPr>
        <w:t>which is considered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97E60">
        <w:rPr>
          <w:rFonts w:ascii="Times New Roman" w:hAnsi="Times New Roman"/>
        </w:rPr>
        <w:t xml:space="preserve">The accumulated pore fluid within the clogged porous system will build up excess pore pressure </w:t>
      </w:r>
      <w:r w:rsidR="00C813AA">
        <w:rPr>
          <w:rFonts w:ascii="Times New Roman" w:hAnsi="Times New Roman"/>
        </w:rPr>
        <w:t xml:space="preserve">and </w:t>
      </w:r>
      <w:r w:rsidR="003672FA">
        <w:rPr>
          <w:rFonts w:ascii="Times New Roman" w:hAnsi="Times New Roman"/>
        </w:rPr>
        <w:t>the effective stress will thus</w:t>
      </w:r>
      <w:r w:rsidR="00834A3B">
        <w:rPr>
          <w:rFonts w:ascii="Times New Roman" w:hAnsi="Times New Roman"/>
        </w:rPr>
        <w:t xml:space="preserve"> be</w:t>
      </w:r>
      <w:r w:rsidR="003672FA">
        <w:rPr>
          <w:rFonts w:ascii="Times New Roman" w:hAnsi="Times New Roman"/>
        </w:rPr>
        <w:t xml:space="preserve"> reduced </w:t>
      </w:r>
      <w:r w:rsidR="00C813AA">
        <w:rPr>
          <w:rFonts w:ascii="Times New Roman" w:hAnsi="Times New Roman"/>
        </w:rPr>
        <w:t>or even extend</w:t>
      </w:r>
      <w:r w:rsidR="00834A3B">
        <w:rPr>
          <w:rFonts w:ascii="Times New Roman" w:hAnsi="Times New Roman"/>
        </w:rPr>
        <w:t>ed</w:t>
      </w:r>
      <w:r w:rsidR="00C813AA">
        <w:rPr>
          <w:rFonts w:ascii="Times New Roman" w:hAnsi="Times New Roman"/>
        </w:rPr>
        <w:t xml:space="preserve"> </w:t>
      </w:r>
      <w:r w:rsidR="00897E60">
        <w:rPr>
          <w:rFonts w:ascii="Times New Roman" w:hAnsi="Times New Roman"/>
        </w:rPr>
        <w:t>into the tensile region which will eventually jeopardize</w:t>
      </w:r>
      <w:r w:rsidR="003672FA">
        <w:rPr>
          <w:rFonts w:ascii="Times New Roman" w:hAnsi="Times New Roman"/>
        </w:rPr>
        <w:t xml:space="preserve"> the whole system. Th</w:t>
      </w:r>
      <w:r w:rsidR="00834A3B">
        <w:rPr>
          <w:rFonts w:ascii="Times New Roman" w:hAnsi="Times New Roman"/>
        </w:rPr>
        <w:t>at is to say, blindly pursing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 xml:space="preserve">properties of the cement itself will </w:t>
      </w:r>
      <w:r w:rsidR="00897E60">
        <w:rPr>
          <w:rFonts w:ascii="Times New Roman" w:hAnsi="Times New Roman"/>
        </w:rPr>
        <w:t xml:space="preserve">instead </w:t>
      </w:r>
      <w:r w:rsidR="003672FA">
        <w:rPr>
          <w:rFonts w:ascii="Times New Roman" w:hAnsi="Times New Roman"/>
        </w:rPr>
        <w:t>victimize</w:t>
      </w:r>
      <w:r w:rsidR="00897E60">
        <w:rPr>
          <w:rFonts w:ascii="Times New Roman" w:hAnsi="Times New Roman"/>
        </w:rPr>
        <w:t xml:space="preserve">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functions that are providing mechanical support and zonal isolations</w:t>
      </w:r>
      <w:r w:rsidR="003672FA">
        <w:rPr>
          <w:rFonts w:ascii="Times New Roman" w:hAnsi="Times New Roman"/>
        </w:rPr>
        <w:t xml:space="preserve">. </w:t>
      </w:r>
      <w:r w:rsidR="00C623E4">
        <w:rPr>
          <w:rFonts w:ascii="Times New Roman" w:hAnsi="Times New Roman"/>
        </w:rPr>
        <w:t xml:space="preserve">This phenomenon is firstly named here as permeability penalty. </w:t>
      </w:r>
      <w:r w:rsidR="00834A3B" w:rsidRPr="00834A3B">
        <w:rPr>
          <w:rFonts w:ascii="Times New Roman" w:hAnsi="Times New Roman"/>
        </w:rPr>
        <w:t>To avoid 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 xml:space="preserve">the permeability at certain ranges which can achieve the sealing function, but at the same time, it </w:t>
      </w:r>
      <w:r w:rsidR="00834A3B">
        <w:rPr>
          <w:rFonts w:ascii="Times New Roman" w:hAnsi="Times New Roman"/>
        </w:rPr>
        <w:t xml:space="preserve">allow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FF5EDE">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FF5EDE">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w:t>
      </w:r>
      <w:r w:rsidR="00CC5ECC">
        <w:rPr>
          <w:rFonts w:ascii="Times New Roman" w:hAnsi="Times New Roman"/>
        </w:rPr>
        <w:lastRenderedPageBreak/>
        <w:t xml:space="preserve">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CC5ECC">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CC5ECC">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p>
    <w:p w14:paraId="146F81B5" w14:textId="67A74B4E"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i</w:t>
      </w:r>
      <w:r w:rsidR="00834A3B">
        <w:rPr>
          <w:rFonts w:ascii="Times New Roman" w:hAnsi="Times New Roman"/>
        </w:rPr>
        <w:t>s rarely go</w:t>
      </w:r>
      <w:r>
        <w:rPr>
          <w:rFonts w:ascii="Times New Roman" w:hAnsi="Times New Roman"/>
        </w:rPr>
        <w:t>t</w:t>
      </w:r>
      <w:r w:rsidR="00A454D8">
        <w:rPr>
          <w:rFonts w:ascii="Times New Roman" w:hAnsi="Times New Roman"/>
        </w:rPr>
        <w:t xml:space="preserve"> any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the thermal induced pore pressure build up progress will be d</w:t>
      </w:r>
      <w:r w:rsidR="00834A3B">
        <w:rPr>
          <w:rFonts w:ascii="Times New Roman" w:hAnsi="Times New Roman"/>
        </w:rPr>
        <w:t xml:space="preserve">elayed, which gives the </w:t>
      </w:r>
      <w:r>
        <w:rPr>
          <w:rFonts w:ascii="Times New Roman" w:hAnsi="Times New Roman"/>
        </w:rPr>
        <w:t>pore fluid more time to dissipate.</w:t>
      </w:r>
      <w:r w:rsidR="00CC5ECC">
        <w:rPr>
          <w:rFonts w:ascii="Times New Roman" w:hAnsi="Times New Roman"/>
        </w:rPr>
        <w:t xml:space="preserve"> </w:t>
      </w:r>
      <w:r w:rsidR="00A454D8">
        <w:rPr>
          <w:rFonts w:ascii="Times New Roman" w:hAnsi="Times New Roman"/>
        </w:rPr>
        <w:t>This provi</w:t>
      </w:r>
      <w:r w:rsidR="00834A3B">
        <w:rPr>
          <w:rFonts w:ascii="Times New Roman" w:hAnsi="Times New Roman"/>
        </w:rPr>
        <w:t>des a totally new perspective for c</w:t>
      </w:r>
      <w:r w:rsidR="00A454D8">
        <w:rPr>
          <w:rFonts w:ascii="Times New Roman" w:hAnsi="Times New Roman"/>
        </w:rPr>
        <w:t xml:space="preserve">reating a phase-change cement with high volume specific heat capacity but low thermal conductivity that is specially designed for HTHP conditions, which </w:t>
      </w:r>
      <w:r w:rsidR="00834A3B">
        <w:rPr>
          <w:rFonts w:ascii="Times New Roman" w:hAnsi="Times New Roman"/>
        </w:rPr>
        <w:t xml:space="preserve">will have </w:t>
      </w:r>
      <w:r w:rsidR="00A454D8">
        <w:rPr>
          <w:rFonts w:ascii="Times New Roman" w:hAnsi="Times New Roman"/>
        </w:rPr>
        <w:t>very promising and wide applications.</w:t>
      </w:r>
    </w:p>
    <w:p w14:paraId="21F6CF60" w14:textId="3B1E94AB" w:rsidR="0032108E" w:rsidRPr="00A454D8" w:rsidRDefault="0032108E" w:rsidP="00A454D8">
      <w:pPr>
        <w:jc w:val="center"/>
      </w:pPr>
    </w:p>
    <w:p w14:paraId="147E6288" w14:textId="466BD834" w:rsidR="0032108E" w:rsidRPr="00FD64B3" w:rsidRDefault="00F87AC5" w:rsidP="0032108E">
      <w:pPr>
        <w:spacing w:line="360" w:lineRule="auto"/>
        <w:jc w:val="both"/>
        <w:rPr>
          <w:rFonts w:ascii="Times New Roman" w:hAnsi="Times New Roman"/>
        </w:rPr>
      </w:pPr>
      <w:r>
        <w:rPr>
          <w:rFonts w:ascii="Times New Roman" w:hAnsi="Times New Roman"/>
        </w:rPr>
        <w:t>4</w:t>
      </w:r>
      <w:r w:rsidR="00B27921">
        <w:rPr>
          <w:rFonts w:ascii="Times New Roman" w:hAnsi="Times New Roman"/>
        </w:rPr>
        <w:t xml:space="preserve">.4.2 </w:t>
      </w:r>
      <w:r w:rsidR="0030776A">
        <w:rPr>
          <w:rFonts w:ascii="Times New Roman" w:hAnsi="Times New Roman"/>
        </w:rPr>
        <w:t>N</w:t>
      </w:r>
      <w:r w:rsidR="0032108E">
        <w:rPr>
          <w:rFonts w:ascii="Times New Roman" w:hAnsi="Times New Roman" w:hint="eastAsia"/>
        </w:rPr>
        <w:t>e</w:t>
      </w:r>
      <w:r w:rsidR="0032108E">
        <w:rPr>
          <w:rFonts w:ascii="Times New Roman" w:hAnsi="Times New Roman"/>
        </w:rPr>
        <w:t xml:space="preserve">w </w:t>
      </w:r>
      <w:r w:rsidR="0030776A">
        <w:rPr>
          <w:rFonts w:ascii="Times New Roman" w:hAnsi="Times New Roman"/>
        </w:rPr>
        <w:t>P</w:t>
      </w:r>
      <w:r w:rsidR="0032108E">
        <w:rPr>
          <w:rFonts w:ascii="Times New Roman" w:hAnsi="Times New Roman"/>
        </w:rPr>
        <w:t xml:space="preserve">roposed </w:t>
      </w:r>
      <w:r w:rsidR="0030776A">
        <w:rPr>
          <w:rFonts w:ascii="Times New Roman" w:hAnsi="Times New Roman"/>
        </w:rPr>
        <w:t>Dimensionless P</w:t>
      </w:r>
      <w:r w:rsidR="0032108E">
        <w:rPr>
          <w:rFonts w:ascii="Times New Roman" w:hAnsi="Times New Roman"/>
        </w:rPr>
        <w:t>arameter</w:t>
      </w:r>
      <w:r>
        <w:rPr>
          <w:rFonts w:ascii="Times New Roman" w:hAnsi="Times New Roman"/>
        </w:rPr>
        <w:t>s</w:t>
      </w:r>
    </w:p>
    <w:p w14:paraId="38F9E35B" w14:textId="61130CDC"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in </w:t>
      </w:r>
      <w:r w:rsidR="00B45083">
        <w:rPr>
          <w:rFonts w:ascii="Times New Roman" w:hAnsi="Times New Roman"/>
        </w:rPr>
        <w:t xml:space="preserve">Appendix C </w:t>
      </w:r>
      <w:r w:rsidR="00834A3B">
        <w:rPr>
          <w:rFonts w:ascii="Times New Roman" w:hAnsi="Times New Roman"/>
        </w:rPr>
        <w:t>give a</w:t>
      </w:r>
      <w:r w:rsidR="0032108E">
        <w:rPr>
          <w:rFonts w:ascii="Times New Roman" w:hAnsi="Times New Roman"/>
        </w:rPr>
        <w:t xml:space="preserve"> full picture of how each parameter will individually influence the system behaviors,</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 </w:t>
      </w:r>
      <w:r w:rsidR="00641057">
        <w:rPr>
          <w:rFonts w:ascii="Times New Roman" w:hAnsi="Times New Roman"/>
        </w:rPr>
        <w:t>scaling</w:t>
      </w:r>
      <w:r w:rsidR="00D6792D">
        <w:rPr>
          <w:rFonts w:ascii="Times New Roman" w:hAnsi="Times New Roman"/>
        </w:rPr>
        <w:t xml:space="preserve"> analysis is one the classical methods</w:t>
      </w:r>
      <w:r w:rsidR="00834A3B">
        <w:rPr>
          <w:rFonts w:ascii="Times New Roman" w:hAnsi="Times New Roman"/>
        </w:rPr>
        <w:t xml:space="preserve"> that is utilized</w:t>
      </w:r>
      <w:r w:rsidR="00641057">
        <w:rPr>
          <w:rFonts w:ascii="Times New Roman" w:hAnsi="Times New Roman"/>
        </w:rPr>
        <w:t>. It</w:t>
      </w:r>
      <w:r w:rsidR="00834A3B">
        <w:rPr>
          <w:rFonts w:ascii="Times New Roman" w:hAnsi="Times New Roman"/>
        </w:rPr>
        <w:t xml:space="preserve"> is usually used to reduce a </w:t>
      </w:r>
      <w:r w:rsidR="00641057" w:rsidRPr="006F59B8">
        <w:rPr>
          <w:rFonts w:ascii="Times New Roman" w:hAnsi="Times New Roman"/>
        </w:rPr>
        <w:t xml:space="preserve">complex physical problem to a simpler version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 </w:t>
      </w:r>
      <w:r w:rsidR="00641057">
        <w:rPr>
          <w:rFonts w:ascii="Times New Roman" w:hAnsi="Times New Roman"/>
        </w:rPr>
        <w:t>W</w:t>
      </w:r>
      <w:r w:rsidR="00641057" w:rsidRPr="006F59B8">
        <w:rPr>
          <w:rFonts w:ascii="Times New Roman" w:hAnsi="Times New Roman"/>
        </w:rPr>
        <w:t>e</w:t>
      </w:r>
      <w:r w:rsidR="00641057">
        <w:rPr>
          <w:rFonts w:ascii="Times New Roman" w:hAnsi="Times New Roman"/>
        </w:rPr>
        <w:t xml:space="preserve"> indeed</w:t>
      </w:r>
      <w:r w:rsidR="00641057" w:rsidRPr="006F59B8">
        <w:rPr>
          <w:rFonts w:ascii="Times New Roman" w:hAnsi="Times New Roman"/>
        </w:rPr>
        <w:t xml:space="preserve"> can follow the typical procedures</w:t>
      </w:r>
      <w:r w:rsidR="00834A3B">
        <w:rPr>
          <w:rFonts w:ascii="Times New Roman" w:hAnsi="Times New Roman"/>
        </w:rPr>
        <w:t xml:space="preserve"> used</w:t>
      </w:r>
      <w:r w:rsidR="00641057" w:rsidRPr="006F59B8">
        <w:rPr>
          <w:rFonts w:ascii="Times New Roman" w:hAnsi="Times New Roman"/>
        </w:rPr>
        <w:t xml:space="preserve"> to conduct the scaling analysis to investigate the mutual interaction</w:t>
      </w:r>
      <w:r w:rsidR="00834A3B">
        <w:rPr>
          <w:rFonts w:ascii="Times New Roman" w:hAnsi="Times New Roman"/>
        </w:rPr>
        <w:t>s</w:t>
      </w:r>
      <w:r w:rsidR="00641057" w:rsidRPr="006F59B8">
        <w:rPr>
          <w:rFonts w:ascii="Times New Roman" w:hAnsi="Times New Roman"/>
        </w:rPr>
        <w:t xml:space="preserve"> and g</w:t>
      </w:r>
      <w:r w:rsidR="00641057">
        <w:rPr>
          <w:rFonts w:ascii="Times New Roman" w:hAnsi="Times New Roman"/>
        </w:rPr>
        <w:t>roup effect of the PTOEF model. However, the new dimensionless numbers t</w:t>
      </w:r>
      <w:r w:rsidR="00834A3B">
        <w:rPr>
          <w:rFonts w:ascii="Times New Roman" w:hAnsi="Times New Roman"/>
        </w:rPr>
        <w:t xml:space="preserve">hat </w:t>
      </w:r>
      <w:r w:rsidR="00641057">
        <w:rPr>
          <w:rFonts w:ascii="Times New Roman" w:hAnsi="Times New Roman"/>
        </w:rPr>
        <w:t>re</w:t>
      </w:r>
      <w:r w:rsidR="00834A3B">
        <w:rPr>
          <w:rFonts w:ascii="Times New Roman" w:hAnsi="Times New Roman"/>
        </w:rPr>
        <w:t>sult</w:t>
      </w:r>
      <w:r w:rsidR="00641057">
        <w:rPr>
          <w:rFonts w:ascii="Times New Roman" w:hAnsi="Times New Roman"/>
        </w:rPr>
        <w:t xml:space="preserve"> from the scaling </w:t>
      </w:r>
      <w:r w:rsidR="00D6792D">
        <w:rPr>
          <w:rFonts w:ascii="Times New Roman" w:hAnsi="Times New Roman"/>
        </w:rPr>
        <w:t>process</w:t>
      </w:r>
      <w:r w:rsidR="00641057">
        <w:rPr>
          <w:rFonts w:ascii="Times New Roman" w:hAnsi="Times New Roman"/>
        </w:rPr>
        <w:t xml:space="preserve"> </w:t>
      </w:r>
      <w:r w:rsidR="00834A3B">
        <w:rPr>
          <w:rFonts w:ascii="Times New Roman" w:hAnsi="Times New Roman"/>
        </w:rPr>
        <w:t>are</w:t>
      </w:r>
      <w:r w:rsidR="00641057">
        <w:rPr>
          <w:rFonts w:ascii="Times New Roman" w:hAnsi="Times New Roman"/>
        </w:rPr>
        <w:t xml:space="preserve"> </w:t>
      </w:r>
      <w:r w:rsidR="00834A3B">
        <w:rPr>
          <w:rFonts w:ascii="Times New Roman" w:hAnsi="Times New Roman"/>
        </w:rPr>
        <w:t xml:space="preserve">often in </w:t>
      </w:r>
      <w:r w:rsidR="00641057">
        <w:rPr>
          <w:rFonts w:ascii="Times New Roman" w:hAnsi="Times New Roman"/>
        </w:rPr>
        <w:t xml:space="preserve">very complicated expressions and </w:t>
      </w:r>
      <w:r w:rsidR="00834A3B">
        <w:rPr>
          <w:rFonts w:ascii="Times New Roman" w:hAnsi="Times New Roman"/>
        </w:rPr>
        <w:t xml:space="preserve">lack </w:t>
      </w:r>
      <w:r w:rsidR="00D6792D">
        <w:rPr>
          <w:rFonts w:ascii="Times New Roman" w:hAnsi="Times New Roman"/>
        </w:rPr>
        <w:t xml:space="preserve">a </w:t>
      </w:r>
      <w:r w:rsidR="00641057">
        <w:rPr>
          <w:rFonts w:ascii="Times New Roman" w:hAnsi="Times New Roman"/>
        </w:rPr>
        <w:t>direct meaning at the physical level</w:t>
      </w:r>
      <w:r w:rsidR="00834A3B">
        <w:rPr>
          <w:rFonts w:ascii="Times New Roman" w:hAnsi="Times New Roman"/>
        </w:rPr>
        <w:t>, and therefore c</w:t>
      </w:r>
      <w:r>
        <w:rPr>
          <w:rFonts w:ascii="Times New Roman" w:hAnsi="Times New Roman"/>
        </w:rPr>
        <w:t>an be very ambiguous in terms of many engineering applications</w:t>
      </w:r>
      <w:r w:rsidR="00641057">
        <w:rPr>
          <w:rFonts w:ascii="Times New Roman" w:hAnsi="Times New Roman"/>
        </w:rPr>
        <w:t xml:space="preserve">. </w:t>
      </w:r>
      <w:r w:rsidR="00641057" w:rsidRPr="006F59B8">
        <w:rPr>
          <w:rFonts w:ascii="Times New Roman" w:hAnsi="Times New Roman"/>
        </w:rPr>
        <w:t xml:space="preserve">Thus, inspired by the spirit of the methodology </w:t>
      </w:r>
      <w:r w:rsidR="00641057">
        <w:rPr>
          <w:rFonts w:ascii="Times New Roman" w:hAnsi="Times New Roman"/>
        </w:rPr>
        <w:t xml:space="preserve">of </w:t>
      </w:r>
      <w:r w:rsidR="00641057" w:rsidRPr="006F59B8">
        <w:rPr>
          <w:rFonts w:ascii="Times New Roman" w:hAnsi="Times New Roman"/>
        </w:rPr>
        <w:t>scaling</w:t>
      </w:r>
      <w:r w:rsidR="00641057">
        <w:rPr>
          <w:rFonts w:ascii="Times New Roman" w:hAnsi="Times New Roman"/>
        </w:rPr>
        <w:t xml:space="preserve"> analysis</w:t>
      </w:r>
      <w:r w:rsidR="00641057" w:rsidRPr="006F59B8">
        <w:rPr>
          <w:rFonts w:ascii="Times New Roman" w:hAnsi="Times New Roman"/>
        </w:rPr>
        <w:t xml:space="preserve">, </w:t>
      </w:r>
      <w:r w:rsidR="004E26D3" w:rsidRPr="004E26D3">
        <w:rPr>
          <w:rFonts w:ascii="Times New Roman" w:hAnsi="Times New Roman"/>
        </w:rPr>
        <w:t>we have adapted the results from the scaling analysis to manually compose two new</w:t>
      </w:r>
      <w:r w:rsidR="004E26D3">
        <w:rPr>
          <w:rFonts w:ascii="Times New Roman" w:hAnsi="Times New Roman"/>
        </w:rPr>
        <w:t xml:space="preserve"> </w:t>
      </w:r>
      <w:r>
        <w:rPr>
          <w:rFonts w:ascii="Times New Roman" w:hAnsi="Times New Roman"/>
        </w:rPr>
        <w:t xml:space="preserve">composite </w:t>
      </w:r>
      <w:r w:rsidR="0030776A">
        <w:rPr>
          <w:rFonts w:ascii="Times New Roman" w:hAnsi="Times New Roman"/>
        </w:rPr>
        <w:t>dimensionless parameters</w:t>
      </w:r>
      <w:r w:rsidR="00641057">
        <w:rPr>
          <w:rFonts w:ascii="Times New Roman" w:hAnsi="Times New Roman"/>
        </w:rPr>
        <w:t xml:space="preserve"> with clearer physical meaning</w:t>
      </w:r>
      <w:r w:rsidR="004E26D3">
        <w:rPr>
          <w:rFonts w:ascii="Times New Roman" w:hAnsi="Times New Roman"/>
        </w:rPr>
        <w:t xml:space="preserve">, </w:t>
      </w:r>
      <w:r w:rsidR="00641057">
        <w:rPr>
          <w:rFonts w:ascii="Times New Roman" w:hAnsi="Times New Roman"/>
        </w:rPr>
        <w:t xml:space="preserve">and then construct a new </w:t>
      </w:r>
      <w:r w:rsidR="0030776A">
        <w:rPr>
          <w:rFonts w:ascii="Times New Roman" w:hAnsi="Times New Roman"/>
        </w:rPr>
        <w:t>plot by using these two parameters</w:t>
      </w:r>
      <w:r w:rsidR="004E26D3">
        <w:rPr>
          <w:rFonts w:ascii="Times New Roman" w:hAnsi="Times New Roman"/>
        </w:rPr>
        <w:t>. It</w:t>
      </w:r>
      <w:r w:rsidR="00641057">
        <w:rPr>
          <w:rFonts w:ascii="Times New Roman" w:hAnsi="Times New Roman"/>
        </w:rPr>
        <w:t xml:space="preserve"> </w:t>
      </w:r>
      <w:r w:rsidR="0030776A">
        <w:rPr>
          <w:rFonts w:ascii="Times New Roman" w:hAnsi="Times New Roman"/>
        </w:rPr>
        <w:t>help</w:t>
      </w:r>
      <w:r w:rsidR="004E26D3">
        <w:rPr>
          <w:rFonts w:ascii="Times New Roman" w:hAnsi="Times New Roman"/>
        </w:rPr>
        <w:t>s</w:t>
      </w:r>
      <w:r w:rsidR="0030776A">
        <w:rPr>
          <w:rFonts w:ascii="Times New Roman" w:hAnsi="Times New Roman"/>
        </w:rPr>
        <w:t xml:space="preserve"> us to distinguish different system behaviors that </w:t>
      </w:r>
      <w:r w:rsidR="00641057">
        <w:rPr>
          <w:rFonts w:ascii="Times New Roman" w:hAnsi="Times New Roman"/>
        </w:rPr>
        <w:t>can account for the mutual interactions and group effects amo</w:t>
      </w:r>
      <w:r w:rsidR="004A0E6F">
        <w:rPr>
          <w:rFonts w:ascii="Times New Roman" w:hAnsi="Times New Roman"/>
        </w:rPr>
        <w:t xml:space="preserve">ng these different parameters. </w:t>
      </w:r>
      <w:r w:rsidR="004E26D3" w:rsidRPr="004E26D3">
        <w:rPr>
          <w:rFonts w:ascii="Times New Roman" w:hAnsi="Times New Roman"/>
        </w:rPr>
        <w:t>Among these different parameters, therefore making it easier for many cementing practitioners</w:t>
      </w:r>
      <w:r w:rsidR="004E26D3">
        <w:rPr>
          <w:rFonts w:ascii="Times New Roman" w:hAnsi="Times New Roman"/>
        </w:rPr>
        <w:t xml:space="preserve"> </w:t>
      </w:r>
      <w:r w:rsidR="001E1407">
        <w:rPr>
          <w:rFonts w:ascii="Times New Roman" w:hAnsi="Times New Roman"/>
        </w:rPr>
        <w:t xml:space="preserve">to pick them up and apply them to the real engineering problem. </w:t>
      </w:r>
      <w:r w:rsidR="006D051B">
        <w:rPr>
          <w:rFonts w:ascii="Times New Roman" w:hAnsi="Times New Roman"/>
        </w:rPr>
        <w:t xml:space="preserve">Thus, </w:t>
      </w:r>
      <w:r w:rsidR="0032108E">
        <w:rPr>
          <w:rFonts w:ascii="Times New Roman" w:hAnsi="Times New Roman"/>
        </w:rPr>
        <w:t>two new parameters</w:t>
      </w:r>
      <w:r w:rsidR="006D051B">
        <w:rPr>
          <w:rFonts w:ascii="Times New Roman" w:hAnsi="Times New Roman"/>
        </w:rPr>
        <w:t xml:space="preserve"> </w:t>
      </w:r>
      <w:r>
        <w:rPr>
          <w:rFonts w:ascii="Times New Roman" w:hAnsi="Times New Roman"/>
        </w:rPr>
        <w:t>are</w:t>
      </w:r>
      <w:r w:rsidR="00641057">
        <w:rPr>
          <w:rFonts w:ascii="Times New Roman" w:hAnsi="Times New Roman"/>
        </w:rPr>
        <w:t xml:space="preserve"> hereby proposed as follows:</w:t>
      </w:r>
      <w:r>
        <w:rPr>
          <w:rFonts w:ascii="Times New Roman" w:hAnsi="Times New Roman"/>
        </w:rPr>
        <w:tab/>
      </w:r>
    </w:p>
    <w:bookmarkStart w:id="216" w:name="OLE_LINK13"/>
    <w:bookmarkStart w:id="217" w:name="OLE_LINK14"/>
    <w:p w14:paraId="131FAF52" w14:textId="0CBAB89C" w:rsidR="00793A30" w:rsidRDefault="0090156F" w:rsidP="004A0E6F">
      <w:pPr>
        <w:spacing w:line="360" w:lineRule="auto"/>
        <w:jc w:val="both"/>
        <w:rPr>
          <w:rFonts w:ascii="Times New Roman" w:hAnsi="Times New Roman"/>
        </w:rPr>
      </w:pPr>
      <w:r w:rsidRPr="00F61710">
        <w:rPr>
          <w:rFonts w:ascii="Times New Roman" w:hAnsi="Times New Roman"/>
          <w:noProof/>
          <w:position w:val="-32"/>
        </w:rPr>
        <w:object w:dxaOrig="1359" w:dyaOrig="740" w14:anchorId="065A2A04">
          <v:shape id="_x0000_i1150" type="#_x0000_t75" alt="" style="width:69.75pt;height:37.5pt;mso-width-percent:0;mso-height-percent:0;mso-width-percent:0;mso-height-percent:0" o:ole="">
            <v:imagedata r:id="rId260" o:title=""/>
          </v:shape>
          <o:OLEObject Type="Embed" ProgID="Equation.DSMT4" ShapeID="_x0000_i1150" DrawAspect="Content" ObjectID="_1722277525" r:id="rId261"/>
        </w:object>
      </w:r>
      <w:bookmarkEnd w:id="216"/>
      <w:bookmarkEnd w:id="217"/>
      <w:r w:rsidR="00A51F7A">
        <w:rPr>
          <w:rFonts w:ascii="Times New Roman" w:hAnsi="Times New Roman"/>
        </w:rPr>
        <w:tab/>
      </w:r>
      <w:r w:rsidRPr="00793A30">
        <w:rPr>
          <w:rFonts w:ascii="Times New Roman" w:hAnsi="Times New Roman"/>
          <w:noProof/>
          <w:position w:val="-24"/>
        </w:rPr>
        <w:object w:dxaOrig="920" w:dyaOrig="660" w14:anchorId="5FE90962">
          <v:shape id="_x0000_i1151" type="#_x0000_t75" alt="" style="width:47.25pt;height:33pt;mso-width-percent:0;mso-height-percent:0;mso-width-percent:0;mso-height-percent:0" o:ole="">
            <v:imagedata r:id="rId262" o:title=""/>
          </v:shape>
          <o:OLEObject Type="Embed" ProgID="Equation.DSMT4" ShapeID="_x0000_i1151" DrawAspect="Content" ObjectID="_1722277526" r:id="rId263"/>
        </w:object>
      </w:r>
    </w:p>
    <w:p w14:paraId="5D4BB36F" w14:textId="25C786E8"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he first dimensionless number</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52" type="#_x0000_t75" alt="" style="width:14.25pt;height:17.25pt;mso-width-percent:0;mso-height-percent:0;mso-width-percent:0;mso-height-percent:0" o:ole="">
            <v:imagedata r:id="rId264" o:title=""/>
          </v:shape>
          <o:OLEObject Type="Embed" ProgID="Equation.DSMT4" ShapeID="_x0000_i1152" DrawAspect="Content" ObjectID="_1722277527" r:id="rId265"/>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 xml:space="preserve">Biot coefficient, Skempton coefficient, thermal expansion coefficient of fluid </w:t>
      </w:r>
      <w:r w:rsidR="00C813AA">
        <w:rPr>
          <w:rFonts w:ascii="Times New Roman" w:hAnsi="Times New Roman"/>
        </w:rPr>
        <w:t xml:space="preserve">and </w:t>
      </w:r>
      <w:r w:rsidR="00ED0259">
        <w:rPr>
          <w:rFonts w:ascii="Times New Roman" w:hAnsi="Times New Roman"/>
        </w:rPr>
        <w:t xml:space="preserve">solid, </w:t>
      </w:r>
      <w:r w:rsidR="004E26D3">
        <w:rPr>
          <w:rFonts w:ascii="Times New Roman" w:hAnsi="Times New Roman"/>
        </w:rPr>
        <w:t xml:space="preserve">as well as </w:t>
      </w:r>
      <w:r w:rsidR="00ED0259">
        <w:rPr>
          <w:rFonts w:ascii="Times New Roman" w:hAnsi="Times New Roman"/>
        </w:rPr>
        <w:t xml:space="preserve">thermal diffusivity and fluid diffusivity, where the last </w:t>
      </w:r>
      <w:r w:rsidR="00ED0259">
        <w:rPr>
          <w:rFonts w:ascii="Times New Roman" w:hAnsi="Times New Roman"/>
        </w:rPr>
        <w:lastRenderedPageBreak/>
        <w:t>two terms are obta</w:t>
      </w:r>
      <w:r w:rsidR="004E26D3">
        <w:rPr>
          <w:rFonts w:ascii="Times New Roman" w:hAnsi="Times New Roman"/>
        </w:rPr>
        <w:t>ined from the diagonal elements of</w:t>
      </w:r>
      <w:r w:rsidR="00ED0259">
        <w:rPr>
          <w:rFonts w:ascii="Times New Roman" w:hAnsi="Times New Roman"/>
        </w:rPr>
        <w:t xml:space="preserve"> the coefficient matrix in Eq. 15.</w:t>
      </w:r>
      <w:r w:rsidR="00E17281">
        <w:rPr>
          <w:rFonts w:ascii="Times New Roman" w:hAnsi="Times New Roman"/>
        </w:rPr>
        <w:t xml:space="preserve"> </w:t>
      </w:r>
      <w:r w:rsidR="00F84C13">
        <w:rPr>
          <w:rFonts w:ascii="Times New Roman" w:hAnsi="Times New Roman"/>
        </w:rPr>
        <w:t>This new proposed</w:t>
      </w:r>
      <w:r w:rsidR="0090156F" w:rsidRPr="00EA2705">
        <w:rPr>
          <w:rFonts w:ascii="Times New Roman" w:hAnsi="Times New Roman"/>
          <w:noProof/>
          <w:position w:val="-12"/>
        </w:rPr>
        <w:object w:dxaOrig="320" w:dyaOrig="360" w14:anchorId="5B8BB421">
          <v:shape id="_x0000_i1153" type="#_x0000_t75" alt="" style="width:14.25pt;height:17.25pt;mso-width-percent:0;mso-height-percent:0;mso-width-percent:0;mso-height-percent:0" o:ole="">
            <v:imagedata r:id="rId266" o:title=""/>
          </v:shape>
          <o:OLEObject Type="Embed" ProgID="Equation.DSMT4" ShapeID="_x0000_i1153" DrawAspect="Content" ObjectID="_1722277528" r:id="rId267"/>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54" type="#_x0000_t75" alt="" style="width:17.25pt;height:17.25pt" o:ole="">
            <v:imagedata r:id="rId268" o:title=""/>
          </v:shape>
          <o:OLEObject Type="Embed" ProgID="Equation.DSMT4" ShapeID="_x0000_i1154" DrawAspect="Content" ObjectID="_1722277529" r:id="rId269"/>
        </w:object>
      </w:r>
      <w:r w:rsidR="004E26D3">
        <w:rPr>
          <w:rFonts w:ascii="Times New Roman" w:hAnsi="Times New Roman"/>
        </w:rPr>
        <w:t>, consists</w:t>
      </w:r>
      <w:r w:rsidR="00ED0259">
        <w:rPr>
          <w:rFonts w:ascii="Times New Roman" w:hAnsi="Times New Roman"/>
        </w:rPr>
        <w:t xml:space="preserve"> of three </w:t>
      </w:r>
      <w:r w:rsidR="00BE507E">
        <w:rPr>
          <w:rFonts w:ascii="Times New Roman" w:hAnsi="Times New Roman"/>
        </w:rPr>
        <w:t xml:space="preserve">mechanical related </w:t>
      </w:r>
      <w:r w:rsidR="004E26D3">
        <w:rPr>
          <w:rFonts w:ascii="Times New Roman" w:hAnsi="Times New Roman"/>
        </w:rPr>
        <w:t>components: S</w:t>
      </w:r>
      <w:r w:rsidR="00ED0259">
        <w:rPr>
          <w:rFonts w:ascii="Times New Roman" w:hAnsi="Times New Roman"/>
        </w:rPr>
        <w:t>hear Modulus, Bulk Modulus</w:t>
      </w:r>
      <w:r w:rsidR="004E26D3" w:rsidRPr="004E26D3">
        <w:rPr>
          <w:rFonts w:ascii="Times New Roman" w:hAnsi="Times New Roman"/>
        </w:rPr>
        <w:t>, a</w:t>
      </w:r>
      <w:r w:rsidR="00ED0259">
        <w:rPr>
          <w:rFonts w:ascii="Times New Roman" w:hAnsi="Times New Roman"/>
        </w:rPr>
        <w:t>nd Poisson’s ratio</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416AE5C1"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 proposed </w:t>
      </w:r>
      <w:bookmarkStart w:id="218" w:name="OLE_LINK17"/>
      <w:bookmarkStart w:id="219" w:name="OLE_LINK18"/>
      <w:r w:rsidR="00AC50EA">
        <w:rPr>
          <w:rFonts w:ascii="Times New Roman" w:hAnsi="Times New Roman"/>
        </w:rPr>
        <w:t>parameters</w:t>
      </w:r>
      <w:bookmarkEnd w:id="218"/>
      <w:bookmarkEnd w:id="219"/>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55" type="#_x0000_t75" alt="" style="width:14.25pt;height:17.25pt;mso-width-percent:0;mso-height-percent:0;mso-width-percent:0;mso-height-percent:0" o:ole="">
            <v:imagedata r:id="rId270" o:title=""/>
          </v:shape>
          <o:OLEObject Type="Embed" ProgID="Equation.DSMT4" ShapeID="_x0000_i1155" DrawAspect="Content" ObjectID="_1722277530" r:id="rId271"/>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56" type="#_x0000_t75" alt="" style="width:17.25pt;height:17.25pt;mso-width-percent:0;mso-height-percent:0;mso-width-percent:0;mso-height-percent:0" o:ole="">
            <v:imagedata r:id="rId272" o:title=""/>
          </v:shape>
          <o:OLEObject Type="Embed" ProgID="Equation.DSMT4" ShapeID="_x0000_i1156" DrawAspect="Content" ObjectID="_1722277531" r:id="rId273"/>
        </w:object>
      </w:r>
      <w:r w:rsidR="00001DCC">
        <w:rPr>
          <w:rFonts w:ascii="Times New Roman" w:hAnsi="Times New Roman"/>
          <w:noProof/>
        </w:rPr>
        <w:t>(MND)</w:t>
      </w:r>
      <w:r w:rsidR="00E17705">
        <w:rPr>
          <w:rFonts w:ascii="Times New Roman" w:hAnsi="Times New Roman"/>
          <w:noProof/>
        </w:rPr>
        <w:t>. In Figure 8</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57" type="#_x0000_t75" alt="" style="width:14.25pt;height:17.25pt;mso-width-percent:0;mso-height-percent:0;mso-width-percent:0;mso-height-percent:0" o:ole="">
            <v:imagedata r:id="rId270" o:title=""/>
          </v:shape>
          <o:OLEObject Type="Embed" ProgID="Equation.DSMT4" ShapeID="_x0000_i1157" DrawAspect="Content" ObjectID="_1722277532" r:id="rId274"/>
        </w:object>
      </w:r>
      <w:r w:rsidR="00001DCC">
        <w:rPr>
          <w:rFonts w:ascii="Times New Roman" w:hAnsi="Times New Roman"/>
          <w:noProof/>
        </w:rPr>
        <w:t>-</w:t>
      </w:r>
      <w:r w:rsidR="0090156F" w:rsidRPr="006E3751">
        <w:rPr>
          <w:rFonts w:ascii="Times New Roman" w:hAnsi="Times New Roman"/>
          <w:noProof/>
          <w:position w:val="-12"/>
        </w:rPr>
        <w:object w:dxaOrig="340" w:dyaOrig="360" w14:anchorId="3ABF7847">
          <v:shape id="_x0000_i1158" type="#_x0000_t75" alt="" style="width:17.25pt;height:17.25pt;mso-width-percent:0;mso-height-percent:0;mso-width-percent:0;mso-height-percent:0" o:ole="">
            <v:imagedata r:id="rId272" o:title=""/>
          </v:shape>
          <o:OLEObject Type="Embed" ProgID="Equation.DSMT4" ShapeID="_x0000_i1158" DrawAspect="Content" ObjectID="_1722277533" r:id="rId275"/>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159" type="#_x0000_t75" alt="" style="width:14.25pt;height:17.25pt;mso-width-percent:0;mso-height-percent:0;mso-width-percent:0;mso-height-percent:0" o:ole="">
            <v:imagedata r:id="rId270" o:title=""/>
          </v:shape>
          <o:OLEObject Type="Embed" ProgID="Equation.DSMT4" ShapeID="_x0000_i1159" DrawAspect="Content" ObjectID="_1722277534" r:id="rId276"/>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160" type="#_x0000_t75" alt="" style="width:17.25pt;height:17.25pt;mso-width-percent:0;mso-height-percent:0;mso-width-percent:0;mso-height-percent:0" o:ole="">
            <v:imagedata r:id="rId272" o:title=""/>
          </v:shape>
          <o:OLEObject Type="Embed" ProgID="Equation.DSMT4" ShapeID="_x0000_i1160" DrawAspect="Content" ObjectID="_1722277535" r:id="rId277"/>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161" type="#_x0000_t75" alt="" style="width:14.25pt;height:17.25pt" o:ole="">
            <v:imagedata r:id="rId278" o:title=""/>
          </v:shape>
          <o:OLEObject Type="Embed" ProgID="Equation.DSMT4" ShapeID="_x0000_i1161" DrawAspect="Content" ObjectID="_1722277536" r:id="rId279"/>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162" type="#_x0000_t75" alt="" style="width:24.75pt;height:17.25pt" o:ole="">
            <v:imagedata r:id="rId280" o:title=""/>
          </v:shape>
          <o:OLEObject Type="Embed" ProgID="Equation.DSMT4" ShapeID="_x0000_i1162" DrawAspect="Content" ObjectID="_1722277537" r:id="rId281"/>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in Figure 8 (b) 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163" type="#_x0000_t75" alt="" style="width:14.25pt;height:17.25pt" o:ole="">
            <v:imagedata r:id="rId282" o:title=""/>
          </v:shape>
          <o:OLEObject Type="Embed" ProgID="Equation.DSMT4" ShapeID="_x0000_i1163" DrawAspect="Content" ObjectID="_1722277538" r:id="rId283"/>
        </w:object>
      </w:r>
      <w:r w:rsidR="00F97E10">
        <w:rPr>
          <w:rFonts w:ascii="Times New Roman" w:hAnsi="Times New Roman"/>
          <w:noProof/>
        </w:rPr>
        <w:t xml:space="preserve"> </w:t>
      </w:r>
      <w:r w:rsidR="00F97E10" w:rsidRPr="00F97E10">
        <w:rPr>
          <w:rFonts w:ascii="Times New Roman" w:hAnsi="Times New Roman"/>
          <w:noProof/>
        </w:rPr>
        <w:t>is equally divided into 300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164" type="#_x0000_t75" alt="" style="width:14.25pt;height:17.25pt;mso-width-percent:0;mso-height-percent:0;mso-width-percent:0;mso-height-percent:0" o:ole="">
            <v:imagedata r:id="rId270" o:title=""/>
          </v:shape>
          <o:OLEObject Type="Embed" ProgID="Equation.DSMT4" ShapeID="_x0000_i1164" DrawAspect="Content" ObjectID="_1722277539" r:id="rId284"/>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012677">
        <w:rPr>
          <w:rFonts w:ascii="Times New Roman" w:hAnsi="Times New Roman"/>
          <w:noProof/>
        </w:rPr>
        <w:t xml:space="preserve"> and</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occur within </w:t>
      </w:r>
      <w:r w:rsidR="005E30CA">
        <w:rPr>
          <w:rFonts w:ascii="Times New Roman" w:hAnsi="Times New Roman"/>
          <w:noProof/>
        </w:rPr>
        <w:t>this range under the framework</w:t>
      </w:r>
      <w:r w:rsidR="000B6C6C">
        <w:rPr>
          <w:rFonts w:ascii="Times New Roman" w:hAnsi="Times New Roman"/>
          <w:noProof/>
        </w:rPr>
        <w:t xml:space="preserve"> of the PTEOF model.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165" type="#_x0000_t75" alt="" style="width:14.25pt;height:17.25pt;mso-width-percent:0;mso-height-percent:0;mso-width-percent:0;mso-height-percent:0" o:ole="">
            <v:imagedata r:id="rId270" o:title=""/>
          </v:shape>
          <o:OLEObject Type="Embed" ProgID="Equation.DSMT4" ShapeID="_x0000_i1165" DrawAspect="Content" ObjectID="_1722277540" r:id="rId285"/>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6C55D6">
        <w:rPr>
          <w:rFonts w:ascii="Times New Roman" w:hAnsi="Times New Roman"/>
          <w:noProof/>
        </w:rPr>
        <w:t>1</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166" type="#_x0000_t75" alt="" style="width:14.25pt;height:17.25pt;mso-width-percent:0;mso-height-percent:0;mso-width-percent:0;mso-height-percent:0" o:ole="">
            <v:imagedata r:id="rId270" o:title=""/>
          </v:shape>
          <o:OLEObject Type="Embed" ProgID="Equation.DSMT4" ShapeID="_x0000_i1166" DrawAspect="Content" ObjectID="_1722277541" r:id="rId286"/>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220" w:name="OLE_LINK1"/>
      <w:bookmarkStart w:id="221"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167" type="#_x0000_t75" alt="" style="width:14.25pt;height:17.25pt;mso-width-percent:0;mso-height-percent:0;mso-width-percent:0;mso-height-percent:0" o:ole="">
            <v:imagedata r:id="rId270" o:title=""/>
          </v:shape>
          <o:OLEObject Type="Embed" ProgID="Equation.DSMT4" ShapeID="_x0000_i1167" DrawAspect="Content" ObjectID="_1722277542" r:id="rId287"/>
        </w:object>
      </w:r>
      <w:bookmarkEnd w:id="220"/>
      <w:bookmarkEnd w:id="221"/>
      <w:r w:rsidR="00F97E10">
        <w:rPr>
          <w:rFonts w:ascii="Times New Roman" w:hAnsi="Times New Roman"/>
          <w:noProof/>
        </w:rPr>
        <w:t xml:space="preserve"> is greater than</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168" type="#_x0000_t75" alt="" style="width:14.25pt;height:17.25pt;mso-width-percent:0;mso-height-percent:0;mso-width-percent:0;mso-height-percent:0" o:ole="">
            <v:imagedata r:id="rId270" o:title=""/>
          </v:shape>
          <o:OLEObject Type="Embed" ProgID="Equation.DSMT4" ShapeID="_x0000_i1168" DrawAspect="Content" ObjectID="_1722277543" r:id="rId288"/>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2E7F866F" w14:textId="6C644536" w:rsidR="00B45083"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easily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of </w:t>
      </w:r>
      <w:r w:rsidR="0090156F" w:rsidRPr="006E3751">
        <w:rPr>
          <w:rFonts w:ascii="Times New Roman" w:hAnsi="Times New Roman"/>
          <w:noProof/>
          <w:position w:val="-12"/>
        </w:rPr>
        <w:object w:dxaOrig="320" w:dyaOrig="360" w14:anchorId="70EBA6F6">
          <v:shape id="_x0000_i1169" type="#_x0000_t75" alt="" style="width:14.25pt;height:17.25pt;mso-width-percent:0;mso-height-percent:0;mso-width-percent:0;mso-height-percent:0" o:ole="">
            <v:imagedata r:id="rId270" o:title=""/>
          </v:shape>
          <o:OLEObject Type="Embed" ProgID="Equation.DSMT4" ShapeID="_x0000_i1169" DrawAspect="Content" ObjectID="_1722277544" r:id="rId289"/>
        </w:object>
      </w:r>
      <w:r w:rsidR="006C4D22">
        <w:rPr>
          <w:rFonts w:ascii="Times New Roman" w:hAnsi="Times New Roman"/>
        </w:rPr>
        <w:t xml:space="preserve"> is presenting. </w:t>
      </w:r>
      <w:r w:rsidR="00A454D8">
        <w:rPr>
          <w:rFonts w:ascii="Times New Roman" w:hAnsi="Times New Roman"/>
        </w:rPr>
        <w:t>This a</w:t>
      </w:r>
      <w:r w:rsidR="00F97E10">
        <w:rPr>
          <w:rFonts w:ascii="Times New Roman" w:hAnsi="Times New Roman"/>
        </w:rPr>
        <w:t>ctually challenges</w:t>
      </w:r>
      <w:r w:rsidR="00A454D8">
        <w:rPr>
          <w:rFonts w:ascii="Times New Roman" w:hAnsi="Times New Roman"/>
        </w:rPr>
        <w:t xml:space="preserve"> the current HTHP cementing design principles </w:t>
      </w:r>
      <w:r w:rsidR="00F97E10">
        <w:rPr>
          <w:rFonts w:ascii="Times New Roman" w:hAnsi="Times New Roman"/>
        </w:rPr>
        <w:t xml:space="preserve">which always prioritize </w:t>
      </w:r>
      <w:r w:rsidR="00A454D8">
        <w:rPr>
          <w:rFonts w:ascii="Times New Roman" w:hAnsi="Times New Roman"/>
        </w:rPr>
        <w:t>making the cement stronger and more ductile, h</w:t>
      </w:r>
      <w:r w:rsidR="00F97E10">
        <w:rPr>
          <w:rFonts w:ascii="Times New Roman" w:hAnsi="Times New Roman"/>
        </w:rPr>
        <w:t xml:space="preserve">oping that </w:t>
      </w:r>
      <w:r w:rsidR="00A454D8">
        <w:rPr>
          <w:rFonts w:ascii="Times New Roman" w:hAnsi="Times New Roman"/>
        </w:rPr>
        <w:t xml:space="preserve">the cementing system will </w:t>
      </w:r>
      <w:r w:rsidR="00F97E10">
        <w:rPr>
          <w:rFonts w:ascii="Times New Roman" w:hAnsi="Times New Roman"/>
        </w:rPr>
        <w:t xml:space="preserve">thus have more resilience and less possibility of </w:t>
      </w:r>
      <w:r w:rsidR="00A454D8">
        <w:rPr>
          <w:rFonts w:ascii="Times New Roman" w:hAnsi="Times New Roman"/>
        </w:rPr>
        <w:t xml:space="preserve">failure. However, based on our results, </w:t>
      </w:r>
      <w:r w:rsidR="00F97E10">
        <w:rPr>
          <w:rFonts w:ascii="Times New Roman" w:hAnsi="Times New Roman"/>
        </w:rPr>
        <w:t>this</w:t>
      </w:r>
      <w:r w:rsidR="00D319D5">
        <w:rPr>
          <w:rFonts w:ascii="Times New Roman" w:hAnsi="Times New Roman"/>
        </w:rPr>
        <w:t xml:space="preserve"> </w:t>
      </w:r>
      <w:r w:rsidR="00A454D8">
        <w:rPr>
          <w:rFonts w:ascii="Times New Roman" w:hAnsi="Times New Roman"/>
        </w:rPr>
        <w:t xml:space="preserve">actually may not help to maintain the cement integrity under the HTHP conditions. </w:t>
      </w:r>
      <w:r w:rsidR="006C4D22">
        <w:rPr>
          <w:rFonts w:ascii="Times New Roman" w:hAnsi="Times New Roman"/>
        </w:rPr>
        <w:t>That is to say, when designing the cement under th</w:t>
      </w:r>
      <w:r w:rsidR="00EE0B9A">
        <w:rPr>
          <w:rFonts w:ascii="Times New Roman" w:hAnsi="Times New Roman"/>
        </w:rPr>
        <w:t xml:space="preserve">e HTHP conditions, </w:t>
      </w:r>
      <w:r w:rsidR="00F97E10">
        <w:rPr>
          <w:rFonts w:ascii="Times New Roman" w:hAnsi="Times New Roman"/>
        </w:rPr>
        <w:t xml:space="preserve">rather than give </w:t>
      </w:r>
      <w:r w:rsidR="0082060D">
        <w:rPr>
          <w:rFonts w:ascii="Times New Roman" w:hAnsi="Times New Roman"/>
        </w:rPr>
        <w:t xml:space="preserve">the </w:t>
      </w:r>
      <w:r w:rsidR="0082060D">
        <w:rPr>
          <w:rFonts w:ascii="Times New Roman" w:hAnsi="Times New Roman"/>
        </w:rPr>
        <w:lastRenderedPageBreak/>
        <w:t xml:space="preserve">highest priority to these mechanical properties,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170" type="#_x0000_t75" alt="" style="width:14.25pt;height:17.25pt" o:ole="">
            <v:imagedata r:id="rId290" o:title=""/>
          </v:shape>
          <o:OLEObject Type="Embed" ProgID="Equation.DSMT4" ShapeID="_x0000_i1170" DrawAspect="Content" ObjectID="_1722277545" r:id="rId291"/>
        </w:object>
      </w:r>
      <w:r w:rsidR="00F97E10">
        <w:rPr>
          <w:rFonts w:ascii="Times New Roman" w:hAnsi="Times New Roman"/>
        </w:rPr>
        <w:t xml:space="preserve"> </w:t>
      </w:r>
      <w:r w:rsidR="00F97E10" w:rsidRPr="00F97E10">
        <w:rPr>
          <w:rFonts w:ascii="Times New Roman" w:hAnsi="Times New Roman"/>
        </w:rPr>
        <w:t>below 0.07, as to avoid any tensile damage</w:t>
      </w:r>
      <w:r w:rsidR="00F97E10">
        <w:rPr>
          <w:rFonts w:ascii="Times New Roman" w:hAnsi="Times New Roman"/>
        </w:rPr>
        <w:t>.</w:t>
      </w:r>
    </w:p>
    <w:p w14:paraId="0AE9B0CC" w14:textId="72E864C0" w:rsidR="00B45083" w:rsidRDefault="00B45083" w:rsidP="004A0E6F">
      <w:pPr>
        <w:jc w:val="center"/>
        <w:rPr>
          <w:rFonts w:ascii="Times New Roman" w:hAnsi="Times New Roman"/>
        </w:rPr>
      </w:pPr>
      <w:r>
        <w:rPr>
          <w:noProof/>
        </w:rPr>
        <w:drawing>
          <wp:inline distT="0" distB="0" distL="0" distR="0" wp14:anchorId="586E177B" wp14:editId="29352DB1">
            <wp:extent cx="4606506" cy="3626881"/>
            <wp:effectExtent l="0" t="0" r="38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292"/>
                    <a:srcRect l="1550" t="2496" r="4440" b="-17"/>
                    <a:stretch/>
                  </pic:blipFill>
                  <pic:spPr bwMode="auto">
                    <a:xfrm>
                      <a:off x="0" y="0"/>
                      <a:ext cx="4645158" cy="3657313"/>
                    </a:xfrm>
                    <a:prstGeom prst="rect">
                      <a:avLst/>
                    </a:prstGeom>
                    <a:ln>
                      <a:noFill/>
                    </a:ln>
                    <a:extLst>
                      <a:ext uri="{53640926-AAD7-44D8-BBD7-CCE9431645EC}">
                        <a14:shadowObscured xmlns:a14="http://schemas.microsoft.com/office/drawing/2010/main"/>
                      </a:ext>
                    </a:extLst>
                  </pic:spPr>
                </pic:pic>
              </a:graphicData>
            </a:graphic>
          </wp:inline>
        </w:drawing>
      </w:r>
    </w:p>
    <w:p w14:paraId="61B4BEFF" w14:textId="77B45971" w:rsidR="00B45083" w:rsidRDefault="006D65C1" w:rsidP="004A0E6F">
      <w:pPr>
        <w:jc w:val="center"/>
        <w:rPr>
          <w:rFonts w:ascii="Times New Roman" w:hAnsi="Times New Roman"/>
        </w:rPr>
      </w:pPr>
      <w:r w:rsidRPr="004A0E6F">
        <w:rPr>
          <w:rFonts w:ascii="Times New Roman" w:hAnsi="Times New Roman"/>
        </w:rPr>
        <w:t>Figure 8</w:t>
      </w:r>
      <w:r w:rsidR="00B45083">
        <w:rPr>
          <w:rFonts w:ascii="Times New Roman" w:hAnsi="Times New Roman"/>
        </w:rPr>
        <w:t xml:space="preserve"> </w:t>
      </w:r>
      <w:r w:rsidR="00B45083">
        <w:rPr>
          <w:rFonts w:ascii="Times New Roman" w:hAnsi="Times New Roman" w:hint="eastAsia"/>
        </w:rPr>
        <w:t>(</w:t>
      </w:r>
      <w:r w:rsidR="00B45083">
        <w:rPr>
          <w:rFonts w:ascii="Times New Roman" w:hAnsi="Times New Roman"/>
        </w:rPr>
        <w:t>a)</w:t>
      </w:r>
      <w:r w:rsidR="0090156F" w:rsidRPr="006E3751">
        <w:rPr>
          <w:rFonts w:ascii="Times New Roman" w:hAnsi="Times New Roman"/>
          <w:noProof/>
          <w:position w:val="-12"/>
        </w:rPr>
        <w:object w:dxaOrig="320" w:dyaOrig="360" w14:anchorId="09A26305">
          <v:shape id="_x0000_i1171" type="#_x0000_t75" alt="" style="width:14.25pt;height:17.25pt;mso-width-percent:0;mso-height-percent:0;mso-width-percent:0;mso-height-percent:0" o:ole="">
            <v:imagedata r:id="rId270" o:title=""/>
          </v:shape>
          <o:OLEObject Type="Embed" ProgID="Equation.DSMT4" ShapeID="_x0000_i1171" DrawAspect="Content" ObjectID="_1722277546" r:id="rId293"/>
        </w:object>
      </w:r>
      <w:r w:rsidR="00213C38">
        <w:rPr>
          <w:rFonts w:ascii="Times New Roman" w:hAnsi="Times New Roman"/>
          <w:noProof/>
        </w:rPr>
        <w:t xml:space="preserve"> (</w:t>
      </w:r>
      <w:r w:rsidR="004A0E6F" w:rsidRPr="004A0E6F">
        <w:rPr>
          <w:rFonts w:ascii="Times New Roman" w:hAnsi="Times New Roman"/>
        </w:rPr>
        <w:t>HTND</w:t>
      </w:r>
      <w:r w:rsidR="00213C38">
        <w:rPr>
          <w:rFonts w:ascii="Times New Roman" w:hAnsi="Times New Roman"/>
        </w:rPr>
        <w:t>) and</w:t>
      </w:r>
      <w:r w:rsidR="0090156F" w:rsidRPr="006E3751">
        <w:rPr>
          <w:rFonts w:ascii="Times New Roman" w:hAnsi="Times New Roman"/>
          <w:noProof/>
          <w:position w:val="-12"/>
        </w:rPr>
        <w:object w:dxaOrig="340" w:dyaOrig="360" w14:anchorId="767AA3C8">
          <v:shape id="_x0000_i1172" type="#_x0000_t75" alt="" style="width:17.25pt;height:17.25pt;mso-width-percent:0;mso-height-percent:0;mso-width-percent:0;mso-height-percent:0" o:ole="">
            <v:imagedata r:id="rId272" o:title=""/>
          </v:shape>
          <o:OLEObject Type="Embed" ProgID="Equation.DSMT4" ShapeID="_x0000_i1172" DrawAspect="Content" ObjectID="_1722277547" r:id="rId294"/>
        </w:object>
      </w:r>
      <w:r w:rsidR="00213C38">
        <w:rPr>
          <w:rFonts w:ascii="Times New Roman" w:hAnsi="Times New Roman"/>
          <w:noProof/>
        </w:rPr>
        <w:t>(</w:t>
      </w:r>
      <w:r w:rsidR="00BE507E">
        <w:rPr>
          <w:rFonts w:ascii="Times New Roman" w:hAnsi="Times New Roman"/>
        </w:rPr>
        <w:t>MND</w:t>
      </w:r>
      <w:r w:rsidR="00213C38">
        <w:rPr>
          <w:rFonts w:ascii="Times New Roman" w:hAnsi="Times New Roman"/>
        </w:rPr>
        <w:t>)</w:t>
      </w:r>
      <w:r w:rsidR="001C7A3B">
        <w:rPr>
          <w:rFonts w:ascii="Times New Roman" w:hAnsi="Times New Roman"/>
        </w:rPr>
        <w:t xml:space="preserve"> plot with tensile cases (red color) and compressive cases (green color). </w:t>
      </w:r>
    </w:p>
    <w:p w14:paraId="5B387971" w14:textId="20BBC499" w:rsidR="00B45083" w:rsidRDefault="00A5049C" w:rsidP="004A0E6F">
      <w:pPr>
        <w:jc w:val="center"/>
        <w:rPr>
          <w:rFonts w:ascii="Times New Roman" w:hAnsi="Times New Roman"/>
        </w:rPr>
      </w:pPr>
      <w:r>
        <w:rPr>
          <w:noProof/>
        </w:rPr>
        <w:drawing>
          <wp:inline distT="0" distB="0" distL="0" distR="0" wp14:anchorId="5E71E3BE" wp14:editId="2180A457">
            <wp:extent cx="2594378" cy="4790091"/>
            <wp:effectExtent l="6985"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rot="5400000">
                      <a:off x="0" y="0"/>
                      <a:ext cx="2627783" cy="4851768"/>
                    </a:xfrm>
                    <a:prstGeom prst="rect">
                      <a:avLst/>
                    </a:prstGeom>
                  </pic:spPr>
                </pic:pic>
              </a:graphicData>
            </a:graphic>
          </wp:inline>
        </w:drawing>
      </w:r>
    </w:p>
    <w:p w14:paraId="7F71C2CF" w14:textId="374BA926" w:rsidR="00213C38" w:rsidRDefault="00B45083" w:rsidP="005F0132">
      <w:pPr>
        <w:jc w:val="center"/>
        <w:rPr>
          <w:rFonts w:ascii="Times New Roman" w:hAnsi="Times New Roman"/>
        </w:rPr>
      </w:pPr>
      <w:r w:rsidRPr="004A0E6F">
        <w:rPr>
          <w:rFonts w:ascii="Times New Roman" w:hAnsi="Times New Roman"/>
        </w:rPr>
        <w:t>Figure 8</w:t>
      </w:r>
      <w:r>
        <w:rPr>
          <w:rFonts w:ascii="Times New Roman" w:hAnsi="Times New Roman"/>
        </w:rPr>
        <w:t xml:space="preserve"> </w:t>
      </w:r>
      <w:r>
        <w:rPr>
          <w:rFonts w:ascii="Times New Roman" w:hAnsi="Times New Roman" w:hint="eastAsia"/>
        </w:rPr>
        <w:t>(</w:t>
      </w:r>
      <w:r>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173" type="#_x0000_t75" alt="" style="width:14.25pt;height:17.25pt;mso-width-percent:0;mso-height-percent:0;mso-width-percent:0;mso-height-percent:0" o:ole="">
            <v:imagedata r:id="rId270" o:title=""/>
          </v:shape>
          <o:OLEObject Type="Embed" ProgID="Equation.DSMT4" ShapeID="_x0000_i1173" DrawAspect="Content" ObjectID="_1722277548" r:id="rId296"/>
        </w:object>
      </w:r>
      <w:r w:rsidR="001C7A3B">
        <w:rPr>
          <w:rFonts w:ascii="Times New Roman" w:hAnsi="Times New Roman"/>
          <w:noProof/>
        </w:rPr>
        <w:t xml:space="preserve"> (</w:t>
      </w:r>
      <w:r w:rsidR="001C7A3B" w:rsidRPr="004A0E6F">
        <w:rPr>
          <w:rFonts w:ascii="Times New Roman" w:hAnsi="Times New Roman"/>
        </w:rPr>
        <w:t>HTND</w:t>
      </w:r>
      <w:r>
        <w:rPr>
          <w:rFonts w:ascii="Times New Roman" w:hAnsi="Times New Roman"/>
        </w:rPr>
        <w:t>) values</w:t>
      </w:r>
    </w:p>
    <w:p w14:paraId="6CA4E241" w14:textId="77777777" w:rsidR="00A5049C" w:rsidRPr="005F0132" w:rsidRDefault="00A5049C" w:rsidP="005F0132">
      <w:pPr>
        <w:jc w:val="center"/>
        <w:rPr>
          <w:rFonts w:ascii="Times New Roman" w:hAnsi="Times New Roman"/>
        </w:rPr>
      </w:pPr>
    </w:p>
    <w:p w14:paraId="2FFA3609" w14:textId="448812DD" w:rsidR="009127D9" w:rsidRPr="00F87AC5" w:rsidRDefault="00EE0814" w:rsidP="006F59B8">
      <w:pPr>
        <w:spacing w:line="360" w:lineRule="auto"/>
        <w:jc w:val="both"/>
        <w:rPr>
          <w:rFonts w:ascii="Times New Roman" w:hAnsi="Times New Roman"/>
          <w:sz w:val="24"/>
          <w:szCs w:val="24"/>
        </w:rPr>
      </w:pPr>
      <w:r w:rsidRPr="00F87AC5">
        <w:rPr>
          <w:rFonts w:ascii="Times New Roman" w:hAnsi="Times New Roman"/>
          <w:sz w:val="24"/>
          <w:szCs w:val="24"/>
        </w:rPr>
        <w:lastRenderedPageBreak/>
        <w:t>5. Conclusions</w:t>
      </w:r>
    </w:p>
    <w:p w14:paraId="3F2FADCB" w14:textId="49FA96D8"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greatly reduces the effective stress, and can even extend the </w:t>
      </w:r>
      <w:r w:rsidR="00255705" w:rsidRPr="00255705">
        <w:rPr>
          <w:rFonts w:ascii="Times New Roman" w:hAnsi="Times New Roman"/>
        </w:rPr>
        <w:t xml:space="preserve">cement into the tensile region. </w:t>
      </w:r>
      <w:r w:rsidR="001B3D6D">
        <w:rPr>
          <w:rFonts w:ascii="Times New Roman" w:hAnsi="Times New Roman"/>
        </w:rPr>
        <w:t>This reduced effective stress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failure</w:t>
      </w:r>
      <w:r w:rsidR="001B3D6D">
        <w:rPr>
          <w:rFonts w:ascii="Times New Roman" w:hAnsi="Times New Roman"/>
        </w:rPr>
        <w:t xml:space="preserve"> that may occur in different types</w:t>
      </w:r>
      <w:r w:rsidR="00AC7376">
        <w:rPr>
          <w:rFonts w:ascii="Times New Roman" w:hAnsi="Times New Roman"/>
        </w:rPr>
        <w:t xml:space="preserv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Based on these results, two new concepts of</w:t>
      </w:r>
      <w:r w:rsidR="004D22F0">
        <w:rPr>
          <w:rFonts w:ascii="Times New Roman" w:hAnsi="Times New Roman"/>
        </w:rPr>
        <w:t xml:space="preserve"> </w:t>
      </w:r>
      <w:r w:rsidR="007C4D6D">
        <w:rPr>
          <w:rFonts w:ascii="Times New Roman" w:hAnsi="Times New Roman"/>
        </w:rPr>
        <w:t>permeability forgiveness</w:t>
      </w:r>
      <w:r w:rsidR="00851FDA">
        <w:rPr>
          <w:rFonts w:ascii="Times New Roman" w:hAnsi="Times New Roman"/>
        </w:rPr>
        <w:t xml:space="preserve"> cement </w:t>
      </w:r>
      <w:r w:rsidR="007C4D6D">
        <w:rPr>
          <w:rFonts w:ascii="Times New Roman" w:hAnsi="Times New Roman"/>
        </w:rPr>
        <w:t xml:space="preserve">and phase-change cement are proposed </w:t>
      </w:r>
      <w:r w:rsidR="001B3D6D">
        <w:rPr>
          <w:rFonts w:ascii="Times New Roman" w:hAnsi="Times New Roman"/>
        </w:rPr>
        <w:t>here for the future</w:t>
      </w:r>
      <w:r w:rsidR="00255705">
        <w:rPr>
          <w:rFonts w:ascii="Times New Roman" w:hAnsi="Times New Roman"/>
        </w:rPr>
        <w:t xml:space="preserve"> of</w:t>
      </w:r>
      <w:r w:rsidR="001B3D6D">
        <w:rPr>
          <w:rFonts w:ascii="Times New Roman" w:hAnsi="Times New Roman"/>
        </w:rPr>
        <w:t xml:space="preserve"> HTHP cementing design</w:t>
      </w:r>
      <w:r w:rsidR="007C4D6D">
        <w:rPr>
          <w:rFonts w:ascii="Times New Roman" w:hAnsi="Times New Roman"/>
        </w:rPr>
        <w:t xml:space="preserve">. </w:t>
      </w:r>
      <w:r w:rsidR="00C4307C">
        <w:rPr>
          <w:rFonts w:ascii="Times New Roman" w:hAnsi="Times New Roman"/>
        </w:rPr>
        <w:t xml:space="preserve">Furthermore, </w:t>
      </w:r>
      <w:r w:rsidR="008C14CE">
        <w:rPr>
          <w:rFonts w:ascii="Times New Roman" w:hAnsi="Times New Roman"/>
        </w:rPr>
        <w:t>by adapting the scaling analys</w:t>
      </w:r>
      <w:r w:rsidR="002221C8">
        <w:rPr>
          <w:rFonts w:ascii="Times New Roman" w:hAnsi="Times New Roman"/>
        </w:rPr>
        <w:t>is approach</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174" type="#_x0000_t75" alt="" style="width:14.25pt;height:17.25pt;mso-width-percent:0;mso-height-percent:0;mso-width-percent:0;mso-height-percent:0" o:ole="">
            <v:imagedata r:id="rId10" o:title=""/>
          </v:shape>
          <o:OLEObject Type="Embed" ProgID="Equation.DSMT4" ShapeID="_x0000_i1174" DrawAspect="Content" ObjectID="_1722277549" r:id="rId297"/>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175" type="#_x0000_t75" alt="" style="width:17.25pt;height:17.25pt;mso-width-percent:0;mso-height-percent:0;mso-width-percent:0;mso-height-percent:0" o:ole="">
            <v:imagedata r:id="rId12" o:title=""/>
          </v:shape>
          <o:OLEObject Type="Embed" ProgID="Equation.DSMT4" ShapeID="_x0000_i1175" DrawAspect="Content" ObjectID="_1722277550" r:id="rId298"/>
        </w:object>
      </w:r>
      <w:r w:rsidR="00851FDA">
        <w:rPr>
          <w:rFonts w:ascii="Times New Roman" w:hAnsi="Times New Roman"/>
        </w:rPr>
        <w:t xml:space="preserve"> (MDT) plot</w:t>
      </w:r>
      <w:r w:rsidR="00255705">
        <w:rPr>
          <w:rFonts w:ascii="Times New Roman" w:hAnsi="Times New Roman"/>
        </w:rPr>
        <w:t xml:space="preserve">, </w:t>
      </w:r>
      <w:r w:rsidR="00851FDA">
        <w:rPr>
          <w:rFonts w:ascii="Times New Roman" w:hAnsi="Times New Roman"/>
        </w:rPr>
        <w:t xml:space="preserve">to give </w:t>
      </w:r>
      <w:r w:rsidR="001B3D6D">
        <w:rPr>
          <w:rFonts w:ascii="Times New Roman" w:hAnsi="Times New Roman"/>
        </w:rPr>
        <w:t xml:space="preserve">the </w:t>
      </w:r>
      <w:r w:rsidR="00851FDA">
        <w:rPr>
          <w:rFonts w:ascii="Times New Roman" w:hAnsi="Times New Roman"/>
        </w:rPr>
        <w:t>cementing</w:t>
      </w:r>
      <w:r w:rsidR="001B3D6D">
        <w:rPr>
          <w:rFonts w:ascii="Times New Roman" w:hAnsi="Times New Roman"/>
        </w:rPr>
        <w:t xml:space="preserve"> researchers and</w:t>
      </w:r>
      <w:r w:rsidR="00851FDA">
        <w:rPr>
          <w:rFonts w:ascii="Times New Roman" w:hAnsi="Times New Roman"/>
        </w:rPr>
        <w:t xml:space="preserve"> practitioners </w:t>
      </w:r>
      <w:r w:rsidR="001B3D6D">
        <w:rPr>
          <w:rFonts w:ascii="Times New Roman" w:hAnsi="Times New Roman"/>
        </w:rPr>
        <w:t xml:space="preserve">a </w:t>
      </w:r>
      <w:r w:rsidR="00317894">
        <w:rPr>
          <w:rFonts w:ascii="Times New Roman" w:hAnsi="Times New Roman"/>
        </w:rPr>
        <w:t xml:space="preserve">direct and </w:t>
      </w:r>
      <w:r w:rsidR="001B3D6D">
        <w:rPr>
          <w:rFonts w:ascii="Times New Roman" w:hAnsi="Times New Roman"/>
        </w:rPr>
        <w:t xml:space="preserve">meaningful guidance </w:t>
      </w:r>
      <w:r w:rsidR="00255705" w:rsidRPr="00255705">
        <w:rPr>
          <w:rFonts w:ascii="Times New Roman" w:hAnsi="Times New Roman"/>
        </w:rPr>
        <w:t>about how much tensile failure risk the cement is facing</w:t>
      </w:r>
      <w:r w:rsidR="00255705">
        <w:rPr>
          <w:rFonts w:ascii="Times New Roman" w:hAnsi="Times New Roman"/>
        </w:rPr>
        <w:t xml:space="preserve"> </w:t>
      </w:r>
      <w:r w:rsidR="00317894">
        <w:rPr>
          <w:rFonts w:ascii="Times New Roman" w:hAnsi="Times New Roman"/>
        </w:rPr>
        <w:t xml:space="preserve">when it is </w:t>
      </w:r>
      <w:r w:rsidR="00255705">
        <w:rPr>
          <w:rFonts w:ascii="Times New Roman" w:hAnsi="Times New Roman"/>
        </w:rPr>
        <w:t>placed</w:t>
      </w:r>
      <w:r w:rsidR="00317894">
        <w:rPr>
          <w:rFonts w:ascii="Times New Roman" w:hAnsi="Times New Roman"/>
        </w:rPr>
        <w:t xml:space="preserve"> under the HTHP conditions. </w:t>
      </w:r>
    </w:p>
    <w:p w14:paraId="0B5FF77D" w14:textId="016BB289" w:rsidR="00DB4955" w:rsidRDefault="00DD650E" w:rsidP="006F59B8">
      <w:pPr>
        <w:spacing w:line="360" w:lineRule="auto"/>
        <w:jc w:val="both"/>
        <w:rPr>
          <w:rFonts w:ascii="Times New Roman" w:hAnsi="Times New Roman"/>
        </w:rPr>
      </w:pPr>
      <w:r>
        <w:rPr>
          <w:rFonts w:ascii="Times New Roman" w:hAnsi="Times New Roman"/>
        </w:rPr>
        <w:tab/>
      </w:r>
      <w:r w:rsidR="00CB6611">
        <w:rPr>
          <w:rFonts w:ascii="Times New Roman" w:hAnsi="Times New Roman"/>
        </w:rPr>
        <w:t>More importantly, the</w:t>
      </w:r>
      <w:r w:rsidR="00255705">
        <w:rPr>
          <w:rFonts w:ascii="Times New Roman" w:hAnsi="Times New Roman"/>
        </w:rPr>
        <w:t xml:space="preserve"> implications of our results challenge </w:t>
      </w:r>
      <w:r w:rsidR="00CB6611">
        <w:rPr>
          <w:rFonts w:ascii="Times New Roman" w:hAnsi="Times New Roman"/>
        </w:rPr>
        <w:t xml:space="preserve">the prevailing HTHP cementing principles </w:t>
      </w:r>
      <w:r w:rsidR="00255705">
        <w:rPr>
          <w:rFonts w:ascii="Times New Roman" w:hAnsi="Times New Roman"/>
        </w:rPr>
        <w:t xml:space="preserve">and provide </w:t>
      </w:r>
      <w:r>
        <w:rPr>
          <w:rFonts w:ascii="Times New Roman" w:hAnsi="Times New Roman"/>
        </w:rPr>
        <w:t xml:space="preserve">a new perspective of design and guidance </w:t>
      </w:r>
      <w:r w:rsidR="00CB6611">
        <w:rPr>
          <w:rFonts w:ascii="Times New Roman" w:hAnsi="Times New Roman"/>
        </w:rPr>
        <w:t>by address</w:t>
      </w:r>
      <w:r>
        <w:rPr>
          <w:rFonts w:ascii="Times New Roman" w:hAnsi="Times New Roman"/>
        </w:rPr>
        <w:t>ing</w:t>
      </w:r>
      <w:r w:rsidR="00CB6611">
        <w:rPr>
          <w:rFonts w:ascii="Times New Roman" w:hAnsi="Times New Roman"/>
        </w:rPr>
        <w:t xml:space="preserve"> the porous intrinsic na</w:t>
      </w:r>
      <w:r w:rsidR="00250BB9">
        <w:rPr>
          <w:rFonts w:ascii="Times New Roman" w:hAnsi="Times New Roman"/>
        </w:rPr>
        <w:t xml:space="preserve">ture of cement. </w:t>
      </w:r>
      <w:r w:rsidR="00255705">
        <w:rPr>
          <w:rFonts w:ascii="Times New Roman" w:hAnsi="Times New Roman"/>
        </w:rPr>
        <w:t>C</w:t>
      </w:r>
      <w:r w:rsidR="00250BB9">
        <w:rPr>
          <w:rFonts w:ascii="Times New Roman" w:hAnsi="Times New Roman"/>
        </w:rPr>
        <w:t xml:space="preserve">urrent cementing improvement </w:t>
      </w:r>
      <w:r w:rsidR="00CB6611">
        <w:rPr>
          <w:rFonts w:ascii="Times New Roman" w:hAnsi="Times New Roman"/>
        </w:rPr>
        <w:t xml:space="preserve">practices, </w:t>
      </w:r>
      <w:r w:rsidR="00255705">
        <w:rPr>
          <w:rFonts w:ascii="Times New Roman" w:hAnsi="Times New Roman"/>
        </w:rPr>
        <w:t xml:space="preserve">such as </w:t>
      </w:r>
      <w:r w:rsidR="00CB6611">
        <w:rPr>
          <w:rFonts w:ascii="Times New Roman" w:hAnsi="Times New Roman"/>
        </w:rPr>
        <w:t xml:space="preserve">adding 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the new additive mix is still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the underlying physical principles governing the mechanical behaviors under the framework of porous media, it sometimes will jeopardize the whole system instead. Our results indicate that when cementing under HTHP conditions, the mechanical p</w:t>
      </w:r>
      <w:r w:rsidR="00255705">
        <w:rPr>
          <w:rFonts w:ascii="Times New Roman" w:hAnsi="Times New Roman"/>
        </w:rPr>
        <w:t xml:space="preserve">roperties, </w:t>
      </w:r>
      <w:r>
        <w:rPr>
          <w:rFonts w:ascii="Times New Roman" w:hAnsi="Times New Roman"/>
        </w:rPr>
        <w:t>such as shear modulus and Poisson’s ratio</w:t>
      </w:r>
      <w:r w:rsidR="00255705">
        <w:rPr>
          <w:rStyle w:val="CommentReference"/>
        </w:rPr>
        <w:t xml:space="preserve">, </w:t>
      </w:r>
      <w:r w:rsidR="00255705" w:rsidRPr="00255705">
        <w:rPr>
          <w:rFonts w:ascii="Times New Roman" w:hAnsi="Times New Roman"/>
        </w:rPr>
        <w:t>m</w:t>
      </w:r>
      <w:r>
        <w:rPr>
          <w:rFonts w:ascii="Times New Roman" w:hAnsi="Times New Roman"/>
        </w:rPr>
        <w:t>ay not be the most important parameters to maintain the integrity of cement</w:t>
      </w:r>
      <w:r w:rsidR="00255705">
        <w:rPr>
          <w:rFonts w:ascii="Times New Roman" w:hAnsi="Times New Roman"/>
        </w:rPr>
        <w:t xml:space="preserve">, </w:t>
      </w:r>
      <w:r>
        <w:rPr>
          <w:rFonts w:ascii="Times New Roman" w:hAnsi="Times New Roman"/>
        </w:rPr>
        <w:t xml:space="preserve">and </w:t>
      </w:r>
      <w:r w:rsidR="001C7A3B">
        <w:rPr>
          <w:rFonts w:ascii="Times New Roman" w:hAnsi="Times New Roman"/>
        </w:rPr>
        <w:t>the low permeability will actually cause the tensile stress</w:t>
      </w:r>
      <w:r w:rsidR="00DB4955">
        <w:rPr>
          <w:rFonts w:ascii="Times New Roman" w:hAnsi="Times New Roman"/>
        </w:rPr>
        <w:t xml:space="preserve"> to damage the system. Thus, we are proposing a new cementing design principle of permeability f</w:t>
      </w:r>
      <w:r w:rsidR="00255705">
        <w:rPr>
          <w:rFonts w:ascii="Times New Roman" w:hAnsi="Times New Roman"/>
        </w:rPr>
        <w:t xml:space="preserve">orgiveness, which allows </w:t>
      </w:r>
      <w:r w:rsidR="00DB4955">
        <w:rPr>
          <w:rFonts w:ascii="Times New Roman" w:hAnsi="Times New Roman"/>
        </w:rPr>
        <w:t xml:space="preserve">for </w:t>
      </w:r>
      <w:r w:rsidR="00166F53">
        <w:rPr>
          <w:rFonts w:ascii="Times New Roman" w:hAnsi="Times New Roman"/>
        </w:rPr>
        <w:t>some tolerance of permeability</w:t>
      </w:r>
      <w:r w:rsidR="00255705">
        <w:rPr>
          <w:rFonts w:ascii="Times New Roman" w:hAnsi="Times New Roman"/>
        </w:rPr>
        <w:t xml:space="preserve"> in order</w:t>
      </w:r>
      <w:r w:rsidR="00166F53">
        <w:rPr>
          <w:rFonts w:ascii="Times New Roman" w:hAnsi="Times New Roman"/>
        </w:rPr>
        <w:t xml:space="preserve"> </w:t>
      </w:r>
      <w:r w:rsidR="0098081B">
        <w:rPr>
          <w:rFonts w:ascii="Times New Roman" w:hAnsi="Times New Roman"/>
        </w:rPr>
        <w:t>to avoid the permeability penalty.</w:t>
      </w:r>
    </w:p>
    <w:p w14:paraId="25A16585" w14:textId="63AF926E" w:rsidR="00DD650E" w:rsidRDefault="00C4307C" w:rsidP="006F59B8">
      <w:pPr>
        <w:spacing w:line="360" w:lineRule="auto"/>
        <w:jc w:val="both"/>
        <w:rPr>
          <w:rFonts w:ascii="Times New Roman" w:hAnsi="Times New Roman"/>
        </w:rPr>
      </w:pPr>
      <w:r>
        <w:rPr>
          <w:rFonts w:ascii="Times New Roman" w:hAnsi="Times New Roman"/>
        </w:rPr>
        <w:tab/>
      </w:r>
      <w:r w:rsidR="00E94099">
        <w:rPr>
          <w:rFonts w:ascii="Times New Roman" w:hAnsi="Times New Roman"/>
        </w:rPr>
        <w:t xml:space="preserve">Another important implication </w:t>
      </w:r>
      <w:r>
        <w:rPr>
          <w:rFonts w:ascii="Times New Roman" w:hAnsi="Times New Roman"/>
        </w:rPr>
        <w:t>from our results</w:t>
      </w:r>
      <w:r w:rsidR="0098081B">
        <w:rPr>
          <w:rFonts w:ascii="Times New Roman" w:hAnsi="Times New Roman"/>
        </w:rPr>
        <w:t xml:space="preserve"> </w:t>
      </w:r>
      <w:r w:rsidR="00E94099">
        <w:rPr>
          <w:rFonts w:ascii="Times New Roman" w:hAnsi="Times New Roman"/>
        </w:rPr>
        <w:t xml:space="preserve">is </w:t>
      </w:r>
      <w:r w:rsidR="00E2091A">
        <w:rPr>
          <w:rFonts w:ascii="Times New Roman" w:hAnsi="Times New Roman"/>
        </w:rPr>
        <w:t>that instead</w:t>
      </w:r>
      <w:r w:rsidR="00255705">
        <w:rPr>
          <w:rFonts w:ascii="Times New Roman" w:hAnsi="Times New Roman"/>
        </w:rPr>
        <w:t xml:space="preserve"> of</w:t>
      </w:r>
      <w:r>
        <w:rPr>
          <w:rFonts w:ascii="Times New Roman" w:hAnsi="Times New Roman"/>
        </w:rPr>
        <w:t xml:space="preserve"> focusing on</w:t>
      </w:r>
      <w:r w:rsidR="00E2091A">
        <w:rPr>
          <w:rFonts w:ascii="Times New Roman" w:hAnsi="Times New Roman"/>
        </w:rPr>
        <w:t xml:space="preserve"> </w:t>
      </w:r>
      <w:r>
        <w:rPr>
          <w:rFonts w:ascii="Times New Roman" w:hAnsi="Times New Roman"/>
        </w:rPr>
        <w:t>enhancing</w:t>
      </w:r>
      <w:r w:rsidR="00E2091A">
        <w:rPr>
          <w:rFonts w:ascii="Times New Roman" w:hAnsi="Times New Roman"/>
        </w:rPr>
        <w:t xml:space="preserve"> the me</w:t>
      </w:r>
      <w:r>
        <w:rPr>
          <w:rFonts w:ascii="Times New Roman" w:hAnsi="Times New Roman"/>
        </w:rPr>
        <w:t xml:space="preserve">chanical properties, </w:t>
      </w:r>
      <w:r w:rsidR="00E2091A">
        <w:rPr>
          <w:rFonts w:ascii="Times New Roman" w:hAnsi="Times New Roman"/>
        </w:rPr>
        <w:t>thermal properties</w:t>
      </w:r>
      <w:r w:rsidR="00255705" w:rsidRPr="00255705">
        <w:rPr>
          <w:rFonts w:ascii="Times New Roman" w:hAnsi="Times New Roman"/>
        </w:rPr>
        <w:t>, s</w:t>
      </w:r>
      <w:r w:rsidR="00E2091A">
        <w:rPr>
          <w:rFonts w:ascii="Times New Roman" w:hAnsi="Times New Roman"/>
        </w:rPr>
        <w:t>uch as thermal conductivity, specific heat capacity, thermal expansion coefficient ratio</w:t>
      </w:r>
      <w:r w:rsidR="00255705">
        <w:rPr>
          <w:rStyle w:val="CommentReference"/>
        </w:rPr>
        <w:t xml:space="preserve">, </w:t>
      </w:r>
      <w:r w:rsidR="00255705" w:rsidRPr="00255705">
        <w:rPr>
          <w:rFonts w:ascii="Times New Roman" w:hAnsi="Times New Roman"/>
        </w:rPr>
        <w:t>a</w:t>
      </w:r>
      <w:r w:rsidR="00E2091A">
        <w:rPr>
          <w:rFonts w:ascii="Times New Roman" w:hAnsi="Times New Roman"/>
        </w:rPr>
        <w:t>nd the thermo-osmosis coefficient</w:t>
      </w:r>
      <w:r>
        <w:rPr>
          <w:rFonts w:ascii="Times New Roman" w:hAnsi="Times New Roman"/>
        </w:rPr>
        <w:t xml:space="preserve"> also deserve</w:t>
      </w:r>
      <w:r w:rsidR="00255705">
        <w:rPr>
          <w:rFonts w:ascii="Times New Roman" w:hAnsi="Times New Roman"/>
        </w:rPr>
        <w:t xml:space="preserve"> </w:t>
      </w:r>
      <w:r>
        <w:rPr>
          <w:rFonts w:ascii="Times New Roman" w:hAnsi="Times New Roman"/>
        </w:rPr>
        <w:t>more attention</w:t>
      </w:r>
      <w:r w:rsidR="00E2091A">
        <w:rPr>
          <w:rFonts w:ascii="Times New Roman" w:hAnsi="Times New Roman"/>
        </w:rPr>
        <w:t xml:space="preserve">. </w:t>
      </w:r>
      <w:r w:rsidR="009C03A6">
        <w:rPr>
          <w:rFonts w:ascii="Times New Roman" w:hAnsi="Times New Roman"/>
        </w:rPr>
        <w:t xml:space="preserve">Our analysis </w:t>
      </w:r>
      <w:r w:rsidR="005B2F06">
        <w:rPr>
          <w:rFonts w:ascii="Times New Roman" w:hAnsi="Times New Roman"/>
        </w:rPr>
        <w:t xml:space="preserve">shows that the magnitude of thermal induced pore pressure </w:t>
      </w:r>
      <w:r w:rsidR="00255705">
        <w:rPr>
          <w:rFonts w:ascii="Times New Roman" w:hAnsi="Times New Roman"/>
        </w:rPr>
        <w:t xml:space="preserve">results </w:t>
      </w:r>
      <w:r w:rsidR="005B2F06">
        <w:rPr>
          <w:rFonts w:ascii="Times New Roman" w:hAnsi="Times New Roman"/>
        </w:rPr>
        <w:t xml:space="preserve">from the competing process of thermal diffusion and fluid diffusion. </w:t>
      </w:r>
      <w:r w:rsidR="00E2091A">
        <w:rPr>
          <w:rFonts w:ascii="Times New Roman" w:hAnsi="Times New Roman"/>
        </w:rPr>
        <w:t xml:space="preserve">Thus, slowing down the thermal transfer process becomes a key step </w:t>
      </w:r>
      <w:r w:rsidR="00255705">
        <w:rPr>
          <w:rFonts w:ascii="Times New Roman" w:hAnsi="Times New Roman"/>
        </w:rPr>
        <w:t>in</w:t>
      </w:r>
      <w:r w:rsidR="00E2091A">
        <w:rPr>
          <w:rFonts w:ascii="Times New Roman" w:hAnsi="Times New Roman"/>
        </w:rPr>
        <w:t xml:space="preserve"> prevent</w:t>
      </w:r>
      <w:r w:rsidR="00255705">
        <w:rPr>
          <w:rFonts w:ascii="Times New Roman" w:hAnsi="Times New Roman"/>
        </w:rPr>
        <w:t>ing</w:t>
      </w:r>
      <w:r w:rsidR="0082060D">
        <w:rPr>
          <w:rFonts w:ascii="Times New Roman" w:hAnsi="Times New Roman"/>
        </w:rPr>
        <w:t xml:space="preserve"> the</w:t>
      </w:r>
      <w:r w:rsidR="00E2091A">
        <w:rPr>
          <w:rFonts w:ascii="Times New Roman" w:hAnsi="Times New Roman"/>
        </w:rPr>
        <w:t xml:space="preserve"> </w:t>
      </w:r>
      <w:r w:rsidR="005B2F06">
        <w:rPr>
          <w:rFonts w:ascii="Times New Roman" w:hAnsi="Times New Roman"/>
        </w:rPr>
        <w:t>thermal load indu</w:t>
      </w:r>
      <w:r w:rsidR="0082060D">
        <w:rPr>
          <w:rFonts w:ascii="Times New Roman" w:hAnsi="Times New Roman"/>
        </w:rPr>
        <w:t xml:space="preserve">ced pore pressure </w:t>
      </w:r>
      <w:r w:rsidR="005B2F06">
        <w:rPr>
          <w:rFonts w:ascii="Times New Roman" w:hAnsi="Times New Roman"/>
        </w:rPr>
        <w:t>damage</w:t>
      </w:r>
      <w:r>
        <w:rPr>
          <w:rFonts w:ascii="Times New Roman" w:hAnsi="Times New Roman"/>
        </w:rPr>
        <w:t>. Certainly</w:t>
      </w:r>
      <w:r w:rsidR="00E2091A">
        <w:rPr>
          <w:rFonts w:ascii="Times New Roman" w:hAnsi="Times New Roman"/>
        </w:rPr>
        <w:t xml:space="preserve">, reducing the thermal conductivity is the most direct method to achieve this goal. However, our results show that increasing the specific heat capacity is another efficient way to slow down the pore pressure build up progress. </w:t>
      </w:r>
      <w:r w:rsidR="005B2F06">
        <w:rPr>
          <w:rFonts w:ascii="Times New Roman" w:hAnsi="Times New Roman"/>
        </w:rPr>
        <w:t>More important</w:t>
      </w:r>
      <w:r w:rsidR="00255705">
        <w:rPr>
          <w:rFonts w:ascii="Times New Roman" w:hAnsi="Times New Roman"/>
        </w:rPr>
        <w:t>ly</w:t>
      </w:r>
      <w:r w:rsidR="005B2F06">
        <w:rPr>
          <w:rFonts w:ascii="Times New Roman" w:hAnsi="Times New Roman"/>
        </w:rPr>
        <w:t xml:space="preserve">, it </w:t>
      </w:r>
      <w:r w:rsidR="00E2091A">
        <w:rPr>
          <w:rFonts w:ascii="Times New Roman" w:hAnsi="Times New Roman"/>
        </w:rPr>
        <w:lastRenderedPageBreak/>
        <w:t>provide</w:t>
      </w:r>
      <w:r w:rsidR="005B2F06">
        <w:rPr>
          <w:rFonts w:ascii="Times New Roman" w:hAnsi="Times New Roman"/>
        </w:rPr>
        <w:t>s</w:t>
      </w:r>
      <w:r w:rsidR="00E2091A">
        <w:rPr>
          <w:rFonts w:ascii="Times New Roman" w:hAnsi="Times New Roman"/>
        </w:rPr>
        <w:t xml:space="preserve"> a </w:t>
      </w:r>
      <w:r>
        <w:rPr>
          <w:rFonts w:ascii="Times New Roman" w:hAnsi="Times New Roman"/>
        </w:rPr>
        <w:t xml:space="preserve">totally </w:t>
      </w:r>
      <w:r w:rsidR="00E2091A">
        <w:rPr>
          <w:rFonts w:ascii="Times New Roman" w:hAnsi="Times New Roman"/>
        </w:rPr>
        <w:t xml:space="preserve">new perspective of creating a phase-change cement </w:t>
      </w:r>
      <w:r w:rsidR="007D1834">
        <w:rPr>
          <w:rFonts w:ascii="Times New Roman" w:hAnsi="Times New Roman"/>
        </w:rPr>
        <w:t xml:space="preserve">with high volume specific heat capacity but low thermal conductivity </w:t>
      </w:r>
      <w:r w:rsidR="00E2091A">
        <w:rPr>
          <w:rFonts w:ascii="Times New Roman" w:hAnsi="Times New Roman"/>
        </w:rPr>
        <w:t>that is specially</w:t>
      </w:r>
      <w:r>
        <w:rPr>
          <w:rFonts w:ascii="Times New Roman" w:hAnsi="Times New Roman"/>
        </w:rPr>
        <w:t xml:space="preserve"> designed for HTHP conditions, which </w:t>
      </w:r>
      <w:r w:rsidR="00255705">
        <w:rPr>
          <w:rFonts w:ascii="Times New Roman" w:hAnsi="Times New Roman"/>
        </w:rPr>
        <w:t xml:space="preserve">has very </w:t>
      </w:r>
      <w:r w:rsidR="00D65643">
        <w:rPr>
          <w:rFonts w:ascii="Times New Roman" w:hAnsi="Times New Roman"/>
        </w:rPr>
        <w:t>promising and wide applications.</w:t>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3909B1CF" w:rsidR="00437EF3" w:rsidRPr="00F87AC5" w:rsidRDefault="00437EF3" w:rsidP="00437EF3">
      <w:pPr>
        <w:pStyle w:val="Paper"/>
        <w:rPr>
          <w:sz w:val="24"/>
          <w:szCs w:val="24"/>
        </w:rPr>
      </w:pPr>
      <w:r w:rsidRPr="00F87AC5">
        <w:rPr>
          <w:sz w:val="24"/>
          <w:szCs w:val="24"/>
        </w:rPr>
        <w:t xml:space="preserve">Appendix A: </w:t>
      </w:r>
      <w:r w:rsidR="00250BB9">
        <w:rPr>
          <w:sz w:val="24"/>
          <w:szCs w:val="24"/>
        </w:rPr>
        <w:t xml:space="preserve">Table 1. </w:t>
      </w:r>
      <w:r w:rsidRPr="00F87AC5">
        <w:rPr>
          <w:sz w:val="24"/>
          <w:szCs w:val="24"/>
        </w:rPr>
        <w:t xml:space="preserve">Notations </w:t>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176" type="#_x0000_t75" alt="" style="width:9.75pt;height:9.75pt;mso-width-percent:0;mso-height-percent:0;mso-width-percent:0;mso-height-percent:0" o:ole="">
                  <v:imagedata r:id="rId299" o:title=""/>
                </v:shape>
                <o:OLEObject Type="Embed" ProgID="Equation.DSMT4" ShapeID="_x0000_i1176" DrawAspect="Content" ObjectID="_1722277551" r:id="rId300"/>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177" type="#_x0000_t75" alt="" style="width:14.25pt;height:17.25pt;mso-width-percent:0;mso-height-percent:0;mso-width-percent:0;mso-height-percent:0" o:ole="">
                  <v:imagedata r:id="rId301" o:title=""/>
                </v:shape>
                <o:OLEObject Type="Embed" ProgID="Equation.DSMT4" ShapeID="_x0000_i1177" DrawAspect="Content" ObjectID="_1722277552" r:id="rId302"/>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178" type="#_x0000_t75" alt="" style="width:9.75pt;height:12pt;mso-width-percent:0;mso-height-percent:0;mso-width-percent:0;mso-height-percent:0" o:ole="">
                  <v:imagedata r:id="rId303" o:title=""/>
                </v:shape>
                <o:OLEObject Type="Embed" ProgID="Equation.DSMT4" ShapeID="_x0000_i1178" DrawAspect="Content" ObjectID="_1722277553" r:id="rId304"/>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179" type="#_x0000_t75" alt="" style="width:9.75pt;height:17.25pt;mso-width-percent:0;mso-height-percent:0;mso-width-percent:0;mso-height-percent:0" o:ole="">
                  <v:imagedata r:id="rId305" o:title=""/>
                </v:shape>
                <o:OLEObject Type="Embed" ProgID="Equation.DSMT4" ShapeID="_x0000_i1179" DrawAspect="Content" ObjectID="_1722277554" r:id="rId306"/>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180" type="#_x0000_t75" alt="" style="width:14.25pt;height:17.25pt;mso-width-percent:0;mso-height-percent:0;mso-width-percent:0;mso-height-percent:0" o:ole="">
                  <v:imagedata r:id="rId307" o:title=""/>
                </v:shape>
                <o:OLEObject Type="Embed" ProgID="Equation.DSMT4" ShapeID="_x0000_i1180" DrawAspect="Content" ObjectID="_1722277555" r:id="rId308"/>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181" type="#_x0000_t75" alt="" style="width:14.25pt;height:17.25pt;mso-width-percent:0;mso-height-percent:0;mso-width-percent:0;mso-height-percent:0" o:ole="">
                  <v:imagedata r:id="rId309" o:title=""/>
                </v:shape>
                <o:OLEObject Type="Embed" ProgID="Equation.DSMT4" ShapeID="_x0000_i1181" DrawAspect="Content" ObjectID="_1722277556" r:id="rId310"/>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182" type="#_x0000_t75" alt="" style="width:9.75pt;height:17.25pt;mso-width-percent:0;mso-height-percent:0;mso-width-percent:0;mso-height-percent:0" o:ole="">
                  <v:imagedata r:id="rId311" o:title=""/>
                </v:shape>
                <o:OLEObject Type="Embed" ProgID="Equation.DSMT4" ShapeID="_x0000_i1182" DrawAspect="Content" ObjectID="_1722277557" r:id="rId312"/>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183" type="#_x0000_t75" alt="" style="width:9.75pt;height:17.25pt;mso-width-percent:0;mso-height-percent:0;mso-width-percent:0;mso-height-percent:0" o:ole="">
                  <v:imagedata r:id="rId313" o:title=""/>
                </v:shape>
                <o:OLEObject Type="Embed" ProgID="Equation.DSMT4" ShapeID="_x0000_i1183" DrawAspect="Content" ObjectID="_1722277558" r:id="rId314"/>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184" type="#_x0000_t75" alt="" style="width:9.75pt;height:9.75pt;mso-width-percent:0;mso-height-percent:0;mso-width-percent:0;mso-height-percent:0" o:ole="">
                  <v:imagedata r:id="rId315" o:title=""/>
                </v:shape>
                <o:OLEObject Type="Embed" ProgID="Equation.DSMT4" ShapeID="_x0000_i1184" DrawAspect="Content" ObjectID="_1722277559" r:id="rId316"/>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185" type="#_x0000_t75" alt="" style="width:9.75pt;height:9.75pt;mso-width-percent:0;mso-height-percent:0;mso-width-percent:0;mso-height-percent:0" o:ole="">
                  <v:imagedata r:id="rId317" o:title=""/>
                </v:shape>
                <o:OLEObject Type="Embed" ProgID="Equation.DSMT4" ShapeID="_x0000_i1185" DrawAspect="Content" ObjectID="_1722277560" r:id="rId318"/>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186" type="#_x0000_t75" alt="" style="width:9.75pt;height:14.25pt;mso-width-percent:0;mso-height-percent:0;mso-width-percent:0;mso-height-percent:0" o:ole="">
                  <v:imagedata r:id="rId319" o:title=""/>
                </v:shape>
                <o:OLEObject Type="Embed" ProgID="Equation.DSMT4" ShapeID="_x0000_i1186" DrawAspect="Content" ObjectID="_1722277561" r:id="rId320"/>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187" type="#_x0000_t75" alt="" style="width:9.75pt;height:14.25pt;mso-width-percent:0;mso-height-percent:0;mso-width-percent:0;mso-height-percent:0" o:ole="">
                  <v:imagedata r:id="rId321" o:title=""/>
                </v:shape>
                <o:OLEObject Type="Embed" ProgID="Equation.DSMT4" ShapeID="_x0000_i1187" DrawAspect="Content" ObjectID="_1722277562" r:id="rId322"/>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188" type="#_x0000_t75" alt="" style="width:9.75pt;height:17.25pt;mso-width-percent:0;mso-height-percent:0;mso-width-percent:0;mso-height-percent:0" o:ole="">
                  <v:imagedata r:id="rId323" o:title=""/>
                </v:shape>
                <o:OLEObject Type="Embed" ProgID="Equation.DSMT4" ShapeID="_x0000_i1188" DrawAspect="Content" ObjectID="_1722277563" r:id="rId324"/>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189" type="#_x0000_t75" alt="" style="width:12pt;height:17.25pt;mso-width-percent:0;mso-height-percent:0;mso-width-percent:0;mso-height-percent:0" o:ole="">
                  <v:imagedata r:id="rId325" o:title=""/>
                </v:shape>
                <o:OLEObject Type="Embed" ProgID="Equation.DSMT4" ShapeID="_x0000_i1189" DrawAspect="Content" ObjectID="_1722277564" r:id="rId326"/>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190" type="#_x0000_t75" alt="" style="width:14.25pt;height:17.25pt;mso-width-percent:0;mso-height-percent:0;mso-width-percent:0;mso-height-percent:0" o:ole="">
                  <v:imagedata r:id="rId327" o:title=""/>
                </v:shape>
                <o:OLEObject Type="Embed" ProgID="Equation.DSMT4" ShapeID="_x0000_i1190" DrawAspect="Content" ObjectID="_1722277565" r:id="rId328"/>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191" type="#_x0000_t75" alt="" style="width:7.5pt;height:9.75pt;mso-width-percent:0;mso-height-percent:0;mso-width-percent:0;mso-height-percent:0" o:ole="">
                  <v:imagedata r:id="rId329" o:title=""/>
                </v:shape>
                <o:OLEObject Type="Embed" ProgID="Equation.DSMT4" ShapeID="_x0000_i1191" DrawAspect="Content" ObjectID="_1722277566" r:id="rId330"/>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192" type="#_x0000_t75" alt="" style="width:9.75pt;height:9.75pt;mso-width-percent:0;mso-height-percent:0;mso-width-percent:0;mso-height-percent:0" o:ole="">
                  <v:imagedata r:id="rId331" o:title=""/>
                </v:shape>
                <o:OLEObject Type="Embed" ProgID="Equation.DSMT4" ShapeID="_x0000_i1192" DrawAspect="Content" ObjectID="_1722277567" r:id="rId332"/>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193" type="#_x0000_t75" alt="" style="width:9.75pt;height:12pt;mso-width-percent:0;mso-height-percent:0;mso-width-percent:0;mso-height-percent:0" o:ole="">
                  <v:imagedata r:id="rId333" o:title=""/>
                </v:shape>
                <o:OLEObject Type="Embed" ProgID="Equation.DSMT4" ShapeID="_x0000_i1193" DrawAspect="Content" ObjectID="_1722277568" r:id="rId334"/>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222" w:name="PasteStart"/>
      <w:bookmarkStart w:id="223" w:name="MTBlankEqn"/>
      <w:bookmarkEnd w:id="222"/>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194" type="#_x0000_t75" alt="" style="width:9.75pt;height:17.25pt;mso-width-percent:0;mso-height-percent:0;mso-width-percent:0;mso-height-percent:0" o:ole="">
                  <v:imagedata r:id="rId335" o:title=""/>
                </v:shape>
                <o:OLEObject Type="Embed" ProgID="Equation.DSMT4" ShapeID="_x0000_i1194" DrawAspect="Content" ObjectID="_1722277569" r:id="rId336"/>
              </w:object>
            </w:r>
            <w:bookmarkStart w:id="224" w:name="PasteEnd"/>
            <w:bookmarkEnd w:id="223"/>
            <w:bookmarkEnd w:id="224"/>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195" type="#_x0000_t75" alt="" style="width:12pt;height:19.5pt;mso-width-percent:0;mso-height-percent:0;mso-width-percent:0;mso-height-percent:0" o:ole="">
                  <v:imagedata r:id="rId337" o:title=""/>
                </v:shape>
                <o:OLEObject Type="Embed" ProgID="Equation.DSMT4" ShapeID="_x0000_i1195" DrawAspect="Content" ObjectID="_1722277570" r:id="rId338"/>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196" type="#_x0000_t75" alt="" style="width:9.75pt;height:9.75pt;mso-width-percent:0;mso-height-percent:0;mso-width-percent:0;mso-height-percent:0" o:ole="">
                  <v:imagedata r:id="rId299" o:title=""/>
                </v:shape>
                <o:OLEObject Type="Embed" ProgID="Equation.DSMT4" ShapeID="_x0000_i1196" DrawAspect="Content" ObjectID="_1722277571" r:id="rId339"/>
              </w:object>
            </w:r>
          </w:p>
        </w:tc>
        <w:tc>
          <w:tcPr>
            <w:tcW w:w="2338" w:type="dxa"/>
            <w:vAlign w:val="center"/>
          </w:tcPr>
          <w:p w14:paraId="4FE15D60" w14:textId="77777777" w:rsidR="00D61B32" w:rsidRPr="00FD64B3" w:rsidRDefault="00D61B32" w:rsidP="00E87163">
            <w:pPr>
              <w:jc w:val="center"/>
              <w:rPr>
                <w:rFonts w:ascii="Times New Roman" w:hAnsi="Times New Roman"/>
              </w:rPr>
            </w:pPr>
            <w:r w:rsidRPr="00FD64B3">
              <w:rPr>
                <w:rFonts w:ascii="Times New Roman" w:hAnsi="Times New Roman"/>
              </w:rPr>
              <w:t>0.55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197" type="#_x0000_t75" alt="" style="width:9.75pt;height:12pt;mso-width-percent:0;mso-height-percent:0;mso-width-percent:0;mso-height-percent:0" o:ole="">
                  <v:imagedata r:id="rId303" o:title=""/>
                </v:shape>
                <o:OLEObject Type="Embed" ProgID="Equation.DSMT4" ShapeID="_x0000_i1197" DrawAspect="Content" ObjectID="_1722277572" r:id="rId340"/>
              </w:object>
            </w:r>
          </w:p>
        </w:tc>
        <w:tc>
          <w:tcPr>
            <w:tcW w:w="2338" w:type="dxa"/>
            <w:vAlign w:val="center"/>
          </w:tcPr>
          <w:p w14:paraId="7174114C" w14:textId="77777777" w:rsidR="00D61B32" w:rsidRPr="00FD64B3" w:rsidRDefault="00D61B32" w:rsidP="00E87163">
            <w:pPr>
              <w:jc w:val="center"/>
              <w:rPr>
                <w:rFonts w:ascii="Times New Roman" w:hAnsi="Times New Roman"/>
              </w:rPr>
            </w:pPr>
            <w:r w:rsidRPr="00FD64B3">
              <w:rPr>
                <w:rFonts w:ascii="Times New Roman" w:hAnsi="Times New Roman"/>
              </w:rPr>
              <w:t>0.58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198" type="#_x0000_t75" alt="" style="width:9.75pt;height:17.25pt;mso-width-percent:0;mso-height-percent:0;mso-width-percent:0;mso-height-percent:0" o:ole="">
                  <v:imagedata r:id="rId311" o:title=""/>
                </v:shape>
                <o:OLEObject Type="Embed" ProgID="Equation.DSMT4" ShapeID="_x0000_i1198" DrawAspect="Content" ObjectID="_1722277573" r:id="rId341"/>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77777777" w:rsidR="00D61B32" w:rsidRPr="00FD64B3" w:rsidRDefault="00D61B32" w:rsidP="00E87163">
            <w:pPr>
              <w:jc w:val="center"/>
              <w:rPr>
                <w:rFonts w:ascii="Times New Roman" w:hAnsi="Times New Roman"/>
              </w:rPr>
            </w:pPr>
            <w:r>
              <w:rPr>
                <w:rFonts w:ascii="Times New Roman" w:hAnsi="Times New Roman"/>
              </w:rPr>
              <w:t>1E-4</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199" type="#_x0000_t75" alt="" style="width:9.75pt;height:9.75pt;mso-width-percent:0;mso-height-percent:0;mso-width-percent:0;mso-height-percent:0" o:ole="">
                  <v:imagedata r:id="rId331" o:title=""/>
                </v:shape>
                <o:OLEObject Type="Embed" ProgID="Equation.DSMT4" ShapeID="_x0000_i1199" DrawAspect="Content" ObjectID="_1722277574" r:id="rId342"/>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00" type="#_x0000_t75" alt="" style="width:9.75pt;height:12pt;mso-width-percent:0;mso-height-percent:0;mso-width-percent:0;mso-height-percent:0" o:ole="">
                  <v:imagedata r:id="rId333" o:title=""/>
                </v:shape>
                <o:OLEObject Type="Embed" ProgID="Equation.DSMT4" ShapeID="_x0000_i1200" DrawAspect="Content" ObjectID="_1722277575" r:id="rId343"/>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01" type="#_x0000_t75" alt="" style="width:7.5pt;height:9.75pt;mso-width-percent:0;mso-height-percent:0;mso-width-percent:0;mso-height-percent:0" o:ole="">
                  <v:imagedata r:id="rId329" o:title=""/>
                </v:shape>
                <o:OLEObject Type="Embed" ProgID="Equation.DSMT4" ShapeID="_x0000_i1201" DrawAspect="Content" ObjectID="_1722277576" r:id="rId344"/>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02" type="#_x0000_t75" alt="" style="width:9.75pt;height:14.25pt;mso-width-percent:0;mso-height-percent:0;mso-width-percent:0;mso-height-percent:0" o:ole="">
                  <v:imagedata r:id="rId321" o:title=""/>
                </v:shape>
                <o:OLEObject Type="Embed" ProgID="Equation.DSMT4" ShapeID="_x0000_i1202" DrawAspect="Content" ObjectID="_1722277577" r:id="rId345"/>
              </w:object>
            </w:r>
          </w:p>
        </w:tc>
        <w:tc>
          <w:tcPr>
            <w:tcW w:w="2338" w:type="dxa"/>
            <w:vAlign w:val="center"/>
          </w:tcPr>
          <w:p w14:paraId="0A44847D" w14:textId="77777777" w:rsidR="00D61B32" w:rsidRPr="00FD64B3" w:rsidRDefault="00D61B32" w:rsidP="00E87163">
            <w:pPr>
              <w:jc w:val="center"/>
              <w:rPr>
                <w:rFonts w:ascii="Times New Roman" w:hAnsi="Times New Roman"/>
              </w:rPr>
            </w:pPr>
            <w:r w:rsidRPr="00FD64B3">
              <w:rPr>
                <w:rFonts w:ascii="Times New Roman" w:hAnsi="Times New Roman"/>
              </w:rPr>
              <w:t>1E-17</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03" type="#_x0000_t75" alt="" style="width:14.25pt;height:19.5pt;mso-width-percent:0;mso-height-percent:0;mso-width-percent:0;mso-height-percent:0" o:ole="">
                  <v:imagedata r:id="rId346" o:title=""/>
                </v:shape>
                <o:OLEObject Type="Embed" ProgID="Equation.DSMT4" ShapeID="_x0000_i1203" DrawAspect="Content" ObjectID="_1722277578" r:id="rId347"/>
              </w:object>
            </w:r>
          </w:p>
        </w:tc>
        <w:tc>
          <w:tcPr>
            <w:tcW w:w="2338" w:type="dxa"/>
            <w:vAlign w:val="center"/>
          </w:tcPr>
          <w:p w14:paraId="65434571" w14:textId="0507BCDE" w:rsidR="00D61B32" w:rsidRPr="00FD64B3" w:rsidRDefault="00D61B32" w:rsidP="00E87163">
            <w:pPr>
              <w:jc w:val="center"/>
              <w:rPr>
                <w:rFonts w:ascii="Times New Roman" w:hAnsi="Times New Roman"/>
              </w:rPr>
            </w:pPr>
            <w:r>
              <w:rPr>
                <w:rFonts w:ascii="Times New Roman" w:hAnsi="Times New Roman"/>
              </w:rPr>
              <w:t>1E1</w:t>
            </w:r>
          </w:p>
        </w:tc>
        <w:tc>
          <w:tcPr>
            <w:tcW w:w="2338" w:type="dxa"/>
            <w:vAlign w:val="center"/>
          </w:tcPr>
          <w:p w14:paraId="60CC0007" w14:textId="5A4E8D06" w:rsidR="00D61B32" w:rsidRPr="00FD64B3" w:rsidRDefault="00D61B32" w:rsidP="00E87163">
            <w:pPr>
              <w:jc w:val="center"/>
              <w:rPr>
                <w:rFonts w:ascii="Times New Roman" w:hAnsi="Times New Roman"/>
              </w:rPr>
            </w:pPr>
            <w:r>
              <w:rPr>
                <w:rFonts w:ascii="Times New Roman" w:hAnsi="Times New Roman"/>
              </w:rPr>
              <w:t>1E2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04" type="#_x0000_t75" alt="" style="width:12pt;height:17.25pt;mso-width-percent:0;mso-height-percent:0;mso-width-percent:0;mso-height-percent:0" o:ole="">
                  <v:imagedata r:id="rId348" o:title=""/>
                </v:shape>
                <o:OLEObject Type="Embed" ProgID="Equation.DSMT4" ShapeID="_x0000_i1204" DrawAspect="Content" ObjectID="_1722277579" r:id="rId349"/>
              </w:object>
            </w:r>
          </w:p>
        </w:tc>
        <w:tc>
          <w:tcPr>
            <w:tcW w:w="2338" w:type="dxa"/>
            <w:vAlign w:val="center"/>
          </w:tcPr>
          <w:p w14:paraId="7DFD1A4A" w14:textId="77777777" w:rsidR="00D61B32" w:rsidRPr="00FD64B3" w:rsidRDefault="00D61B32" w:rsidP="00E87163">
            <w:pPr>
              <w:jc w:val="center"/>
              <w:rPr>
                <w:rFonts w:ascii="Times New Roman" w:hAnsi="Times New Roman"/>
              </w:rPr>
            </w:pPr>
            <w:r w:rsidRPr="00FD64B3">
              <w:rPr>
                <w:rFonts w:ascii="Times New Roman" w:hAnsi="Times New Roman"/>
              </w:rPr>
              <w:t>1E-5</w:t>
            </w:r>
          </w:p>
        </w:tc>
        <w:tc>
          <w:tcPr>
            <w:tcW w:w="2338" w:type="dxa"/>
            <w:vAlign w:val="center"/>
          </w:tcPr>
          <w:p w14:paraId="71E67EE4" w14:textId="77777777" w:rsidR="00D61B32" w:rsidRPr="00FD64B3" w:rsidRDefault="00D61B32" w:rsidP="00E87163">
            <w:pPr>
              <w:jc w:val="center"/>
              <w:rPr>
                <w:rFonts w:ascii="Times New Roman" w:hAnsi="Times New Roman"/>
              </w:rPr>
            </w:pPr>
            <w:r w:rsidRPr="00FD64B3">
              <w:rPr>
                <w:rFonts w:ascii="Times New Roman" w:hAnsi="Times New Roman"/>
              </w:rPr>
              <w:t>1E-4</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05" type="#_x0000_t75" alt="" style="width:14.25pt;height:17.25pt;mso-width-percent:0;mso-height-percent:0;mso-width-percent:0;mso-height-percent:0" o:ole="">
                  <v:imagedata r:id="rId350" o:title=""/>
                </v:shape>
                <o:OLEObject Type="Embed" ProgID="Equation.DSMT4" ShapeID="_x0000_i1205" DrawAspect="Content" ObjectID="_1722277580" r:id="rId351"/>
              </w:object>
            </w:r>
          </w:p>
        </w:tc>
        <w:tc>
          <w:tcPr>
            <w:tcW w:w="2338" w:type="dxa"/>
            <w:vAlign w:val="center"/>
          </w:tcPr>
          <w:p w14:paraId="08926393" w14:textId="77777777" w:rsidR="00D61B32" w:rsidRPr="00FD64B3" w:rsidRDefault="00D61B32" w:rsidP="00E87163">
            <w:pPr>
              <w:jc w:val="center"/>
              <w:rPr>
                <w:rFonts w:ascii="Times New Roman" w:hAnsi="Times New Roman"/>
              </w:rPr>
            </w:pPr>
            <w:r w:rsidRPr="00FD64B3">
              <w:rPr>
                <w:rFonts w:ascii="Times New Roman" w:hAnsi="Times New Roman"/>
              </w:rPr>
              <w:t>1E-14</w:t>
            </w:r>
          </w:p>
        </w:tc>
        <w:tc>
          <w:tcPr>
            <w:tcW w:w="2338" w:type="dxa"/>
            <w:vAlign w:val="center"/>
          </w:tcPr>
          <w:p w14:paraId="7302A2AA" w14:textId="77777777" w:rsidR="00D61B32" w:rsidRPr="00FD64B3" w:rsidRDefault="00D61B32" w:rsidP="00E87163">
            <w:pPr>
              <w:jc w:val="center"/>
              <w:rPr>
                <w:rFonts w:ascii="Times New Roman" w:hAnsi="Times New Roman"/>
              </w:rPr>
            </w:pPr>
            <w:r w:rsidRPr="00FD64B3">
              <w:rPr>
                <w:rFonts w:ascii="Times New Roman" w:hAnsi="Times New Roman"/>
              </w:rPr>
              <w:t>1E-13</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06" type="#_x0000_t75" alt="" style="width:9.75pt;height:9.75pt;mso-width-percent:0;mso-height-percent:0;mso-width-percent:0;mso-height-percent:0" o:ole="">
                  <v:imagedata r:id="rId315" o:title=""/>
                </v:shape>
                <o:OLEObject Type="Embed" ProgID="Equation.DSMT4" ShapeID="_x0000_i1206" DrawAspect="Content" ObjectID="_1722277581" r:id="rId352"/>
              </w:object>
            </w:r>
          </w:p>
        </w:tc>
        <w:tc>
          <w:tcPr>
            <w:tcW w:w="2338" w:type="dxa"/>
            <w:vAlign w:val="center"/>
          </w:tcPr>
          <w:p w14:paraId="0C74B061" w14:textId="77777777" w:rsidR="00D61B32" w:rsidRPr="00FD64B3" w:rsidRDefault="00D61B32" w:rsidP="00E87163">
            <w:pPr>
              <w:jc w:val="center"/>
              <w:rPr>
                <w:rFonts w:ascii="Times New Roman" w:hAnsi="Times New Roman"/>
              </w:rPr>
            </w:pPr>
            <w:r w:rsidRPr="00FD64B3">
              <w:rPr>
                <w:rFonts w:ascii="Times New Roman" w:hAnsi="Times New Roman"/>
              </w:rPr>
              <w:t>1E6</w:t>
            </w:r>
          </w:p>
        </w:tc>
        <w:tc>
          <w:tcPr>
            <w:tcW w:w="2338" w:type="dxa"/>
            <w:vAlign w:val="center"/>
          </w:tcPr>
          <w:p w14:paraId="739F207F" w14:textId="77777777" w:rsidR="00D61B32" w:rsidRPr="00FD64B3" w:rsidRDefault="00D61B32" w:rsidP="00E87163">
            <w:pPr>
              <w:jc w:val="center"/>
              <w:rPr>
                <w:rFonts w:ascii="Times New Roman" w:hAnsi="Times New Roman"/>
              </w:rPr>
            </w:pPr>
            <w:r w:rsidRPr="00FD64B3">
              <w:rPr>
                <w:rFonts w:ascii="Times New Roman" w:hAnsi="Times New Roman"/>
              </w:rPr>
              <w:t>1E7</w:t>
            </w:r>
          </w:p>
        </w:tc>
      </w:tr>
    </w:tbl>
    <w:p w14:paraId="4D81E37C" w14:textId="0D46C2D5" w:rsidR="001F6E5E" w:rsidRPr="00F87AC5" w:rsidRDefault="001F6E5E" w:rsidP="001F6E5E">
      <w:pPr>
        <w:pStyle w:val="Paper"/>
        <w:rPr>
          <w:sz w:val="24"/>
          <w:szCs w:val="24"/>
        </w:rPr>
      </w:pPr>
      <w:r w:rsidRPr="00F87AC5">
        <w:rPr>
          <w:sz w:val="24"/>
          <w:szCs w:val="24"/>
        </w:rPr>
        <w:lastRenderedPageBreak/>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77777777"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07" type="#_x0000_t75" alt="" style="width:210.75pt;height:37.5pt;mso-width-percent:0;mso-height-percent:0;mso-width-percent:0;mso-height-percent:0" o:ole="">
            <v:imagedata r:id="rId353" o:title=""/>
          </v:shape>
          <o:OLEObject Type="Embed" ProgID="Equation.DSMT4" ShapeID="_x0000_i1207" DrawAspect="Content" ObjectID="_1722277582" r:id="rId354"/>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1F6E5E">
        <w:rPr>
          <w:rFonts w:ascii="Times New Roman" w:hAnsi="Times New Roman"/>
          <w:noProof/>
        </w:rPr>
        <w:instrText>24</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08" type="#_x0000_t75" alt="" style="width:9.75pt;height:17.25pt;mso-width-percent:0;mso-height-percent:0;mso-width-percent:0;mso-height-percent:0" o:ole="">
            <v:imagedata r:id="rId355" o:title=""/>
          </v:shape>
          <o:OLEObject Type="Embed" ProgID="Equation.DSMT4" ShapeID="_x0000_i1208" DrawAspect="Content" ObjectID="_1722277583" r:id="rId356"/>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09" type="#_x0000_t75" alt="" style="width:294.75pt;height:37.5pt;mso-width-percent:0;mso-height-percent:0;mso-width-percent:0;mso-height-percent:0" o:ole="">
            <v:imagedata r:id="rId357" o:title=""/>
          </v:shape>
          <o:OLEObject Type="Embed" ProgID="Equation.DSMT4" ShapeID="_x0000_i1209" DrawAspect="Content" ObjectID="_1722277584" r:id="rId358"/>
        </w:object>
      </w:r>
    </w:p>
    <w:p w14:paraId="64E4E1BA" w14:textId="72EC254D" w:rsidR="00B43F9D" w:rsidRPr="00B45083" w:rsidRDefault="00B45083" w:rsidP="00B45083">
      <w:pPr>
        <w:pStyle w:val="Paper"/>
        <w:rPr>
          <w:sz w:val="24"/>
          <w:szCs w:val="24"/>
        </w:rPr>
      </w:pPr>
      <w:r w:rsidRPr="00F87AC5">
        <w:rPr>
          <w:sz w:val="24"/>
          <w:szCs w:val="24"/>
        </w:rPr>
        <w:t>Appe</w:t>
      </w:r>
      <w:r>
        <w:rPr>
          <w:sz w:val="24"/>
          <w:szCs w:val="24"/>
        </w:rPr>
        <w:t xml:space="preserve">ndix C: </w:t>
      </w:r>
    </w:p>
    <w:p w14:paraId="58487306" w14:textId="253BD80B" w:rsidR="00B45083" w:rsidRDefault="00B45083" w:rsidP="007C3E2C">
      <w:pPr>
        <w:keepNext/>
        <w:jc w:val="center"/>
        <w:rPr>
          <w:rFonts w:ascii="Times New Roman" w:hAnsi="Times New Roman"/>
        </w:rPr>
      </w:pPr>
      <w:r>
        <w:rPr>
          <w:noProof/>
        </w:rPr>
        <w:drawing>
          <wp:inline distT="0" distB="0" distL="0" distR="0" wp14:anchorId="250CC2DA" wp14:editId="759BEE66">
            <wp:extent cx="4908884" cy="4835482"/>
            <wp:effectExtent l="0" t="0" r="0" b="381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9"/>
                    <a:srcRect r="8514"/>
                    <a:stretch/>
                  </pic:blipFill>
                  <pic:spPr bwMode="auto">
                    <a:xfrm>
                      <a:off x="0" y="0"/>
                      <a:ext cx="4933900" cy="4860124"/>
                    </a:xfrm>
                    <a:prstGeom prst="rect">
                      <a:avLst/>
                    </a:prstGeom>
                    <a:ln>
                      <a:noFill/>
                    </a:ln>
                    <a:extLst>
                      <a:ext uri="{53640926-AAD7-44D8-BBD7-CCE9431645EC}">
                        <a14:shadowObscured xmlns:a14="http://schemas.microsoft.com/office/drawing/2010/main"/>
                      </a:ext>
                    </a:extLst>
                  </pic:spPr>
                </pic:pic>
              </a:graphicData>
            </a:graphic>
          </wp:inline>
        </w:drawing>
      </w:r>
    </w:p>
    <w:p w14:paraId="54BD256C" w14:textId="69C498E3" w:rsidR="00B45083" w:rsidRPr="009211A7" w:rsidRDefault="00B45083" w:rsidP="00B45083">
      <w:pPr>
        <w:spacing w:line="360" w:lineRule="auto"/>
        <w:jc w:val="center"/>
        <w:rPr>
          <w:rFonts w:ascii="Times New Roman" w:hAnsi="Times New Roman"/>
        </w:rPr>
      </w:pPr>
      <w:bookmarkStart w:id="225" w:name="OLE_LINK5"/>
      <w:bookmarkStart w:id="226" w:name="OLE_LINK6"/>
      <w:r>
        <w:rPr>
          <w:rFonts w:ascii="Times New Roman" w:hAnsi="Times New Roman"/>
        </w:rPr>
        <w:t xml:space="preserve">Pairwise bivariate distributions </w:t>
      </w:r>
      <w:bookmarkEnd w:id="225"/>
      <w:bookmarkEnd w:id="226"/>
      <w:r>
        <w:rPr>
          <w:rFonts w:ascii="Times New Roman" w:hAnsi="Times New Roman"/>
        </w:rPr>
        <w:t>for eleven variables (each orange color dot</w:t>
      </w:r>
      <w:r w:rsidR="00255705" w:rsidRPr="00255705">
        <w:rPr>
          <w:rFonts w:ascii="Times New Roman" w:hAnsi="Times New Roman"/>
        </w:rPr>
        <w:t xml:space="preserve"> represents a tensile case and each blue color dot represents a compressive case</w:t>
      </w:r>
      <w:r>
        <w:rPr>
          <w:rFonts w:ascii="Times New Roman" w:hAnsi="Times New Roman"/>
        </w:rPr>
        <w:t>)</w: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0F0502" w:rsidRDefault="00D65643" w:rsidP="000F0502">
      <w:pPr>
        <w:pStyle w:val="Paper"/>
        <w:rPr>
          <w:rFonts w:cs="Times New Roman"/>
          <w:sz w:val="24"/>
          <w:szCs w:val="24"/>
        </w:rPr>
      </w:pPr>
      <w:r w:rsidRPr="009B3F0B">
        <w:rPr>
          <w:rFonts w:cs="Times New Roman"/>
          <w:sz w:val="24"/>
          <w:szCs w:val="24"/>
        </w:rPr>
        <w:t>Reference</w:t>
      </w:r>
      <w:r w:rsidR="002130D7">
        <w:rPr>
          <w:rFonts w:cs="Times New Roman"/>
          <w:sz w:val="24"/>
          <w:szCs w:val="24"/>
        </w:rPr>
        <w:t>s</w:t>
      </w:r>
    </w:p>
    <w:p w14:paraId="71B1F081" w14:textId="77777777" w:rsidR="00356A6A" w:rsidRPr="00356A6A" w:rsidRDefault="00E0326E" w:rsidP="00356A6A">
      <w:pPr>
        <w:pStyle w:val="EndNoteBibliography"/>
        <w:spacing w:after="0"/>
        <w:ind w:left="720" w:hanging="720"/>
      </w:pPr>
      <w:r w:rsidRPr="009B3F0B">
        <w:fldChar w:fldCharType="begin"/>
      </w:r>
      <w:r w:rsidRPr="009B3F0B">
        <w:instrText xml:space="preserve"> ADDIN EN.REFLIST </w:instrText>
      </w:r>
      <w:r w:rsidRPr="009B3F0B">
        <w:fldChar w:fldCharType="separate"/>
      </w:r>
      <w:r w:rsidR="00356A6A" w:rsidRPr="00356A6A">
        <w:t xml:space="preserve">Ahmed, S., Salehi, S., &amp; Ezeakacha, C. (2020). Review of gas migration and wellbore leakage in liner hanger dual barrier system: Challenges and implications for industry. </w:t>
      </w:r>
      <w:r w:rsidR="00356A6A" w:rsidRPr="00356A6A">
        <w:rPr>
          <w:i/>
        </w:rPr>
        <w:t>Journal of Natural Gas Science and Engineering, 78</w:t>
      </w:r>
      <w:r w:rsidR="00356A6A" w:rsidRPr="00356A6A">
        <w:t xml:space="preserve">, 103284. </w:t>
      </w:r>
    </w:p>
    <w:p w14:paraId="115FAC06" w14:textId="77777777" w:rsidR="00356A6A" w:rsidRPr="00356A6A" w:rsidRDefault="00356A6A" w:rsidP="00356A6A">
      <w:pPr>
        <w:pStyle w:val="EndNoteBibliography"/>
        <w:spacing w:after="0"/>
        <w:ind w:left="720" w:hanging="720"/>
      </w:pPr>
      <w:r w:rsidRPr="00356A6A">
        <w:t xml:space="preserve">Allahvirdizadeh, P. (2020). A review on geothermal wells: Well integrity issues. </w:t>
      </w:r>
      <w:r w:rsidRPr="00356A6A">
        <w:rPr>
          <w:i/>
        </w:rPr>
        <w:t>Journal of cleaner production, 275</w:t>
      </w:r>
      <w:r w:rsidRPr="00356A6A">
        <w:t xml:space="preserve">, 124009. </w:t>
      </w:r>
    </w:p>
    <w:p w14:paraId="0C6B30C7" w14:textId="77777777" w:rsidR="00356A6A" w:rsidRPr="00356A6A" w:rsidRDefault="00356A6A" w:rsidP="00356A6A">
      <w:pPr>
        <w:pStyle w:val="EndNoteBibliography"/>
        <w:spacing w:after="0"/>
        <w:ind w:left="720" w:hanging="720"/>
      </w:pPr>
      <w:r w:rsidRPr="00356A6A">
        <w:t xml:space="preserve">Banthia, N., &amp; Mindess, S. (1989). Water permeability of cement paste. </w:t>
      </w:r>
      <w:r w:rsidRPr="00356A6A">
        <w:rPr>
          <w:i/>
        </w:rPr>
        <w:t>Cement and concrete research, 19</w:t>
      </w:r>
      <w:r w:rsidRPr="00356A6A">
        <w:t xml:space="preserve">(5), 727-736. </w:t>
      </w:r>
    </w:p>
    <w:p w14:paraId="4D348825" w14:textId="77777777" w:rsidR="00356A6A" w:rsidRPr="00356A6A" w:rsidRDefault="00356A6A" w:rsidP="00356A6A">
      <w:pPr>
        <w:pStyle w:val="EndNoteBibliography"/>
        <w:spacing w:after="0"/>
        <w:ind w:left="720" w:hanging="720"/>
      </w:pPr>
      <w:r w:rsidRPr="00356A6A">
        <w:t xml:space="preserve">Bear, J., &amp; Corapcioglu, M. (1981). A mathematical model for consolidation in a thermoelastic aquifer due to hot water injection or pumping. </w:t>
      </w:r>
      <w:r w:rsidRPr="00356A6A">
        <w:rPr>
          <w:i/>
        </w:rPr>
        <w:t>Water Resources Research, 17</w:t>
      </w:r>
      <w:r w:rsidRPr="00356A6A">
        <w:t xml:space="preserve">(3), 723-736. </w:t>
      </w:r>
    </w:p>
    <w:p w14:paraId="2CF50C61" w14:textId="77777777" w:rsidR="00356A6A" w:rsidRPr="00356A6A" w:rsidRDefault="00356A6A" w:rsidP="00356A6A">
      <w:pPr>
        <w:pStyle w:val="EndNoteBibliography"/>
        <w:spacing w:after="0"/>
        <w:ind w:left="720" w:hanging="720"/>
      </w:pPr>
      <w:r w:rsidRPr="00356A6A">
        <w:t xml:space="preserve">Biot, M. A. (1977). Variational Lagrangian-thermodynamics of nonisothermal finite strain mechanics of porous solids and thermomolecular diffusion. </w:t>
      </w:r>
      <w:r w:rsidRPr="00356A6A">
        <w:rPr>
          <w:i/>
        </w:rPr>
        <w:t>International Journal of Solids and Structures, 13</w:t>
      </w:r>
      <w:r w:rsidRPr="00356A6A">
        <w:t xml:space="preserve">(6), 579-597. </w:t>
      </w:r>
    </w:p>
    <w:p w14:paraId="042EA33F" w14:textId="77777777" w:rsidR="00356A6A" w:rsidRPr="00356A6A" w:rsidRDefault="00356A6A" w:rsidP="00356A6A">
      <w:pPr>
        <w:pStyle w:val="EndNoteBibliography"/>
        <w:spacing w:after="0"/>
        <w:ind w:left="720" w:hanging="720"/>
      </w:pPr>
      <w:r w:rsidRPr="00356A6A">
        <w:t xml:space="preserve">Cai, W., Deng, J., Luo, M., Feng, Y., Li, J., &amp; Liu, Q. (2022). Recent advances of cementing technologies for ultra-HTHP formations. </w:t>
      </w:r>
      <w:r w:rsidRPr="00356A6A">
        <w:rPr>
          <w:i/>
        </w:rPr>
        <w:t>International Journal of Oil, Gas and Coal Technology, 29</w:t>
      </w:r>
      <w:r w:rsidRPr="00356A6A">
        <w:t xml:space="preserve">(1), 27-51. </w:t>
      </w:r>
    </w:p>
    <w:p w14:paraId="123030E8" w14:textId="77777777" w:rsidR="00356A6A" w:rsidRPr="00356A6A" w:rsidRDefault="00356A6A" w:rsidP="00356A6A">
      <w:pPr>
        <w:pStyle w:val="EndNoteBibliography"/>
        <w:spacing w:after="0"/>
        <w:ind w:left="720" w:hanging="720"/>
      </w:pPr>
      <w:r w:rsidRPr="00356A6A">
        <w:t xml:space="preserve">Carnahan, C. (1983). Thermodynamic coupling of heat and matter flows in near-field regions of nuclear waste repositories. </w:t>
      </w:r>
      <w:r w:rsidRPr="00356A6A">
        <w:rPr>
          <w:i/>
        </w:rPr>
        <w:t>MRS Online Proceedings Library (OPL), 26</w:t>
      </w:r>
      <w:r w:rsidRPr="00356A6A">
        <w:t xml:space="preserve">. </w:t>
      </w:r>
    </w:p>
    <w:p w14:paraId="525796A8" w14:textId="77777777" w:rsidR="00356A6A" w:rsidRPr="00356A6A" w:rsidRDefault="00356A6A" w:rsidP="00356A6A">
      <w:pPr>
        <w:pStyle w:val="EndNoteBibliography"/>
        <w:spacing w:after="0"/>
        <w:ind w:left="720" w:hanging="720"/>
      </w:pPr>
      <w:r w:rsidRPr="00356A6A">
        <w:t xml:space="preserve">Chen, G., &amp; Ewy, R. T. (2005). Thermoporoelastic effect on wellbore stability. </w:t>
      </w:r>
      <w:r w:rsidRPr="00356A6A">
        <w:rPr>
          <w:i/>
        </w:rPr>
        <w:t>SpE Journal, 10</w:t>
      </w:r>
      <w:r w:rsidRPr="00356A6A">
        <w:t xml:space="preserve">(02), 121-129. </w:t>
      </w:r>
    </w:p>
    <w:p w14:paraId="5AC0AA04" w14:textId="77777777" w:rsidR="00356A6A" w:rsidRPr="00356A6A" w:rsidRDefault="00356A6A" w:rsidP="00356A6A">
      <w:pPr>
        <w:pStyle w:val="EndNoteBibliography"/>
        <w:spacing w:after="0"/>
        <w:ind w:left="720" w:hanging="720"/>
      </w:pPr>
      <w:r w:rsidRPr="00356A6A">
        <w:t xml:space="preserve">Cheng, A. H.-D. (2016). </w:t>
      </w:r>
      <w:r w:rsidRPr="00356A6A">
        <w:rPr>
          <w:i/>
        </w:rPr>
        <w:t>Poroelasticity</w:t>
      </w:r>
      <w:r w:rsidRPr="00356A6A">
        <w:t xml:space="preserve"> (Vol. 27): Springer.</w:t>
      </w:r>
    </w:p>
    <w:p w14:paraId="099D0D17" w14:textId="77777777" w:rsidR="00356A6A" w:rsidRPr="00356A6A" w:rsidRDefault="00356A6A" w:rsidP="00356A6A">
      <w:pPr>
        <w:pStyle w:val="EndNoteBibliography"/>
        <w:spacing w:after="0"/>
        <w:ind w:left="720" w:hanging="720"/>
      </w:pPr>
      <w:r w:rsidRPr="00356A6A">
        <w:t xml:space="preserve">DeBruijn, G., Skeates, C., Greenaway, R., Harrison, D., Parris, M., James, S., . . . Temple, L. (2008). High-pressure, high-temperature technologies. </w:t>
      </w:r>
      <w:r w:rsidRPr="00356A6A">
        <w:rPr>
          <w:i/>
        </w:rPr>
        <w:t>Oilfield Review, 20</w:t>
      </w:r>
      <w:r w:rsidRPr="00356A6A">
        <w:t xml:space="preserve">(3), 46-60. </w:t>
      </w:r>
    </w:p>
    <w:p w14:paraId="07AFA036" w14:textId="77777777" w:rsidR="00356A6A" w:rsidRPr="00356A6A" w:rsidRDefault="00356A6A" w:rsidP="00356A6A">
      <w:pPr>
        <w:pStyle w:val="EndNoteBibliography"/>
        <w:spacing w:after="0"/>
        <w:ind w:left="720" w:hanging="720"/>
      </w:pPr>
      <w:r w:rsidRPr="00356A6A">
        <w:t xml:space="preserve">Delaney, P. T. (1982). Rapid intrusion of magma into wet rock: Groundwater flow due to pore pressure increases. </w:t>
      </w:r>
      <w:r w:rsidRPr="00356A6A">
        <w:rPr>
          <w:i/>
        </w:rPr>
        <w:t>Journal of Geophysical Research: Solid Earth, 87</w:t>
      </w:r>
      <w:r w:rsidRPr="00356A6A">
        <w:t xml:space="preserve">(B9), 7739-7756. </w:t>
      </w:r>
    </w:p>
    <w:p w14:paraId="789F6FDB" w14:textId="77777777" w:rsidR="00356A6A" w:rsidRPr="00356A6A" w:rsidRDefault="00356A6A" w:rsidP="00356A6A">
      <w:pPr>
        <w:pStyle w:val="EndNoteBibliography"/>
        <w:spacing w:after="0"/>
        <w:ind w:left="720" w:hanging="720"/>
      </w:pPr>
      <w:r w:rsidRPr="00356A6A">
        <w:t xml:space="preserve">Denbigh, K. (1949). Thermo-osmosis of gases through a membrane. </w:t>
      </w:r>
      <w:r w:rsidRPr="00356A6A">
        <w:rPr>
          <w:i/>
        </w:rPr>
        <w:t>Nature, 163</w:t>
      </w:r>
      <w:r w:rsidRPr="00356A6A">
        <w:t xml:space="preserve">(4132), 60-60. </w:t>
      </w:r>
    </w:p>
    <w:p w14:paraId="04073261" w14:textId="77777777" w:rsidR="00356A6A" w:rsidRPr="00356A6A" w:rsidRDefault="00356A6A" w:rsidP="00356A6A">
      <w:pPr>
        <w:pStyle w:val="EndNoteBibliography"/>
        <w:spacing w:after="0"/>
        <w:ind w:left="720" w:hanging="720"/>
      </w:pPr>
      <w:r w:rsidRPr="00356A6A">
        <w:t xml:space="preserve">Derski, W. (1979). Equations of linear thermoconsolidation. </w:t>
      </w:r>
      <w:r w:rsidRPr="00356A6A">
        <w:rPr>
          <w:i/>
        </w:rPr>
        <w:t>Archives of Mech., 31</w:t>
      </w:r>
      <w:r w:rsidRPr="00356A6A">
        <w:t xml:space="preserve">(3), 303-316. </w:t>
      </w:r>
    </w:p>
    <w:p w14:paraId="5168535B" w14:textId="77777777" w:rsidR="00356A6A" w:rsidRPr="00356A6A" w:rsidRDefault="00356A6A" w:rsidP="00356A6A">
      <w:pPr>
        <w:pStyle w:val="EndNoteBibliography"/>
        <w:spacing w:after="0"/>
        <w:ind w:left="720" w:hanging="720"/>
      </w:pPr>
      <w:r w:rsidRPr="00356A6A">
        <w:t xml:space="preserve">Detournay, E., &amp; Cheng, A.-D. (1988). Poroelastic response of a borehole in a non-hydrostatic stress field. </w:t>
      </w:r>
      <w:r w:rsidRPr="00356A6A">
        <w:rPr>
          <w:i/>
        </w:rPr>
        <w:t>International Journal of Rock Mechanics and Mining Sciences &amp; Geomechanics Abstracts, 25</w:t>
      </w:r>
      <w:r w:rsidRPr="00356A6A">
        <w:t xml:space="preserve">(3), 171-182. </w:t>
      </w:r>
    </w:p>
    <w:p w14:paraId="1ED50A68" w14:textId="77777777" w:rsidR="00356A6A" w:rsidRPr="00356A6A" w:rsidRDefault="00356A6A" w:rsidP="00356A6A">
      <w:pPr>
        <w:pStyle w:val="EndNoteBibliography"/>
        <w:spacing w:after="0"/>
        <w:ind w:left="720" w:hanging="720"/>
      </w:pPr>
      <w:r w:rsidRPr="00356A6A">
        <w:t xml:space="preserve">Detournay, E., &amp; Cheng, A. H.-D. (1993). Fundamentals of poroelasticity. In </w:t>
      </w:r>
      <w:r w:rsidRPr="00356A6A">
        <w:rPr>
          <w:i/>
        </w:rPr>
        <w:t>Analysis and design methods</w:t>
      </w:r>
      <w:r w:rsidRPr="00356A6A">
        <w:t xml:space="preserve"> (pp. 113-171): Elsevier.</w:t>
      </w:r>
    </w:p>
    <w:p w14:paraId="1FB6BCA7" w14:textId="77777777" w:rsidR="00356A6A" w:rsidRPr="00356A6A" w:rsidRDefault="00356A6A" w:rsidP="00356A6A">
      <w:pPr>
        <w:pStyle w:val="EndNoteBibliography"/>
        <w:spacing w:after="0"/>
        <w:ind w:left="720" w:hanging="720"/>
      </w:pPr>
      <w:r w:rsidRPr="00356A6A">
        <w:t xml:space="preserve">Drake, J. A., Bradford, A., &amp; Marsalek, J. (2013). Review of environmental performance of permeable pavement systems: state of the knowledge. </w:t>
      </w:r>
      <w:r w:rsidRPr="00356A6A">
        <w:rPr>
          <w:i/>
        </w:rPr>
        <w:t>Water Quality Research Journal of Canada, 48</w:t>
      </w:r>
      <w:r w:rsidRPr="00356A6A">
        <w:t xml:space="preserve">(3), 203-222. </w:t>
      </w:r>
    </w:p>
    <w:p w14:paraId="0C0A9E40" w14:textId="77777777" w:rsidR="00356A6A" w:rsidRPr="00356A6A" w:rsidRDefault="00356A6A" w:rsidP="00356A6A">
      <w:pPr>
        <w:pStyle w:val="EndNoteBibliography"/>
        <w:spacing w:after="0"/>
        <w:ind w:left="720" w:hanging="720"/>
      </w:pPr>
      <w:r w:rsidRPr="00356A6A">
        <w:t xml:space="preserve">Eshraghi, D. (2013). </w:t>
      </w:r>
      <w:r w:rsidRPr="00356A6A">
        <w:rPr>
          <w:i/>
        </w:rPr>
        <w:t>P&amp;A-status on regulations and technology, and identification of potential improvements.</w:t>
      </w:r>
      <w:r w:rsidRPr="00356A6A">
        <w:t xml:space="preserve"> University of Stavanger, Norway, </w:t>
      </w:r>
    </w:p>
    <w:p w14:paraId="5D32966E" w14:textId="77777777" w:rsidR="00356A6A" w:rsidRPr="00356A6A" w:rsidRDefault="00356A6A" w:rsidP="00356A6A">
      <w:pPr>
        <w:pStyle w:val="EndNoteBibliography"/>
        <w:spacing w:after="0"/>
        <w:ind w:left="720" w:hanging="720"/>
      </w:pPr>
      <w:r w:rsidRPr="00356A6A">
        <w:t xml:space="preserve">Gao, J., Deng, J., Lan, K., Song, Z., Feng, Y., &amp; Chang, L. (2017). A porothermoelastic solution for the inclined borehole in a transversely isotropic medium subjected to thermal osmosis and thermal filtration effects. </w:t>
      </w:r>
      <w:r w:rsidRPr="00356A6A">
        <w:rPr>
          <w:i/>
        </w:rPr>
        <w:t>Geothermics, 67</w:t>
      </w:r>
      <w:r w:rsidRPr="00356A6A">
        <w:t xml:space="preserve">, 114-134. </w:t>
      </w:r>
    </w:p>
    <w:p w14:paraId="2CA2B44C" w14:textId="77777777" w:rsidR="00356A6A" w:rsidRPr="00356A6A" w:rsidRDefault="00356A6A" w:rsidP="00356A6A">
      <w:pPr>
        <w:pStyle w:val="EndNoteBibliography"/>
        <w:spacing w:after="0"/>
        <w:ind w:left="720" w:hanging="720"/>
      </w:pPr>
      <w:r w:rsidRPr="00356A6A">
        <w:t xml:space="preserve">Ge, Z., Yao, X., Wang, X., Zhang, W., &amp; Yang, T. (2018). Thermal performance and microstructure of oil well cement paste containing subsphaeroidal konilite flour in HTHP conditions. </w:t>
      </w:r>
      <w:r w:rsidRPr="00356A6A">
        <w:rPr>
          <w:i/>
        </w:rPr>
        <w:t>Construction and Building Materials, 172</w:t>
      </w:r>
      <w:r w:rsidRPr="00356A6A">
        <w:t xml:space="preserve">, 787-794. </w:t>
      </w:r>
    </w:p>
    <w:p w14:paraId="00224709" w14:textId="77777777" w:rsidR="00356A6A" w:rsidRPr="00356A6A" w:rsidRDefault="00356A6A" w:rsidP="00356A6A">
      <w:pPr>
        <w:pStyle w:val="EndNoteBibliography"/>
        <w:spacing w:after="0"/>
        <w:ind w:left="720" w:hanging="720"/>
      </w:pPr>
      <w:r w:rsidRPr="00356A6A">
        <w:t xml:space="preserve">Ghabezloo, S., &amp; Sulem, J. (2010). Temperature induced pore fluid pressurization in geomaterials. </w:t>
      </w:r>
      <w:r w:rsidRPr="00356A6A">
        <w:rPr>
          <w:i/>
        </w:rPr>
        <w:t>arXiv preprint arXiv:1011.6501</w:t>
      </w:r>
      <w:r w:rsidRPr="00356A6A">
        <w:t xml:space="preserve">. </w:t>
      </w:r>
    </w:p>
    <w:p w14:paraId="0BF4EE51" w14:textId="77777777" w:rsidR="00356A6A" w:rsidRPr="00356A6A" w:rsidRDefault="00356A6A" w:rsidP="00356A6A">
      <w:pPr>
        <w:pStyle w:val="EndNoteBibliography"/>
        <w:spacing w:after="0"/>
        <w:ind w:left="720" w:hanging="720"/>
      </w:pPr>
      <w:r w:rsidRPr="00356A6A">
        <w:t xml:space="preserve">Ghassemi, A., &amp; Diek, A. (2002). Porothermoelasticity for swelling shales. </w:t>
      </w:r>
      <w:r w:rsidRPr="00356A6A">
        <w:rPr>
          <w:i/>
        </w:rPr>
        <w:t>Journal of Petroleum Science and Engineering, 34</w:t>
      </w:r>
      <w:r w:rsidRPr="00356A6A">
        <w:t xml:space="preserve">(1-4), 123-135. </w:t>
      </w:r>
    </w:p>
    <w:p w14:paraId="15B10AAD" w14:textId="77777777" w:rsidR="00356A6A" w:rsidRPr="00356A6A" w:rsidRDefault="00356A6A" w:rsidP="00356A6A">
      <w:pPr>
        <w:pStyle w:val="EndNoteBibliography"/>
        <w:spacing w:after="0"/>
        <w:ind w:left="720" w:hanging="720"/>
      </w:pPr>
      <w:r w:rsidRPr="00356A6A">
        <w:lastRenderedPageBreak/>
        <w:t xml:space="preserve">Ghassemi, A., Tao, Q., &amp; Diek, A. (2009). Influence of coupled chemo-poro-thermoelastic processes on pore pressure and stress distributions around a wellbore in swelling shale. </w:t>
      </w:r>
      <w:r w:rsidRPr="00356A6A">
        <w:rPr>
          <w:i/>
        </w:rPr>
        <w:t>Journal of Petroleum Science and Engineering, 67</w:t>
      </w:r>
      <w:r w:rsidRPr="00356A6A">
        <w:t xml:space="preserve">(1-2), 57-64. </w:t>
      </w:r>
    </w:p>
    <w:p w14:paraId="4169D91A" w14:textId="77777777" w:rsidR="00356A6A" w:rsidRPr="00356A6A" w:rsidRDefault="00356A6A" w:rsidP="00356A6A">
      <w:pPr>
        <w:pStyle w:val="EndNoteBibliography"/>
        <w:spacing w:after="0"/>
        <w:ind w:left="720" w:hanging="720"/>
      </w:pPr>
      <w:r w:rsidRPr="00356A6A">
        <w:t xml:space="preserve">Gomar, M., Goodarznia, I., &amp; Shadizadeh, S. R. (2014). Transient thermo-poroelastic finite element analysis of borehole breakouts. </w:t>
      </w:r>
      <w:r w:rsidRPr="00356A6A">
        <w:rPr>
          <w:i/>
        </w:rPr>
        <w:t>International Journal of Rock Mechanics and Mining Sciences, 71</w:t>
      </w:r>
      <w:r w:rsidRPr="00356A6A">
        <w:t xml:space="preserve">, 418-428. </w:t>
      </w:r>
    </w:p>
    <w:p w14:paraId="53AF7383" w14:textId="77777777" w:rsidR="00356A6A" w:rsidRPr="00356A6A" w:rsidRDefault="00356A6A" w:rsidP="00356A6A">
      <w:pPr>
        <w:pStyle w:val="EndNoteBibliography"/>
        <w:spacing w:after="0"/>
        <w:ind w:left="720" w:hanging="720"/>
      </w:pPr>
      <w:r w:rsidRPr="00356A6A">
        <w:t xml:space="preserve">Gonçalvès, J., &amp; Trémosa, J. (2010). Estimating thermo-osmotic coefficients in clay-rocks: I. Theoretical insights. </w:t>
      </w:r>
      <w:r w:rsidRPr="00356A6A">
        <w:rPr>
          <w:i/>
        </w:rPr>
        <w:t>Journal of colloid and interface science, 342</w:t>
      </w:r>
      <w:r w:rsidRPr="00356A6A">
        <w:t xml:space="preserve">(1), 166-174. </w:t>
      </w:r>
    </w:p>
    <w:p w14:paraId="793A1649" w14:textId="77777777" w:rsidR="00356A6A" w:rsidRPr="00356A6A" w:rsidRDefault="00356A6A" w:rsidP="00356A6A">
      <w:pPr>
        <w:pStyle w:val="EndNoteBibliography"/>
        <w:spacing w:after="0"/>
        <w:ind w:left="720" w:hanging="720"/>
      </w:pPr>
      <w:r w:rsidRPr="00356A6A">
        <w:t xml:space="preserve">Goto, S., &amp; Roy, D. M. (1981). The effect of w/c ratio and curing temperature on the permeability of hardened cement paste. </w:t>
      </w:r>
      <w:r w:rsidRPr="00356A6A">
        <w:rPr>
          <w:i/>
        </w:rPr>
        <w:t>Cement and concrete research, 11</w:t>
      </w:r>
      <w:r w:rsidRPr="00356A6A">
        <w:t xml:space="preserve">(4), 575-579. </w:t>
      </w:r>
    </w:p>
    <w:p w14:paraId="43352B2F" w14:textId="503EF091" w:rsidR="00356A6A" w:rsidRPr="00356A6A" w:rsidRDefault="00356A6A" w:rsidP="00356A6A">
      <w:pPr>
        <w:pStyle w:val="EndNoteBibliography"/>
        <w:spacing w:after="0"/>
        <w:ind w:left="720" w:hanging="720"/>
      </w:pPr>
      <w:r w:rsidRPr="00356A6A">
        <w:t xml:space="preserve">Gruber, S., &amp; Plank, J. (2021). Challenges in Cementing Deep Offshore Wells. </w:t>
      </w:r>
      <w:r w:rsidRPr="00356A6A">
        <w:rPr>
          <w:i/>
        </w:rPr>
        <w:t>Vietnam Symposium on Advances in Offshore Engineering</w:t>
      </w:r>
      <w:r w:rsidRPr="00356A6A">
        <w:t>, 459-466. doi:</w:t>
      </w:r>
      <w:hyperlink r:id="rId360" w:history="1">
        <w:r w:rsidRPr="00356A6A">
          <w:rPr>
            <w:rStyle w:val="Hyperlink"/>
          </w:rPr>
          <w:t>https://doi.org/10.1007/978-981-16-7735-9_5</w:t>
        </w:r>
      </w:hyperlink>
    </w:p>
    <w:p w14:paraId="0209DF4D" w14:textId="77777777" w:rsidR="00356A6A" w:rsidRPr="00356A6A" w:rsidRDefault="00356A6A" w:rsidP="00356A6A">
      <w:pPr>
        <w:pStyle w:val="EndNoteBibliography"/>
        <w:spacing w:after="0"/>
        <w:ind w:left="720" w:hanging="720"/>
      </w:pPr>
      <w:r w:rsidRPr="00356A6A">
        <w:t xml:space="preserve">Hargis, C. W., Chen, I. A., Devenney, M., Fernandez, M. J., Gilliam, R. J., &amp; Thatcher, R. P. (2021). Calcium Carbonate Cement: A Carbon Capture, Utilization, and Storage (CCUS) Technique. </w:t>
      </w:r>
      <w:r w:rsidRPr="00356A6A">
        <w:rPr>
          <w:i/>
        </w:rPr>
        <w:t>Materials, 14</w:t>
      </w:r>
      <w:r w:rsidRPr="00356A6A">
        <w:t xml:space="preserve">(11), 2709. </w:t>
      </w:r>
    </w:p>
    <w:p w14:paraId="04E4DD05" w14:textId="77777777" w:rsidR="00356A6A" w:rsidRPr="00356A6A" w:rsidRDefault="00356A6A" w:rsidP="00356A6A">
      <w:pPr>
        <w:pStyle w:val="EndNoteBibliography"/>
        <w:spacing w:after="0"/>
        <w:ind w:left="720" w:hanging="720"/>
      </w:pPr>
      <w:r w:rsidRPr="00356A6A">
        <w:t xml:space="preserve">Katende, A., Lu, Y., Bunger, A., &amp; Radonjic, M. (2020). Experimental quantification of the effect of oil based drilling fluid contamination on properties of wellbore cement. </w:t>
      </w:r>
      <w:r w:rsidRPr="00356A6A">
        <w:rPr>
          <w:i/>
        </w:rPr>
        <w:t>Journal of Natural Gas Science and Engineering, 79</w:t>
      </w:r>
      <w:r w:rsidRPr="00356A6A">
        <w:t xml:space="preserve">, 103328. </w:t>
      </w:r>
    </w:p>
    <w:p w14:paraId="7DF03029" w14:textId="77777777" w:rsidR="00356A6A" w:rsidRPr="00356A6A" w:rsidRDefault="00356A6A" w:rsidP="00356A6A">
      <w:pPr>
        <w:pStyle w:val="EndNoteBibliography"/>
        <w:spacing w:after="0"/>
        <w:ind w:left="720" w:hanging="720"/>
      </w:pPr>
      <w:r w:rsidRPr="00356A6A">
        <w:t xml:space="preserve">Khalifeh, M., &amp; Saasen, A. (2020). </w:t>
      </w:r>
      <w:r w:rsidRPr="00356A6A">
        <w:rPr>
          <w:i/>
        </w:rPr>
        <w:t>Introduction to permanent plug and abandonment of wells</w:t>
      </w:r>
      <w:r w:rsidRPr="00356A6A">
        <w:t>: Springer Nature.</w:t>
      </w:r>
    </w:p>
    <w:p w14:paraId="4CB6DB58" w14:textId="77777777" w:rsidR="00356A6A" w:rsidRPr="00356A6A" w:rsidRDefault="00356A6A" w:rsidP="00356A6A">
      <w:pPr>
        <w:pStyle w:val="EndNoteBibliography"/>
        <w:spacing w:after="0"/>
        <w:ind w:left="720" w:hanging="720"/>
      </w:pPr>
      <w:r w:rsidRPr="00356A6A">
        <w:t xml:space="preserve">Khalili, N., Geiser, F., &amp; Blight, G. (2004). Effective stress in unsaturated soils: Review with new evidence. </w:t>
      </w:r>
      <w:r w:rsidRPr="00356A6A">
        <w:rPr>
          <w:i/>
        </w:rPr>
        <w:t>International journal of Geomechanics, 4</w:t>
      </w:r>
      <w:r w:rsidRPr="00356A6A">
        <w:t xml:space="preserve">(2), 115-126. </w:t>
      </w:r>
    </w:p>
    <w:p w14:paraId="174FF03A" w14:textId="77777777" w:rsidR="00356A6A" w:rsidRPr="00356A6A" w:rsidRDefault="00356A6A" w:rsidP="00356A6A">
      <w:pPr>
        <w:pStyle w:val="EndNoteBibliography"/>
        <w:spacing w:after="0"/>
        <w:ind w:left="720" w:hanging="720"/>
      </w:pPr>
      <w:r w:rsidRPr="00356A6A">
        <w:t xml:space="preserve">Kiran, R., Teodoriu, C., Dadmohammadi, Y., Nygaard, R., Wood, D., Mokhtari, M., &amp; Salehi, S. (2017). Identification and evaluation of well integrity and causes of failure of well integrity barriers (A review). </w:t>
      </w:r>
      <w:r w:rsidRPr="00356A6A">
        <w:rPr>
          <w:i/>
        </w:rPr>
        <w:t>Journal of Natural Gas Science and Engineering, 45</w:t>
      </w:r>
      <w:r w:rsidRPr="00356A6A">
        <w:t xml:space="preserve">, 511-526. </w:t>
      </w:r>
    </w:p>
    <w:p w14:paraId="04DD008E" w14:textId="77777777" w:rsidR="00356A6A" w:rsidRPr="00356A6A" w:rsidRDefault="00356A6A" w:rsidP="00356A6A">
      <w:pPr>
        <w:pStyle w:val="EndNoteBibliography"/>
        <w:spacing w:after="0"/>
        <w:ind w:left="720" w:hanging="720"/>
      </w:pPr>
      <w:r w:rsidRPr="00356A6A">
        <w:t xml:space="preserve">Koťátková, J., Zatloukal, J., Reiterman, P., &amp; Kolář, K. (2017). Concrete and cement composites used for radioactive waste deposition. </w:t>
      </w:r>
      <w:r w:rsidRPr="00356A6A">
        <w:rPr>
          <w:i/>
        </w:rPr>
        <w:t>Journal of environmental radioactivity, 178</w:t>
      </w:r>
      <w:r w:rsidRPr="00356A6A">
        <w:t xml:space="preserve">, 147-155. </w:t>
      </w:r>
    </w:p>
    <w:p w14:paraId="425F70C8" w14:textId="77777777" w:rsidR="00356A6A" w:rsidRPr="00356A6A" w:rsidRDefault="00356A6A" w:rsidP="00356A6A">
      <w:pPr>
        <w:pStyle w:val="EndNoteBibliography"/>
        <w:spacing w:after="0"/>
        <w:ind w:left="720" w:hanging="720"/>
      </w:pPr>
      <w:r w:rsidRPr="00356A6A">
        <w:t xml:space="preserve">Krakowiak, K. J., Thomas, J. J., James, S., Abuhaikal, M., &amp; Ulm, F.-J. (2018). Development of silica-enriched cement-based materials with improved aging resistance for application in high-temperature environments. </w:t>
      </w:r>
      <w:r w:rsidRPr="00356A6A">
        <w:rPr>
          <w:i/>
        </w:rPr>
        <w:t>Cement and concrete research, 105</w:t>
      </w:r>
      <w:r w:rsidRPr="00356A6A">
        <w:t xml:space="preserve">, 91-110. </w:t>
      </w:r>
    </w:p>
    <w:p w14:paraId="68E2D828" w14:textId="77777777" w:rsidR="00356A6A" w:rsidRPr="00356A6A" w:rsidRDefault="00356A6A" w:rsidP="00356A6A">
      <w:pPr>
        <w:pStyle w:val="EndNoteBibliography"/>
        <w:spacing w:after="0"/>
        <w:ind w:left="720" w:hanging="720"/>
      </w:pPr>
      <w:r w:rsidRPr="00356A6A">
        <w:t xml:space="preserve">Kurashige, M. (1989). A thermoelastic theory of fluid-filled porous materials. </w:t>
      </w:r>
      <w:r w:rsidRPr="00356A6A">
        <w:rPr>
          <w:i/>
        </w:rPr>
        <w:t>International Journal of Solids and Structures, 25</w:t>
      </w:r>
      <w:r w:rsidRPr="00356A6A">
        <w:t xml:space="preserve">(9), 1039-1052. </w:t>
      </w:r>
    </w:p>
    <w:p w14:paraId="5ACBAC21" w14:textId="77777777" w:rsidR="00356A6A" w:rsidRPr="00356A6A" w:rsidRDefault="00356A6A" w:rsidP="00356A6A">
      <w:pPr>
        <w:pStyle w:val="EndNoteBibliography"/>
        <w:spacing w:after="0"/>
        <w:ind w:left="720" w:hanging="720"/>
      </w:pPr>
      <w:r w:rsidRPr="00356A6A">
        <w:t xml:space="preserve">Massion, C., Radonjic, M., Lu, Y., Bunger, A., &amp; Crandall, D. (2021). </w:t>
      </w:r>
      <w:r w:rsidRPr="00356A6A">
        <w:rPr>
          <w:i/>
        </w:rPr>
        <w:t>Impact of Graphene and the Testing Conditions on the Wellbore Cement Mechanical and Microstructural Properties.</w:t>
      </w:r>
      <w:r w:rsidRPr="00356A6A">
        <w:t xml:space="preserve"> Paper presented at the 55th US Rock Mechanics/Geomechanics Symposium, Paper number: ARMA 21–2089  20-23, June, 2021, Houston, Texas.</w:t>
      </w:r>
    </w:p>
    <w:p w14:paraId="075B3194" w14:textId="77777777" w:rsidR="00356A6A" w:rsidRPr="00356A6A" w:rsidRDefault="00356A6A" w:rsidP="00356A6A">
      <w:pPr>
        <w:pStyle w:val="EndNoteBibliography"/>
        <w:spacing w:after="0"/>
        <w:ind w:left="720" w:hanging="720"/>
      </w:pPr>
      <w:r w:rsidRPr="00356A6A">
        <w:t xml:space="preserve">Massion, C., Vissa, V. S., Lu, Y., Crandall, D., Bunger, A., &amp; Radonjic, M. (2022). Geomimicry-Inspired Micro-Nano Concrete as Subsurface Hydraulic Barrier Materials: Learning from Shale Rocks as Best Geological Seals. In </w:t>
      </w:r>
      <w:r w:rsidRPr="00356A6A">
        <w:rPr>
          <w:i/>
        </w:rPr>
        <w:t>REWAS 2022: Energy Technologies and CO2 Management (Volume II)</w:t>
      </w:r>
      <w:r w:rsidRPr="00356A6A">
        <w:t xml:space="preserve"> (pp. 129-138): Springer.</w:t>
      </w:r>
    </w:p>
    <w:p w14:paraId="267154B1" w14:textId="77777777" w:rsidR="00356A6A" w:rsidRPr="00356A6A" w:rsidRDefault="00356A6A" w:rsidP="00356A6A">
      <w:pPr>
        <w:pStyle w:val="EndNoteBibliography"/>
        <w:spacing w:after="0"/>
        <w:ind w:left="720" w:hanging="720"/>
      </w:pPr>
      <w:r w:rsidRPr="00356A6A">
        <w:t xml:space="preserve">Meng, M., Frash, L. P., Carey, J. W., Li, W., Welch, N. J., &amp; Zhang, W. (2021). Cement stress and microstructure evolution during curing in semi-rigid high-pressure environments. </w:t>
      </w:r>
      <w:r w:rsidRPr="00356A6A">
        <w:rPr>
          <w:i/>
        </w:rPr>
        <w:t>Cement and concrete research, 149</w:t>
      </w:r>
      <w:r w:rsidRPr="00356A6A">
        <w:t xml:space="preserve">, 106555. </w:t>
      </w:r>
    </w:p>
    <w:p w14:paraId="5E60CBB4" w14:textId="77777777" w:rsidR="00356A6A" w:rsidRPr="00356A6A" w:rsidRDefault="00356A6A" w:rsidP="00356A6A">
      <w:pPr>
        <w:pStyle w:val="EndNoteBibliography"/>
        <w:spacing w:after="0"/>
        <w:ind w:left="720" w:hanging="720"/>
      </w:pPr>
      <w:r w:rsidRPr="00356A6A">
        <w:t xml:space="preserve">Olson, J., Eustes, A., Fleckenstein, W., Eker, E., Baker, R., &amp; Augustine, C. (2015). Completion Design Considerations for a Horizontal Enhanced Geothermal System. </w:t>
      </w:r>
      <w:r w:rsidRPr="00356A6A">
        <w:rPr>
          <w:i/>
        </w:rPr>
        <w:t>GRC Transactions, 39</w:t>
      </w:r>
      <w:r w:rsidRPr="00356A6A">
        <w:t xml:space="preserve">, 335-344. </w:t>
      </w:r>
    </w:p>
    <w:p w14:paraId="7500A40A" w14:textId="77777777" w:rsidR="00356A6A" w:rsidRPr="00356A6A" w:rsidRDefault="00356A6A" w:rsidP="00356A6A">
      <w:pPr>
        <w:pStyle w:val="EndNoteBibliography"/>
        <w:spacing w:after="0"/>
        <w:ind w:left="720" w:hanging="720"/>
      </w:pPr>
      <w:r w:rsidRPr="00356A6A">
        <w:t xml:space="preserve">Picandet, V., Rangeard, D., Perrot, A., &amp; Lecompte, T. (2011). Permeability measurement of fresh cement paste. </w:t>
      </w:r>
      <w:r w:rsidRPr="00356A6A">
        <w:rPr>
          <w:i/>
        </w:rPr>
        <w:t>Cement and concrete research, 41</w:t>
      </w:r>
      <w:r w:rsidRPr="00356A6A">
        <w:t xml:space="preserve">(3), 330-338. </w:t>
      </w:r>
    </w:p>
    <w:p w14:paraId="4944660A" w14:textId="77777777" w:rsidR="00356A6A" w:rsidRPr="00356A6A" w:rsidRDefault="00356A6A" w:rsidP="00356A6A">
      <w:pPr>
        <w:pStyle w:val="EndNoteBibliography"/>
        <w:spacing w:after="0"/>
        <w:ind w:left="720" w:hanging="720"/>
      </w:pPr>
      <w:r w:rsidRPr="00356A6A">
        <w:t xml:space="preserve">Qin, J., Pang, X., Cheng, G., Bu, Y., &amp; Liu, H. (2021). Influences of different admixtures on the properties of oil well cement systems at HPHT conditions. </w:t>
      </w:r>
      <w:r w:rsidRPr="00356A6A">
        <w:rPr>
          <w:i/>
        </w:rPr>
        <w:t>Cement and Concrete Composites, 123</w:t>
      </w:r>
      <w:r w:rsidRPr="00356A6A">
        <w:t xml:space="preserve">, 104202. </w:t>
      </w:r>
    </w:p>
    <w:p w14:paraId="32F7ACBB" w14:textId="77777777" w:rsidR="00356A6A" w:rsidRPr="00356A6A" w:rsidRDefault="00356A6A" w:rsidP="00356A6A">
      <w:pPr>
        <w:pStyle w:val="EndNoteBibliography"/>
        <w:spacing w:after="0"/>
        <w:ind w:left="720" w:hanging="720"/>
      </w:pPr>
      <w:r w:rsidRPr="00356A6A">
        <w:lastRenderedPageBreak/>
        <w:t xml:space="preserve">Roshan, H., Andersen, M., &amp; Acworth, R. (2015). Effect of solid–fluid thermal expansion on thermo-osmotic tests: an experimental and analytical study. </w:t>
      </w:r>
      <w:r w:rsidRPr="00356A6A">
        <w:rPr>
          <w:i/>
        </w:rPr>
        <w:t>Journal of Petroleum Science and Engineering, 126</w:t>
      </w:r>
      <w:r w:rsidRPr="00356A6A">
        <w:t xml:space="preserve">, 222-230. </w:t>
      </w:r>
    </w:p>
    <w:p w14:paraId="19A8FC95" w14:textId="77777777" w:rsidR="00356A6A" w:rsidRPr="00356A6A" w:rsidRDefault="00356A6A" w:rsidP="00356A6A">
      <w:pPr>
        <w:pStyle w:val="EndNoteBibliography"/>
        <w:spacing w:after="0"/>
        <w:ind w:left="720" w:hanging="720"/>
      </w:pPr>
      <w:r w:rsidRPr="00356A6A">
        <w:t xml:space="preserve">Samarakoon, M., Ranjith, P., &amp; Wanniarachchi, W. (2022). Properties of well cement following carbonated brine exposure under HTHP conditions: A comparative study of alkali-activated and class G cements. </w:t>
      </w:r>
      <w:r w:rsidRPr="00356A6A">
        <w:rPr>
          <w:i/>
        </w:rPr>
        <w:t>Cement and Concrete Composites, 126</w:t>
      </w:r>
      <w:r w:rsidRPr="00356A6A">
        <w:t xml:space="preserve">, 104342. </w:t>
      </w:r>
    </w:p>
    <w:p w14:paraId="30BE53C8" w14:textId="77777777" w:rsidR="00356A6A" w:rsidRPr="00356A6A" w:rsidRDefault="00356A6A" w:rsidP="00356A6A">
      <w:pPr>
        <w:pStyle w:val="EndNoteBibliography"/>
        <w:spacing w:after="0"/>
        <w:ind w:left="720" w:hanging="720"/>
      </w:pPr>
      <w:r w:rsidRPr="00356A6A">
        <w:t xml:space="preserve">Sarout, J., &amp; Detournay, E. (2011). Chemoporoelastic analysis and experimental validation of the pore pressure transmission test for reactive shales. </w:t>
      </w:r>
      <w:r w:rsidRPr="00356A6A">
        <w:rPr>
          <w:i/>
        </w:rPr>
        <w:t>International Journal of Rock Mechanics and Mining Sciences, 48</w:t>
      </w:r>
      <w:r w:rsidRPr="00356A6A">
        <w:t xml:space="preserve">(5), 759-772. </w:t>
      </w:r>
    </w:p>
    <w:p w14:paraId="19068BF7" w14:textId="77777777" w:rsidR="00356A6A" w:rsidRPr="00356A6A" w:rsidRDefault="00356A6A" w:rsidP="00356A6A">
      <w:pPr>
        <w:pStyle w:val="EndNoteBibliography"/>
        <w:spacing w:after="0"/>
        <w:ind w:left="720" w:hanging="720"/>
      </w:pPr>
      <w:r w:rsidRPr="00356A6A">
        <w:t xml:space="preserve">Scholz, M., &amp; Grabowiecki, P. (2007). Review of permeable pavement systems. </w:t>
      </w:r>
      <w:r w:rsidRPr="00356A6A">
        <w:rPr>
          <w:i/>
        </w:rPr>
        <w:t>Building and environment, 42</w:t>
      </w:r>
      <w:r w:rsidRPr="00356A6A">
        <w:t xml:space="preserve">(11), 3830-3836. </w:t>
      </w:r>
    </w:p>
    <w:p w14:paraId="10C4F640" w14:textId="77777777" w:rsidR="00356A6A" w:rsidRPr="00356A6A" w:rsidRDefault="00356A6A" w:rsidP="00356A6A">
      <w:pPr>
        <w:pStyle w:val="EndNoteBibliography"/>
        <w:spacing w:after="0"/>
        <w:ind w:left="720" w:hanging="720"/>
      </w:pPr>
      <w:r w:rsidRPr="00356A6A">
        <w:t xml:space="preserve">Shapiro, A. (2003). Monte Carlo sampling methods. </w:t>
      </w:r>
      <w:r w:rsidRPr="00356A6A">
        <w:rPr>
          <w:i/>
        </w:rPr>
        <w:t>Handbooks in operations research and management science, 10</w:t>
      </w:r>
      <w:r w:rsidRPr="00356A6A">
        <w:t xml:space="preserve">, 353-425. </w:t>
      </w:r>
    </w:p>
    <w:p w14:paraId="4C3982E3" w14:textId="77777777" w:rsidR="00356A6A" w:rsidRPr="00356A6A" w:rsidRDefault="00356A6A" w:rsidP="00356A6A">
      <w:pPr>
        <w:pStyle w:val="EndNoteBibliography"/>
        <w:spacing w:after="0"/>
        <w:ind w:left="720" w:hanging="720"/>
      </w:pPr>
      <w:r w:rsidRPr="00356A6A">
        <w:t xml:space="preserve">Skempton, A. (1984). Effective stress in soils, concrete and rocks. </w:t>
      </w:r>
      <w:r w:rsidRPr="00356A6A">
        <w:rPr>
          <w:i/>
        </w:rPr>
        <w:t>Selected papers on soil mechanics, 1032</w:t>
      </w:r>
      <w:r w:rsidRPr="00356A6A">
        <w:t xml:space="preserve">(3), 4-16. </w:t>
      </w:r>
    </w:p>
    <w:p w14:paraId="3ACCEA2D" w14:textId="77777777" w:rsidR="00356A6A" w:rsidRPr="00356A6A" w:rsidRDefault="00356A6A" w:rsidP="00356A6A">
      <w:pPr>
        <w:pStyle w:val="EndNoteBibliography"/>
        <w:spacing w:after="0"/>
        <w:ind w:left="720" w:hanging="720"/>
      </w:pPr>
      <w:r w:rsidRPr="00356A6A">
        <w:t xml:space="preserve">Smith, D. W., &amp; Booker, J. R. (1993). Green's functions for a fully coupled thermoporoelastic material. </w:t>
      </w:r>
      <w:r w:rsidRPr="00356A6A">
        <w:rPr>
          <w:i/>
        </w:rPr>
        <w:t>International Journal for Numerical and Analytical Methods in Geomechanics, 17</w:t>
      </w:r>
      <w:r w:rsidRPr="00356A6A">
        <w:t xml:space="preserve">(3), 139-163. </w:t>
      </w:r>
    </w:p>
    <w:p w14:paraId="59F55F40" w14:textId="77777777" w:rsidR="00356A6A" w:rsidRPr="00356A6A" w:rsidRDefault="00356A6A" w:rsidP="00356A6A">
      <w:pPr>
        <w:pStyle w:val="EndNoteBibliography"/>
        <w:spacing w:after="0"/>
        <w:ind w:left="720" w:hanging="720"/>
      </w:pPr>
      <w:r w:rsidRPr="00356A6A">
        <w:t xml:space="preserve">Snee, J.-E. L., &amp; Zoback, M. D. (2018). State of stress in the Permian Basin, Texas and New Mexico: Implications for induced seismicity. </w:t>
      </w:r>
      <w:r w:rsidRPr="00356A6A">
        <w:rPr>
          <w:i/>
        </w:rPr>
        <w:t>The Leading Edge, 37</w:t>
      </w:r>
      <w:r w:rsidRPr="00356A6A">
        <w:t xml:space="preserve">(2), 127-134. </w:t>
      </w:r>
    </w:p>
    <w:p w14:paraId="3195CE6B" w14:textId="77777777" w:rsidR="00356A6A" w:rsidRPr="00356A6A" w:rsidRDefault="00356A6A" w:rsidP="00356A6A">
      <w:pPr>
        <w:pStyle w:val="EndNoteBibliography"/>
        <w:spacing w:after="0"/>
        <w:ind w:left="720" w:hanging="720"/>
      </w:pPr>
      <w:r w:rsidRPr="00356A6A">
        <w:t xml:space="preserve">Song, Z., Liang, F., Lin, C., &amp; Xiang, Y. (2019). Interaction of pore pressures in double-porosity medium: Fluid injection in borehole. </w:t>
      </w:r>
      <w:r w:rsidRPr="00356A6A">
        <w:rPr>
          <w:i/>
        </w:rPr>
        <w:t>Computers and Geotechnics, 107</w:t>
      </w:r>
      <w:r w:rsidRPr="00356A6A">
        <w:t xml:space="preserve">, 142-149. </w:t>
      </w:r>
    </w:p>
    <w:p w14:paraId="75858B34" w14:textId="77777777" w:rsidR="00356A6A" w:rsidRPr="00356A6A" w:rsidRDefault="00356A6A" w:rsidP="00356A6A">
      <w:pPr>
        <w:pStyle w:val="EndNoteBibliography"/>
        <w:spacing w:after="0"/>
        <w:ind w:left="720" w:hanging="720"/>
      </w:pPr>
      <w:r w:rsidRPr="00356A6A">
        <w:t xml:space="preserve">Stehfest, H. (1970). Algorithm 368: Numerical inversion of Laplace transforms [D5]. </w:t>
      </w:r>
      <w:r w:rsidRPr="00356A6A">
        <w:rPr>
          <w:i/>
        </w:rPr>
        <w:t>Communications of the ACM, 13</w:t>
      </w:r>
      <w:r w:rsidRPr="00356A6A">
        <w:t xml:space="preserve">(1), 47-49. </w:t>
      </w:r>
    </w:p>
    <w:p w14:paraId="15A8DAEE" w14:textId="77777777" w:rsidR="00356A6A" w:rsidRPr="00356A6A" w:rsidRDefault="00356A6A" w:rsidP="00356A6A">
      <w:pPr>
        <w:pStyle w:val="EndNoteBibliography"/>
        <w:spacing w:after="0"/>
        <w:ind w:left="720" w:hanging="720"/>
      </w:pPr>
      <w:r w:rsidRPr="00356A6A">
        <w:t xml:space="preserve">Tao, Q., &amp; Ghassemi, A. (2010). Poro-thermoelastic borehole stress analysis for determination of the in situ stress and rock strength. </w:t>
      </w:r>
      <w:r w:rsidRPr="00356A6A">
        <w:rPr>
          <w:i/>
        </w:rPr>
        <w:t>Geothermics, 39</w:t>
      </w:r>
      <w:r w:rsidRPr="00356A6A">
        <w:t xml:space="preserve">(3), 250-259. </w:t>
      </w:r>
    </w:p>
    <w:p w14:paraId="0EF12203" w14:textId="77777777" w:rsidR="00356A6A" w:rsidRPr="00356A6A" w:rsidRDefault="00356A6A" w:rsidP="00356A6A">
      <w:pPr>
        <w:pStyle w:val="EndNoteBibliography"/>
        <w:spacing w:after="0"/>
        <w:ind w:left="720" w:hanging="720"/>
      </w:pPr>
      <w:r w:rsidRPr="00356A6A">
        <w:t xml:space="preserve">Trémosa, J., Gonçalvès, J., Matray, J., &amp; Violette, S. (2010). Estimating thermo-osmotic coefficients in clay-rocks: II. In situ experimental approach. </w:t>
      </w:r>
      <w:r w:rsidRPr="00356A6A">
        <w:rPr>
          <w:i/>
        </w:rPr>
        <w:t>Journal of colloid and interface science, 342</w:t>
      </w:r>
      <w:r w:rsidRPr="00356A6A">
        <w:t xml:space="preserve">(1), 175-184. </w:t>
      </w:r>
    </w:p>
    <w:p w14:paraId="0034E0C9" w14:textId="77777777" w:rsidR="00356A6A" w:rsidRPr="00356A6A" w:rsidRDefault="00356A6A" w:rsidP="00356A6A">
      <w:pPr>
        <w:pStyle w:val="EndNoteBibliography"/>
        <w:spacing w:after="0"/>
        <w:ind w:left="720" w:hanging="720"/>
      </w:pPr>
      <w:r w:rsidRPr="00356A6A">
        <w:t xml:space="preserve">Valov, A., Golovin, S., Shcherbakov, V., &amp; Kuznetsov, D. (2022). Thermoporoelastic model for the cement sheath failure in a cased and cemented wellbore. </w:t>
      </w:r>
      <w:r w:rsidRPr="00356A6A">
        <w:rPr>
          <w:i/>
        </w:rPr>
        <w:t>Journal of Petroleum Science and Engineering, 210</w:t>
      </w:r>
      <w:r w:rsidRPr="00356A6A">
        <w:t xml:space="preserve">, 109916. </w:t>
      </w:r>
    </w:p>
    <w:p w14:paraId="2224BE28" w14:textId="77777777" w:rsidR="00356A6A" w:rsidRPr="00356A6A" w:rsidRDefault="00356A6A" w:rsidP="00356A6A">
      <w:pPr>
        <w:pStyle w:val="EndNoteBibliography"/>
        <w:spacing w:after="0"/>
        <w:ind w:left="720" w:hanging="720"/>
      </w:pPr>
      <w:r w:rsidRPr="00356A6A">
        <w:t xml:space="preserve">Vrålstad, T., Saasen, A., Fjær, E., Øia, T., Ytrehus, J. D., &amp; Khalifeh, M. (2019). Plug &amp; abandonment of offshore wells: Ensuring long-term well integrity and cost-efficiency. </w:t>
      </w:r>
      <w:r w:rsidRPr="00356A6A">
        <w:rPr>
          <w:i/>
        </w:rPr>
        <w:t>Journal of Petroleum Science and Engineering, 173</w:t>
      </w:r>
      <w:r w:rsidRPr="00356A6A">
        <w:t xml:space="preserve">, 478-491. </w:t>
      </w:r>
    </w:p>
    <w:p w14:paraId="31B028A1" w14:textId="77777777" w:rsidR="00356A6A" w:rsidRPr="00356A6A" w:rsidRDefault="00356A6A" w:rsidP="00356A6A">
      <w:pPr>
        <w:pStyle w:val="EndNoteBibliography"/>
        <w:spacing w:after="0"/>
        <w:ind w:left="720" w:hanging="720"/>
      </w:pPr>
      <w:r w:rsidRPr="00356A6A">
        <w:t xml:space="preserve">Wang, H. F. (2017). </w:t>
      </w:r>
      <w:r w:rsidRPr="00356A6A">
        <w:rPr>
          <w:i/>
        </w:rPr>
        <w:t>Theory of linear poroelasticity with applications to geomechanics and hydrogeology</w:t>
      </w:r>
      <w:r w:rsidRPr="00356A6A">
        <w:t>: Princeton University Press.</w:t>
      </w:r>
    </w:p>
    <w:p w14:paraId="572B3070" w14:textId="77777777" w:rsidR="00356A6A" w:rsidRPr="00356A6A" w:rsidRDefault="00356A6A" w:rsidP="00356A6A">
      <w:pPr>
        <w:pStyle w:val="EndNoteBibliography"/>
        <w:spacing w:after="0"/>
        <w:ind w:left="720" w:hanging="720"/>
      </w:pPr>
      <w:r w:rsidRPr="00356A6A">
        <w:t xml:space="preserve">Wang, Y., &amp; Dusseault, M. B. (2003). A coupled conductive–convective thermo-poroelastic solution and implications for wellbore stability. </w:t>
      </w:r>
      <w:r w:rsidRPr="00356A6A">
        <w:rPr>
          <w:i/>
        </w:rPr>
        <w:t>Journal of Petroleum Science and Engineering, 38</w:t>
      </w:r>
      <w:r w:rsidRPr="00356A6A">
        <w:t xml:space="preserve">(3-4), 187-198. </w:t>
      </w:r>
    </w:p>
    <w:p w14:paraId="01E16D56" w14:textId="6E9E7381" w:rsidR="00356A6A" w:rsidRPr="00356A6A" w:rsidRDefault="00356A6A" w:rsidP="00356A6A">
      <w:pPr>
        <w:pStyle w:val="EndNoteBibliography"/>
        <w:spacing w:after="0"/>
        <w:ind w:left="720" w:hanging="720"/>
      </w:pPr>
      <w:r w:rsidRPr="00356A6A">
        <w:t xml:space="preserve">Weisstein, E. W. (2002). Eigen decomposition. </w:t>
      </w:r>
      <w:hyperlink r:id="rId361" w:history="1">
        <w:r w:rsidRPr="00356A6A">
          <w:rPr>
            <w:rStyle w:val="Hyperlink"/>
            <w:i/>
          </w:rPr>
          <w:t>https://mathworld</w:t>
        </w:r>
      </w:hyperlink>
      <w:r w:rsidRPr="00356A6A">
        <w:rPr>
          <w:i/>
        </w:rPr>
        <w:t>. wolfram. com/</w:t>
      </w:r>
      <w:r w:rsidRPr="00356A6A">
        <w:t xml:space="preserve">. </w:t>
      </w:r>
    </w:p>
    <w:p w14:paraId="3F930CFF" w14:textId="77777777" w:rsidR="00356A6A" w:rsidRPr="00356A6A" w:rsidRDefault="00356A6A" w:rsidP="00356A6A">
      <w:pPr>
        <w:pStyle w:val="EndNoteBibliography"/>
        <w:spacing w:after="0"/>
        <w:ind w:left="720" w:hanging="720"/>
      </w:pPr>
      <w:r w:rsidRPr="00356A6A">
        <w:t xml:space="preserve">Xu, S., &amp; Zoback, M. D. (2015). </w:t>
      </w:r>
      <w:r w:rsidRPr="00356A6A">
        <w:rPr>
          <w:i/>
        </w:rPr>
        <w:t>Analysis of stress variations with depth in the Permian Basin Spraberry/Dean/Wolfcamp Shale.</w:t>
      </w:r>
      <w:r w:rsidRPr="00356A6A">
        <w:t xml:space="preserve"> Paper presented at the 49th US Rock Mechanics/Geomechanics Symposium, Paper number: ARMA-2015-189, June 28, 2015, San Francisco, California.</w:t>
      </w:r>
    </w:p>
    <w:p w14:paraId="325884E8" w14:textId="77777777" w:rsidR="00356A6A" w:rsidRPr="00356A6A" w:rsidRDefault="00356A6A" w:rsidP="00356A6A">
      <w:pPr>
        <w:pStyle w:val="EndNoteBibliography"/>
        <w:spacing w:after="0"/>
        <w:ind w:left="720" w:hanging="720"/>
      </w:pPr>
      <w:r w:rsidRPr="00356A6A">
        <w:t xml:space="preserve">Zhou, X., &amp; Ghassemi, A. (2009). Finite element analysis of coupled chemo-poro-thermo-mechanical effects around a wellbore in swelling shale. </w:t>
      </w:r>
      <w:r w:rsidRPr="00356A6A">
        <w:rPr>
          <w:i/>
        </w:rPr>
        <w:t>International Journal of Rock Mechanics and Mining Sciences, 46</w:t>
      </w:r>
      <w:r w:rsidRPr="00356A6A">
        <w:t xml:space="preserve">(4), 769-778. </w:t>
      </w:r>
    </w:p>
    <w:p w14:paraId="322BAA4C" w14:textId="77777777" w:rsidR="00356A6A" w:rsidRPr="00356A6A" w:rsidRDefault="00356A6A" w:rsidP="00356A6A">
      <w:pPr>
        <w:pStyle w:val="EndNoteBibliography"/>
        <w:ind w:left="720" w:hanging="720"/>
      </w:pPr>
      <w:r w:rsidRPr="00356A6A">
        <w:t xml:space="preserve">Zoback, M., Barton, C., Brudy, M., Castillo, D., Finkbeiner, T., Grollimund, B., . . . Wiprut, D. (2003). Determination of stress orientation and magnitude in deep wells. </w:t>
      </w:r>
      <w:r w:rsidRPr="00356A6A">
        <w:rPr>
          <w:i/>
        </w:rPr>
        <w:t>International Journal of Rock Mechanics and Mining Sciences, 40</w:t>
      </w:r>
      <w:r w:rsidRPr="00356A6A">
        <w:t xml:space="preserve">(7-8), 1049-1076. </w:t>
      </w:r>
    </w:p>
    <w:p w14:paraId="79BC190C" w14:textId="6610EB9C"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unger, Andrew P" w:date="2022-08-17T09:39:00Z" w:initials="BAP">
    <w:p w14:paraId="0655BCBD" w14:textId="77777777" w:rsidR="00D62BC8" w:rsidRDefault="00D62BC8">
      <w:pPr>
        <w:pStyle w:val="CommentText"/>
      </w:pPr>
      <w:r>
        <w:rPr>
          <w:rStyle w:val="CommentReference"/>
        </w:rPr>
        <w:annotationRef/>
      </w:r>
      <w:r>
        <w:t>My thoughts. Part of title before colon just makes the title longer. You can put these ideas in keywords and highlights. Also I don't think there are case studies per se, as that tends to imply actual field investigation.</w:t>
      </w:r>
    </w:p>
    <w:p w14:paraId="223641F4" w14:textId="77777777" w:rsidR="00D62BC8" w:rsidRDefault="00D62BC8">
      <w:pPr>
        <w:pStyle w:val="CommentText"/>
      </w:pPr>
    </w:p>
    <w:p w14:paraId="168CF653" w14:textId="77777777" w:rsidR="00D62BC8" w:rsidRDefault="00D62BC8">
      <w:pPr>
        <w:pStyle w:val="CommentText"/>
      </w:pPr>
      <w:r>
        <w:t>So I suggest something like:</w:t>
      </w:r>
    </w:p>
    <w:p w14:paraId="38D288F9" w14:textId="77777777" w:rsidR="00D62BC8" w:rsidRDefault="00D62BC8">
      <w:pPr>
        <w:pStyle w:val="CommentText"/>
      </w:pPr>
    </w:p>
    <w:p w14:paraId="41649717" w14:textId="77777777" w:rsidR="00D62BC8" w:rsidRDefault="00D62BC8" w:rsidP="000655D6">
      <w:pPr>
        <w:pStyle w:val="CommentText"/>
      </w:pPr>
      <w:r>
        <w:t>Semianalytical Solution for Thermo-Poro-Elastic Stresses in a Wellbore Cement Plug and Implications for Cement Properties that Minimize Risk of Failure</w:t>
      </w:r>
    </w:p>
  </w:comment>
  <w:comment w:id="2" w:author="Lu, Yunxing" w:date="2022-07-30T23:51:00Z" w:initials="LY">
    <w:p w14:paraId="162AEFC2" w14:textId="6FE3BA91" w:rsidR="000F0502" w:rsidRDefault="000F0502">
      <w:pPr>
        <w:pStyle w:val="CommentText"/>
      </w:pPr>
      <w:r>
        <w:rPr>
          <w:rStyle w:val="CommentReference"/>
        </w:rPr>
        <w:annotationRef/>
      </w:r>
      <w:r>
        <w:t xml:space="preserve">Maybe can have a better abbreviations? It sounds not catchy. </w:t>
      </w:r>
    </w:p>
  </w:comment>
  <w:comment w:id="41" w:author="Bunger, Andrew P" w:date="2022-08-17T09:40:00Z" w:initials="BAP">
    <w:p w14:paraId="0E212320" w14:textId="77777777" w:rsidR="00D62BC8" w:rsidRDefault="00D62BC8" w:rsidP="00C56240">
      <w:pPr>
        <w:pStyle w:val="CommentText"/>
      </w:pPr>
      <w:r>
        <w:rPr>
          <w:rStyle w:val="CommentReference"/>
        </w:rPr>
        <w:annotationRef/>
      </w:r>
      <w:r>
        <w:t>I rearranged to try to make the impact of these ideas come through earlier in the abstract.</w:t>
      </w:r>
    </w:p>
  </w:comment>
  <w:comment w:id="125" w:author="Bunger, Andrew P" w:date="2022-08-17T09:51:00Z" w:initials="BAP">
    <w:p w14:paraId="482CF2DB" w14:textId="77777777" w:rsidR="007A40EA" w:rsidRDefault="007A40EA" w:rsidP="0002688E">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128" w:author="Bunger, Andrew P" w:date="2022-08-17T09:55:00Z" w:initials="BAP">
    <w:p w14:paraId="62E8C3BE" w14:textId="77777777" w:rsidR="002D66D7" w:rsidRDefault="002D66D7" w:rsidP="001E5E15">
      <w:pPr>
        <w:pStyle w:val="CommentText"/>
      </w:pPr>
      <w:r>
        <w:rPr>
          <w:rStyle w:val="CommentReference"/>
        </w:rPr>
        <w:annotationRef/>
      </w:r>
      <w:r>
        <w:t>Are you sure this is the first? Is that what is referenced in Wang's book?</w:t>
      </w:r>
    </w:p>
  </w:comment>
  <w:comment w:id="130" w:author="Bunger, Andrew P" w:date="2022-08-17T09:53:00Z" w:initials="BAP">
    <w:p w14:paraId="0B08A7A1" w14:textId="05B417A8" w:rsidR="00EE5024" w:rsidRDefault="00EE5024" w:rsidP="009F33D3">
      <w:pPr>
        <w:pStyle w:val="CommentText"/>
      </w:pPr>
      <w:r>
        <w:rPr>
          <w:rStyle w:val="CommentReference"/>
        </w:rPr>
        <w:annotationRef/>
      </w:r>
      <w:r>
        <w:t xml:space="preserve">Biot, M.A., “General theory of three-dimensional consolidation”, J. Appl. Phys., 12, 155-164, 1941. </w:t>
      </w:r>
    </w:p>
  </w:comment>
  <w:comment w:id="198" w:author="Bunger, Andrew P" w:date="2022-08-17T10:34:00Z" w:initials="BAP">
    <w:p w14:paraId="325EE1F5" w14:textId="77777777" w:rsidR="00C72E2B" w:rsidRDefault="00C72E2B">
      <w:pPr>
        <w:pStyle w:val="CommentText"/>
      </w:pPr>
      <w:r>
        <w:rPr>
          <w:rStyle w:val="CommentReference"/>
        </w:rPr>
        <w:annotationRef/>
      </w:r>
      <w:r>
        <w:t>I suggest to restructure this section. I understand that (3) is just a contraction of (4). I don't think you directly use it. I think instead you use 1, 2, 4-8. Start by presenting these. Also I'm not sure it is right to call (8) a "mass balance" equation. It is a conservation law, but not of mass.</w:t>
      </w:r>
    </w:p>
    <w:p w14:paraId="7D0F3B1C" w14:textId="77777777" w:rsidR="00C72E2B" w:rsidRDefault="00C72E2B">
      <w:pPr>
        <w:pStyle w:val="CommentText"/>
      </w:pPr>
    </w:p>
    <w:p w14:paraId="4C5B8979" w14:textId="77777777" w:rsidR="00C72E2B" w:rsidRDefault="00C72E2B">
      <w:pPr>
        <w:pStyle w:val="CommentText"/>
      </w:pPr>
      <w:r>
        <w:t>You can then bring (3) in at the end if it is useful as a way to introduce the parameters that arise when you contract (4). But you need to show how all parameters in (3) come from combinations of parameters in (4).</w:t>
      </w:r>
    </w:p>
    <w:p w14:paraId="6EB5BACD" w14:textId="77777777" w:rsidR="00C72E2B" w:rsidRDefault="00C72E2B">
      <w:pPr>
        <w:pStyle w:val="CommentText"/>
      </w:pPr>
    </w:p>
    <w:p w14:paraId="4CCC2E20" w14:textId="77777777" w:rsidR="00C72E2B" w:rsidRDefault="00C72E2B">
      <w:pPr>
        <w:pStyle w:val="CommentText"/>
      </w:pPr>
      <w:r>
        <w:t>I would therefore suggest to rename this section to "Governing Equations" and focus on presenting the basic governing equations, defining the parameters.</w:t>
      </w:r>
    </w:p>
    <w:p w14:paraId="501271F1" w14:textId="77777777" w:rsidR="00C72E2B" w:rsidRDefault="00C72E2B">
      <w:pPr>
        <w:pStyle w:val="CommentText"/>
      </w:pPr>
    </w:p>
    <w:p w14:paraId="4832A65B" w14:textId="77777777" w:rsidR="00C72E2B" w:rsidRDefault="00C72E2B" w:rsidP="00A41507">
      <w:pPr>
        <w:pStyle w:val="CommentText"/>
      </w:pPr>
      <w:r>
        <w:t>You also need to talk briefly about the underlying assumptions of each.</w:t>
      </w:r>
    </w:p>
  </w:comment>
  <w:comment w:id="212" w:author="Bunger, Andrew P" w:date="2022-08-17T10:36:00Z" w:initials="BAP">
    <w:p w14:paraId="38CF1CA6" w14:textId="77777777" w:rsidR="00557128" w:rsidRDefault="00557128" w:rsidP="00F17BF7">
      <w:pPr>
        <w:pStyle w:val="CommentText"/>
      </w:pPr>
      <w:r>
        <w:rPr>
          <w:rStyle w:val="CommentReference"/>
        </w:rPr>
        <w:annotationRef/>
      </w:r>
      <w:r>
        <w:t>I don't think you are doing any numerical analysis. Should rename this section to reflect its contents.</w:t>
      </w:r>
    </w:p>
  </w:comment>
  <w:comment w:id="213" w:author="Bunger, Andrew P" w:date="2022-08-17T10:35:00Z" w:initials="BAP">
    <w:p w14:paraId="7C98224E" w14:textId="4140250A" w:rsidR="00C72E2B" w:rsidRDefault="00C72E2B" w:rsidP="00BC4ABD">
      <w:pPr>
        <w:pStyle w:val="CommentText"/>
      </w:pPr>
      <w:r>
        <w:rPr>
          <w:rStyle w:val="CommentReference"/>
        </w:rPr>
        <w:annotationRef/>
      </w:r>
      <w:r>
        <w:t>Figures need thicker lines - very hard to see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1649717" w15:done="0"/>
  <w15:commentEx w15:paraId="162AEFC2" w15:done="0"/>
  <w15:commentEx w15:paraId="0E212320" w15:done="0"/>
  <w15:commentEx w15:paraId="482CF2DB" w15:done="0"/>
  <w15:commentEx w15:paraId="62E8C3BE" w15:done="0"/>
  <w15:commentEx w15:paraId="0B08A7A1" w15:done="0"/>
  <w15:commentEx w15:paraId="4832A65B" w15:done="0"/>
  <w15:commentEx w15:paraId="38CF1CA6" w15:done="0"/>
  <w15:commentEx w15:paraId="7C9822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735EE" w16cex:dateUtc="2022-08-17T13:39:00Z"/>
  <w16cex:commentExtensible w16cex:durableId="26A73613" w16cex:dateUtc="2022-08-17T13:40:00Z"/>
  <w16cex:commentExtensible w16cex:durableId="26A738A2" w16cex:dateUtc="2022-08-17T13:51:00Z"/>
  <w16cex:commentExtensible w16cex:durableId="26A739AC" w16cex:dateUtc="2022-08-17T13:55:00Z"/>
  <w16cex:commentExtensible w16cex:durableId="26A73937" w16cex:dateUtc="2022-08-17T13:53:00Z"/>
  <w16cex:commentExtensible w16cex:durableId="26A742A8" w16cex:dateUtc="2022-08-17T14:34:00Z"/>
  <w16cex:commentExtensible w16cex:durableId="26A74345" w16cex:dateUtc="2022-08-17T14:36:00Z"/>
  <w16cex:commentExtensible w16cex:durableId="26A742F1" w16cex:dateUtc="2022-08-17T14: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649717" w16cid:durableId="26A735EE"/>
  <w16cid:commentId w16cid:paraId="162AEFC2" w16cid:durableId="26A72D05"/>
  <w16cid:commentId w16cid:paraId="0E212320" w16cid:durableId="26A73613"/>
  <w16cid:commentId w16cid:paraId="482CF2DB" w16cid:durableId="26A738A2"/>
  <w16cid:commentId w16cid:paraId="62E8C3BE" w16cid:durableId="26A739AC"/>
  <w16cid:commentId w16cid:paraId="0B08A7A1" w16cid:durableId="26A73937"/>
  <w16cid:commentId w16cid:paraId="4832A65B" w16cid:durableId="26A742A8"/>
  <w16cid:commentId w16cid:paraId="38CF1CA6" w16cid:durableId="26A74345"/>
  <w16cid:commentId w16cid:paraId="7C98224E" w16cid:durableId="26A742F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D3B7AD" w14:textId="77777777" w:rsidR="0021609F" w:rsidRDefault="0021609F" w:rsidP="00C14B17">
      <w:pPr>
        <w:spacing w:after="0" w:line="240" w:lineRule="auto"/>
      </w:pPr>
      <w:r>
        <w:separator/>
      </w:r>
    </w:p>
  </w:endnote>
  <w:endnote w:type="continuationSeparator" w:id="0">
    <w:p w14:paraId="27B45AB7" w14:textId="77777777" w:rsidR="0021609F" w:rsidRDefault="0021609F"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C02EF" w14:textId="77777777" w:rsidR="0021609F" w:rsidRDefault="0021609F" w:rsidP="00C14B17">
      <w:pPr>
        <w:spacing w:after="0" w:line="240" w:lineRule="auto"/>
      </w:pPr>
      <w:r>
        <w:separator/>
      </w:r>
    </w:p>
  </w:footnote>
  <w:footnote w:type="continuationSeparator" w:id="0">
    <w:p w14:paraId="77DA8B9A" w14:textId="77777777" w:rsidR="0021609F" w:rsidRDefault="0021609F"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unger, Andrew P">
    <w15:presenceInfo w15:providerId="None" w15:userId="Bunger, Andrew P"/>
  </w15:person>
  <w15:person w15:author="Lu, Yunxing">
    <w15:presenceInfo w15:providerId="AD" w15:userId="S-1-5-21-2361984597-2039549782-3180204118-1054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MawFAApj8jw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t0eexxkfpstqer0xlvs2vzff2w2rveftf9&quot;&gt;My EndNote Library-Saved&lt;record-ids&gt;&lt;item&gt;30&lt;/item&gt;&lt;item&gt;31&lt;/item&gt;&lt;item&gt;32&lt;/item&gt;&lt;item&gt;33&lt;/item&gt;&lt;item&gt;34&lt;/item&gt;&lt;item&gt;35&lt;/item&gt;&lt;item&gt;36&lt;/item&gt;&lt;item&gt;37&lt;/item&gt;&lt;item&gt;39&lt;/item&gt;&lt;item&gt;40&lt;/item&gt;&lt;item&gt;41&lt;/item&gt;&lt;item&gt;42&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8&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8&lt;/item&gt;&lt;item&gt;89&lt;/item&gt;&lt;item&gt;90&lt;/item&gt;&lt;item&gt;92&lt;/item&gt;&lt;item&gt;93&lt;/item&gt;&lt;item&gt;94&lt;/item&gt;&lt;item&gt;96&lt;/item&gt;&lt;item&gt;97&lt;/item&gt;&lt;item&gt;98&lt;/item&gt;&lt;/record-ids&gt;&lt;/item&gt;&lt;/Libraries&gt;"/>
  </w:docVars>
  <w:rsids>
    <w:rsidRoot w:val="00370BCC"/>
    <w:rsid w:val="00001443"/>
    <w:rsid w:val="00001DCC"/>
    <w:rsid w:val="000056E9"/>
    <w:rsid w:val="00010DBB"/>
    <w:rsid w:val="00011D60"/>
    <w:rsid w:val="000122DB"/>
    <w:rsid w:val="00012677"/>
    <w:rsid w:val="00014269"/>
    <w:rsid w:val="00016E14"/>
    <w:rsid w:val="00022326"/>
    <w:rsid w:val="000345B2"/>
    <w:rsid w:val="00036104"/>
    <w:rsid w:val="00042A00"/>
    <w:rsid w:val="00043F05"/>
    <w:rsid w:val="000502CB"/>
    <w:rsid w:val="0005037E"/>
    <w:rsid w:val="00051701"/>
    <w:rsid w:val="00052A1C"/>
    <w:rsid w:val="000565B9"/>
    <w:rsid w:val="000624B4"/>
    <w:rsid w:val="00063DE0"/>
    <w:rsid w:val="00066FBC"/>
    <w:rsid w:val="000714C8"/>
    <w:rsid w:val="00073D3D"/>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7799"/>
    <w:rsid w:val="000E41C7"/>
    <w:rsid w:val="000E42FB"/>
    <w:rsid w:val="000E4DB8"/>
    <w:rsid w:val="000E67A2"/>
    <w:rsid w:val="000E70D7"/>
    <w:rsid w:val="000F0502"/>
    <w:rsid w:val="001015F2"/>
    <w:rsid w:val="00103C90"/>
    <w:rsid w:val="00106112"/>
    <w:rsid w:val="0011331F"/>
    <w:rsid w:val="001153BA"/>
    <w:rsid w:val="00124870"/>
    <w:rsid w:val="00130335"/>
    <w:rsid w:val="00137205"/>
    <w:rsid w:val="00137220"/>
    <w:rsid w:val="0013783D"/>
    <w:rsid w:val="0013791D"/>
    <w:rsid w:val="001403EB"/>
    <w:rsid w:val="001405D8"/>
    <w:rsid w:val="0014262A"/>
    <w:rsid w:val="0014688A"/>
    <w:rsid w:val="00147199"/>
    <w:rsid w:val="00152817"/>
    <w:rsid w:val="0015351E"/>
    <w:rsid w:val="00163297"/>
    <w:rsid w:val="00166F53"/>
    <w:rsid w:val="0017609D"/>
    <w:rsid w:val="0018145D"/>
    <w:rsid w:val="00191965"/>
    <w:rsid w:val="00195D4D"/>
    <w:rsid w:val="001A2310"/>
    <w:rsid w:val="001A23F1"/>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4593"/>
    <w:rsid w:val="001F26AD"/>
    <w:rsid w:val="001F2942"/>
    <w:rsid w:val="001F6E5E"/>
    <w:rsid w:val="002041EA"/>
    <w:rsid w:val="00210318"/>
    <w:rsid w:val="002130D7"/>
    <w:rsid w:val="00213C38"/>
    <w:rsid w:val="00215498"/>
    <w:rsid w:val="0021609F"/>
    <w:rsid w:val="0022153A"/>
    <w:rsid w:val="002221C8"/>
    <w:rsid w:val="0022328D"/>
    <w:rsid w:val="00223413"/>
    <w:rsid w:val="0023256E"/>
    <w:rsid w:val="00232CB2"/>
    <w:rsid w:val="00240239"/>
    <w:rsid w:val="00241C59"/>
    <w:rsid w:val="0024784D"/>
    <w:rsid w:val="00250BB9"/>
    <w:rsid w:val="0025100D"/>
    <w:rsid w:val="002520D4"/>
    <w:rsid w:val="00255705"/>
    <w:rsid w:val="00256384"/>
    <w:rsid w:val="00270350"/>
    <w:rsid w:val="00271439"/>
    <w:rsid w:val="00282C80"/>
    <w:rsid w:val="00290E06"/>
    <w:rsid w:val="002A079F"/>
    <w:rsid w:val="002A1172"/>
    <w:rsid w:val="002A13FF"/>
    <w:rsid w:val="002A2B4E"/>
    <w:rsid w:val="002A2DFE"/>
    <w:rsid w:val="002A31AD"/>
    <w:rsid w:val="002A31AE"/>
    <w:rsid w:val="002A3A7D"/>
    <w:rsid w:val="002C0752"/>
    <w:rsid w:val="002C3055"/>
    <w:rsid w:val="002C4A49"/>
    <w:rsid w:val="002C6BDE"/>
    <w:rsid w:val="002D0CE1"/>
    <w:rsid w:val="002D17FC"/>
    <w:rsid w:val="002D39E9"/>
    <w:rsid w:val="002D66D7"/>
    <w:rsid w:val="002E63DC"/>
    <w:rsid w:val="002F22E3"/>
    <w:rsid w:val="002F2CEB"/>
    <w:rsid w:val="002F7654"/>
    <w:rsid w:val="00302D84"/>
    <w:rsid w:val="00304B80"/>
    <w:rsid w:val="003069B6"/>
    <w:rsid w:val="0030776A"/>
    <w:rsid w:val="003130A6"/>
    <w:rsid w:val="0031667A"/>
    <w:rsid w:val="00317894"/>
    <w:rsid w:val="0032108E"/>
    <w:rsid w:val="003261F4"/>
    <w:rsid w:val="00336D0D"/>
    <w:rsid w:val="00345CE4"/>
    <w:rsid w:val="00346BD1"/>
    <w:rsid w:val="00352814"/>
    <w:rsid w:val="00353C7D"/>
    <w:rsid w:val="00354588"/>
    <w:rsid w:val="00356A6A"/>
    <w:rsid w:val="00363744"/>
    <w:rsid w:val="00364C76"/>
    <w:rsid w:val="003672FA"/>
    <w:rsid w:val="003704A2"/>
    <w:rsid w:val="00370BCC"/>
    <w:rsid w:val="00370EBA"/>
    <w:rsid w:val="00371241"/>
    <w:rsid w:val="003721F2"/>
    <w:rsid w:val="00372656"/>
    <w:rsid w:val="00375A78"/>
    <w:rsid w:val="00377142"/>
    <w:rsid w:val="00381225"/>
    <w:rsid w:val="00382787"/>
    <w:rsid w:val="003929F6"/>
    <w:rsid w:val="0039491A"/>
    <w:rsid w:val="003A23C4"/>
    <w:rsid w:val="003A2BD7"/>
    <w:rsid w:val="003A5DF1"/>
    <w:rsid w:val="003B3975"/>
    <w:rsid w:val="003B533C"/>
    <w:rsid w:val="003C4F47"/>
    <w:rsid w:val="003C6F51"/>
    <w:rsid w:val="003D0A02"/>
    <w:rsid w:val="003D6199"/>
    <w:rsid w:val="003E1AAB"/>
    <w:rsid w:val="003E5194"/>
    <w:rsid w:val="003E53A4"/>
    <w:rsid w:val="003F1B4D"/>
    <w:rsid w:val="003F746E"/>
    <w:rsid w:val="003F79F1"/>
    <w:rsid w:val="00403FA9"/>
    <w:rsid w:val="00406356"/>
    <w:rsid w:val="004065E1"/>
    <w:rsid w:val="00413FA8"/>
    <w:rsid w:val="004148D1"/>
    <w:rsid w:val="00414E77"/>
    <w:rsid w:val="00416E6D"/>
    <w:rsid w:val="00416ECF"/>
    <w:rsid w:val="00420EA3"/>
    <w:rsid w:val="00427C24"/>
    <w:rsid w:val="00432CF5"/>
    <w:rsid w:val="004346B1"/>
    <w:rsid w:val="00434894"/>
    <w:rsid w:val="004359EA"/>
    <w:rsid w:val="00435AD5"/>
    <w:rsid w:val="00437EF3"/>
    <w:rsid w:val="004441F8"/>
    <w:rsid w:val="00445D97"/>
    <w:rsid w:val="00446B90"/>
    <w:rsid w:val="0045485B"/>
    <w:rsid w:val="0046084E"/>
    <w:rsid w:val="0046124E"/>
    <w:rsid w:val="00466976"/>
    <w:rsid w:val="004679B9"/>
    <w:rsid w:val="0047071F"/>
    <w:rsid w:val="00471E9B"/>
    <w:rsid w:val="00475982"/>
    <w:rsid w:val="00476C96"/>
    <w:rsid w:val="004801D8"/>
    <w:rsid w:val="004806A3"/>
    <w:rsid w:val="0048319D"/>
    <w:rsid w:val="00483C64"/>
    <w:rsid w:val="004848C1"/>
    <w:rsid w:val="00484C2E"/>
    <w:rsid w:val="00494C2C"/>
    <w:rsid w:val="004A0E6F"/>
    <w:rsid w:val="004A2767"/>
    <w:rsid w:val="004A7B41"/>
    <w:rsid w:val="004B132C"/>
    <w:rsid w:val="004B1950"/>
    <w:rsid w:val="004B6766"/>
    <w:rsid w:val="004C101F"/>
    <w:rsid w:val="004D22F0"/>
    <w:rsid w:val="004D4010"/>
    <w:rsid w:val="004D48AF"/>
    <w:rsid w:val="004E26D3"/>
    <w:rsid w:val="004F0F01"/>
    <w:rsid w:val="004F4081"/>
    <w:rsid w:val="00517A32"/>
    <w:rsid w:val="00521EDB"/>
    <w:rsid w:val="00523B02"/>
    <w:rsid w:val="005250F8"/>
    <w:rsid w:val="00530F2F"/>
    <w:rsid w:val="0053409E"/>
    <w:rsid w:val="00543386"/>
    <w:rsid w:val="00544D62"/>
    <w:rsid w:val="0054530C"/>
    <w:rsid w:val="005454B9"/>
    <w:rsid w:val="0055064C"/>
    <w:rsid w:val="00551C7F"/>
    <w:rsid w:val="00557128"/>
    <w:rsid w:val="00561D1D"/>
    <w:rsid w:val="00565C34"/>
    <w:rsid w:val="00570257"/>
    <w:rsid w:val="0057091C"/>
    <w:rsid w:val="005841CE"/>
    <w:rsid w:val="0059389A"/>
    <w:rsid w:val="00593DE8"/>
    <w:rsid w:val="0059763F"/>
    <w:rsid w:val="005A4765"/>
    <w:rsid w:val="005A58DF"/>
    <w:rsid w:val="005A6431"/>
    <w:rsid w:val="005B17F2"/>
    <w:rsid w:val="005B2F06"/>
    <w:rsid w:val="005B4A4F"/>
    <w:rsid w:val="005B4B3D"/>
    <w:rsid w:val="005C0A6E"/>
    <w:rsid w:val="005C356A"/>
    <w:rsid w:val="005D4B11"/>
    <w:rsid w:val="005D7A9F"/>
    <w:rsid w:val="005E23D5"/>
    <w:rsid w:val="005E30B3"/>
    <w:rsid w:val="005E30CA"/>
    <w:rsid w:val="005E4D94"/>
    <w:rsid w:val="005E54F0"/>
    <w:rsid w:val="005E5BEE"/>
    <w:rsid w:val="005F0132"/>
    <w:rsid w:val="005F0513"/>
    <w:rsid w:val="005F0C67"/>
    <w:rsid w:val="005F3293"/>
    <w:rsid w:val="00600D8D"/>
    <w:rsid w:val="006060B4"/>
    <w:rsid w:val="006104A3"/>
    <w:rsid w:val="006119BB"/>
    <w:rsid w:val="00614414"/>
    <w:rsid w:val="00617D64"/>
    <w:rsid w:val="0063470F"/>
    <w:rsid w:val="00635003"/>
    <w:rsid w:val="00635057"/>
    <w:rsid w:val="0063518E"/>
    <w:rsid w:val="00637044"/>
    <w:rsid w:val="00640A4B"/>
    <w:rsid w:val="00641057"/>
    <w:rsid w:val="00646F4F"/>
    <w:rsid w:val="0065039B"/>
    <w:rsid w:val="00650921"/>
    <w:rsid w:val="00660F88"/>
    <w:rsid w:val="00666585"/>
    <w:rsid w:val="00667005"/>
    <w:rsid w:val="00671799"/>
    <w:rsid w:val="0068361B"/>
    <w:rsid w:val="00683849"/>
    <w:rsid w:val="00692AE6"/>
    <w:rsid w:val="00692F3E"/>
    <w:rsid w:val="00693B12"/>
    <w:rsid w:val="006A0E3E"/>
    <w:rsid w:val="006A38E9"/>
    <w:rsid w:val="006A4530"/>
    <w:rsid w:val="006A7F6E"/>
    <w:rsid w:val="006B0E9D"/>
    <w:rsid w:val="006B2DA9"/>
    <w:rsid w:val="006B402B"/>
    <w:rsid w:val="006C389D"/>
    <w:rsid w:val="006C4D22"/>
    <w:rsid w:val="006C55D6"/>
    <w:rsid w:val="006C634E"/>
    <w:rsid w:val="006D051B"/>
    <w:rsid w:val="006D0A35"/>
    <w:rsid w:val="006D1AA7"/>
    <w:rsid w:val="006D291F"/>
    <w:rsid w:val="006D2B78"/>
    <w:rsid w:val="006D64F1"/>
    <w:rsid w:val="006D65C1"/>
    <w:rsid w:val="006E3751"/>
    <w:rsid w:val="006E4151"/>
    <w:rsid w:val="006E449A"/>
    <w:rsid w:val="006F0922"/>
    <w:rsid w:val="006F3DA4"/>
    <w:rsid w:val="006F59B8"/>
    <w:rsid w:val="006F6F56"/>
    <w:rsid w:val="007002A1"/>
    <w:rsid w:val="00711C8A"/>
    <w:rsid w:val="0071658D"/>
    <w:rsid w:val="0072173F"/>
    <w:rsid w:val="00723856"/>
    <w:rsid w:val="0072547F"/>
    <w:rsid w:val="00730C56"/>
    <w:rsid w:val="00730C57"/>
    <w:rsid w:val="0073107B"/>
    <w:rsid w:val="00731F30"/>
    <w:rsid w:val="00737A01"/>
    <w:rsid w:val="00741B78"/>
    <w:rsid w:val="0074608A"/>
    <w:rsid w:val="00746EA9"/>
    <w:rsid w:val="0075189A"/>
    <w:rsid w:val="00751B72"/>
    <w:rsid w:val="00752E45"/>
    <w:rsid w:val="00760028"/>
    <w:rsid w:val="007664C7"/>
    <w:rsid w:val="007720AC"/>
    <w:rsid w:val="00780CED"/>
    <w:rsid w:val="007853A9"/>
    <w:rsid w:val="007872C8"/>
    <w:rsid w:val="007879EE"/>
    <w:rsid w:val="00787F00"/>
    <w:rsid w:val="0079059F"/>
    <w:rsid w:val="00793A30"/>
    <w:rsid w:val="007A40EA"/>
    <w:rsid w:val="007A4899"/>
    <w:rsid w:val="007B078C"/>
    <w:rsid w:val="007B1CF8"/>
    <w:rsid w:val="007B3E8B"/>
    <w:rsid w:val="007C0F11"/>
    <w:rsid w:val="007C2A07"/>
    <w:rsid w:val="007C3408"/>
    <w:rsid w:val="007C3E2C"/>
    <w:rsid w:val="007C4825"/>
    <w:rsid w:val="007C4D6D"/>
    <w:rsid w:val="007C5165"/>
    <w:rsid w:val="007D1834"/>
    <w:rsid w:val="007E0BC7"/>
    <w:rsid w:val="007E2A2F"/>
    <w:rsid w:val="007E7F8E"/>
    <w:rsid w:val="007F3E91"/>
    <w:rsid w:val="007F4828"/>
    <w:rsid w:val="007F6502"/>
    <w:rsid w:val="00800168"/>
    <w:rsid w:val="008009C9"/>
    <w:rsid w:val="008035FA"/>
    <w:rsid w:val="0080650E"/>
    <w:rsid w:val="00806BE0"/>
    <w:rsid w:val="0081535F"/>
    <w:rsid w:val="0082060D"/>
    <w:rsid w:val="00826A08"/>
    <w:rsid w:val="008331AB"/>
    <w:rsid w:val="00834A3B"/>
    <w:rsid w:val="00835CBC"/>
    <w:rsid w:val="00835F3C"/>
    <w:rsid w:val="0084179C"/>
    <w:rsid w:val="00843769"/>
    <w:rsid w:val="0084507B"/>
    <w:rsid w:val="0085149E"/>
    <w:rsid w:val="008518CA"/>
    <w:rsid w:val="00851FDA"/>
    <w:rsid w:val="00854611"/>
    <w:rsid w:val="0085595E"/>
    <w:rsid w:val="008604B9"/>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C14CE"/>
    <w:rsid w:val="008C2D52"/>
    <w:rsid w:val="008C469C"/>
    <w:rsid w:val="008C7369"/>
    <w:rsid w:val="008D2A81"/>
    <w:rsid w:val="008E29E1"/>
    <w:rsid w:val="008E5BEF"/>
    <w:rsid w:val="008E6348"/>
    <w:rsid w:val="008F0A5E"/>
    <w:rsid w:val="008F1357"/>
    <w:rsid w:val="008F16C2"/>
    <w:rsid w:val="008F39A5"/>
    <w:rsid w:val="008F6489"/>
    <w:rsid w:val="009009AA"/>
    <w:rsid w:val="0090156F"/>
    <w:rsid w:val="009051D6"/>
    <w:rsid w:val="009051F6"/>
    <w:rsid w:val="00905D8A"/>
    <w:rsid w:val="00910948"/>
    <w:rsid w:val="009126ED"/>
    <w:rsid w:val="009127D9"/>
    <w:rsid w:val="009211A7"/>
    <w:rsid w:val="0092196D"/>
    <w:rsid w:val="00932589"/>
    <w:rsid w:val="0093265F"/>
    <w:rsid w:val="00940159"/>
    <w:rsid w:val="00942781"/>
    <w:rsid w:val="0094635A"/>
    <w:rsid w:val="00946381"/>
    <w:rsid w:val="009513A6"/>
    <w:rsid w:val="009570A0"/>
    <w:rsid w:val="00964D3F"/>
    <w:rsid w:val="009669C5"/>
    <w:rsid w:val="00971EAC"/>
    <w:rsid w:val="009758B4"/>
    <w:rsid w:val="00980133"/>
    <w:rsid w:val="0098081B"/>
    <w:rsid w:val="00984BC5"/>
    <w:rsid w:val="00986CEC"/>
    <w:rsid w:val="0099110A"/>
    <w:rsid w:val="0099456F"/>
    <w:rsid w:val="009A1D81"/>
    <w:rsid w:val="009A43C1"/>
    <w:rsid w:val="009B0AF1"/>
    <w:rsid w:val="009B2355"/>
    <w:rsid w:val="009B399A"/>
    <w:rsid w:val="009B3F0B"/>
    <w:rsid w:val="009B462A"/>
    <w:rsid w:val="009B68E8"/>
    <w:rsid w:val="009C03A6"/>
    <w:rsid w:val="009C1FFF"/>
    <w:rsid w:val="009D204D"/>
    <w:rsid w:val="009D3842"/>
    <w:rsid w:val="009D56AE"/>
    <w:rsid w:val="009D6ED5"/>
    <w:rsid w:val="009D7FA4"/>
    <w:rsid w:val="009E495D"/>
    <w:rsid w:val="009E49C8"/>
    <w:rsid w:val="009F4D3C"/>
    <w:rsid w:val="00A02BD8"/>
    <w:rsid w:val="00A04C13"/>
    <w:rsid w:val="00A075A9"/>
    <w:rsid w:val="00A13CC9"/>
    <w:rsid w:val="00A17A09"/>
    <w:rsid w:val="00A23BF6"/>
    <w:rsid w:val="00A24336"/>
    <w:rsid w:val="00A26F68"/>
    <w:rsid w:val="00A35382"/>
    <w:rsid w:val="00A43245"/>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30D3"/>
    <w:rsid w:val="00A843EF"/>
    <w:rsid w:val="00A85FCD"/>
    <w:rsid w:val="00A87945"/>
    <w:rsid w:val="00A93058"/>
    <w:rsid w:val="00A95FAA"/>
    <w:rsid w:val="00AA505A"/>
    <w:rsid w:val="00AA5F64"/>
    <w:rsid w:val="00AC50EA"/>
    <w:rsid w:val="00AC5436"/>
    <w:rsid w:val="00AC7376"/>
    <w:rsid w:val="00AD2667"/>
    <w:rsid w:val="00AD34D8"/>
    <w:rsid w:val="00AE5928"/>
    <w:rsid w:val="00AF24B0"/>
    <w:rsid w:val="00B07C95"/>
    <w:rsid w:val="00B1002C"/>
    <w:rsid w:val="00B103D3"/>
    <w:rsid w:val="00B15EEE"/>
    <w:rsid w:val="00B21237"/>
    <w:rsid w:val="00B23DB0"/>
    <w:rsid w:val="00B27921"/>
    <w:rsid w:val="00B315DD"/>
    <w:rsid w:val="00B32E29"/>
    <w:rsid w:val="00B33281"/>
    <w:rsid w:val="00B35C57"/>
    <w:rsid w:val="00B416C0"/>
    <w:rsid w:val="00B430F0"/>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1764"/>
    <w:rsid w:val="00B9237E"/>
    <w:rsid w:val="00B93084"/>
    <w:rsid w:val="00BA2861"/>
    <w:rsid w:val="00BA395D"/>
    <w:rsid w:val="00BA41FB"/>
    <w:rsid w:val="00BA5707"/>
    <w:rsid w:val="00BA7C5D"/>
    <w:rsid w:val="00BB1608"/>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3A36"/>
    <w:rsid w:val="00C2490C"/>
    <w:rsid w:val="00C328A0"/>
    <w:rsid w:val="00C347E0"/>
    <w:rsid w:val="00C41EC6"/>
    <w:rsid w:val="00C4307C"/>
    <w:rsid w:val="00C463A0"/>
    <w:rsid w:val="00C47B16"/>
    <w:rsid w:val="00C51877"/>
    <w:rsid w:val="00C623E4"/>
    <w:rsid w:val="00C62E6B"/>
    <w:rsid w:val="00C71B4E"/>
    <w:rsid w:val="00C72E2B"/>
    <w:rsid w:val="00C73EF8"/>
    <w:rsid w:val="00C74396"/>
    <w:rsid w:val="00C74AC4"/>
    <w:rsid w:val="00C813AA"/>
    <w:rsid w:val="00C84F96"/>
    <w:rsid w:val="00C878E1"/>
    <w:rsid w:val="00C9030D"/>
    <w:rsid w:val="00CA2BDE"/>
    <w:rsid w:val="00CA42FC"/>
    <w:rsid w:val="00CA671D"/>
    <w:rsid w:val="00CB6611"/>
    <w:rsid w:val="00CB7259"/>
    <w:rsid w:val="00CB7F3A"/>
    <w:rsid w:val="00CC3D8B"/>
    <w:rsid w:val="00CC5ECC"/>
    <w:rsid w:val="00CC634C"/>
    <w:rsid w:val="00CC7DA2"/>
    <w:rsid w:val="00CD7695"/>
    <w:rsid w:val="00CE01EF"/>
    <w:rsid w:val="00CE30C4"/>
    <w:rsid w:val="00CE39C8"/>
    <w:rsid w:val="00D0327A"/>
    <w:rsid w:val="00D10CC1"/>
    <w:rsid w:val="00D13F6B"/>
    <w:rsid w:val="00D2176F"/>
    <w:rsid w:val="00D27DE2"/>
    <w:rsid w:val="00D319D5"/>
    <w:rsid w:val="00D31DBA"/>
    <w:rsid w:val="00D31F97"/>
    <w:rsid w:val="00D37E7F"/>
    <w:rsid w:val="00D414E2"/>
    <w:rsid w:val="00D447E4"/>
    <w:rsid w:val="00D4771D"/>
    <w:rsid w:val="00D54A29"/>
    <w:rsid w:val="00D55C7F"/>
    <w:rsid w:val="00D56ED5"/>
    <w:rsid w:val="00D570D0"/>
    <w:rsid w:val="00D61B32"/>
    <w:rsid w:val="00D62BC8"/>
    <w:rsid w:val="00D65643"/>
    <w:rsid w:val="00D6792D"/>
    <w:rsid w:val="00D775AF"/>
    <w:rsid w:val="00D85DCC"/>
    <w:rsid w:val="00D87EB2"/>
    <w:rsid w:val="00D92025"/>
    <w:rsid w:val="00D9521B"/>
    <w:rsid w:val="00DA3561"/>
    <w:rsid w:val="00DA670E"/>
    <w:rsid w:val="00DB4655"/>
    <w:rsid w:val="00DB4955"/>
    <w:rsid w:val="00DC24D1"/>
    <w:rsid w:val="00DC457D"/>
    <w:rsid w:val="00DD3B87"/>
    <w:rsid w:val="00DD428F"/>
    <w:rsid w:val="00DD650E"/>
    <w:rsid w:val="00DD6AFB"/>
    <w:rsid w:val="00DE3770"/>
    <w:rsid w:val="00DE62E4"/>
    <w:rsid w:val="00DE6E92"/>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33DCF"/>
    <w:rsid w:val="00E342BC"/>
    <w:rsid w:val="00E34C45"/>
    <w:rsid w:val="00E37C68"/>
    <w:rsid w:val="00E431DA"/>
    <w:rsid w:val="00E4454B"/>
    <w:rsid w:val="00E45582"/>
    <w:rsid w:val="00E50907"/>
    <w:rsid w:val="00E52E1B"/>
    <w:rsid w:val="00E62346"/>
    <w:rsid w:val="00E62760"/>
    <w:rsid w:val="00E65E85"/>
    <w:rsid w:val="00E67420"/>
    <w:rsid w:val="00E7107A"/>
    <w:rsid w:val="00E71ADF"/>
    <w:rsid w:val="00E7206E"/>
    <w:rsid w:val="00E73053"/>
    <w:rsid w:val="00E73BBF"/>
    <w:rsid w:val="00E811EB"/>
    <w:rsid w:val="00E87163"/>
    <w:rsid w:val="00E907D3"/>
    <w:rsid w:val="00E92D57"/>
    <w:rsid w:val="00E94099"/>
    <w:rsid w:val="00E967E7"/>
    <w:rsid w:val="00EA0F01"/>
    <w:rsid w:val="00EA2705"/>
    <w:rsid w:val="00EA4A69"/>
    <w:rsid w:val="00EA4D59"/>
    <w:rsid w:val="00EB0EEB"/>
    <w:rsid w:val="00EB246A"/>
    <w:rsid w:val="00EB2F2D"/>
    <w:rsid w:val="00EC1927"/>
    <w:rsid w:val="00EC67BB"/>
    <w:rsid w:val="00ED0259"/>
    <w:rsid w:val="00EE0814"/>
    <w:rsid w:val="00EE0B9A"/>
    <w:rsid w:val="00EE3ED1"/>
    <w:rsid w:val="00EE3F27"/>
    <w:rsid w:val="00EE5024"/>
    <w:rsid w:val="00EE76A1"/>
    <w:rsid w:val="00EF2B69"/>
    <w:rsid w:val="00EF43C1"/>
    <w:rsid w:val="00EF50F8"/>
    <w:rsid w:val="00EF7E2B"/>
    <w:rsid w:val="00F03FB4"/>
    <w:rsid w:val="00F07CF1"/>
    <w:rsid w:val="00F100D5"/>
    <w:rsid w:val="00F2461C"/>
    <w:rsid w:val="00F24D91"/>
    <w:rsid w:val="00F31CC3"/>
    <w:rsid w:val="00F40F3E"/>
    <w:rsid w:val="00F46066"/>
    <w:rsid w:val="00F50133"/>
    <w:rsid w:val="00F51E0A"/>
    <w:rsid w:val="00F52879"/>
    <w:rsid w:val="00F61710"/>
    <w:rsid w:val="00F65E3F"/>
    <w:rsid w:val="00F72A14"/>
    <w:rsid w:val="00F734BF"/>
    <w:rsid w:val="00F772F2"/>
    <w:rsid w:val="00F84C13"/>
    <w:rsid w:val="00F86175"/>
    <w:rsid w:val="00F87AC5"/>
    <w:rsid w:val="00F91BDD"/>
    <w:rsid w:val="00F94569"/>
    <w:rsid w:val="00F94C29"/>
    <w:rsid w:val="00F954E5"/>
    <w:rsid w:val="00F9579B"/>
    <w:rsid w:val="00F972C0"/>
    <w:rsid w:val="00F97E10"/>
    <w:rsid w:val="00FA481F"/>
    <w:rsid w:val="00FA7FEC"/>
    <w:rsid w:val="00FC0170"/>
    <w:rsid w:val="00FC5959"/>
    <w:rsid w:val="00FC6272"/>
    <w:rsid w:val="00FD1068"/>
    <w:rsid w:val="00FD52BB"/>
    <w:rsid w:val="00FD64B3"/>
    <w:rsid w:val="00FE022E"/>
    <w:rsid w:val="00FE0722"/>
    <w:rsid w:val="00FE23E5"/>
    <w:rsid w:val="00FE3F1A"/>
    <w:rsid w:val="00FE54C6"/>
    <w:rsid w:val="00FF01DE"/>
    <w:rsid w:val="00FF33CC"/>
    <w:rsid w:val="00FF5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31AD"/>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image" Target="media/image139.wmf"/><Relationship Id="rId303" Type="http://schemas.openxmlformats.org/officeDocument/2006/relationships/image" Target="media/image141.wmf"/><Relationship Id="rId21" Type="http://schemas.openxmlformats.org/officeDocument/2006/relationships/oleObject" Target="embeddings/oleObject6.bin"/><Relationship Id="rId42" Type="http://schemas.openxmlformats.org/officeDocument/2006/relationships/image" Target="media/image16.wmf"/><Relationship Id="rId63" Type="http://schemas.openxmlformats.org/officeDocument/2006/relationships/oleObject" Target="embeddings/oleObject28.bin"/><Relationship Id="rId84" Type="http://schemas.openxmlformats.org/officeDocument/2006/relationships/image" Target="media/image37.wmf"/><Relationship Id="rId138" Type="http://schemas.openxmlformats.org/officeDocument/2006/relationships/oleObject" Target="embeddings/oleObject67.bin"/><Relationship Id="rId159" Type="http://schemas.openxmlformats.org/officeDocument/2006/relationships/image" Target="media/image73.wmf"/><Relationship Id="rId324" Type="http://schemas.openxmlformats.org/officeDocument/2006/relationships/oleObject" Target="embeddings/oleObject164.bin"/><Relationship Id="rId345" Type="http://schemas.openxmlformats.org/officeDocument/2006/relationships/oleObject" Target="embeddings/oleObject178.bin"/><Relationship Id="rId366" Type="http://schemas.microsoft.com/office/2016/09/relationships/commentsIds" Target="commentsIds.xml"/><Relationship Id="rId170" Type="http://schemas.openxmlformats.org/officeDocument/2006/relationships/image" Target="media/image78.wmf"/><Relationship Id="rId191" Type="http://schemas.openxmlformats.org/officeDocument/2006/relationships/oleObject" Target="embeddings/oleObject94.bin"/><Relationship Id="rId205" Type="http://schemas.openxmlformats.org/officeDocument/2006/relationships/oleObject" Target="embeddings/oleObject101.bin"/><Relationship Id="rId226" Type="http://schemas.openxmlformats.org/officeDocument/2006/relationships/oleObject" Target="embeddings/oleObject112.bin"/><Relationship Id="rId247" Type="http://schemas.openxmlformats.org/officeDocument/2006/relationships/oleObject" Target="embeddings/oleObject121.bin"/><Relationship Id="rId107" Type="http://schemas.openxmlformats.org/officeDocument/2006/relationships/oleObject" Target="embeddings/oleObject51.bin"/><Relationship Id="rId268" Type="http://schemas.openxmlformats.org/officeDocument/2006/relationships/image" Target="media/image130.wmf"/><Relationship Id="rId289" Type="http://schemas.openxmlformats.org/officeDocument/2006/relationships/oleObject" Target="embeddings/oleObject145.bin"/><Relationship Id="rId11" Type="http://schemas.openxmlformats.org/officeDocument/2006/relationships/oleObject" Target="embeddings/oleObject1.bin"/><Relationship Id="rId32" Type="http://schemas.openxmlformats.org/officeDocument/2006/relationships/image" Target="media/image11.wmf"/><Relationship Id="rId53" Type="http://schemas.openxmlformats.org/officeDocument/2006/relationships/oleObject" Target="embeddings/oleObject23.bin"/><Relationship Id="rId74" Type="http://schemas.openxmlformats.org/officeDocument/2006/relationships/image" Target="media/image32.wmf"/><Relationship Id="rId128" Type="http://schemas.openxmlformats.org/officeDocument/2006/relationships/oleObject" Target="embeddings/oleObject62.bin"/><Relationship Id="rId149" Type="http://schemas.openxmlformats.org/officeDocument/2006/relationships/image" Target="media/image68.wmf"/><Relationship Id="rId314" Type="http://schemas.openxmlformats.org/officeDocument/2006/relationships/oleObject" Target="embeddings/oleObject159.bin"/><Relationship Id="rId335" Type="http://schemas.openxmlformats.org/officeDocument/2006/relationships/image" Target="media/image157.emf"/><Relationship Id="rId356" Type="http://schemas.openxmlformats.org/officeDocument/2006/relationships/oleObject" Target="embeddings/oleObject18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oleObject" Target="embeddings/oleObject78.bin"/><Relationship Id="rId181" Type="http://schemas.openxmlformats.org/officeDocument/2006/relationships/oleObject" Target="embeddings/oleObject89.bin"/><Relationship Id="rId216" Type="http://schemas.openxmlformats.org/officeDocument/2006/relationships/image" Target="media/image101.wmf"/><Relationship Id="rId237" Type="http://schemas.openxmlformats.org/officeDocument/2006/relationships/image" Target="media/image113.wmf"/><Relationship Id="rId258" Type="http://schemas.openxmlformats.org/officeDocument/2006/relationships/image" Target="media/image125.emf"/><Relationship Id="rId279" Type="http://schemas.openxmlformats.org/officeDocument/2006/relationships/oleObject" Target="embeddings/oleObject137.bin"/><Relationship Id="rId22" Type="http://schemas.openxmlformats.org/officeDocument/2006/relationships/image" Target="media/image7.wmf"/><Relationship Id="rId43" Type="http://schemas.openxmlformats.org/officeDocument/2006/relationships/oleObject" Target="embeddings/oleObject18.bin"/><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image" Target="media/image63.wmf"/><Relationship Id="rId290" Type="http://schemas.openxmlformats.org/officeDocument/2006/relationships/image" Target="media/image136.wmf"/><Relationship Id="rId304" Type="http://schemas.openxmlformats.org/officeDocument/2006/relationships/oleObject" Target="embeddings/oleObject154.bin"/><Relationship Id="rId325" Type="http://schemas.openxmlformats.org/officeDocument/2006/relationships/image" Target="media/image152.wmf"/><Relationship Id="rId346" Type="http://schemas.openxmlformats.org/officeDocument/2006/relationships/image" Target="media/image159.wmf"/><Relationship Id="rId85" Type="http://schemas.openxmlformats.org/officeDocument/2006/relationships/oleObject" Target="embeddings/oleObject39.bin"/><Relationship Id="rId150" Type="http://schemas.openxmlformats.org/officeDocument/2006/relationships/oleObject" Target="embeddings/oleObject73.bin"/><Relationship Id="rId171" Type="http://schemas.openxmlformats.org/officeDocument/2006/relationships/oleObject" Target="embeddings/oleObject8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image" Target="media/image106.wmf"/><Relationship Id="rId248" Type="http://schemas.openxmlformats.org/officeDocument/2006/relationships/image" Target="media/image118.png"/><Relationship Id="rId269" Type="http://schemas.openxmlformats.org/officeDocument/2006/relationships/oleObject" Target="embeddings/oleObject130.bin"/><Relationship Id="rId12" Type="http://schemas.openxmlformats.org/officeDocument/2006/relationships/image" Target="media/image2.wmf"/><Relationship Id="rId33" Type="http://schemas.openxmlformats.org/officeDocument/2006/relationships/oleObject" Target="embeddings/oleObject13.bin"/><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image" Target="media/image134.wmf"/><Relationship Id="rId315" Type="http://schemas.openxmlformats.org/officeDocument/2006/relationships/image" Target="media/image147.wmf"/><Relationship Id="rId336" Type="http://schemas.openxmlformats.org/officeDocument/2006/relationships/oleObject" Target="embeddings/oleObject170.bin"/><Relationship Id="rId357" Type="http://schemas.openxmlformats.org/officeDocument/2006/relationships/image" Target="media/image164.wmf"/><Relationship Id="rId54" Type="http://schemas.openxmlformats.org/officeDocument/2006/relationships/image" Target="media/image22.wmf"/><Relationship Id="rId75" Type="http://schemas.openxmlformats.org/officeDocument/2006/relationships/oleObject" Target="embeddings/oleObject34.bin"/><Relationship Id="rId96" Type="http://schemas.openxmlformats.org/officeDocument/2006/relationships/image" Target="media/image43.wmf"/><Relationship Id="rId140" Type="http://schemas.openxmlformats.org/officeDocument/2006/relationships/oleObject" Target="embeddings/oleObject68.bin"/><Relationship Id="rId161" Type="http://schemas.openxmlformats.org/officeDocument/2006/relationships/image" Target="media/image74.wmf"/><Relationship Id="rId182" Type="http://schemas.openxmlformats.org/officeDocument/2006/relationships/image" Target="media/image84.wmf"/><Relationship Id="rId217" Type="http://schemas.openxmlformats.org/officeDocument/2006/relationships/oleObject" Target="embeddings/oleObject107.bin"/><Relationship Id="rId6" Type="http://schemas.openxmlformats.org/officeDocument/2006/relationships/footnotes" Target="footnotes.xml"/><Relationship Id="rId238" Type="http://schemas.openxmlformats.org/officeDocument/2006/relationships/oleObject" Target="embeddings/oleObject116.bin"/><Relationship Id="rId259" Type="http://schemas.openxmlformats.org/officeDocument/2006/relationships/oleObject" Target="embeddings/oleObject125.bin"/><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31.wmf"/><Relationship Id="rId291" Type="http://schemas.openxmlformats.org/officeDocument/2006/relationships/oleObject" Target="embeddings/oleObject146.bin"/><Relationship Id="rId305" Type="http://schemas.openxmlformats.org/officeDocument/2006/relationships/image" Target="media/image142.wmf"/><Relationship Id="rId326" Type="http://schemas.openxmlformats.org/officeDocument/2006/relationships/oleObject" Target="embeddings/oleObject165.bin"/><Relationship Id="rId347" Type="http://schemas.openxmlformats.org/officeDocument/2006/relationships/oleObject" Target="embeddings/oleObject179.bin"/><Relationship Id="rId44" Type="http://schemas.openxmlformats.org/officeDocument/2006/relationships/image" Target="media/image17.wmf"/><Relationship Id="rId65" Type="http://schemas.openxmlformats.org/officeDocument/2006/relationships/oleObject" Target="embeddings/oleObject29.bin"/><Relationship Id="rId86" Type="http://schemas.openxmlformats.org/officeDocument/2006/relationships/image" Target="media/image38.wmf"/><Relationship Id="rId130" Type="http://schemas.openxmlformats.org/officeDocument/2006/relationships/oleObject" Target="embeddings/oleObject63.bin"/><Relationship Id="rId151" Type="http://schemas.openxmlformats.org/officeDocument/2006/relationships/image" Target="media/image69.wmf"/><Relationship Id="rId172" Type="http://schemas.openxmlformats.org/officeDocument/2006/relationships/image" Target="media/image79.wmf"/><Relationship Id="rId193" Type="http://schemas.openxmlformats.org/officeDocument/2006/relationships/oleObject" Target="embeddings/oleObject95.bin"/><Relationship Id="rId207" Type="http://schemas.openxmlformats.org/officeDocument/2006/relationships/oleObject" Target="embeddings/oleObject102.bin"/><Relationship Id="rId228" Type="http://schemas.openxmlformats.org/officeDocument/2006/relationships/oleObject" Target="embeddings/oleObject113.bin"/><Relationship Id="rId249" Type="http://schemas.openxmlformats.org/officeDocument/2006/relationships/image" Target="media/image119.png"/><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6.wmf"/><Relationship Id="rId281" Type="http://schemas.openxmlformats.org/officeDocument/2006/relationships/oleObject" Target="embeddings/oleObject138.bin"/><Relationship Id="rId316" Type="http://schemas.openxmlformats.org/officeDocument/2006/relationships/oleObject" Target="embeddings/oleObject160.bin"/><Relationship Id="rId337" Type="http://schemas.openxmlformats.org/officeDocument/2006/relationships/image" Target="media/image158.emf"/><Relationship Id="rId34" Type="http://schemas.openxmlformats.org/officeDocument/2006/relationships/image" Target="media/image12.wmf"/><Relationship Id="rId55" Type="http://schemas.openxmlformats.org/officeDocument/2006/relationships/oleObject" Target="embeddings/oleObject24.bin"/><Relationship Id="rId76" Type="http://schemas.openxmlformats.org/officeDocument/2006/relationships/image" Target="media/image33.wmf"/><Relationship Id="rId97" Type="http://schemas.openxmlformats.org/officeDocument/2006/relationships/oleObject" Target="embeddings/oleObject45.bin"/><Relationship Id="rId120" Type="http://schemas.openxmlformats.org/officeDocument/2006/relationships/oleObject" Target="embeddings/oleObject58.bin"/><Relationship Id="rId141" Type="http://schemas.openxmlformats.org/officeDocument/2006/relationships/image" Target="media/image64.wmf"/><Relationship Id="rId358" Type="http://schemas.openxmlformats.org/officeDocument/2006/relationships/oleObject" Target="embeddings/oleObject185.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oleObject" Target="embeddings/oleObject90.bin"/><Relationship Id="rId218" Type="http://schemas.openxmlformats.org/officeDocument/2006/relationships/image" Target="media/image102.wmf"/><Relationship Id="rId239" Type="http://schemas.openxmlformats.org/officeDocument/2006/relationships/image" Target="media/image114.wmf"/><Relationship Id="rId250" Type="http://schemas.openxmlformats.org/officeDocument/2006/relationships/image" Target="media/image120.wmf"/><Relationship Id="rId271" Type="http://schemas.openxmlformats.org/officeDocument/2006/relationships/oleObject" Target="embeddings/oleObject131.bin"/><Relationship Id="rId292" Type="http://schemas.openxmlformats.org/officeDocument/2006/relationships/image" Target="media/image137.png"/><Relationship Id="rId306" Type="http://schemas.openxmlformats.org/officeDocument/2006/relationships/oleObject" Target="embeddings/oleObject155.bin"/><Relationship Id="rId24" Type="http://schemas.openxmlformats.org/officeDocument/2006/relationships/image" Target="media/image8.wmf"/><Relationship Id="rId45" Type="http://schemas.openxmlformats.org/officeDocument/2006/relationships/oleObject" Target="embeddings/oleObject19.bin"/><Relationship Id="rId66" Type="http://schemas.openxmlformats.org/officeDocument/2006/relationships/image" Target="media/image28.wmf"/><Relationship Id="rId87" Type="http://schemas.openxmlformats.org/officeDocument/2006/relationships/oleObject" Target="embeddings/oleObject40.bin"/><Relationship Id="rId110" Type="http://schemas.openxmlformats.org/officeDocument/2006/relationships/image" Target="media/image49.wmf"/><Relationship Id="rId131" Type="http://schemas.openxmlformats.org/officeDocument/2006/relationships/image" Target="media/image59.wmf"/><Relationship Id="rId327" Type="http://schemas.openxmlformats.org/officeDocument/2006/relationships/image" Target="media/image153.wmf"/><Relationship Id="rId348" Type="http://schemas.openxmlformats.org/officeDocument/2006/relationships/image" Target="media/image160.wmf"/><Relationship Id="rId152" Type="http://schemas.openxmlformats.org/officeDocument/2006/relationships/oleObject" Target="embeddings/oleObject74.bin"/><Relationship Id="rId173" Type="http://schemas.openxmlformats.org/officeDocument/2006/relationships/oleObject" Target="embeddings/oleObject8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image" Target="media/image107.wmf"/><Relationship Id="rId240" Type="http://schemas.openxmlformats.org/officeDocument/2006/relationships/oleObject" Target="embeddings/oleObject117.bin"/><Relationship Id="rId261" Type="http://schemas.openxmlformats.org/officeDocument/2006/relationships/oleObject" Target="embeddings/oleObject126.bin"/><Relationship Id="rId14" Type="http://schemas.openxmlformats.org/officeDocument/2006/relationships/image" Target="media/image3.wmf"/><Relationship Id="rId35" Type="http://schemas.openxmlformats.org/officeDocument/2006/relationships/oleObject" Target="embeddings/oleObject14.bin"/><Relationship Id="rId56" Type="http://schemas.openxmlformats.org/officeDocument/2006/relationships/image" Target="media/image23.wmf"/><Relationship Id="rId77" Type="http://schemas.openxmlformats.org/officeDocument/2006/relationships/oleObject" Target="embeddings/oleObject35.bin"/><Relationship Id="rId100" Type="http://schemas.openxmlformats.org/officeDocument/2006/relationships/image" Target="media/image45.wmf"/><Relationship Id="rId282" Type="http://schemas.openxmlformats.org/officeDocument/2006/relationships/image" Target="media/image135.wmf"/><Relationship Id="rId317" Type="http://schemas.openxmlformats.org/officeDocument/2006/relationships/image" Target="media/image148.wmf"/><Relationship Id="rId338" Type="http://schemas.openxmlformats.org/officeDocument/2006/relationships/oleObject" Target="embeddings/oleObject171.bin"/><Relationship Id="rId359" Type="http://schemas.openxmlformats.org/officeDocument/2006/relationships/image" Target="media/image165.png"/><Relationship Id="rId8" Type="http://schemas.openxmlformats.org/officeDocument/2006/relationships/comments" Target="comments.xml"/><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oleObject" Target="embeddings/oleObject69.bin"/><Relationship Id="rId163" Type="http://schemas.openxmlformats.org/officeDocument/2006/relationships/image" Target="media/image75.wmf"/><Relationship Id="rId184" Type="http://schemas.openxmlformats.org/officeDocument/2006/relationships/image" Target="media/image85.wmf"/><Relationship Id="rId219" Type="http://schemas.openxmlformats.org/officeDocument/2006/relationships/oleObject" Target="embeddings/oleObject108.bin"/><Relationship Id="rId230" Type="http://schemas.openxmlformats.org/officeDocument/2006/relationships/oleObject" Target="embeddings/oleObject114.bin"/><Relationship Id="rId251" Type="http://schemas.openxmlformats.org/officeDocument/2006/relationships/oleObject" Target="embeddings/oleObject122.bin"/><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oleObject" Target="embeddings/oleObject30.bin"/><Relationship Id="rId272" Type="http://schemas.openxmlformats.org/officeDocument/2006/relationships/image" Target="media/image132.wmf"/><Relationship Id="rId293" Type="http://schemas.openxmlformats.org/officeDocument/2006/relationships/oleObject" Target="embeddings/oleObject147.bin"/><Relationship Id="rId307" Type="http://schemas.openxmlformats.org/officeDocument/2006/relationships/image" Target="media/image143.wmf"/><Relationship Id="rId328" Type="http://schemas.openxmlformats.org/officeDocument/2006/relationships/oleObject" Target="embeddings/oleObject166.bin"/><Relationship Id="rId349" Type="http://schemas.openxmlformats.org/officeDocument/2006/relationships/oleObject" Target="embeddings/oleObject180.bin"/><Relationship Id="rId88" Type="http://schemas.openxmlformats.org/officeDocument/2006/relationships/image" Target="media/image39.wmf"/><Relationship Id="rId111" Type="http://schemas.openxmlformats.org/officeDocument/2006/relationships/oleObject" Target="embeddings/oleObject53.bin"/><Relationship Id="rId132" Type="http://schemas.openxmlformats.org/officeDocument/2006/relationships/oleObject" Target="embeddings/oleObject64.bin"/><Relationship Id="rId153" Type="http://schemas.openxmlformats.org/officeDocument/2006/relationships/image" Target="media/image70.wmf"/><Relationship Id="rId174" Type="http://schemas.openxmlformats.org/officeDocument/2006/relationships/image" Target="media/image80.wmf"/><Relationship Id="rId195" Type="http://schemas.openxmlformats.org/officeDocument/2006/relationships/oleObject" Target="embeddings/oleObject96.bin"/><Relationship Id="rId209" Type="http://schemas.openxmlformats.org/officeDocument/2006/relationships/oleObject" Target="embeddings/oleObject103.bin"/><Relationship Id="rId360" Type="http://schemas.openxmlformats.org/officeDocument/2006/relationships/hyperlink" Target="https://doi.org/10.1007/978-981-16-7735-9_5" TargetMode="External"/><Relationship Id="rId220" Type="http://schemas.openxmlformats.org/officeDocument/2006/relationships/image" Target="media/image103.wmf"/><Relationship Id="rId241" Type="http://schemas.openxmlformats.org/officeDocument/2006/relationships/oleObject" Target="embeddings/oleObject118.bin"/><Relationship Id="rId15" Type="http://schemas.openxmlformats.org/officeDocument/2006/relationships/oleObject" Target="embeddings/oleObject3.bin"/><Relationship Id="rId36" Type="http://schemas.openxmlformats.org/officeDocument/2006/relationships/image" Target="media/image13.wmf"/><Relationship Id="rId57" Type="http://schemas.openxmlformats.org/officeDocument/2006/relationships/oleObject" Target="embeddings/oleObject25.bin"/><Relationship Id="rId106" Type="http://schemas.openxmlformats.org/officeDocument/2006/relationships/image" Target="media/image47.wmf"/><Relationship Id="rId127" Type="http://schemas.openxmlformats.org/officeDocument/2006/relationships/image" Target="media/image57.wmf"/><Relationship Id="rId262" Type="http://schemas.openxmlformats.org/officeDocument/2006/relationships/image" Target="media/image127.emf"/><Relationship Id="rId283" Type="http://schemas.openxmlformats.org/officeDocument/2006/relationships/oleObject" Target="embeddings/oleObject139.bin"/><Relationship Id="rId313" Type="http://schemas.openxmlformats.org/officeDocument/2006/relationships/image" Target="media/image146.wmf"/><Relationship Id="rId318" Type="http://schemas.openxmlformats.org/officeDocument/2006/relationships/oleObject" Target="embeddings/oleObject161.bin"/><Relationship Id="rId339" Type="http://schemas.openxmlformats.org/officeDocument/2006/relationships/oleObject" Target="embeddings/oleObject172.bin"/><Relationship Id="rId10" Type="http://schemas.openxmlformats.org/officeDocument/2006/relationships/image" Target="media/image1.wmf"/><Relationship Id="rId31" Type="http://schemas.openxmlformats.org/officeDocument/2006/relationships/oleObject" Target="embeddings/oleObject12.bin"/><Relationship Id="rId52" Type="http://schemas.openxmlformats.org/officeDocument/2006/relationships/image" Target="media/image21.wmf"/><Relationship Id="rId73" Type="http://schemas.openxmlformats.org/officeDocument/2006/relationships/oleObject" Target="embeddings/oleObject33.bin"/><Relationship Id="rId78" Type="http://schemas.openxmlformats.org/officeDocument/2006/relationships/image" Target="media/image34.wmf"/><Relationship Id="rId94" Type="http://schemas.openxmlformats.org/officeDocument/2006/relationships/image" Target="media/image42.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9.bin"/><Relationship Id="rId143" Type="http://schemas.openxmlformats.org/officeDocument/2006/relationships/image" Target="media/image65.wmf"/><Relationship Id="rId148" Type="http://schemas.openxmlformats.org/officeDocument/2006/relationships/oleObject" Target="embeddings/oleObject72.bin"/><Relationship Id="rId164" Type="http://schemas.openxmlformats.org/officeDocument/2006/relationships/oleObject" Target="embeddings/oleObject80.bin"/><Relationship Id="rId169" Type="http://schemas.openxmlformats.org/officeDocument/2006/relationships/oleObject" Target="embeddings/oleObject83.bin"/><Relationship Id="rId185" Type="http://schemas.openxmlformats.org/officeDocument/2006/relationships/oleObject" Target="embeddings/oleObject91.bin"/><Relationship Id="rId334" Type="http://schemas.openxmlformats.org/officeDocument/2006/relationships/oleObject" Target="embeddings/oleObject169.bin"/><Relationship Id="rId350" Type="http://schemas.openxmlformats.org/officeDocument/2006/relationships/image" Target="media/image161.wmf"/><Relationship Id="rId355" Type="http://schemas.openxmlformats.org/officeDocument/2006/relationships/image" Target="media/image163.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image" Target="media/image98.wmf"/><Relationship Id="rId215" Type="http://schemas.openxmlformats.org/officeDocument/2006/relationships/oleObject" Target="embeddings/oleObject106.bin"/><Relationship Id="rId236" Type="http://schemas.openxmlformats.org/officeDocument/2006/relationships/image" Target="media/image112.png"/><Relationship Id="rId257" Type="http://schemas.openxmlformats.org/officeDocument/2006/relationships/oleObject" Target="embeddings/oleObject124.bin"/><Relationship Id="rId278" Type="http://schemas.openxmlformats.org/officeDocument/2006/relationships/image" Target="media/image133.wmf"/><Relationship Id="rId26" Type="http://schemas.openxmlformats.org/officeDocument/2006/relationships/oleObject" Target="embeddings/oleObject9.bin"/><Relationship Id="rId231" Type="http://schemas.openxmlformats.org/officeDocument/2006/relationships/image" Target="media/image108.wmf"/><Relationship Id="rId252" Type="http://schemas.openxmlformats.org/officeDocument/2006/relationships/image" Target="media/image121.emf"/><Relationship Id="rId273" Type="http://schemas.openxmlformats.org/officeDocument/2006/relationships/oleObject" Target="embeddings/oleObject132.bin"/><Relationship Id="rId294" Type="http://schemas.openxmlformats.org/officeDocument/2006/relationships/oleObject" Target="embeddings/oleObject148.bin"/><Relationship Id="rId308" Type="http://schemas.openxmlformats.org/officeDocument/2006/relationships/oleObject" Target="embeddings/oleObject156.bin"/><Relationship Id="rId329" Type="http://schemas.openxmlformats.org/officeDocument/2006/relationships/image" Target="media/image154.wmf"/><Relationship Id="rId47" Type="http://schemas.openxmlformats.org/officeDocument/2006/relationships/oleObject" Target="embeddings/oleObject20.bin"/><Relationship Id="rId68" Type="http://schemas.openxmlformats.org/officeDocument/2006/relationships/image" Target="media/image29.wmf"/><Relationship Id="rId89" Type="http://schemas.openxmlformats.org/officeDocument/2006/relationships/oleObject" Target="embeddings/oleObject41.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oleObject" Target="embeddings/oleObject75.bin"/><Relationship Id="rId175" Type="http://schemas.openxmlformats.org/officeDocument/2006/relationships/oleObject" Target="embeddings/oleObject86.bin"/><Relationship Id="rId340" Type="http://schemas.openxmlformats.org/officeDocument/2006/relationships/oleObject" Target="embeddings/oleObject173.bin"/><Relationship Id="rId361" Type="http://schemas.openxmlformats.org/officeDocument/2006/relationships/hyperlink" Target="https://mathworld" TargetMode="External"/><Relationship Id="rId196" Type="http://schemas.openxmlformats.org/officeDocument/2006/relationships/image" Target="media/image91.wmf"/><Relationship Id="rId200" Type="http://schemas.openxmlformats.org/officeDocument/2006/relationships/image" Target="media/image93.wmf"/><Relationship Id="rId16" Type="http://schemas.openxmlformats.org/officeDocument/2006/relationships/image" Target="media/image4.wmf"/><Relationship Id="rId221" Type="http://schemas.openxmlformats.org/officeDocument/2006/relationships/oleObject" Target="embeddings/oleObject109.bin"/><Relationship Id="rId242" Type="http://schemas.openxmlformats.org/officeDocument/2006/relationships/image" Target="media/image115.wmf"/><Relationship Id="rId263" Type="http://schemas.openxmlformats.org/officeDocument/2006/relationships/oleObject" Target="embeddings/oleObject127.bin"/><Relationship Id="rId284" Type="http://schemas.openxmlformats.org/officeDocument/2006/relationships/oleObject" Target="embeddings/oleObject140.bin"/><Relationship Id="rId319" Type="http://schemas.openxmlformats.org/officeDocument/2006/relationships/image" Target="media/image149.wmf"/><Relationship Id="rId37" Type="http://schemas.openxmlformats.org/officeDocument/2006/relationships/oleObject" Target="embeddings/oleObject15.bin"/><Relationship Id="rId58" Type="http://schemas.openxmlformats.org/officeDocument/2006/relationships/image" Target="media/image24.wmf"/><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55.wmf"/><Relationship Id="rId144" Type="http://schemas.openxmlformats.org/officeDocument/2006/relationships/oleObject" Target="embeddings/oleObject70.bin"/><Relationship Id="rId330" Type="http://schemas.openxmlformats.org/officeDocument/2006/relationships/oleObject" Target="embeddings/oleObject167.bin"/><Relationship Id="rId90" Type="http://schemas.openxmlformats.org/officeDocument/2006/relationships/image" Target="media/image40.wmf"/><Relationship Id="rId165" Type="http://schemas.openxmlformats.org/officeDocument/2006/relationships/image" Target="media/image76.wmf"/><Relationship Id="rId186" Type="http://schemas.openxmlformats.org/officeDocument/2006/relationships/image" Target="media/image86.wmf"/><Relationship Id="rId351" Type="http://schemas.openxmlformats.org/officeDocument/2006/relationships/oleObject" Target="embeddings/oleObject181.bin"/><Relationship Id="rId211" Type="http://schemas.openxmlformats.org/officeDocument/2006/relationships/oleObject" Target="embeddings/oleObject104.bin"/><Relationship Id="rId232" Type="http://schemas.openxmlformats.org/officeDocument/2006/relationships/oleObject" Target="embeddings/oleObject115.bin"/><Relationship Id="rId253" Type="http://schemas.openxmlformats.org/officeDocument/2006/relationships/image" Target="media/image122.png"/><Relationship Id="rId274" Type="http://schemas.openxmlformats.org/officeDocument/2006/relationships/oleObject" Target="embeddings/oleObject133.bin"/><Relationship Id="rId295" Type="http://schemas.openxmlformats.org/officeDocument/2006/relationships/image" Target="media/image138.png"/><Relationship Id="rId309" Type="http://schemas.openxmlformats.org/officeDocument/2006/relationships/image" Target="media/image144.wmf"/><Relationship Id="rId27" Type="http://schemas.openxmlformats.org/officeDocument/2006/relationships/oleObject" Target="embeddings/oleObject10.bin"/><Relationship Id="rId48" Type="http://schemas.openxmlformats.org/officeDocument/2006/relationships/image" Target="media/image19.wmf"/><Relationship Id="rId69" Type="http://schemas.openxmlformats.org/officeDocument/2006/relationships/oleObject" Target="embeddings/oleObject31.bin"/><Relationship Id="rId113" Type="http://schemas.openxmlformats.org/officeDocument/2006/relationships/oleObject" Target="embeddings/oleObject54.bin"/><Relationship Id="rId134" Type="http://schemas.openxmlformats.org/officeDocument/2006/relationships/oleObject" Target="embeddings/oleObject65.bin"/><Relationship Id="rId320" Type="http://schemas.openxmlformats.org/officeDocument/2006/relationships/oleObject" Target="embeddings/oleObject162.bin"/><Relationship Id="rId80" Type="http://schemas.openxmlformats.org/officeDocument/2006/relationships/image" Target="media/image35.wmf"/><Relationship Id="rId155" Type="http://schemas.openxmlformats.org/officeDocument/2006/relationships/image" Target="media/image71.wmf"/><Relationship Id="rId176" Type="http://schemas.openxmlformats.org/officeDocument/2006/relationships/image" Target="media/image81.wmf"/><Relationship Id="rId197" Type="http://schemas.openxmlformats.org/officeDocument/2006/relationships/oleObject" Target="embeddings/oleObject97.bin"/><Relationship Id="rId341" Type="http://schemas.openxmlformats.org/officeDocument/2006/relationships/oleObject" Target="embeddings/oleObject174.bin"/><Relationship Id="rId362" Type="http://schemas.openxmlformats.org/officeDocument/2006/relationships/fontTable" Target="fontTable.xml"/><Relationship Id="rId201" Type="http://schemas.openxmlformats.org/officeDocument/2006/relationships/oleObject" Target="embeddings/oleObject99.bin"/><Relationship Id="rId222" Type="http://schemas.openxmlformats.org/officeDocument/2006/relationships/image" Target="media/image104.wmf"/><Relationship Id="rId243" Type="http://schemas.openxmlformats.org/officeDocument/2006/relationships/oleObject" Target="embeddings/oleObject119.bin"/><Relationship Id="rId264" Type="http://schemas.openxmlformats.org/officeDocument/2006/relationships/image" Target="media/image128.emf"/><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4.wmf"/><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oleObject" Target="embeddings/oleObject157.bin"/><Relationship Id="rId70" Type="http://schemas.openxmlformats.org/officeDocument/2006/relationships/image" Target="media/image30.wmf"/><Relationship Id="rId91" Type="http://schemas.openxmlformats.org/officeDocument/2006/relationships/oleObject" Target="embeddings/oleObject42.bin"/><Relationship Id="rId145" Type="http://schemas.openxmlformats.org/officeDocument/2006/relationships/image" Target="media/image66.wmf"/><Relationship Id="rId166" Type="http://schemas.openxmlformats.org/officeDocument/2006/relationships/oleObject" Target="embeddings/oleObject81.bin"/><Relationship Id="rId187" Type="http://schemas.openxmlformats.org/officeDocument/2006/relationships/oleObject" Target="embeddings/oleObject92.bin"/><Relationship Id="rId331" Type="http://schemas.openxmlformats.org/officeDocument/2006/relationships/image" Target="media/image155.wmf"/><Relationship Id="rId352" Type="http://schemas.openxmlformats.org/officeDocument/2006/relationships/oleObject" Target="embeddings/oleObject182.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image" Target="media/image109.emf"/><Relationship Id="rId254" Type="http://schemas.openxmlformats.org/officeDocument/2006/relationships/image" Target="media/image123.emf"/><Relationship Id="rId28" Type="http://schemas.openxmlformats.org/officeDocument/2006/relationships/image" Target="media/image9.wmf"/><Relationship Id="rId49" Type="http://schemas.openxmlformats.org/officeDocument/2006/relationships/oleObject" Target="embeddings/oleObject21.bin"/><Relationship Id="rId114" Type="http://schemas.openxmlformats.org/officeDocument/2006/relationships/image" Target="media/image51.wmf"/><Relationship Id="rId275" Type="http://schemas.openxmlformats.org/officeDocument/2006/relationships/oleObject" Target="embeddings/oleObject134.bin"/><Relationship Id="rId296" Type="http://schemas.openxmlformats.org/officeDocument/2006/relationships/oleObject" Target="embeddings/oleObject149.bin"/><Relationship Id="rId300" Type="http://schemas.openxmlformats.org/officeDocument/2006/relationships/oleObject" Target="embeddings/oleObject152.bin"/><Relationship Id="rId60" Type="http://schemas.openxmlformats.org/officeDocument/2006/relationships/image" Target="media/image25.wmf"/><Relationship Id="rId81" Type="http://schemas.openxmlformats.org/officeDocument/2006/relationships/oleObject" Target="embeddings/oleObject37.bin"/><Relationship Id="rId135" Type="http://schemas.openxmlformats.org/officeDocument/2006/relationships/image" Target="media/image61.wmf"/><Relationship Id="rId156" Type="http://schemas.openxmlformats.org/officeDocument/2006/relationships/oleObject" Target="embeddings/oleObject76.bin"/><Relationship Id="rId177" Type="http://schemas.openxmlformats.org/officeDocument/2006/relationships/oleObject" Target="embeddings/oleObject87.bin"/><Relationship Id="rId198" Type="http://schemas.openxmlformats.org/officeDocument/2006/relationships/image" Target="media/image92.wmf"/><Relationship Id="rId321" Type="http://schemas.openxmlformats.org/officeDocument/2006/relationships/image" Target="media/image150.wmf"/><Relationship Id="rId342" Type="http://schemas.openxmlformats.org/officeDocument/2006/relationships/oleObject" Target="embeddings/oleObject175.bin"/><Relationship Id="rId363" Type="http://schemas.microsoft.com/office/2011/relationships/people" Target="people.xml"/><Relationship Id="rId202" Type="http://schemas.openxmlformats.org/officeDocument/2006/relationships/image" Target="media/image94.wmf"/><Relationship Id="rId223" Type="http://schemas.openxmlformats.org/officeDocument/2006/relationships/oleObject" Target="embeddings/oleObject110.bin"/><Relationship Id="rId244" Type="http://schemas.openxmlformats.org/officeDocument/2006/relationships/image" Target="media/image116.wmf"/><Relationship Id="rId18" Type="http://schemas.openxmlformats.org/officeDocument/2006/relationships/image" Target="media/image5.wmf"/><Relationship Id="rId39" Type="http://schemas.openxmlformats.org/officeDocument/2006/relationships/oleObject" Target="embeddings/oleObject16.bin"/><Relationship Id="rId265" Type="http://schemas.openxmlformats.org/officeDocument/2006/relationships/oleObject" Target="embeddings/oleObject128.bin"/><Relationship Id="rId286" Type="http://schemas.openxmlformats.org/officeDocument/2006/relationships/oleObject" Target="embeddings/oleObject142.bin"/><Relationship Id="rId50" Type="http://schemas.openxmlformats.org/officeDocument/2006/relationships/image" Target="media/image20.wmf"/><Relationship Id="rId104" Type="http://schemas.openxmlformats.org/officeDocument/2006/relationships/image" Target="media/image46.wmf"/><Relationship Id="rId125" Type="http://schemas.openxmlformats.org/officeDocument/2006/relationships/image" Target="media/image56.wmf"/><Relationship Id="rId146" Type="http://schemas.openxmlformats.org/officeDocument/2006/relationships/oleObject" Target="embeddings/oleObject71.bin"/><Relationship Id="rId167" Type="http://schemas.openxmlformats.org/officeDocument/2006/relationships/image" Target="media/image77.wmf"/><Relationship Id="rId188" Type="http://schemas.openxmlformats.org/officeDocument/2006/relationships/image" Target="media/image87.wmf"/><Relationship Id="rId311" Type="http://schemas.openxmlformats.org/officeDocument/2006/relationships/image" Target="media/image145.wmf"/><Relationship Id="rId332" Type="http://schemas.openxmlformats.org/officeDocument/2006/relationships/oleObject" Target="embeddings/oleObject168.bin"/><Relationship Id="rId353" Type="http://schemas.openxmlformats.org/officeDocument/2006/relationships/image" Target="media/image162.wmf"/><Relationship Id="rId71" Type="http://schemas.openxmlformats.org/officeDocument/2006/relationships/oleObject" Target="embeddings/oleObject32.bin"/><Relationship Id="rId92" Type="http://schemas.openxmlformats.org/officeDocument/2006/relationships/image" Target="media/image41.wmf"/><Relationship Id="rId213" Type="http://schemas.openxmlformats.org/officeDocument/2006/relationships/oleObject" Target="embeddings/oleObject105.bin"/><Relationship Id="rId234" Type="http://schemas.openxmlformats.org/officeDocument/2006/relationships/image" Target="media/image110.e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23.bin"/><Relationship Id="rId276" Type="http://schemas.openxmlformats.org/officeDocument/2006/relationships/oleObject" Target="embeddings/oleObject135.bin"/><Relationship Id="rId297" Type="http://schemas.openxmlformats.org/officeDocument/2006/relationships/oleObject" Target="embeddings/oleObject150.bin"/><Relationship Id="rId40" Type="http://schemas.openxmlformats.org/officeDocument/2006/relationships/image" Target="media/image15.wmf"/><Relationship Id="rId115" Type="http://schemas.openxmlformats.org/officeDocument/2006/relationships/oleObject" Target="embeddings/oleObject55.bin"/><Relationship Id="rId136" Type="http://schemas.openxmlformats.org/officeDocument/2006/relationships/oleObject" Target="embeddings/oleObject66.bin"/><Relationship Id="rId157" Type="http://schemas.openxmlformats.org/officeDocument/2006/relationships/image" Target="media/image72.wmf"/><Relationship Id="rId178" Type="http://schemas.openxmlformats.org/officeDocument/2006/relationships/image" Target="media/image82.wmf"/><Relationship Id="rId301" Type="http://schemas.openxmlformats.org/officeDocument/2006/relationships/image" Target="media/image140.wmf"/><Relationship Id="rId322" Type="http://schemas.openxmlformats.org/officeDocument/2006/relationships/oleObject" Target="embeddings/oleObject163.bin"/><Relationship Id="rId343" Type="http://schemas.openxmlformats.org/officeDocument/2006/relationships/oleObject" Target="embeddings/oleObject176.bin"/><Relationship Id="rId364" Type="http://schemas.openxmlformats.org/officeDocument/2006/relationships/theme" Target="theme/theme1.xml"/><Relationship Id="rId61" Type="http://schemas.openxmlformats.org/officeDocument/2006/relationships/oleObject" Target="embeddings/oleObject27.bin"/><Relationship Id="rId82" Type="http://schemas.openxmlformats.org/officeDocument/2006/relationships/image" Target="media/image36.wmf"/><Relationship Id="rId199" Type="http://schemas.openxmlformats.org/officeDocument/2006/relationships/oleObject" Target="embeddings/oleObject98.bin"/><Relationship Id="rId203" Type="http://schemas.openxmlformats.org/officeDocument/2006/relationships/oleObject" Target="embeddings/oleObject100.bin"/><Relationship Id="rId19" Type="http://schemas.openxmlformats.org/officeDocument/2006/relationships/oleObject" Target="embeddings/oleObject5.bin"/><Relationship Id="rId224" Type="http://schemas.openxmlformats.org/officeDocument/2006/relationships/oleObject" Target="embeddings/oleObject111.bin"/><Relationship Id="rId245" Type="http://schemas.openxmlformats.org/officeDocument/2006/relationships/oleObject" Target="embeddings/oleObject120.bin"/><Relationship Id="rId266" Type="http://schemas.openxmlformats.org/officeDocument/2006/relationships/image" Target="media/image129.wmf"/><Relationship Id="rId287" Type="http://schemas.openxmlformats.org/officeDocument/2006/relationships/oleObject" Target="embeddings/oleObject143.bin"/><Relationship Id="rId30" Type="http://schemas.openxmlformats.org/officeDocument/2006/relationships/image" Target="media/image10.wmf"/><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image" Target="media/image67.wmf"/><Relationship Id="rId168" Type="http://schemas.openxmlformats.org/officeDocument/2006/relationships/oleObject" Target="embeddings/oleObject82.bin"/><Relationship Id="rId312" Type="http://schemas.openxmlformats.org/officeDocument/2006/relationships/oleObject" Target="embeddings/oleObject158.bin"/><Relationship Id="rId333" Type="http://schemas.openxmlformats.org/officeDocument/2006/relationships/image" Target="media/image156.wmf"/><Relationship Id="rId354" Type="http://schemas.openxmlformats.org/officeDocument/2006/relationships/oleObject" Target="embeddings/oleObject183.bin"/><Relationship Id="rId51" Type="http://schemas.openxmlformats.org/officeDocument/2006/relationships/oleObject" Target="embeddings/oleObject22.bin"/><Relationship Id="rId72" Type="http://schemas.openxmlformats.org/officeDocument/2006/relationships/image" Target="media/image31.wmf"/><Relationship Id="rId93" Type="http://schemas.openxmlformats.org/officeDocument/2006/relationships/oleObject" Target="embeddings/oleObject43.bin"/><Relationship Id="rId189" Type="http://schemas.openxmlformats.org/officeDocument/2006/relationships/oleObject" Target="embeddings/oleObject93.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image" Target="media/image111.emf"/><Relationship Id="rId256" Type="http://schemas.openxmlformats.org/officeDocument/2006/relationships/image" Target="media/image124.emf"/><Relationship Id="rId277" Type="http://schemas.openxmlformats.org/officeDocument/2006/relationships/oleObject" Target="embeddings/oleObject136.bin"/><Relationship Id="rId298" Type="http://schemas.openxmlformats.org/officeDocument/2006/relationships/oleObject" Target="embeddings/oleObject151.bin"/><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77.bin"/><Relationship Id="rId302" Type="http://schemas.openxmlformats.org/officeDocument/2006/relationships/oleObject" Target="embeddings/oleObject153.bin"/><Relationship Id="rId323" Type="http://schemas.openxmlformats.org/officeDocument/2006/relationships/image" Target="media/image151.wmf"/><Relationship Id="rId344" Type="http://schemas.openxmlformats.org/officeDocument/2006/relationships/oleObject" Target="embeddings/oleObject177.bin"/><Relationship Id="rId20" Type="http://schemas.openxmlformats.org/officeDocument/2006/relationships/image" Target="media/image6.wmf"/><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38.bin"/><Relationship Id="rId179" Type="http://schemas.openxmlformats.org/officeDocument/2006/relationships/oleObject" Target="embeddings/oleObject88.bin"/><Relationship Id="rId365" Type="http://schemas.microsoft.com/office/2018/08/relationships/commentsExtensible" Target="commentsExtensible.xml"/><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image" Target="media/image105.wmf"/><Relationship Id="rId246" Type="http://schemas.openxmlformats.org/officeDocument/2006/relationships/image" Target="media/image117.wmf"/><Relationship Id="rId267" Type="http://schemas.openxmlformats.org/officeDocument/2006/relationships/oleObject" Target="embeddings/oleObject129.bin"/><Relationship Id="rId288" Type="http://schemas.openxmlformats.org/officeDocument/2006/relationships/oleObject" Target="embeddings/oleObject14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40DEB-5592-4282-8CD7-3BDB1F94D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32</Pages>
  <Words>13230</Words>
  <Characters>75414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14</cp:revision>
  <dcterms:created xsi:type="dcterms:W3CDTF">2022-08-17T13:02:00Z</dcterms:created>
  <dcterms:modified xsi:type="dcterms:W3CDTF">2022-08-18T00:48:00Z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