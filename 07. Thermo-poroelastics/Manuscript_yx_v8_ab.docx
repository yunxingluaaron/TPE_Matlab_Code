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8A199" w14:textId="65297781" w:rsidR="00F87AC5" w:rsidRDefault="00494C2C" w:rsidP="00F87AC5">
      <w:pPr>
        <w:jc w:val="center"/>
        <w:rPr>
          <w:rFonts w:ascii="Times New Roman" w:hAnsi="Times New Roman"/>
          <w:b/>
          <w:sz w:val="30"/>
          <w:szCs w:val="30"/>
        </w:rPr>
      </w:pPr>
      <w:r w:rsidRPr="00693B12">
        <w:rPr>
          <w:rFonts w:ascii="Times New Roman" w:hAnsi="Times New Roman"/>
        </w:rPr>
        <w:fldChar w:fldCharType="begin"/>
      </w:r>
      <w:r w:rsidRPr="00693B12">
        <w:rPr>
          <w:rFonts w:ascii="Times New Roman" w:hAnsi="Times New Roman"/>
        </w:rPr>
        <w:instrText xml:space="preserve"> MACROBUTTON MTEditEquationSection2 </w:instrText>
      </w:r>
      <w:r w:rsidRPr="00693B12">
        <w:rPr>
          <w:rStyle w:val="MTEquationSection"/>
          <w:rFonts w:ascii="Times New Roman" w:hAnsi="Times New Roman"/>
        </w:rPr>
        <w:instrText>Equation Chapter 1 Section 1</w:instrText>
      </w:r>
      <w:r w:rsidRPr="00693B12">
        <w:rPr>
          <w:rFonts w:ascii="Times New Roman" w:hAnsi="Times New Roman"/>
        </w:rPr>
        <w:fldChar w:fldCharType="begin"/>
      </w:r>
      <w:r w:rsidRPr="00693B12">
        <w:rPr>
          <w:rFonts w:ascii="Times New Roman" w:hAnsi="Times New Roman"/>
        </w:rPr>
        <w:instrText xml:space="preserve"> SEQ MTEqn \r \h \* MERGEFORMAT </w:instrText>
      </w:r>
      <w:r w:rsidRPr="00693B12">
        <w:rPr>
          <w:rFonts w:ascii="Times New Roman" w:hAnsi="Times New Roman"/>
        </w:rPr>
        <w:fldChar w:fldCharType="end"/>
      </w:r>
      <w:r w:rsidRPr="00693B12">
        <w:rPr>
          <w:rFonts w:ascii="Times New Roman" w:hAnsi="Times New Roman"/>
        </w:rPr>
        <w:fldChar w:fldCharType="begin"/>
      </w:r>
      <w:r w:rsidRPr="00693B12">
        <w:rPr>
          <w:rFonts w:ascii="Times New Roman" w:hAnsi="Times New Roman"/>
        </w:rPr>
        <w:instrText xml:space="preserve"> SEQ MTSec \r 1 \h \* MERGEFORMAT </w:instrText>
      </w:r>
      <w:r w:rsidRPr="00693B12">
        <w:rPr>
          <w:rFonts w:ascii="Times New Roman" w:hAnsi="Times New Roman"/>
        </w:rPr>
        <w:fldChar w:fldCharType="end"/>
      </w:r>
      <w:r w:rsidRPr="00693B12">
        <w:rPr>
          <w:rFonts w:ascii="Times New Roman" w:hAnsi="Times New Roman"/>
        </w:rPr>
        <w:fldChar w:fldCharType="begin"/>
      </w:r>
      <w:r w:rsidRPr="00693B12">
        <w:rPr>
          <w:rFonts w:ascii="Times New Roman" w:hAnsi="Times New Roman"/>
        </w:rPr>
        <w:instrText xml:space="preserve"> SEQ MTChap \r 1 \h \* MERGEFORMAT </w:instrText>
      </w:r>
      <w:r w:rsidRPr="00693B12">
        <w:rPr>
          <w:rFonts w:ascii="Times New Roman" w:hAnsi="Times New Roman"/>
        </w:rPr>
        <w:fldChar w:fldCharType="end"/>
      </w:r>
      <w:r w:rsidRPr="00693B12">
        <w:rPr>
          <w:rFonts w:ascii="Times New Roman" w:hAnsi="Times New Roman"/>
        </w:rPr>
        <w:fldChar w:fldCharType="end"/>
      </w:r>
      <w:r w:rsidR="00B12C02">
        <w:rPr>
          <w:rFonts w:ascii="Times New Roman" w:hAnsi="Times New Roman"/>
          <w:b/>
          <w:sz w:val="30"/>
          <w:szCs w:val="30"/>
        </w:rPr>
        <w:t xml:space="preserve"> </w:t>
      </w:r>
    </w:p>
    <w:p w14:paraId="6D9C5A13" w14:textId="6F02BAE4" w:rsidR="00F87AC5" w:rsidRDefault="00B12C02" w:rsidP="00F87AC5">
      <w:pPr>
        <w:jc w:val="center"/>
        <w:rPr>
          <w:rFonts w:ascii="Times New Roman" w:hAnsi="Times New Roman"/>
          <w:b/>
          <w:sz w:val="30"/>
          <w:szCs w:val="30"/>
        </w:rPr>
      </w:pPr>
      <w:ins w:id="0" w:author="Lu, Yunxing" w:date="2022-08-17T11:32:00Z">
        <w:r w:rsidRPr="00B12C02">
          <w:rPr>
            <w:rFonts w:ascii="Times New Roman" w:hAnsi="Times New Roman"/>
            <w:b/>
            <w:sz w:val="30"/>
            <w:szCs w:val="30"/>
          </w:rPr>
          <w:t>Semi</w:t>
        </w:r>
      </w:ins>
      <w:r w:rsidR="00642246">
        <w:rPr>
          <w:rFonts w:ascii="Times New Roman" w:hAnsi="Times New Roman"/>
          <w:b/>
          <w:sz w:val="30"/>
          <w:szCs w:val="30"/>
        </w:rPr>
        <w:t>-A</w:t>
      </w:r>
      <w:ins w:id="1" w:author="Lu, Yunxing" w:date="2022-08-17T11:32:00Z">
        <w:r w:rsidRPr="00B12C02">
          <w:rPr>
            <w:rFonts w:ascii="Times New Roman" w:hAnsi="Times New Roman"/>
            <w:b/>
            <w:sz w:val="30"/>
            <w:szCs w:val="30"/>
          </w:rPr>
          <w:t xml:space="preserve">nalytical Solution for Thermo-Poro-Elastic Stresses in a Wellbore Cement Plug and Implications for Cement Properties that </w:t>
        </w:r>
        <w:commentRangeStart w:id="2"/>
        <w:commentRangeStart w:id="3"/>
        <w:commentRangeStart w:id="4"/>
        <w:r w:rsidRPr="00B12C02">
          <w:rPr>
            <w:rFonts w:ascii="Times New Roman" w:hAnsi="Times New Roman"/>
            <w:b/>
            <w:sz w:val="30"/>
            <w:szCs w:val="30"/>
          </w:rPr>
          <w:t>Minimize Risk of Failure</w:t>
        </w:r>
      </w:ins>
      <w:commentRangeEnd w:id="2"/>
      <w:r>
        <w:rPr>
          <w:rStyle w:val="CommentReference"/>
        </w:rPr>
        <w:commentReference w:id="2"/>
      </w:r>
      <w:commentRangeEnd w:id="3"/>
      <w:r w:rsidR="001A53EE">
        <w:rPr>
          <w:rStyle w:val="CommentReference"/>
        </w:rPr>
        <w:commentReference w:id="3"/>
      </w:r>
      <w:commentRangeEnd w:id="4"/>
      <w:r w:rsidR="00864875">
        <w:rPr>
          <w:rStyle w:val="CommentReference"/>
        </w:rPr>
        <w:commentReference w:id="4"/>
      </w:r>
    </w:p>
    <w:p w14:paraId="22386F88" w14:textId="77777777" w:rsidR="00F87AC5" w:rsidRDefault="00F87AC5" w:rsidP="00F87AC5">
      <w:pPr>
        <w:jc w:val="center"/>
        <w:rPr>
          <w:rFonts w:ascii="Times New Roman" w:hAnsi="Times New Roman"/>
          <w:b/>
          <w:sz w:val="30"/>
          <w:szCs w:val="30"/>
        </w:rPr>
      </w:pPr>
    </w:p>
    <w:p w14:paraId="6A1B8C25" w14:textId="77777777" w:rsidR="00F87AC5" w:rsidRDefault="00F87AC5" w:rsidP="00F87AC5">
      <w:pPr>
        <w:jc w:val="center"/>
        <w:rPr>
          <w:rFonts w:ascii="Times New Roman" w:hAnsi="Times New Roman"/>
          <w:b/>
          <w:sz w:val="30"/>
          <w:szCs w:val="30"/>
        </w:rPr>
      </w:pPr>
    </w:p>
    <w:p w14:paraId="3DDC5C2E" w14:textId="77777777" w:rsidR="00F87AC5" w:rsidRDefault="00F87AC5" w:rsidP="00F87AC5">
      <w:pPr>
        <w:jc w:val="center"/>
        <w:rPr>
          <w:rFonts w:ascii="Times New Roman" w:eastAsia="DengXian" w:hAnsi="Times New Roman"/>
          <w:sz w:val="28"/>
          <w:szCs w:val="32"/>
        </w:rPr>
      </w:pPr>
    </w:p>
    <w:p w14:paraId="49C92A66" w14:textId="77777777" w:rsidR="00F87AC5" w:rsidRPr="00050543" w:rsidRDefault="00F87AC5" w:rsidP="00F87AC5">
      <w:pPr>
        <w:jc w:val="center"/>
        <w:rPr>
          <w:rFonts w:ascii="Times New Roman" w:eastAsia="DengXian" w:hAnsi="Times New Roman"/>
          <w:sz w:val="28"/>
          <w:szCs w:val="32"/>
        </w:rPr>
      </w:pPr>
      <w:r w:rsidRPr="00050543">
        <w:rPr>
          <w:rFonts w:ascii="Times New Roman" w:eastAsia="DengXian" w:hAnsi="Times New Roman"/>
          <w:sz w:val="28"/>
          <w:szCs w:val="32"/>
        </w:rPr>
        <w:t>Yunxing Lu</w:t>
      </w:r>
      <w:r w:rsidRPr="00050543">
        <w:rPr>
          <w:rFonts w:ascii="Times New Roman" w:eastAsia="DengXian" w:hAnsi="Times New Roman"/>
          <w:sz w:val="28"/>
          <w:szCs w:val="32"/>
          <w:vertAlign w:val="superscript"/>
        </w:rPr>
        <w:t>a</w:t>
      </w:r>
      <w:r w:rsidR="009009AA">
        <w:rPr>
          <w:rFonts w:ascii="Times New Roman" w:eastAsia="DengXian" w:hAnsi="Times New Roman"/>
          <w:sz w:val="28"/>
          <w:szCs w:val="32"/>
        </w:rPr>
        <w:t xml:space="preserve"> &amp; </w:t>
      </w:r>
      <w:r w:rsidRPr="00050543">
        <w:rPr>
          <w:rFonts w:ascii="Times New Roman" w:eastAsia="DengXian" w:hAnsi="Times New Roman"/>
          <w:sz w:val="28"/>
          <w:szCs w:val="32"/>
        </w:rPr>
        <w:t xml:space="preserve">Andrew </w:t>
      </w:r>
      <w:r>
        <w:rPr>
          <w:rFonts w:ascii="Times New Roman" w:eastAsia="DengXian" w:hAnsi="Times New Roman"/>
          <w:sz w:val="28"/>
          <w:szCs w:val="32"/>
        </w:rPr>
        <w:t xml:space="preserve">P. </w:t>
      </w:r>
      <w:r w:rsidRPr="00050543">
        <w:rPr>
          <w:rFonts w:ascii="Times New Roman" w:eastAsia="DengXian" w:hAnsi="Times New Roman"/>
          <w:sz w:val="28"/>
          <w:szCs w:val="32"/>
        </w:rPr>
        <w:t>Bunger</w:t>
      </w:r>
      <w:r w:rsidRPr="00050543">
        <w:rPr>
          <w:rFonts w:ascii="Times New Roman" w:eastAsia="DengXian" w:hAnsi="Times New Roman"/>
          <w:sz w:val="28"/>
          <w:szCs w:val="32"/>
          <w:vertAlign w:val="superscript"/>
        </w:rPr>
        <w:t>a,b,</w:t>
      </w:r>
      <w:r w:rsidRPr="00050543">
        <w:rPr>
          <w:rFonts w:ascii="Times New Roman" w:eastAsia="DengXian" w:hAnsi="Times New Roman"/>
          <w:sz w:val="28"/>
          <w:szCs w:val="32"/>
        </w:rPr>
        <w:t>*</w:t>
      </w:r>
    </w:p>
    <w:p w14:paraId="456C7527" w14:textId="77777777" w:rsidR="00F87AC5" w:rsidRDefault="00F87AC5" w:rsidP="00F87AC5">
      <w:pPr>
        <w:jc w:val="center"/>
        <w:rPr>
          <w:rFonts w:ascii="Times New Roman" w:eastAsia="DengXian" w:hAnsi="Times New Roman"/>
          <w:sz w:val="24"/>
          <w:szCs w:val="24"/>
        </w:rPr>
      </w:pPr>
    </w:p>
    <w:p w14:paraId="6CD73ACC" w14:textId="77777777" w:rsidR="00F87AC5" w:rsidRDefault="00F87AC5" w:rsidP="00F87AC5">
      <w:pPr>
        <w:jc w:val="center"/>
        <w:rPr>
          <w:rFonts w:ascii="Times New Roman" w:eastAsia="DengXian" w:hAnsi="Times New Roman"/>
          <w:sz w:val="24"/>
          <w:szCs w:val="24"/>
        </w:rPr>
      </w:pPr>
    </w:p>
    <w:p w14:paraId="17F797F4" w14:textId="77777777" w:rsidR="00F87AC5" w:rsidRDefault="00F87AC5" w:rsidP="00F87AC5">
      <w:pPr>
        <w:jc w:val="center"/>
        <w:rPr>
          <w:rFonts w:ascii="Times New Roman" w:eastAsia="DengXian" w:hAnsi="Times New Roman"/>
          <w:sz w:val="24"/>
          <w:szCs w:val="24"/>
        </w:rPr>
      </w:pPr>
    </w:p>
    <w:p w14:paraId="108D183A" w14:textId="77777777" w:rsidR="00F87AC5" w:rsidRDefault="00F87AC5" w:rsidP="00F87AC5">
      <w:pPr>
        <w:jc w:val="center"/>
        <w:rPr>
          <w:rFonts w:ascii="Times New Roman" w:eastAsia="DengXian" w:hAnsi="Times New Roman"/>
          <w:sz w:val="24"/>
          <w:szCs w:val="24"/>
        </w:rPr>
      </w:pPr>
    </w:p>
    <w:p w14:paraId="0FE71F79" w14:textId="77777777" w:rsidR="00F87AC5" w:rsidRDefault="00F87AC5" w:rsidP="00F87AC5">
      <w:pPr>
        <w:jc w:val="center"/>
        <w:rPr>
          <w:rFonts w:ascii="Times New Roman" w:eastAsia="DengXian" w:hAnsi="Times New Roman"/>
          <w:sz w:val="24"/>
          <w:szCs w:val="24"/>
        </w:rPr>
      </w:pPr>
    </w:p>
    <w:p w14:paraId="30AF137D" w14:textId="77777777" w:rsidR="00F87AC5" w:rsidRPr="00E80268" w:rsidRDefault="00F87AC5" w:rsidP="00F87AC5">
      <w:pPr>
        <w:jc w:val="center"/>
        <w:rPr>
          <w:rFonts w:ascii="Times New Roman" w:eastAsia="DengXian" w:hAnsi="Times New Roman"/>
          <w:sz w:val="24"/>
          <w:szCs w:val="24"/>
        </w:rPr>
      </w:pPr>
    </w:p>
    <w:p w14:paraId="478B7488"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r w:rsidRPr="00E80268">
        <w:rPr>
          <w:rFonts w:ascii="Times New Roman" w:eastAsia="DengXian" w:hAnsi="Times New Roman"/>
          <w:sz w:val="24"/>
          <w:szCs w:val="24"/>
          <w:vertAlign w:val="superscript"/>
        </w:rPr>
        <w:t xml:space="preserve">a </w:t>
      </w:r>
      <w:r w:rsidRPr="00E80268">
        <w:rPr>
          <w:rFonts w:ascii="Times New Roman" w:hAnsi="Times New Roman"/>
          <w:sz w:val="24"/>
          <w:szCs w:val="24"/>
        </w:rPr>
        <w:t>Department of Civil and Environmental Engineering, University of Pittsburgh,</w:t>
      </w:r>
      <w:r>
        <w:rPr>
          <w:rFonts w:ascii="Times New Roman" w:hAnsi="Times New Roman"/>
          <w:sz w:val="24"/>
          <w:szCs w:val="24"/>
        </w:rPr>
        <w:t xml:space="preserve"> </w:t>
      </w:r>
      <w:r w:rsidRPr="00E80268">
        <w:rPr>
          <w:rFonts w:ascii="Times New Roman" w:hAnsi="Times New Roman"/>
          <w:sz w:val="24"/>
          <w:szCs w:val="24"/>
        </w:rPr>
        <w:t>United States of America.</w:t>
      </w:r>
    </w:p>
    <w:p w14:paraId="4C02623E"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p>
    <w:p w14:paraId="127FC063"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r w:rsidRPr="00E80268">
        <w:rPr>
          <w:rFonts w:ascii="Times New Roman" w:eastAsia="DengXian" w:hAnsi="Times New Roman"/>
          <w:sz w:val="24"/>
          <w:szCs w:val="24"/>
          <w:vertAlign w:val="superscript"/>
        </w:rPr>
        <w:t xml:space="preserve">b </w:t>
      </w:r>
      <w:r w:rsidRPr="00E80268">
        <w:rPr>
          <w:rFonts w:ascii="Times New Roman" w:hAnsi="Times New Roman"/>
          <w:sz w:val="24"/>
          <w:szCs w:val="24"/>
        </w:rPr>
        <w:t>Department of Chemical and Petroleum Enginee</w:t>
      </w:r>
      <w:r>
        <w:rPr>
          <w:rFonts w:ascii="Times New Roman" w:hAnsi="Times New Roman"/>
          <w:sz w:val="24"/>
          <w:szCs w:val="24"/>
        </w:rPr>
        <w:t xml:space="preserve">ring, University of Pittsburgh, </w:t>
      </w:r>
      <w:r w:rsidRPr="00E80268">
        <w:rPr>
          <w:rFonts w:ascii="Times New Roman" w:hAnsi="Times New Roman"/>
          <w:sz w:val="24"/>
          <w:szCs w:val="24"/>
        </w:rPr>
        <w:t>United States of America.</w:t>
      </w:r>
    </w:p>
    <w:p w14:paraId="4A0463F7"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p>
    <w:p w14:paraId="257BD7F1" w14:textId="77777777" w:rsidR="00F87AC5" w:rsidRDefault="00F87AC5" w:rsidP="00F87AC5">
      <w:pPr>
        <w:pStyle w:val="ListParagraph"/>
        <w:rPr>
          <w:rFonts w:ascii="Times New Roman" w:eastAsia="DengXian" w:hAnsi="Times New Roman" w:cs="Times New Roman"/>
          <w:sz w:val="32"/>
          <w:szCs w:val="32"/>
        </w:rPr>
      </w:pPr>
    </w:p>
    <w:p w14:paraId="1B1810E5" w14:textId="77777777" w:rsidR="00F87AC5" w:rsidRDefault="00F87AC5" w:rsidP="00F87AC5">
      <w:pPr>
        <w:pStyle w:val="ListParagraph"/>
        <w:rPr>
          <w:rFonts w:ascii="Times New Roman" w:eastAsia="DengXian" w:hAnsi="Times New Roman" w:cs="Times New Roman"/>
          <w:sz w:val="32"/>
          <w:szCs w:val="32"/>
        </w:rPr>
      </w:pPr>
    </w:p>
    <w:p w14:paraId="054CDA97" w14:textId="77777777" w:rsidR="009009AA" w:rsidRDefault="009009AA" w:rsidP="00F87AC5">
      <w:pPr>
        <w:pStyle w:val="ListParagraph"/>
        <w:rPr>
          <w:rFonts w:ascii="Times New Roman" w:eastAsia="DengXian" w:hAnsi="Times New Roman" w:cs="Times New Roman"/>
          <w:sz w:val="32"/>
          <w:szCs w:val="32"/>
        </w:rPr>
      </w:pPr>
    </w:p>
    <w:p w14:paraId="706A8B93" w14:textId="77777777" w:rsidR="00F87AC5" w:rsidRDefault="00F87AC5" w:rsidP="00F87AC5">
      <w:pPr>
        <w:pStyle w:val="ListParagraph"/>
        <w:rPr>
          <w:rFonts w:ascii="Times New Roman" w:eastAsia="DengXian" w:hAnsi="Times New Roman" w:cs="Times New Roman"/>
          <w:sz w:val="32"/>
          <w:szCs w:val="32"/>
        </w:rPr>
      </w:pPr>
    </w:p>
    <w:p w14:paraId="42797380" w14:textId="77777777" w:rsidR="00F87AC5" w:rsidRPr="00E80268" w:rsidRDefault="00F87AC5" w:rsidP="00F87AC5">
      <w:pPr>
        <w:autoSpaceDE w:val="0"/>
        <w:autoSpaceDN w:val="0"/>
        <w:adjustRightInd w:val="0"/>
        <w:spacing w:after="0" w:line="240" w:lineRule="auto"/>
        <w:ind w:left="720" w:hanging="720"/>
        <w:rPr>
          <w:rFonts w:ascii="Times New Roman" w:hAnsi="Times New Roman"/>
          <w:sz w:val="24"/>
          <w:szCs w:val="24"/>
        </w:rPr>
      </w:pPr>
      <w:r w:rsidRPr="00E80268">
        <w:rPr>
          <w:rFonts w:ascii="Times New Roman" w:hAnsi="Times New Roman"/>
          <w:sz w:val="24"/>
          <w:szCs w:val="24"/>
        </w:rPr>
        <w:t>*</w:t>
      </w:r>
      <w:r>
        <w:rPr>
          <w:rFonts w:ascii="Times New Roman" w:hAnsi="Times New Roman"/>
          <w:sz w:val="24"/>
          <w:szCs w:val="24"/>
        </w:rPr>
        <w:t xml:space="preserve"> </w:t>
      </w:r>
      <w:r w:rsidRPr="00E80268">
        <w:rPr>
          <w:rFonts w:ascii="Times New Roman" w:hAnsi="Times New Roman"/>
          <w:sz w:val="24"/>
          <w:szCs w:val="24"/>
        </w:rPr>
        <w:t>Corresponding author. Tel.</w:t>
      </w:r>
      <w:r>
        <w:rPr>
          <w:rFonts w:ascii="Times New Roman" w:hAnsi="Times New Roman"/>
          <w:sz w:val="24"/>
          <w:szCs w:val="24"/>
        </w:rPr>
        <w:t>:+1 412-624-9875</w:t>
      </w:r>
      <w:r w:rsidRPr="00E80268">
        <w:rPr>
          <w:rFonts w:ascii="Times New Roman" w:hAnsi="Times New Roman"/>
          <w:sz w:val="24"/>
          <w:szCs w:val="24"/>
        </w:rPr>
        <w:t>; Fax:</w:t>
      </w:r>
      <w:r w:rsidRPr="00B62476">
        <w:t xml:space="preserve"> </w:t>
      </w:r>
      <w:r>
        <w:rPr>
          <w:rFonts w:ascii="Times New Roman" w:hAnsi="Times New Roman"/>
          <w:sz w:val="24"/>
          <w:szCs w:val="24"/>
        </w:rPr>
        <w:t>+1 4</w:t>
      </w:r>
      <w:r w:rsidRPr="00B62476">
        <w:rPr>
          <w:rFonts w:ascii="Times New Roman" w:hAnsi="Times New Roman"/>
          <w:sz w:val="24"/>
          <w:szCs w:val="24"/>
        </w:rPr>
        <w:t>12-624-0135</w:t>
      </w:r>
    </w:p>
    <w:p w14:paraId="4850BAF5"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sidRPr="00E80268">
        <w:rPr>
          <w:rFonts w:ascii="Times New Roman" w:hAnsi="Times New Roman"/>
          <w:sz w:val="24"/>
          <w:szCs w:val="24"/>
        </w:rPr>
        <w:t xml:space="preserve">E-mail address: </w:t>
      </w:r>
      <w:r>
        <w:rPr>
          <w:rFonts w:ascii="Times New Roman" w:hAnsi="Times New Roman"/>
          <w:sz w:val="24"/>
          <w:szCs w:val="24"/>
        </w:rPr>
        <w:t>bunger@pitt.edu</w:t>
      </w:r>
    </w:p>
    <w:p w14:paraId="2F4A579A" w14:textId="77777777" w:rsidR="00317894" w:rsidRDefault="00317894" w:rsidP="00DA670E">
      <w:pPr>
        <w:rPr>
          <w:rFonts w:ascii="Times New Roman" w:hAnsi="Times New Roman"/>
          <w:b/>
          <w:sz w:val="30"/>
          <w:szCs w:val="30"/>
        </w:rPr>
      </w:pPr>
    </w:p>
    <w:p w14:paraId="392796E2" w14:textId="77777777" w:rsidR="00317894" w:rsidRDefault="00317894" w:rsidP="00DA670E">
      <w:pPr>
        <w:rPr>
          <w:rFonts w:ascii="Times New Roman" w:hAnsi="Times New Roman"/>
          <w:b/>
          <w:sz w:val="30"/>
          <w:szCs w:val="30"/>
        </w:rPr>
      </w:pPr>
    </w:p>
    <w:p w14:paraId="6B2F525D" w14:textId="77777777" w:rsidR="00317894" w:rsidRDefault="00317894" w:rsidP="00DA670E">
      <w:pPr>
        <w:rPr>
          <w:rFonts w:ascii="Times New Roman" w:hAnsi="Times New Roman"/>
          <w:b/>
          <w:sz w:val="30"/>
          <w:szCs w:val="30"/>
        </w:rPr>
      </w:pPr>
    </w:p>
    <w:p w14:paraId="3566DBDA" w14:textId="77777777" w:rsidR="00317894" w:rsidRDefault="00317894" w:rsidP="00DA670E">
      <w:pPr>
        <w:rPr>
          <w:rFonts w:ascii="Times New Roman" w:hAnsi="Times New Roman"/>
          <w:b/>
          <w:sz w:val="30"/>
          <w:szCs w:val="30"/>
        </w:rPr>
      </w:pPr>
    </w:p>
    <w:p w14:paraId="69C6A3F6" w14:textId="77777777" w:rsidR="00317894" w:rsidRDefault="00317894" w:rsidP="00317894">
      <w:pPr>
        <w:jc w:val="center"/>
        <w:rPr>
          <w:rFonts w:ascii="Times New Roman" w:hAnsi="Times New Roman"/>
          <w:b/>
          <w:sz w:val="30"/>
          <w:szCs w:val="30"/>
        </w:rPr>
      </w:pPr>
      <w:r>
        <w:rPr>
          <w:rFonts w:ascii="Times New Roman" w:hAnsi="Times New Roman"/>
          <w:b/>
          <w:sz w:val="30"/>
          <w:szCs w:val="30"/>
        </w:rPr>
        <w:lastRenderedPageBreak/>
        <w:t>Abstract</w:t>
      </w:r>
    </w:p>
    <w:p w14:paraId="2E2AF276" w14:textId="77777777" w:rsidR="00317894" w:rsidRDefault="00317894" w:rsidP="00DA670E">
      <w:pPr>
        <w:rPr>
          <w:rFonts w:ascii="Times New Roman" w:hAnsi="Times New Roman"/>
          <w:b/>
          <w:sz w:val="30"/>
          <w:szCs w:val="30"/>
        </w:rPr>
      </w:pPr>
    </w:p>
    <w:p w14:paraId="43511F06" w14:textId="68957BF4" w:rsidR="00B12C02" w:rsidRDefault="001D0E34" w:rsidP="00124870">
      <w:pPr>
        <w:spacing w:line="360" w:lineRule="auto"/>
        <w:ind w:firstLine="720"/>
        <w:jc w:val="both"/>
        <w:rPr>
          <w:rFonts w:ascii="Times New Roman" w:hAnsi="Times New Roman"/>
        </w:rPr>
      </w:pPr>
      <w:r>
        <w:rPr>
          <w:rFonts w:ascii="Times New Roman" w:hAnsi="Times New Roman"/>
        </w:rPr>
        <w:t>Cementing materials used for plugging wellbores are subjected to evolving temperature</w:t>
      </w:r>
      <w:r w:rsidR="00884952">
        <w:rPr>
          <w:rFonts w:ascii="Times New Roman" w:hAnsi="Times New Roman"/>
        </w:rPr>
        <w:t>, stress,</w:t>
      </w:r>
      <w:r>
        <w:rPr>
          <w:rFonts w:ascii="Times New Roman" w:hAnsi="Times New Roman"/>
        </w:rPr>
        <w:t xml:space="preserve"> and pore pressure conditions during their service lives. The induced pore pressure changes can be particularly problematic, especially in high temperature and high pressure (HTHP) environments and especially in low permeability materials</w:t>
      </w:r>
      <w:r w:rsidR="00EF50F8">
        <w:rPr>
          <w:rFonts w:ascii="Times New Roman" w:hAnsi="Times New Roman"/>
        </w:rPr>
        <w:t>. However, a design goal of most cement plugs is to achieve very low permeability, with the idea that lower permeability leads to better isolation. H</w:t>
      </w:r>
      <w:r w:rsidR="00884952">
        <w:rPr>
          <w:rFonts w:ascii="Times New Roman" w:hAnsi="Times New Roman"/>
        </w:rPr>
        <w:t>ere</w:t>
      </w:r>
      <w:r w:rsidR="00EF50F8">
        <w:rPr>
          <w:rFonts w:ascii="Times New Roman" w:hAnsi="Times New Roman"/>
        </w:rPr>
        <w:t>, with aid of a new semi-analytical solution for thermo-poro-elastic</w:t>
      </w:r>
      <w:r w:rsidR="008B6486">
        <w:rPr>
          <w:rFonts w:ascii="Times New Roman" w:hAnsi="Times New Roman"/>
        </w:rPr>
        <w:t xml:space="preserve"> (TPE)</w:t>
      </w:r>
      <w:r w:rsidR="00EF50F8">
        <w:rPr>
          <w:rFonts w:ascii="Times New Roman" w:hAnsi="Times New Roman"/>
        </w:rPr>
        <w:t xml:space="preserve"> stresses in a cylindrical cement plug</w:t>
      </w:r>
      <w:r w:rsidR="00CE01EF">
        <w:rPr>
          <w:rFonts w:ascii="Times New Roman" w:hAnsi="Times New Roman"/>
        </w:rPr>
        <w:t xml:space="preserve"> that includes consideration of full coupling between hydraulic and thermal transport models (so-called </w:t>
      </w:r>
      <w:r w:rsidR="00CE01EF" w:rsidRPr="00AA505A">
        <w:rPr>
          <w:rFonts w:ascii="Times New Roman" w:hAnsi="Times New Roman"/>
        </w:rPr>
        <w:t>“porothermoelastic-osmosis-filtration”</w:t>
      </w:r>
      <w:r w:rsidR="00CE01EF">
        <w:rPr>
          <w:rFonts w:ascii="Times New Roman" w:hAnsi="Times New Roman"/>
        </w:rPr>
        <w:t>, or “</w:t>
      </w:r>
      <w:r w:rsidR="00CE01EF" w:rsidRPr="00AA505A">
        <w:rPr>
          <w:rFonts w:ascii="Times New Roman" w:hAnsi="Times New Roman"/>
        </w:rPr>
        <w:t>PTEOF</w:t>
      </w:r>
      <w:r w:rsidR="00CE01EF">
        <w:rPr>
          <w:rFonts w:ascii="Times New Roman" w:hAnsi="Times New Roman"/>
        </w:rPr>
        <w:t>” model)</w:t>
      </w:r>
      <w:r w:rsidR="00EF50F8">
        <w:rPr>
          <w:rFonts w:ascii="Times New Roman" w:hAnsi="Times New Roman"/>
        </w:rPr>
        <w:t>, this work shows th</w:t>
      </w:r>
      <w:r w:rsidR="00884952">
        <w:rPr>
          <w:rFonts w:ascii="Times New Roman" w:hAnsi="Times New Roman"/>
        </w:rPr>
        <w:t>at</w:t>
      </w:r>
      <w:r w:rsidR="00EF50F8">
        <w:rPr>
          <w:rFonts w:ascii="Times New Roman" w:hAnsi="Times New Roman"/>
        </w:rPr>
        <w:t xml:space="preserve"> lower permeability is not always better. Specifically, the solution shows that materials that are unable to drain excess pore pressure quickly enough </w:t>
      </w:r>
      <w:r w:rsidR="00884952">
        <w:rPr>
          <w:rFonts w:ascii="Times New Roman" w:hAnsi="Times New Roman"/>
        </w:rPr>
        <w:t>compared to</w:t>
      </w:r>
      <w:r w:rsidR="00EF50F8">
        <w:rPr>
          <w:rFonts w:ascii="Times New Roman" w:hAnsi="Times New Roman"/>
        </w:rPr>
        <w:t xml:space="preserve"> the rate at which these pressure</w:t>
      </w:r>
      <w:r w:rsidR="00884952">
        <w:rPr>
          <w:rFonts w:ascii="Times New Roman" w:hAnsi="Times New Roman"/>
        </w:rPr>
        <w:t>s</w:t>
      </w:r>
      <w:r w:rsidR="00EF50F8">
        <w:rPr>
          <w:rFonts w:ascii="Times New Roman" w:hAnsi="Times New Roman"/>
        </w:rPr>
        <w:t xml:space="preserve"> build due to thermal changes</w:t>
      </w:r>
      <w:r w:rsidR="00884952">
        <w:rPr>
          <w:rFonts w:ascii="Times New Roman" w:hAnsi="Times New Roman"/>
        </w:rPr>
        <w:t>,</w:t>
      </w:r>
      <w:r w:rsidR="00EF50F8">
        <w:rPr>
          <w:rFonts w:ascii="Times New Roman" w:hAnsi="Times New Roman"/>
        </w:rPr>
        <w:t xml:space="preserve"> are more prone to generate regions of internal tensile effective stress and hence are more likely to be damaged</w:t>
      </w:r>
      <w:r w:rsidR="00317894" w:rsidRPr="009D3842">
        <w:rPr>
          <w:rFonts w:ascii="Times New Roman" w:hAnsi="Times New Roman"/>
        </w:rPr>
        <w:t xml:space="preserve">. </w:t>
      </w:r>
      <w:r w:rsidR="00EF50F8">
        <w:rPr>
          <w:rFonts w:ascii="Times New Roman" w:hAnsi="Times New Roman"/>
        </w:rPr>
        <w:t>The specific parameter groups associated with this newly identified</w:t>
      </w:r>
      <w:r w:rsidR="00C47B16">
        <w:rPr>
          <w:rFonts w:ascii="Times New Roman" w:hAnsi="Times New Roman"/>
        </w:rPr>
        <w:t xml:space="preserve"> </w:t>
      </w:r>
      <w:r w:rsidR="00EF50F8">
        <w:rPr>
          <w:rFonts w:ascii="Times New Roman" w:hAnsi="Times New Roman"/>
        </w:rPr>
        <w:t>“</w:t>
      </w:r>
      <w:r w:rsidR="00C47B16">
        <w:rPr>
          <w:rFonts w:ascii="Times New Roman" w:hAnsi="Times New Roman"/>
        </w:rPr>
        <w:t>permeability penalty</w:t>
      </w:r>
      <w:r w:rsidR="00884952">
        <w:rPr>
          <w:rFonts w:ascii="Times New Roman" w:hAnsi="Times New Roman"/>
        </w:rPr>
        <w:t xml:space="preserve">” are obtained through a combination of dimensional analysis and </w:t>
      </w:r>
      <w:r w:rsidR="00317894">
        <w:rPr>
          <w:rFonts w:ascii="Times New Roman" w:hAnsi="Times New Roman"/>
        </w:rPr>
        <w:t>pairwise bivariate analysis</w:t>
      </w:r>
      <w:r w:rsidR="00884952">
        <w:rPr>
          <w:rFonts w:ascii="Times New Roman" w:hAnsi="Times New Roman"/>
        </w:rPr>
        <w:t>. These approaches give rise to two dimensionless groups of parameters that are mainly associated with propensity to generate TPE tensile effective stresses. The parametric space defined by these two groups is shown to have three distinct regions</w:t>
      </w:r>
      <w:r w:rsidR="00D62BC8">
        <w:rPr>
          <w:rFonts w:ascii="Times New Roman" w:hAnsi="Times New Roman"/>
        </w:rPr>
        <w:t xml:space="preserve"> based on the probability of generating tensile effective stresses in a plug with a given set of material properties. By shifting the focus of material design from achieving the lower possible permeability to instead achieving the lowest permeability that will not incur increase likelihood of failure due to pore pressure buildup, this work provides a new design concept for wellbore cement. </w:t>
      </w:r>
      <w:r w:rsidR="00CE01EF">
        <w:rPr>
          <w:rFonts w:ascii="Times New Roman" w:hAnsi="Times New Roman"/>
        </w:rPr>
        <w:t>Furthermore, this work highlights for the first time the important role of specific heat of the cement in preventing pore pressure buildup, thereby showing a new way forward for cement design to increase this quantity.</w:t>
      </w:r>
    </w:p>
    <w:p w14:paraId="20772F1E" w14:textId="77777777" w:rsidR="00B12C02" w:rsidRDefault="00B12C02" w:rsidP="00124870">
      <w:pPr>
        <w:spacing w:line="360" w:lineRule="auto"/>
        <w:ind w:firstLine="720"/>
        <w:jc w:val="both"/>
        <w:rPr>
          <w:rFonts w:ascii="Times New Roman" w:hAnsi="Times New Roman"/>
        </w:rPr>
      </w:pPr>
    </w:p>
    <w:p w14:paraId="7B866FFB" w14:textId="77777777" w:rsidR="00B12C02" w:rsidRDefault="00B12C02" w:rsidP="00124870">
      <w:pPr>
        <w:spacing w:line="360" w:lineRule="auto"/>
        <w:ind w:firstLine="720"/>
        <w:jc w:val="both"/>
        <w:rPr>
          <w:rFonts w:ascii="Times New Roman" w:hAnsi="Times New Roman"/>
        </w:rPr>
      </w:pPr>
    </w:p>
    <w:p w14:paraId="6C90A21E" w14:textId="73E4B34C" w:rsidR="00B12C02" w:rsidRDefault="00B12C02" w:rsidP="00B12C02">
      <w:pPr>
        <w:spacing w:line="360" w:lineRule="auto"/>
        <w:jc w:val="both"/>
        <w:rPr>
          <w:rFonts w:ascii="Times New Roman" w:hAnsi="Times New Roman"/>
          <w:sz w:val="24"/>
        </w:rPr>
      </w:pPr>
      <w:r>
        <w:rPr>
          <w:rFonts w:ascii="Times New Roman" w:hAnsi="Times New Roman"/>
          <w:sz w:val="24"/>
        </w:rPr>
        <w:t xml:space="preserve">Keywords: </w:t>
      </w:r>
      <w:r w:rsidR="008B6486">
        <w:rPr>
          <w:rFonts w:ascii="Times New Roman" w:hAnsi="Times New Roman"/>
          <w:sz w:val="24"/>
        </w:rPr>
        <w:t>Cementing;</w:t>
      </w:r>
      <w:r w:rsidR="00CA5620">
        <w:rPr>
          <w:rFonts w:ascii="Times New Roman" w:hAnsi="Times New Roman"/>
          <w:sz w:val="24"/>
        </w:rPr>
        <w:t xml:space="preserve"> Plug and Abandonment (P&amp;A)</w:t>
      </w:r>
      <w:r w:rsidR="008B6486">
        <w:rPr>
          <w:rFonts w:ascii="Times New Roman" w:hAnsi="Times New Roman"/>
          <w:sz w:val="24"/>
        </w:rPr>
        <w:t xml:space="preserve"> </w:t>
      </w:r>
      <w:r w:rsidR="00CA5620">
        <w:rPr>
          <w:rFonts w:ascii="Times New Roman" w:hAnsi="Times New Roman"/>
          <w:sz w:val="24"/>
        </w:rPr>
        <w:t xml:space="preserve">; </w:t>
      </w:r>
      <w:r>
        <w:rPr>
          <w:rFonts w:ascii="Times New Roman" w:hAnsi="Times New Roman"/>
          <w:sz w:val="24"/>
        </w:rPr>
        <w:t>High-te</w:t>
      </w:r>
      <w:r w:rsidR="00864875">
        <w:rPr>
          <w:rFonts w:ascii="Times New Roman" w:hAnsi="Times New Roman"/>
          <w:sz w:val="24"/>
        </w:rPr>
        <w:t xml:space="preserve">mperature High pressure (HTHP); Thermo-poro-elastic; Thermal Osmosis; Thermal filtration; </w:t>
      </w:r>
      <w:r w:rsidR="008B6486">
        <w:rPr>
          <w:rFonts w:ascii="Times New Roman" w:hAnsi="Times New Roman"/>
          <w:sz w:val="24"/>
        </w:rPr>
        <w:t xml:space="preserve">Permeability </w:t>
      </w:r>
      <w:r w:rsidR="008B6486" w:rsidRPr="008B6486">
        <w:rPr>
          <w:rFonts w:ascii="Times New Roman" w:hAnsi="Times New Roman"/>
        </w:rPr>
        <w:t xml:space="preserve">penalty; </w:t>
      </w:r>
      <w:r w:rsidR="008B6486">
        <w:rPr>
          <w:rFonts w:ascii="Times New Roman" w:hAnsi="Times New Roman"/>
        </w:rPr>
        <w:t>Phase-change cement;</w:t>
      </w:r>
    </w:p>
    <w:p w14:paraId="5C213174" w14:textId="04CB04DE" w:rsidR="00F87AC5" w:rsidRPr="00317894" w:rsidRDefault="009009AA" w:rsidP="00124870">
      <w:pPr>
        <w:spacing w:line="360" w:lineRule="auto"/>
        <w:ind w:firstLine="720"/>
        <w:jc w:val="both"/>
        <w:rPr>
          <w:rFonts w:ascii="Times New Roman" w:hAnsi="Times New Roman"/>
        </w:rPr>
      </w:pPr>
      <w:r>
        <w:rPr>
          <w:rFonts w:ascii="Times New Roman" w:hAnsi="Times New Roman"/>
          <w:b/>
          <w:sz w:val="30"/>
          <w:szCs w:val="30"/>
        </w:rPr>
        <w:br w:type="page"/>
      </w:r>
    </w:p>
    <w:p w14:paraId="007310ED" w14:textId="77777777" w:rsidR="00F972C0" w:rsidRDefault="00F94C29" w:rsidP="00F972C0">
      <w:pPr>
        <w:pStyle w:val="Paper"/>
      </w:pPr>
      <w:r>
        <w:lastRenderedPageBreak/>
        <w:t>1. Introduction</w:t>
      </w:r>
    </w:p>
    <w:p w14:paraId="595D0925" w14:textId="5944B180" w:rsidR="005F3293" w:rsidRDefault="00F972C0" w:rsidP="00F972C0">
      <w:pPr>
        <w:spacing w:line="360" w:lineRule="auto"/>
        <w:jc w:val="both"/>
        <w:rPr>
          <w:rFonts w:ascii="Times New Roman" w:hAnsi="Times New Roman"/>
        </w:rPr>
      </w:pPr>
      <w:r>
        <w:rPr>
          <w:rFonts w:ascii="Times New Roman" w:hAnsi="Times New Roman"/>
        </w:rPr>
        <w:tab/>
      </w:r>
      <w:r w:rsidR="00693B12" w:rsidRPr="00F972C0">
        <w:rPr>
          <w:rFonts w:ascii="Times New Roman" w:hAnsi="Times New Roman"/>
        </w:rPr>
        <w:t xml:space="preserve">Properly designed and executed </w:t>
      </w:r>
      <w:r w:rsidR="001D0E34">
        <w:rPr>
          <w:rFonts w:ascii="Times New Roman" w:hAnsi="Times New Roman"/>
        </w:rPr>
        <w:t xml:space="preserve">wellbore </w:t>
      </w:r>
      <w:r w:rsidR="00693B12" w:rsidRPr="00F972C0">
        <w:rPr>
          <w:rFonts w:ascii="Times New Roman" w:hAnsi="Times New Roman"/>
        </w:rPr>
        <w:t>cementing</w:t>
      </w:r>
      <w:r w:rsidR="001D0E34">
        <w:rPr>
          <w:rFonts w:ascii="Times New Roman" w:hAnsi="Times New Roman"/>
        </w:rPr>
        <w:t xml:space="preserve"> and plugging</w:t>
      </w:r>
      <w:r w:rsidR="00693B12" w:rsidRPr="00F972C0">
        <w:rPr>
          <w:rFonts w:ascii="Times New Roman" w:hAnsi="Times New Roman"/>
        </w:rPr>
        <w:t xml:space="preserve"> operations </w:t>
      </w:r>
      <w:r w:rsidR="00BF644B">
        <w:rPr>
          <w:rFonts w:ascii="Times New Roman" w:hAnsi="Times New Roman"/>
        </w:rPr>
        <w:t xml:space="preserve">are </w:t>
      </w:r>
      <w:r w:rsidR="00693B12" w:rsidRPr="00F972C0">
        <w:rPr>
          <w:rFonts w:ascii="Times New Roman" w:hAnsi="Times New Roman"/>
        </w:rPr>
        <w:t xml:space="preserve">important </w:t>
      </w:r>
      <w:r w:rsidR="001D0E34">
        <w:rPr>
          <w:rFonts w:ascii="Times New Roman" w:hAnsi="Times New Roman"/>
        </w:rPr>
        <w:t xml:space="preserve">for </w:t>
      </w:r>
      <w:r>
        <w:rPr>
          <w:rFonts w:ascii="Times New Roman" w:hAnsi="Times New Roman"/>
        </w:rPr>
        <w:t xml:space="preserve">various </w:t>
      </w:r>
      <w:r w:rsidR="001D0E34">
        <w:rPr>
          <w:rFonts w:ascii="Times New Roman" w:hAnsi="Times New Roman"/>
        </w:rPr>
        <w:t>E</w:t>
      </w:r>
      <w:r w:rsidR="00CC3D8B">
        <w:rPr>
          <w:rFonts w:ascii="Times New Roman" w:hAnsi="Times New Roman"/>
        </w:rPr>
        <w:t>arth s</w:t>
      </w:r>
      <w:r w:rsidR="00693B12" w:rsidRPr="00F972C0">
        <w:rPr>
          <w:rFonts w:ascii="Times New Roman" w:hAnsi="Times New Roman"/>
        </w:rPr>
        <w:t>cience-related geotechnical applications</w:t>
      </w:r>
      <w:r w:rsidR="00084061">
        <w:rPr>
          <w:rFonts w:ascii="Times New Roman" w:hAnsi="Times New Roman"/>
        </w:rPr>
        <w:t xml:space="preserve">. These include </w:t>
      </w:r>
      <w:r w:rsidR="00693B12" w:rsidRPr="00F972C0">
        <w:rPr>
          <w:rFonts w:ascii="Times New Roman" w:hAnsi="Times New Roman"/>
        </w:rPr>
        <w:t>radioactive waste disposal, deep-well plug and abandonment (P&amp;A), drilling and completion in unconventional reservoir</w:t>
      </w:r>
      <w:r w:rsidR="001D0E34">
        <w:rPr>
          <w:rFonts w:ascii="Times New Roman" w:hAnsi="Times New Roman"/>
        </w:rPr>
        <w:t>s</w:t>
      </w:r>
      <w:r w:rsidR="00CC3D8B">
        <w:rPr>
          <w:rFonts w:ascii="Times New Roman" w:hAnsi="Times New Roman"/>
        </w:rPr>
        <w:t xml:space="preserve">, </w:t>
      </w:r>
      <w:r>
        <w:rPr>
          <w:rFonts w:ascii="Times New Roman" w:hAnsi="Times New Roman"/>
        </w:rPr>
        <w:t xml:space="preserve">Enhanced Geothermal </w:t>
      </w:r>
      <w:r w:rsidR="00964D3F">
        <w:rPr>
          <w:rFonts w:ascii="Times New Roman" w:hAnsi="Times New Roman"/>
        </w:rPr>
        <w:t xml:space="preserve">System </w:t>
      </w:r>
      <w:r>
        <w:rPr>
          <w:rFonts w:ascii="Times New Roman" w:hAnsi="Times New Roman"/>
        </w:rPr>
        <w:t>(EGS)</w:t>
      </w:r>
      <w:r w:rsidR="00693B12" w:rsidRPr="00F972C0">
        <w:rPr>
          <w:rFonts w:ascii="Times New Roman" w:hAnsi="Times New Roman"/>
        </w:rPr>
        <w:t>, and carbon capture</w:t>
      </w:r>
      <w:r w:rsidR="00964D3F">
        <w:rPr>
          <w:rFonts w:ascii="Times New Roman" w:hAnsi="Times New Roman"/>
        </w:rPr>
        <w:t xml:space="preserve"> </w:t>
      </w:r>
      <w:r w:rsidR="00255705">
        <w:rPr>
          <w:rFonts w:ascii="Times New Roman" w:hAnsi="Times New Roman"/>
        </w:rPr>
        <w:t>u</w:t>
      </w:r>
      <w:r w:rsidR="00693B12" w:rsidRPr="00F972C0">
        <w:rPr>
          <w:rFonts w:ascii="Times New Roman" w:hAnsi="Times New Roman"/>
        </w:rPr>
        <w:t>tilization and storage (CCUS)</w:t>
      </w:r>
      <w:r w:rsidR="00964D3F">
        <w:rPr>
          <w:rFonts w:ascii="Times New Roman" w:hAnsi="Times New Roman"/>
        </w:rPr>
        <w:t xml:space="preserve"> </w:t>
      </w:r>
      <w:r w:rsidR="00693B12" w:rsidRPr="00F972C0">
        <w:rPr>
          <w:rFonts w:ascii="Times New Roman" w:hAnsi="Times New Roman"/>
        </w:rPr>
        <w:fldChar w:fldCharType="begin">
          <w:fldData xml:space="preserve">PEVuZE5vdGU+PENpdGU+PEF1dGhvcj5PbHNvbjwvQXV0aG9yPjxZZWFyPjIwMTU8L1llYXI+PFJl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PEVuZE5vdGU+PENpdGU+PEF1dGhvcj5PbHNvbjwvQXV0aG9yPjxZZWFyPjIwMTU8L1llYXI+PFJl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(Gruber et al., 2021; Hargis et al., 2021; Koťátková et al., 2017; Olson et al., 2015; Vrålstad et al., 2019)</w:t>
      </w:r>
      <w:r w:rsidR="00693B12" w:rsidRPr="00F972C0">
        <w:rPr>
          <w:rFonts w:ascii="Times New Roman" w:hAnsi="Times New Roman"/>
        </w:rPr>
        <w:fldChar w:fldCharType="end"/>
      </w:r>
      <w:r w:rsidR="00693B12" w:rsidRPr="00F972C0">
        <w:rPr>
          <w:rFonts w:ascii="Times New Roman" w:hAnsi="Times New Roman"/>
        </w:rPr>
        <w:t>. Despite the advancements in technological development of cementing materials over the last severa</w:t>
      </w:r>
      <w:r>
        <w:rPr>
          <w:rFonts w:ascii="Times New Roman" w:hAnsi="Times New Roman"/>
        </w:rPr>
        <w:t xml:space="preserve">l decades, </w:t>
      </w:r>
      <w:r w:rsidR="00CC3D8B">
        <w:rPr>
          <w:rFonts w:ascii="Times New Roman" w:hAnsi="Times New Roman"/>
        </w:rPr>
        <w:t xml:space="preserve">the quality of cementing is </w:t>
      </w:r>
      <w:r w:rsidR="002E63DC">
        <w:rPr>
          <w:rFonts w:ascii="Times New Roman" w:hAnsi="Times New Roman"/>
        </w:rPr>
        <w:t xml:space="preserve">still often </w:t>
      </w:r>
      <w:r w:rsidR="00CC3D8B">
        <w:rPr>
          <w:rFonts w:ascii="Times New Roman" w:hAnsi="Times New Roman"/>
        </w:rPr>
        <w:t>associated with some deficiencies</w:t>
      </w:r>
      <w:r w:rsidR="00964D3F">
        <w:rPr>
          <w:rFonts w:ascii="Times New Roman" w:hAnsi="Times New Roman"/>
        </w:rPr>
        <w:t xml:space="preserve">, </w:t>
      </w:r>
      <w:r w:rsidR="00CC3D8B">
        <w:rPr>
          <w:rFonts w:ascii="Times New Roman" w:hAnsi="Times New Roman"/>
        </w:rPr>
        <w:t xml:space="preserve">mainly due to </w:t>
      </w:r>
      <w:r w:rsidR="00693B12" w:rsidRPr="00F972C0">
        <w:rPr>
          <w:rFonts w:ascii="Times New Roman" w:hAnsi="Times New Roman"/>
        </w:rPr>
        <w:t xml:space="preserve">the harsh environments where cement is placed </w:t>
      </w:r>
      <w:r w:rsidR="00693B12" w:rsidRPr="00F972C0">
        <w:rPr>
          <w:rFonts w:ascii="Times New Roman" w:hAnsi="Times New Roman"/>
        </w:rPr>
        <w:fldChar w:fldCharType="begin">
          <w:fldData xml:space="preserve">PEVuZE5vdGU+PENpdGU+PEF1dGhvcj5BaG1lZDwvQXV0aG9yPjxZZWFyPjIwMjA8L1llYXI+PFJl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PEVuZE5vdGU+PENpdGU+PEF1dGhvcj5BaG1lZDwvQXV0aG9yPjxZZWFyPjIwMjA8L1llYXI+PFJl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(Ahmed et al., 2020; Allahvirdizadeh, 2020; Kiran et al., 2017)</w:t>
      </w:r>
      <w:r w:rsidR="00693B12" w:rsidRPr="00F972C0">
        <w:rPr>
          <w:rFonts w:ascii="Times New Roman" w:hAnsi="Times New Roman"/>
        </w:rPr>
        <w:fldChar w:fldCharType="end"/>
      </w:r>
      <w:r w:rsidR="00693B12" w:rsidRPr="00F972C0">
        <w:rPr>
          <w:rFonts w:ascii="Times New Roman" w:hAnsi="Times New Roman"/>
        </w:rPr>
        <w:t>. Taking</w:t>
      </w:r>
      <w:r w:rsidR="002E63DC">
        <w:rPr>
          <w:rFonts w:ascii="Times New Roman" w:hAnsi="Times New Roman"/>
        </w:rPr>
        <w:t xml:space="preserve"> wellbore</w:t>
      </w:r>
      <w:r w:rsidR="00693B12" w:rsidRPr="00F972C0">
        <w:rPr>
          <w:rFonts w:ascii="Times New Roman" w:hAnsi="Times New Roman"/>
        </w:rPr>
        <w:t xml:space="preserve"> P&amp;A as an example, over the years and across companies, the upper range of the reservoi</w:t>
      </w:r>
      <w:r>
        <w:rPr>
          <w:rFonts w:ascii="Times New Roman" w:hAnsi="Times New Roman"/>
        </w:rPr>
        <w:t>r</w:t>
      </w:r>
      <w:r w:rsidR="00964D3F">
        <w:rPr>
          <w:rFonts w:ascii="Times New Roman" w:hAnsi="Times New Roman"/>
        </w:rPr>
        <w:t>s</w:t>
      </w:r>
      <w:r>
        <w:rPr>
          <w:rFonts w:ascii="Times New Roman" w:hAnsi="Times New Roman"/>
        </w:rPr>
        <w:t>’</w:t>
      </w:r>
      <w:r w:rsidR="00964D3F">
        <w:rPr>
          <w:rFonts w:ascii="Times New Roman" w:hAnsi="Times New Roman"/>
        </w:rPr>
        <w:t xml:space="preserve"> </w:t>
      </w:r>
      <w:r>
        <w:rPr>
          <w:rFonts w:ascii="Times New Roman" w:hAnsi="Times New Roman"/>
        </w:rPr>
        <w:t>pressure and temperature have</w:t>
      </w:r>
      <w:r w:rsidR="00693B12" w:rsidRPr="00F972C0">
        <w:rPr>
          <w:rFonts w:ascii="Times New Roman" w:hAnsi="Times New Roman"/>
        </w:rPr>
        <w:t xml:space="preserve"> been pushing up to </w:t>
      </w:r>
      <w:commentRangeStart w:id="5"/>
      <w:r w:rsidR="00693B12" w:rsidRPr="00F972C0">
        <w:rPr>
          <w:rFonts w:ascii="Times New Roman" w:hAnsi="Times New Roman"/>
        </w:rPr>
        <w:t>40</w:t>
      </w:r>
      <w:ins w:id="6" w:author="Bunger, Andrew P" w:date="2022-09-08T16:08:00Z">
        <w:r w:rsidR="0063029A">
          <w:rPr>
            <w:rFonts w:ascii="Times New Roman" w:hAnsi="Times New Roman"/>
          </w:rPr>
          <w:t>,</w:t>
        </w:r>
      </w:ins>
      <w:r w:rsidR="00693B12" w:rsidRPr="00F972C0">
        <w:rPr>
          <w:rFonts w:ascii="Times New Roman" w:hAnsi="Times New Roman"/>
        </w:rPr>
        <w:t>000 psi and 600 F</w:t>
      </w:r>
      <w:r w:rsidR="00964D3F">
        <w:rPr>
          <w:rFonts w:ascii="Times New Roman" w:hAnsi="Times New Roman"/>
        </w:rPr>
        <w:t>ahrenheit</w:t>
      </w:r>
      <w:r w:rsidR="00693B12" w:rsidRPr="00F972C0">
        <w:rPr>
          <w:rFonts w:ascii="Times New Roman" w:hAnsi="Times New Roman"/>
        </w:rPr>
        <w:t xml:space="preserve"> </w:t>
      </w:r>
      <w:commentRangeEnd w:id="5"/>
      <w:r w:rsidR="0063029A">
        <w:rPr>
          <w:rStyle w:val="CommentReference"/>
        </w:rPr>
        <w:commentReference w:id="5"/>
      </w:r>
      <w:r w:rsidR="00693B12" w:rsidRPr="00F972C0">
        <w:rPr>
          <w:rFonts w:ascii="Times New Roman" w:hAnsi="Times New Roman"/>
        </w:rPr>
        <w:fldChar w:fldCharType="begin"/>
      </w:r>
      <w:r w:rsidR="006375C0">
        <w:rPr>
          <w:rFonts w:ascii="Times New Roman" w:hAnsi="Times New Roman"/>
        </w:rPr>
        <w:instrText xml:space="preserve"> ADDIN EN.CITE &lt;EndNote&gt;&lt;Cite&gt;&lt;Author&gt;DeBruijn&lt;/Author&gt;&lt;Year&gt;2008&lt;/Year&gt;&lt;RecNum&gt;30&lt;/RecNum&gt;&lt;DisplayText&gt;(DeBruijn et al., 2008; Khalifeh et al., 2020)&lt;/DisplayText&gt;&lt;record&gt;&lt;rec-number&gt;30&lt;/rec-number&gt;&lt;foreign-keys&gt;&lt;key app="EN" db-id="xrt0eexxkfpstqer0xlvs2vzff2w2rveftf9" timestamp="1648050013"&gt;30&lt;/key&gt;&lt;/foreign-keys&gt;&lt;ref-type name="Journal Article"&gt;17&lt;/ref-type&gt;&lt;contributors&gt;&lt;authors&gt;&lt;author&gt;DeBruijn, Gunnar&lt;/author&gt;&lt;author&gt;Skeates, C&lt;/author&gt;&lt;author&gt;Greenaway, R&lt;/author&gt;&lt;author&gt;Harrison, D&lt;/author&gt;&lt;author&gt;Parris, M&lt;/author&gt;&lt;author&gt;James, S&lt;/author&gt;&lt;author&gt;Mueller, F&lt;/author&gt;&lt;author&gt;Ray, S&lt;/author&gt;&lt;author&gt;Riding, M&lt;/author&gt;&lt;author&gt;Temple, L&lt;/author&gt;&lt;/authors&gt;&lt;/contributors&gt;&lt;titles&gt;&lt;title&gt;High-pressure, high-temperature technologies&lt;/title&gt;&lt;secondary-title&gt;Oilfield review&lt;/secondary-title&gt;&lt;/titles&gt;&lt;periodical&gt;&lt;full-title&gt;Oilfield Review&lt;/full-title&gt;&lt;/periodical&gt;&lt;pages&gt;46-60&lt;/pages&gt;&lt;volume&gt;20&lt;/volume&gt;&lt;number&gt;3&lt;/number&gt;&lt;dates&gt;&lt;year&gt;2008&lt;/year&gt;&lt;/dates&gt;&lt;urls&gt;&lt;/urls&gt;&lt;/record&gt;&lt;/Cite&gt;&lt;Cite&gt;&lt;Author&gt;Khalifeh&lt;/Author&gt;&lt;Year&gt;2020&lt;/Year&gt;&lt;RecNum&gt;31&lt;/RecNum&gt;&lt;record&gt;&lt;rec-number&gt;31&lt;/rec-number&gt;&lt;foreign-keys&gt;&lt;key app="EN" db-id="xrt0eexxkfpstqer0xlvs2vzff2w2rveftf9" timestamp="1648050111"&gt;31&lt;/key&gt;&lt;/foreign-keys&gt;&lt;ref-type name="Book"&gt;6&lt;/ref-type&gt;&lt;contributors&gt;&lt;authors&gt;&lt;author&gt;Khalifeh, Mahmoud&lt;/author&gt;&lt;author&gt;Saasen, Arild&lt;/author&gt;&lt;/authors&gt;&lt;/contributors&gt;&lt;titles&gt;&lt;title&gt;Introduction to permanent plug and abandonment of wells&lt;/title&gt;&lt;/titles&gt;&lt;dates&gt;&lt;year&gt;2020&lt;/year&gt;&lt;/dates&gt;&lt;publisher&gt;Springer Nature&lt;/publisher&gt;&lt;isbn&gt;3030399702&lt;/isbn&gt;&lt;urls&gt;&lt;/urls&gt;&lt;/record&gt;&lt;/Cite&gt;&lt;/EndNote&gt;</w:instrText>
      </w:r>
      <w:r w:rsidR="00693B12" w:rsidRPr="00F972C0">
        <w:rPr>
          <w:rFonts w:ascii="Times New Roman" w:hAnsi="Times New Roman"/>
        </w:rPr>
        <w:fldChar w:fldCharType="separate"/>
      </w:r>
      <w:r w:rsidR="006375C0">
        <w:rPr>
          <w:rFonts w:ascii="Times New Roman" w:hAnsi="Times New Roman"/>
          <w:noProof/>
        </w:rPr>
        <w:t>(DeBruijn et al., 2008; Khalifeh et al., 2020)</w:t>
      </w:r>
      <w:r w:rsidR="00693B12" w:rsidRPr="00F972C0">
        <w:rPr>
          <w:rFonts w:ascii="Times New Roman" w:hAnsi="Times New Roman"/>
        </w:rPr>
        <w:fldChar w:fldCharType="end"/>
      </w:r>
      <w:r w:rsidR="00693B12" w:rsidRPr="00F972C0">
        <w:rPr>
          <w:rFonts w:ascii="Times New Roman" w:hAnsi="Times New Roman"/>
        </w:rPr>
        <w:t xml:space="preserve">. </w:t>
      </w:r>
      <w:r w:rsidR="00CC3D8B">
        <w:rPr>
          <w:rFonts w:ascii="Times New Roman" w:hAnsi="Times New Roman"/>
        </w:rPr>
        <w:t>However, t</w:t>
      </w:r>
      <w:r w:rsidR="00693B12" w:rsidRPr="00F972C0">
        <w:rPr>
          <w:rFonts w:ascii="Times New Roman" w:hAnsi="Times New Roman"/>
        </w:rPr>
        <w:t>he cement is originally designed for low</w:t>
      </w:r>
      <w:r w:rsidR="002E63DC">
        <w:rPr>
          <w:rFonts w:ascii="Times New Roman" w:hAnsi="Times New Roman"/>
        </w:rPr>
        <w:t>-</w:t>
      </w:r>
      <w:r w:rsidR="00693B12" w:rsidRPr="00F972C0">
        <w:rPr>
          <w:rFonts w:ascii="Times New Roman" w:hAnsi="Times New Roman"/>
        </w:rPr>
        <w:t xml:space="preserve">temperature </w:t>
      </w:r>
      <w:r>
        <w:rPr>
          <w:rFonts w:ascii="Times New Roman" w:hAnsi="Times New Roman"/>
        </w:rPr>
        <w:t>and low</w:t>
      </w:r>
      <w:r w:rsidR="002E63DC">
        <w:rPr>
          <w:rFonts w:ascii="Times New Roman" w:hAnsi="Times New Roman"/>
        </w:rPr>
        <w:t>-</w:t>
      </w:r>
      <w:r>
        <w:rPr>
          <w:rFonts w:ascii="Times New Roman" w:hAnsi="Times New Roman"/>
        </w:rPr>
        <w:t>pressure conditions</w:t>
      </w:r>
      <w:r w:rsidR="002E63DC">
        <w:rPr>
          <w:rFonts w:ascii="Times New Roman" w:hAnsi="Times New Roman"/>
        </w:rPr>
        <w:t>. Under</w:t>
      </w:r>
      <w:r w:rsidR="00693B12" w:rsidRPr="00F972C0">
        <w:rPr>
          <w:rFonts w:ascii="Times New Roman" w:hAnsi="Times New Roman"/>
        </w:rPr>
        <w:t xml:space="preserve"> harsh </w:t>
      </w:r>
      <w:r w:rsidR="002E63DC">
        <w:rPr>
          <w:rFonts w:ascii="Times New Roman" w:hAnsi="Times New Roman"/>
        </w:rPr>
        <w:t xml:space="preserve">wellbore </w:t>
      </w:r>
      <w:r w:rsidR="00693B12" w:rsidRPr="00F972C0">
        <w:rPr>
          <w:rFonts w:ascii="Times New Roman" w:hAnsi="Times New Roman"/>
        </w:rPr>
        <w:t xml:space="preserve">conditions, its stability over an extended period of time is unknown. To </w:t>
      </w:r>
      <w:r w:rsidR="002E63DC">
        <w:rPr>
          <w:rFonts w:ascii="Times New Roman" w:hAnsi="Times New Roman"/>
        </w:rPr>
        <w:t>mitigate</w:t>
      </w:r>
      <w:r w:rsidR="002E63DC" w:rsidRPr="00F972C0">
        <w:rPr>
          <w:rFonts w:ascii="Times New Roman" w:hAnsi="Times New Roman"/>
        </w:rPr>
        <w:t xml:space="preserve"> </w:t>
      </w:r>
      <w:r w:rsidR="00693B12" w:rsidRPr="00F972C0">
        <w:rPr>
          <w:rFonts w:ascii="Times New Roman" w:hAnsi="Times New Roman"/>
        </w:rPr>
        <w:t>this problem,</w:t>
      </w:r>
      <w:r w:rsidR="0075189A">
        <w:rPr>
          <w:rFonts w:ascii="Times New Roman" w:hAnsi="Times New Roman"/>
        </w:rPr>
        <w:t xml:space="preserve"> extensive</w:t>
      </w:r>
      <w:ins w:id="7" w:author="Bunger, Andrew P" w:date="2022-08-19T09:23:00Z">
        <w:r w:rsidR="001A53EE">
          <w:rPr>
            <w:rFonts w:ascii="Times New Roman" w:hAnsi="Times New Roman"/>
          </w:rPr>
          <w:t xml:space="preserve"> </w:t>
        </w:r>
      </w:ins>
      <w:del w:id="8" w:author="Lu, Yunxing" w:date="2022-08-17T11:57:00Z">
        <w:r w:rsidR="0075189A" w:rsidDel="008B6486">
          <w:rPr>
            <w:rFonts w:ascii="Times New Roman" w:hAnsi="Times New Roman"/>
          </w:rPr>
          <w:delText xml:space="preserve">, </w:delText>
        </w:r>
      </w:del>
      <w:r w:rsidR="0075189A">
        <w:rPr>
          <w:rFonts w:ascii="Times New Roman" w:hAnsi="Times New Roman"/>
        </w:rPr>
        <w:t>research has</w:t>
      </w:r>
      <w:r w:rsidR="00BF644B">
        <w:rPr>
          <w:rFonts w:ascii="Times New Roman" w:hAnsi="Times New Roman"/>
        </w:rPr>
        <w:t xml:space="preserve"> been</w:t>
      </w:r>
      <w:r w:rsidR="00693B12" w:rsidRPr="00F972C0">
        <w:rPr>
          <w:rFonts w:ascii="Times New Roman" w:hAnsi="Times New Roman"/>
        </w:rPr>
        <w:t xml:space="preserve"> focusing on reinforcing the cement by </w:t>
      </w:r>
      <w:r w:rsidR="002E63DC">
        <w:rPr>
          <w:rFonts w:ascii="Times New Roman" w:hAnsi="Times New Roman"/>
        </w:rPr>
        <w:t xml:space="preserve">inclusion of </w:t>
      </w:r>
      <w:r w:rsidR="00693B12" w:rsidRPr="00F972C0">
        <w:rPr>
          <w:rFonts w:ascii="Times New Roman" w:hAnsi="Times New Roman"/>
        </w:rPr>
        <w:t>various additives</w:t>
      </w:r>
      <w:r w:rsidR="002E63DC">
        <w:rPr>
          <w:rFonts w:ascii="Times New Roman" w:hAnsi="Times New Roman"/>
        </w:rPr>
        <w:t xml:space="preserve"> aiming</w:t>
      </w:r>
      <w:r w:rsidR="0075189A" w:rsidRPr="0075189A">
        <w:rPr>
          <w:rFonts w:ascii="Times New Roman" w:hAnsi="Times New Roman"/>
        </w:rPr>
        <w:t xml:space="preserve"> to provide better mechanical and hydraulic properties, </w:t>
      </w:r>
      <w:r w:rsidR="002E63DC">
        <w:rPr>
          <w:rFonts w:ascii="Times New Roman" w:hAnsi="Times New Roman"/>
        </w:rPr>
        <w:t>with the goal of</w:t>
      </w:r>
      <w:r w:rsidR="0075189A" w:rsidRPr="0075189A">
        <w:rPr>
          <w:rFonts w:ascii="Times New Roman" w:hAnsi="Times New Roman"/>
        </w:rPr>
        <w:t xml:space="preserve"> maintain</w:t>
      </w:r>
      <w:r w:rsidR="002E63DC">
        <w:rPr>
          <w:rFonts w:ascii="Times New Roman" w:hAnsi="Times New Roman"/>
        </w:rPr>
        <w:t>ing</w:t>
      </w:r>
      <w:r w:rsidR="0075189A" w:rsidRPr="0075189A">
        <w:rPr>
          <w:rFonts w:ascii="Times New Roman" w:hAnsi="Times New Roman"/>
        </w:rPr>
        <w:t xml:space="preserve"> the system integrity under the extreme conditions</w:t>
      </w:r>
      <w:r w:rsidR="0075189A" w:rsidRPr="00F972C0">
        <w:rPr>
          <w:rFonts w:ascii="Times New Roman" w:hAnsi="Times New Roman"/>
        </w:rPr>
        <w:t xml:space="preserve"> </w:t>
      </w:r>
      <w:r w:rsidR="00693B12" w:rsidRPr="00F972C0">
        <w:rPr>
          <w:rFonts w:ascii="Times New Roman" w:hAnsi="Times New Roman"/>
        </w:rPr>
        <w:fldChar w:fldCharType="begin">
          <w:fldData xml:space="preserve">PEVuZE5vdGU+PENpdGU+PEF1dGhvcj5LYXRlbmRlPC9BdXRob3I+PFllYXI+MjAyMDwvWWVhcj48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PEVuZE5vdGU+PENpdGU+PEF1dGhvcj5LYXRlbmRlPC9BdXRob3I+PFllYXI+MjAyMDwvWWVhcj48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(Cai et al., 2022; Ge et al., 2018; Katende et al., 2020; Krakowiak et al., 2018; Massion et al., 2021; Massion et al., 2022; Qin et al., 2021; Samarakoon et al., 2022)</w:t>
      </w:r>
      <w:r w:rsidR="00693B12" w:rsidRPr="00F972C0">
        <w:rPr>
          <w:rFonts w:ascii="Times New Roman" w:hAnsi="Times New Roman"/>
        </w:rPr>
        <w:fldChar w:fldCharType="end"/>
      </w:r>
      <w:r w:rsidR="00693B12" w:rsidRPr="00F972C0">
        <w:rPr>
          <w:rFonts w:ascii="Times New Roman" w:hAnsi="Times New Roman"/>
        </w:rPr>
        <w:t xml:space="preserve">. </w:t>
      </w:r>
    </w:p>
    <w:p w14:paraId="005CF9DD" w14:textId="3A505058" w:rsidR="008009C9" w:rsidRDefault="005F3293" w:rsidP="00F972C0">
      <w:pPr>
        <w:spacing w:line="360" w:lineRule="auto"/>
        <w:jc w:val="both"/>
        <w:rPr>
          <w:rFonts w:ascii="Times New Roman" w:hAnsi="Times New Roman"/>
        </w:rPr>
      </w:pPr>
      <w:r>
        <w:rPr>
          <w:rFonts w:ascii="Times New Roman" w:hAnsi="Times New Roman"/>
        </w:rPr>
        <w:tab/>
      </w:r>
      <w:r w:rsidR="002E63DC">
        <w:rPr>
          <w:rFonts w:ascii="Times New Roman" w:hAnsi="Times New Roman"/>
        </w:rPr>
        <w:t>While much effort has been focused on development of materials and additives</w:t>
      </w:r>
      <w:r w:rsidR="005F0C67">
        <w:rPr>
          <w:rFonts w:ascii="Times New Roman" w:hAnsi="Times New Roman"/>
        </w:rPr>
        <w:t xml:space="preserve">, the identification of </w:t>
      </w:r>
      <w:r w:rsidR="002E63DC">
        <w:rPr>
          <w:rFonts w:ascii="Times New Roman" w:hAnsi="Times New Roman"/>
        </w:rPr>
        <w:t xml:space="preserve">what comprises </w:t>
      </w:r>
      <w:r>
        <w:rPr>
          <w:rFonts w:ascii="Times New Roman" w:hAnsi="Times New Roman"/>
        </w:rPr>
        <w:t>“</w:t>
      </w:r>
      <w:r w:rsidR="005F0C67">
        <w:rPr>
          <w:rFonts w:ascii="Times New Roman" w:hAnsi="Times New Roman"/>
        </w:rPr>
        <w:t>better</w:t>
      </w:r>
      <w:r>
        <w:rPr>
          <w:rFonts w:ascii="Times New Roman" w:hAnsi="Times New Roman"/>
        </w:rPr>
        <w:t>”</w:t>
      </w:r>
      <w:r w:rsidR="005F0C67">
        <w:rPr>
          <w:rFonts w:ascii="Times New Roman" w:hAnsi="Times New Roman"/>
        </w:rPr>
        <w:t xml:space="preserve"> mechanical and hydraulic properties</w:t>
      </w:r>
      <w:r>
        <w:rPr>
          <w:rFonts w:ascii="Times New Roman" w:hAnsi="Times New Roman"/>
        </w:rPr>
        <w:t xml:space="preserve"> of cement</w:t>
      </w:r>
      <w:r w:rsidR="002E63DC">
        <w:rPr>
          <w:rFonts w:ascii="Times New Roman" w:hAnsi="Times New Roman"/>
        </w:rPr>
        <w:t xml:space="preserve"> are still unclear. This is especially true for high temperature and high pressure</w:t>
      </w:r>
      <w:r w:rsidR="005F0C67">
        <w:rPr>
          <w:rFonts w:ascii="Times New Roman" w:hAnsi="Times New Roman"/>
        </w:rPr>
        <w:t xml:space="preserve"> </w:t>
      </w:r>
      <w:r w:rsidR="002E63DC">
        <w:rPr>
          <w:rFonts w:ascii="Times New Roman" w:hAnsi="Times New Roman"/>
        </w:rPr>
        <w:t>(</w:t>
      </w:r>
      <w:r w:rsidR="0075189A">
        <w:rPr>
          <w:rFonts w:ascii="Times New Roman" w:hAnsi="Times New Roman"/>
        </w:rPr>
        <w:t>HTHP</w:t>
      </w:r>
      <w:r w:rsidR="002E63DC">
        <w:rPr>
          <w:rFonts w:ascii="Times New Roman" w:hAnsi="Times New Roman"/>
        </w:rPr>
        <w:t>) environments.</w:t>
      </w:r>
    </w:p>
    <w:p w14:paraId="6134C15C" w14:textId="3A4C1AF7" w:rsidR="00693B12" w:rsidRPr="00F972C0" w:rsidRDefault="008009C9" w:rsidP="008B6486">
      <w:pPr>
        <w:spacing w:line="360" w:lineRule="auto"/>
        <w:ind w:firstLine="720"/>
        <w:jc w:val="both"/>
        <w:rPr>
          <w:rFonts w:ascii="Times New Roman" w:hAnsi="Times New Roman"/>
        </w:rPr>
      </w:pPr>
      <w:r>
        <w:rPr>
          <w:rFonts w:ascii="Times New Roman" w:hAnsi="Times New Roman"/>
        </w:rPr>
        <w:t xml:space="preserve">Wellbore cement can be classified as </w:t>
      </w:r>
      <w:r w:rsidR="00693B12" w:rsidRPr="00F972C0">
        <w:rPr>
          <w:rFonts w:ascii="Times New Roman" w:hAnsi="Times New Roman"/>
        </w:rPr>
        <w:t>cementitious saturated porous material with permeability ranges from mil</w:t>
      </w:r>
      <w:r>
        <w:rPr>
          <w:rFonts w:ascii="Times New Roman" w:hAnsi="Times New Roman"/>
        </w:rPr>
        <w:t>li-</w:t>
      </w:r>
      <w:r w:rsidR="00693B12" w:rsidRPr="00F972C0">
        <w:rPr>
          <w:rFonts w:ascii="Times New Roman" w:hAnsi="Times New Roman"/>
        </w:rPr>
        <w:t xml:space="preserve"> to nano</w:t>
      </w:r>
      <w:r>
        <w:rPr>
          <w:rFonts w:ascii="Times New Roman" w:hAnsi="Times New Roman"/>
        </w:rPr>
        <w:t>-D</w:t>
      </w:r>
      <w:r w:rsidR="00693B12" w:rsidRPr="00F972C0">
        <w:rPr>
          <w:rFonts w:ascii="Times New Roman" w:hAnsi="Times New Roman"/>
        </w:rPr>
        <w:t>arc</w:t>
      </w:r>
      <w:r>
        <w:rPr>
          <w:rFonts w:ascii="Times New Roman" w:hAnsi="Times New Roman"/>
        </w:rPr>
        <w:t>ies</w:t>
      </w:r>
      <w:r w:rsidR="00693B12" w:rsidRPr="00F972C0">
        <w:rPr>
          <w:rFonts w:ascii="Times New Roman" w:hAnsi="Times New Roman"/>
        </w:rPr>
        <w:t xml:space="preserve"> </w:t>
      </w:r>
      <w:r w:rsidR="00693B12" w:rsidRPr="00F972C0">
        <w:rPr>
          <w:rFonts w:ascii="Times New Roman" w:hAnsi="Times New Roman"/>
        </w:rPr>
        <w:fldChar w:fldCharType="begin">
          <w:fldData xml:space="preserve">PEVuZE5vdGU+PENpdGU+PEF1dGhvcj5CYW50aGlhPC9BdXRob3I+PFllYXI+MTk4OTwvWWVhcj48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PEVuZE5vdGU+PENpdGU+PEF1dGhvcj5CYW50aGlhPC9BdXRob3I+PFllYXI+MTk4OTwvWWVhcj48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(Banthia et al., 1989; Goto et al., 1981; Meng et al., 2021; Picandet et al., 2011)</w:t>
      </w:r>
      <w:r w:rsidR="00693B12" w:rsidRPr="00F972C0">
        <w:rPr>
          <w:rFonts w:ascii="Times New Roman" w:hAnsi="Times New Roman"/>
        </w:rPr>
        <w:fldChar w:fldCharType="end"/>
      </w:r>
      <w:r w:rsidR="00865493">
        <w:rPr>
          <w:rFonts w:ascii="Times New Roman" w:hAnsi="Times New Roman"/>
        </w:rPr>
        <w:t xml:space="preserve">. Such a material </w:t>
      </w:r>
      <w:r w:rsidR="00693B12" w:rsidRPr="00F972C0">
        <w:rPr>
          <w:rFonts w:ascii="Times New Roman" w:hAnsi="Times New Roman"/>
        </w:rPr>
        <w:t>can be</w:t>
      </w:r>
      <w:r w:rsidR="00F972C0">
        <w:rPr>
          <w:rFonts w:ascii="Times New Roman" w:hAnsi="Times New Roman"/>
        </w:rPr>
        <w:t xml:space="preserve"> heavily</w:t>
      </w:r>
      <w:r w:rsidR="00693B12" w:rsidRPr="00F972C0">
        <w:rPr>
          <w:rFonts w:ascii="Times New Roman" w:hAnsi="Times New Roman"/>
        </w:rPr>
        <w:t xml:space="preserve"> influenced by thermo-hydraulic-mechanical (THM) coupling in the por</w:t>
      </w:r>
      <w:r w:rsidR="00865493">
        <w:rPr>
          <w:rFonts w:ascii="Times New Roman" w:hAnsi="Times New Roman"/>
        </w:rPr>
        <w:t>e</w:t>
      </w:r>
      <w:r w:rsidR="00693B12" w:rsidRPr="00F972C0">
        <w:rPr>
          <w:rFonts w:ascii="Times New Roman" w:hAnsi="Times New Roman"/>
        </w:rPr>
        <w:t xml:space="preserve"> space, espe</w:t>
      </w:r>
      <w:r w:rsidR="0075189A">
        <w:rPr>
          <w:rFonts w:ascii="Times New Roman" w:hAnsi="Times New Roman"/>
        </w:rPr>
        <w:t>cially when it is experiencing l</w:t>
      </w:r>
      <w:r w:rsidR="00693B12" w:rsidRPr="00F972C0">
        <w:rPr>
          <w:rFonts w:ascii="Times New Roman" w:hAnsi="Times New Roman"/>
        </w:rPr>
        <w:t>arge temperature and pressure variations. Within the permeability ra</w:t>
      </w:r>
      <w:r w:rsidR="0075189A">
        <w:rPr>
          <w:rFonts w:ascii="Times New Roman" w:hAnsi="Times New Roman"/>
        </w:rPr>
        <w:t xml:space="preserve">nge mentioned above, a very large </w:t>
      </w:r>
      <w:r w:rsidR="00693B12" w:rsidRPr="00F972C0">
        <w:rPr>
          <w:rFonts w:ascii="Times New Roman" w:hAnsi="Times New Roman"/>
        </w:rPr>
        <w:t>pore pressure could be induced by the THM co</w:t>
      </w:r>
      <w:r w:rsidR="0075189A">
        <w:rPr>
          <w:rFonts w:ascii="Times New Roman" w:hAnsi="Times New Roman"/>
        </w:rPr>
        <w:t xml:space="preserve">upling and the pore pressure would </w:t>
      </w:r>
      <w:r w:rsidR="00693B12" w:rsidRPr="00F972C0">
        <w:rPr>
          <w:rFonts w:ascii="Times New Roman" w:hAnsi="Times New Roman"/>
        </w:rPr>
        <w:t xml:space="preserve">be progressively reestablished over the time, which will also lead to the changing of the effective stress and </w:t>
      </w:r>
      <w:r w:rsidR="00F972C0">
        <w:rPr>
          <w:rFonts w:ascii="Times New Roman" w:hAnsi="Times New Roman"/>
        </w:rPr>
        <w:t xml:space="preserve">increase the possibility of </w:t>
      </w:r>
      <w:r w:rsidR="00693B12" w:rsidRPr="00F972C0">
        <w:rPr>
          <w:rFonts w:ascii="Times New Roman" w:hAnsi="Times New Roman"/>
        </w:rPr>
        <w:t>shear failure, hydraulic f</w:t>
      </w:r>
      <w:r w:rsidR="0075189A">
        <w:rPr>
          <w:rFonts w:ascii="Times New Roman" w:hAnsi="Times New Roman"/>
        </w:rPr>
        <w:t xml:space="preserve">racturing, </w:t>
      </w:r>
      <w:r w:rsidR="00693B12" w:rsidRPr="00F972C0">
        <w:rPr>
          <w:rFonts w:ascii="Times New Roman" w:hAnsi="Times New Roman"/>
        </w:rPr>
        <w:t xml:space="preserve">or even tensile failure </w:t>
      </w:r>
      <w:r w:rsidR="00693B12" w:rsidRPr="00F972C0">
        <w:rPr>
          <w:rFonts w:ascii="Times New Roman" w:hAnsi="Times New Roman"/>
        </w:rPr>
        <w:fldChar w:fldCharType="begin"/>
      </w:r>
      <w:r w:rsidR="006375C0">
        <w:rPr>
          <w:rFonts w:ascii="Times New Roman" w:hAnsi="Times New Roman"/>
        </w:rPr>
        <w:instrText xml:space="preserve"> ADDIN EN.CITE &lt;EndNote&gt;&lt;Cite&gt;&lt;Author&gt;Ghabezloo&lt;/Author&gt;&lt;Year&gt;2010&lt;/Year&gt;&lt;RecNum&gt;64&lt;/RecNum&gt;&lt;DisplayText&gt;(Ghabezloo et al., 2010)&lt;/DisplayText&gt;&lt;record&gt;&lt;rec-number&gt;64&lt;/rec-number&gt;&lt;foreign-keys&gt;&lt;key app="EN" db-id="xrt0eexxkfpstqer0xlvs2vzff2w2rveftf9" timestamp="1648135282"&gt;64&lt;/key&gt;&lt;/foreign-keys&gt;&lt;ref-type name="Journal Article"&gt;17&lt;/ref-type&gt;&lt;contributors&gt;&lt;authors&gt;&lt;author&gt;Ghabezloo, Siavash&lt;/author&gt;&lt;author&gt;Sulem, Jean&lt;/author&gt;&lt;/authors&gt;&lt;/contributors&gt;&lt;titles&gt;&lt;title&gt;Temperature induced pore fluid pressurization in geomaterials&lt;/title&gt;&lt;secondary-title&gt;arXiv preprint arXiv:1011.6501&lt;/secondary-title&gt;&lt;/titles&gt;&lt;periodical&gt;&lt;full-title&gt;arXiv preprint arXiv:1011.6501&lt;/full-title&gt;&lt;/periodical&gt;&lt;dates&gt;&lt;year&gt;2010&lt;/year&gt;&lt;/dates&gt;&lt;urls&gt;&lt;/urls&gt;&lt;/record&gt;&lt;/Cite&gt;&lt;/EndNote&gt;</w:instrText>
      </w:r>
      <w:r w:rsidR="00693B12" w:rsidRPr="00F972C0">
        <w:rPr>
          <w:rFonts w:ascii="Times New Roman" w:hAnsi="Times New Roman"/>
        </w:rPr>
        <w:fldChar w:fldCharType="separate"/>
      </w:r>
      <w:r w:rsidR="006375C0">
        <w:rPr>
          <w:rFonts w:ascii="Times New Roman" w:hAnsi="Times New Roman"/>
          <w:noProof/>
        </w:rPr>
        <w:t>(Ghabezloo et al., 2010)</w:t>
      </w:r>
      <w:r w:rsidR="00693B12" w:rsidRPr="00F972C0">
        <w:rPr>
          <w:rFonts w:ascii="Times New Roman" w:hAnsi="Times New Roman"/>
        </w:rPr>
        <w:fldChar w:fldCharType="end"/>
      </w:r>
      <w:r w:rsidR="00693B12" w:rsidRPr="00F972C0">
        <w:rPr>
          <w:rFonts w:ascii="Times New Roman" w:hAnsi="Times New Roman"/>
        </w:rPr>
        <w:t>. While THM coupling phenomena</w:t>
      </w:r>
      <w:r w:rsidR="005E5BEE" w:rsidRPr="00F972C0">
        <w:rPr>
          <w:rFonts w:ascii="Times New Roman" w:hAnsi="Times New Roman"/>
        </w:rPr>
        <w:t xml:space="preserve"> in porous media</w:t>
      </w:r>
      <w:r w:rsidR="00693B12" w:rsidRPr="00F972C0">
        <w:rPr>
          <w:rFonts w:ascii="Times New Roman" w:hAnsi="Times New Roman"/>
        </w:rPr>
        <w:t xml:space="preserve"> has been studied </w:t>
      </w:r>
      <w:r w:rsidR="00865493">
        <w:rPr>
          <w:rFonts w:ascii="Times New Roman" w:hAnsi="Times New Roman"/>
        </w:rPr>
        <w:t>extensively</w:t>
      </w:r>
      <w:r w:rsidR="00693B12" w:rsidRPr="00F972C0">
        <w:rPr>
          <w:rFonts w:ascii="Times New Roman" w:hAnsi="Times New Roman"/>
        </w:rPr>
        <w:t xml:space="preserve">, the </w:t>
      </w:r>
      <w:r w:rsidR="00865493">
        <w:rPr>
          <w:rFonts w:ascii="Times New Roman" w:hAnsi="Times New Roman"/>
        </w:rPr>
        <w:t xml:space="preserve">wellbore-related </w:t>
      </w:r>
      <w:r w:rsidR="00693B12" w:rsidRPr="00F972C0">
        <w:rPr>
          <w:rFonts w:ascii="Times New Roman" w:hAnsi="Times New Roman"/>
        </w:rPr>
        <w:t xml:space="preserve">applications have been mainly focusing on wellbore stability during drilling and fluid injection into borehole </w:t>
      </w:r>
      <w:r w:rsidR="00693B12" w:rsidRPr="00F972C0">
        <w:rPr>
          <w:rFonts w:ascii="Times New Roman" w:hAnsi="Times New Roman"/>
        </w:rPr>
        <w:fldChar w:fldCharType="begin">
          <w:fldData xml:space="preserve">PEVuZE5vdGU+PENpdGU+PEF1dGhvcj5HYW88L0F1dGhvcj48WWVhcj4yMDE3PC9ZZWFyPjxSZWNO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PEVuZE5vdGU+PENpdGU+PEF1dGhvcj5HYW88L0F1dGhvcj48WWVhcj4yMDE3PC9ZZWFyPjxSZWNO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(Gao et al., 2017; Song et al., 2019; Tao et al., 2010; Zhou et al., 2009)</w:t>
      </w:r>
      <w:r w:rsidR="00693B12" w:rsidRPr="00F972C0">
        <w:rPr>
          <w:rFonts w:ascii="Times New Roman" w:hAnsi="Times New Roman"/>
        </w:rPr>
        <w:fldChar w:fldCharType="end"/>
      </w:r>
      <w:r w:rsidR="00693B12" w:rsidRPr="00F972C0">
        <w:rPr>
          <w:rFonts w:ascii="Times New Roman" w:hAnsi="Times New Roman"/>
        </w:rPr>
        <w:t>. The THM coupling effect in the cementing designs and operations has rarely been considered and fully investigated under the HTHP conditions</w:t>
      </w:r>
      <w:r w:rsidR="007A40EA">
        <w:rPr>
          <w:rFonts w:ascii="Times New Roman" w:hAnsi="Times New Roman"/>
        </w:rPr>
        <w:t xml:space="preserve">. This knowledge gap means that conditions that will generate </w:t>
      </w:r>
      <w:r w:rsidR="007A40EA">
        <w:rPr>
          <w:rFonts w:ascii="Times New Roman" w:hAnsi="Times New Roman"/>
        </w:rPr>
        <w:lastRenderedPageBreak/>
        <w:t xml:space="preserve">stresses that are able to damage the material are not well understood, and therefore it has potentially </w:t>
      </w:r>
      <w:r w:rsidR="00693B12" w:rsidRPr="00F972C0">
        <w:rPr>
          <w:rFonts w:ascii="Times New Roman" w:hAnsi="Times New Roman"/>
        </w:rPr>
        <w:t xml:space="preserve">serious </w:t>
      </w:r>
      <w:commentRangeStart w:id="9"/>
      <w:commentRangeStart w:id="10"/>
      <w:r w:rsidR="00693B12" w:rsidRPr="00F972C0">
        <w:rPr>
          <w:rFonts w:ascii="Times New Roman" w:hAnsi="Times New Roman"/>
        </w:rPr>
        <w:t>consequences</w:t>
      </w:r>
      <w:commentRangeEnd w:id="9"/>
      <w:r w:rsidR="007A40EA">
        <w:rPr>
          <w:rStyle w:val="CommentReference"/>
        </w:rPr>
        <w:commentReference w:id="9"/>
      </w:r>
      <w:commentRangeEnd w:id="10"/>
      <w:r w:rsidR="008B6486">
        <w:rPr>
          <w:rStyle w:val="CommentReference"/>
        </w:rPr>
        <w:commentReference w:id="10"/>
      </w:r>
      <w:r w:rsidR="00693B12" w:rsidRPr="00F972C0">
        <w:rPr>
          <w:rFonts w:ascii="Times New Roman" w:hAnsi="Times New Roman"/>
        </w:rPr>
        <w:t xml:space="preserve">. </w:t>
      </w:r>
    </w:p>
    <w:p w14:paraId="1BDCA2A4" w14:textId="4D9864BD" w:rsidR="006B402B" w:rsidRDefault="00F972C0" w:rsidP="00F972C0">
      <w:pPr>
        <w:spacing w:line="360" w:lineRule="auto"/>
        <w:jc w:val="both"/>
        <w:rPr>
          <w:rFonts w:ascii="Times New Roman" w:hAnsi="Times New Roman"/>
        </w:rPr>
      </w:pPr>
      <w:r>
        <w:rPr>
          <w:rFonts w:ascii="Times New Roman" w:hAnsi="Times New Roman"/>
        </w:rPr>
        <w:tab/>
      </w:r>
      <w:r w:rsidR="00693B12" w:rsidRPr="00F972C0">
        <w:rPr>
          <w:rFonts w:ascii="Times New Roman" w:hAnsi="Times New Roman"/>
        </w:rPr>
        <w:t>To include these mutual interactions between thermal, hydraulic</w:t>
      </w:r>
      <w:r w:rsidR="0075189A" w:rsidRPr="0075189A">
        <w:rPr>
          <w:rFonts w:ascii="Times New Roman" w:hAnsi="Times New Roman"/>
        </w:rPr>
        <w:t>, a</w:t>
      </w:r>
      <w:r w:rsidR="00693B12" w:rsidRPr="00F972C0">
        <w:rPr>
          <w:rFonts w:ascii="Times New Roman" w:hAnsi="Times New Roman"/>
        </w:rPr>
        <w:t xml:space="preserve">nd mechanical systems in the non-isothermal conditions, Biot </w:t>
      </w:r>
      <w:r w:rsidR="00693B12" w:rsidRPr="00F972C0">
        <w:rPr>
          <w:rFonts w:ascii="Times New Roman" w:hAnsi="Times New Roman"/>
        </w:rPr>
        <w:fldChar w:fldCharType="begin"/>
      </w:r>
      <w:r w:rsidR="008B6486">
        <w:rPr>
          <w:rFonts w:ascii="Times New Roman" w:hAnsi="Times New Roman"/>
        </w:rPr>
        <w:instrText xml:space="preserve"> ADDIN EN.CITE &lt;EndNote&gt;&lt;Cite&gt;&lt;Author&gt;Biot&lt;/Author&gt;&lt;Year&gt;1977&lt;/Year&gt;&lt;RecNum&gt;32&lt;/RecNum&gt;&lt;DisplayText&gt;(Biot, 1977)&lt;/DisplayText&gt;&lt;record&gt;&lt;rec-number&gt;32&lt;/rec-number&gt;&lt;foreign-keys&gt;&lt;key app="EN" db-id="xrt0eexxkfpstqer0xlvs2vzff2w2rveftf9" timestamp="1648080693"&gt;32&lt;/key&gt;&lt;/foreign-keys&gt;&lt;ref-type name="Journal Article"&gt;17&lt;/ref-type&gt;&lt;contributors&gt;&lt;authors&gt;&lt;author&gt;Biot, Maurice A&lt;/author&gt;&lt;/authors&gt;&lt;/contributors&gt;&lt;titles&gt;&lt;title&gt;Variational Lagrangian-thermodynamics of nonisothermal finite strain mechanics of porous solids and thermomolecular diffusion&lt;/title&gt;&lt;secondary-title&gt;International Journal of Solids and Structures&lt;/secondary-title&gt;&lt;/titles&gt;&lt;periodical&gt;&lt;full-title&gt;International Journal of Solids and Structures&lt;/full-title&gt;&lt;/periodical&gt;&lt;pages&gt;579-597&lt;/pages&gt;&lt;volume&gt;13&lt;/volume&gt;&lt;number&gt;6&lt;/number&gt;&lt;dates&gt;&lt;year&gt;1977&lt;/year&gt;&lt;/dates&gt;&lt;isbn&gt;0020-7683&lt;/isbn&gt;&lt;urls&gt;&lt;/urls&gt;&lt;/record&gt;&lt;/Cite&gt;&lt;/EndNote&gt;</w:instrText>
      </w:r>
      <w:r w:rsidR="00693B12" w:rsidRPr="00F972C0">
        <w:rPr>
          <w:rFonts w:ascii="Times New Roman" w:hAnsi="Times New Roman"/>
        </w:rPr>
        <w:fldChar w:fldCharType="separate"/>
      </w:r>
      <w:r w:rsidR="008B6486">
        <w:rPr>
          <w:rFonts w:ascii="Times New Roman" w:hAnsi="Times New Roman"/>
          <w:noProof/>
        </w:rPr>
        <w:t>(Biot, 1977)</w:t>
      </w:r>
      <w:r w:rsidR="00693B12" w:rsidRPr="00F972C0">
        <w:rPr>
          <w:rFonts w:ascii="Times New Roman" w:hAnsi="Times New Roman"/>
        </w:rPr>
        <w:fldChar w:fldCharType="end"/>
      </w:r>
      <w:r w:rsidR="00693B12" w:rsidRPr="00F972C0">
        <w:rPr>
          <w:rFonts w:ascii="Times New Roman" w:hAnsi="Times New Roman"/>
        </w:rPr>
        <w:t xml:space="preserve"> </w:t>
      </w:r>
      <w:commentRangeStart w:id="11"/>
      <w:commentRangeStart w:id="12"/>
      <w:commentRangeStart w:id="13"/>
      <w:commentRangeStart w:id="14"/>
      <w:r w:rsidR="00693B12" w:rsidRPr="00F972C0">
        <w:rPr>
          <w:rFonts w:ascii="Times New Roman" w:hAnsi="Times New Roman"/>
        </w:rPr>
        <w:t xml:space="preserve">extended </w:t>
      </w:r>
      <w:commentRangeEnd w:id="11"/>
      <w:r w:rsidR="002D66D7">
        <w:rPr>
          <w:rStyle w:val="CommentReference"/>
        </w:rPr>
        <w:commentReference w:id="11"/>
      </w:r>
      <w:commentRangeEnd w:id="12"/>
      <w:r w:rsidR="00133F37">
        <w:rPr>
          <w:rStyle w:val="CommentReference"/>
        </w:rPr>
        <w:commentReference w:id="12"/>
      </w:r>
      <w:commentRangeEnd w:id="13"/>
      <w:r w:rsidR="001A53EE">
        <w:rPr>
          <w:rStyle w:val="CommentReference"/>
        </w:rPr>
        <w:commentReference w:id="13"/>
      </w:r>
      <w:commentRangeEnd w:id="14"/>
      <w:r w:rsidR="001E3C68">
        <w:rPr>
          <w:rStyle w:val="CommentReference"/>
        </w:rPr>
        <w:commentReference w:id="14"/>
      </w:r>
      <w:r w:rsidR="00693B12" w:rsidRPr="00F972C0">
        <w:rPr>
          <w:rFonts w:ascii="Times New Roman" w:hAnsi="Times New Roman"/>
        </w:rPr>
        <w:t>the tradition</w:t>
      </w:r>
      <w:r w:rsidR="0075189A">
        <w:rPr>
          <w:rFonts w:ascii="Times New Roman" w:hAnsi="Times New Roman"/>
        </w:rPr>
        <w:t xml:space="preserve">al theory of poromechanics </w:t>
      </w:r>
      <w:r w:rsidR="00133F37">
        <w:rPr>
          <w:rFonts w:ascii="Times New Roman" w:hAnsi="Times New Roman"/>
        </w:rPr>
        <w:fldChar w:fldCharType="begin"/>
      </w:r>
      <w:r w:rsidR="00133F37">
        <w:rPr>
          <w:rFonts w:ascii="Times New Roman" w:hAnsi="Times New Roman"/>
        </w:rPr>
        <w:instrText xml:space="preserve"> ADDIN EN.CITE &lt;EndNote&gt;&lt;Cite&gt;&lt;Author&gt;Biot&lt;/Author&gt;&lt;Year&gt;1941&lt;/Year&gt;&lt;RecNum&gt;212&lt;/RecNum&gt;&lt;DisplayText&gt;(Biot, 1941)&lt;/DisplayText&gt;&lt;record&gt;&lt;rec-number&gt;212&lt;/rec-number&gt;&lt;foreign-keys&gt;&lt;key app="EN" db-id="xrt0eexxkfpstqer0xlvs2vzff2w2rveftf9" timestamp="16607709</w:instrText>
      </w:r>
      <w:r w:rsidR="00133F37">
        <w:rPr>
          <w:rFonts w:ascii="Times New Roman" w:hAnsi="Times New Roman" w:hint="eastAsia"/>
        </w:rPr>
        <w:instrText>01"&gt;212&lt;/key&gt;&lt;/foreign-keys&gt;&lt;ref-type name="Journal Article"&gt;17&lt;/ref-type&gt;&lt;contributors&gt;&lt;authors&gt;&lt;author&gt;Biot, Maurice A&lt;/author&gt;&lt;/authors&gt;&lt;/contributors&gt;&lt;titles&gt;&lt;title&gt;General theory of three</w:instrText>
      </w:r>
      <w:r w:rsidR="00133F37">
        <w:rPr>
          <w:rFonts w:ascii="Times New Roman" w:hAnsi="Times New Roman" w:hint="eastAsia"/>
        </w:rPr>
        <w:instrText>‐</w:instrText>
      </w:r>
      <w:r w:rsidR="00133F37">
        <w:rPr>
          <w:rFonts w:ascii="Times New Roman" w:hAnsi="Times New Roman" w:hint="eastAsia"/>
        </w:rPr>
        <w:instrText>dimensional consolidation&lt;/title&gt;&lt;secondary-title&gt;Journal of a</w:instrText>
      </w:r>
      <w:r w:rsidR="00133F37">
        <w:rPr>
          <w:rFonts w:ascii="Times New Roman" w:hAnsi="Times New Roman"/>
        </w:rPr>
        <w:instrText>pplied physics&lt;/secondary-title&gt;&lt;/titles&gt;&lt;periodical&gt;&lt;full-title&gt;Journal of applied physics&lt;/full-title&gt;&lt;/periodical&gt;&lt;pages&gt;155-164&lt;/pages&gt;&lt;volume&gt;12&lt;/volume&gt;&lt;number&gt;2&lt;/number&gt;&lt;dates&gt;&lt;year&gt;1941&lt;/year&gt;&lt;/dates&gt;&lt;isbn&gt;0021-8979&lt;/isbn&gt;&lt;urls&gt;&lt;/urls&gt;&lt;/record&gt;&lt;/Cite&gt;&lt;/EndNote&gt;</w:instrText>
      </w:r>
      <w:r w:rsidR="00133F37">
        <w:rPr>
          <w:rFonts w:ascii="Times New Roman" w:hAnsi="Times New Roman"/>
        </w:rPr>
        <w:fldChar w:fldCharType="separate"/>
      </w:r>
      <w:r w:rsidR="00133F37">
        <w:rPr>
          <w:rFonts w:ascii="Times New Roman" w:hAnsi="Times New Roman"/>
          <w:noProof/>
        </w:rPr>
        <w:t>(Biot, 1941)</w:t>
      </w:r>
      <w:r w:rsidR="00133F37">
        <w:rPr>
          <w:rFonts w:ascii="Times New Roman" w:hAnsi="Times New Roman"/>
        </w:rPr>
        <w:fldChar w:fldCharType="end"/>
      </w:r>
      <w:r w:rsidR="00133F37">
        <w:rPr>
          <w:rFonts w:ascii="Times New Roman" w:hAnsi="Times New Roman"/>
        </w:rPr>
        <w:t xml:space="preserve"> </w:t>
      </w:r>
      <w:r w:rsidR="0075189A">
        <w:rPr>
          <w:rFonts w:ascii="Times New Roman" w:hAnsi="Times New Roman"/>
        </w:rPr>
        <w:t xml:space="preserve">to </w:t>
      </w:r>
      <w:r w:rsidR="00255705">
        <w:rPr>
          <w:rFonts w:ascii="Times New Roman" w:hAnsi="Times New Roman"/>
        </w:rPr>
        <w:t>i</w:t>
      </w:r>
      <w:r w:rsidR="00693B12" w:rsidRPr="00F972C0">
        <w:rPr>
          <w:rFonts w:ascii="Times New Roman" w:hAnsi="Times New Roman"/>
        </w:rPr>
        <w:t>nclude the uncoupled th</w:t>
      </w:r>
      <w:r w:rsidR="00D775AF">
        <w:rPr>
          <w:rFonts w:ascii="Times New Roman" w:hAnsi="Times New Roman"/>
        </w:rPr>
        <w:t xml:space="preserve">ermal effects by incorporating </w:t>
      </w:r>
      <w:r w:rsidR="00693B12" w:rsidRPr="00F972C0">
        <w:rPr>
          <w:rFonts w:ascii="Times New Roman" w:hAnsi="Times New Roman"/>
        </w:rPr>
        <w:t xml:space="preserve">the </w:t>
      </w:r>
      <w:r w:rsidR="002C3055">
        <w:rPr>
          <w:rFonts w:ascii="Times New Roman" w:hAnsi="Times New Roman"/>
        </w:rPr>
        <w:t>thermo-</w:t>
      </w:r>
      <w:r w:rsidR="00693B12" w:rsidRPr="00F972C0">
        <w:rPr>
          <w:rFonts w:ascii="Times New Roman" w:hAnsi="Times New Roman"/>
        </w:rPr>
        <w:t xml:space="preserve">molecular diffusion and dynamic forces using </w:t>
      </w:r>
      <w:r w:rsidR="009B462A">
        <w:rPr>
          <w:rFonts w:ascii="Times New Roman" w:hAnsi="Times New Roman"/>
        </w:rPr>
        <w:t>a</w:t>
      </w:r>
      <w:r w:rsidR="009B462A" w:rsidRPr="00F972C0">
        <w:rPr>
          <w:rFonts w:ascii="Times New Roman" w:hAnsi="Times New Roman"/>
        </w:rPr>
        <w:t xml:space="preserve"> </w:t>
      </w:r>
      <w:r w:rsidR="00693B12" w:rsidRPr="00F972C0">
        <w:rPr>
          <w:rFonts w:ascii="Times New Roman" w:hAnsi="Times New Roman"/>
        </w:rPr>
        <w:t xml:space="preserve">variational Lagrangian thermodynamics approach. Later on, the thermal diffusion process was coupled in solid and fluid deformation by </w:t>
      </w:r>
      <w:r w:rsidR="00693B12" w:rsidRPr="00F972C0">
        <w:rPr>
          <w:rFonts w:ascii="Times New Roman" w:hAnsi="Times New Roman"/>
        </w:rPr>
        <w:fldChar w:fldCharType="begin"/>
      </w:r>
      <w:r w:rsidR="004148D1">
        <w:rPr>
          <w:rFonts w:ascii="Times New Roman" w:hAnsi="Times New Roman"/>
        </w:rPr>
        <w:instrText xml:space="preserve"> ADDIN EN.CITE &lt;EndNote&gt;&lt;Cite AuthorYear="1"&gt;&lt;Author&gt;Derski&lt;/Author&gt;&lt;Year&gt;1979&lt;/Year&gt;&lt;RecNum&gt;36&lt;/RecNum&gt;&lt;DisplayText&gt;Derski (1979)&lt;/DisplayText&gt;&lt;record&gt;&lt;rec-number&gt;36&lt;/rec-number&gt;&lt;foreign-keys&gt;&lt;key app="EN" db-id="xrt0eexxkfpstqer0xlvs2vzff2w2rveftf9" timestamp="1648080848"&gt;36&lt;/key&gt;&lt;/foreign-keys&gt;&lt;ref-type name="Journal Article"&gt;17&lt;/ref-type&gt;&lt;contributors&gt;&lt;authors&gt;&lt;author&gt;Derski, W&lt;/author&gt;&lt;/authors&gt;&lt;/contributors&gt;&lt;titles&gt;&lt;title&gt;Equations of linear thermoconsolidation&lt;/title&gt;&lt;secondary-title&gt;Archives of Mech.&lt;/secondary-title&gt;&lt;/titles&gt;&lt;periodical&gt;&lt;full-title&gt;Archives of Mech.&lt;/full-title&gt;&lt;/periodical&gt;&lt;pages&gt;303-316&lt;/pages&gt;&lt;volume&gt;31&lt;/volume&gt;&lt;number&gt;3&lt;/number&gt;&lt;dates&gt;&lt;year&gt;1979&lt;/year&gt;&lt;/dates&gt;&lt;urls&gt;&lt;/urls&gt;&lt;/record&gt;&lt;/Cite&gt;&lt;/EndNote&gt;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Derski (1979)</w:t>
      </w:r>
      <w:r w:rsidR="00693B12" w:rsidRPr="00F972C0">
        <w:rPr>
          <w:rFonts w:ascii="Times New Roman" w:hAnsi="Times New Roman"/>
        </w:rPr>
        <w:fldChar w:fldCharType="end"/>
      </w:r>
      <w:r w:rsidR="00693B12" w:rsidRPr="00F972C0">
        <w:rPr>
          <w:rFonts w:ascii="Times New Roman" w:hAnsi="Times New Roman"/>
        </w:rPr>
        <w:t xml:space="preserve">, as well as others </w:t>
      </w:r>
      <w:r w:rsidR="00693B12" w:rsidRPr="00F972C0">
        <w:rPr>
          <w:rFonts w:ascii="Times New Roman" w:hAnsi="Times New Roman"/>
        </w:rPr>
        <w:fldChar w:fldCharType="begin">
          <w:fldData xml:space="preserve">PEVuZE5vdGU+PENpdGU+PEF1dGhvcj5CZWFyPC9BdXRob3I+PFllYXI+MTk4MTwvWWVhcj48UmVj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PEVuZE5vdGU+PENpdGU+PEF1dGhvcj5CZWFyPC9BdXRob3I+PFllYXI+MTk4MTwvWWVhcj48UmVj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(Bear et al., 1981; Kurashige, 1989; Smith et al., 1993)</w:t>
      </w:r>
      <w:r w:rsidR="00693B12" w:rsidRPr="00F972C0">
        <w:rPr>
          <w:rFonts w:ascii="Times New Roman" w:hAnsi="Times New Roman"/>
        </w:rPr>
        <w:fldChar w:fldCharType="end"/>
      </w:r>
      <w:r w:rsidR="00693B12" w:rsidRPr="00F972C0">
        <w:rPr>
          <w:rFonts w:ascii="Times New Roman" w:hAnsi="Times New Roman"/>
        </w:rPr>
        <w:t xml:space="preserve">. The abovementioned porothermoelastic </w:t>
      </w:r>
      <w:r w:rsidR="009B462A">
        <w:rPr>
          <w:rFonts w:ascii="Times New Roman" w:hAnsi="Times New Roman"/>
        </w:rPr>
        <w:t>formulations include</w:t>
      </w:r>
      <w:r w:rsidR="00693B12" w:rsidRPr="00F972C0">
        <w:rPr>
          <w:rFonts w:ascii="Times New Roman" w:hAnsi="Times New Roman"/>
        </w:rPr>
        <w:t xml:space="preserve"> </w:t>
      </w:r>
      <w:r w:rsidR="009B462A">
        <w:rPr>
          <w:rFonts w:ascii="Times New Roman" w:hAnsi="Times New Roman"/>
        </w:rPr>
        <w:t>an assumption to</w:t>
      </w:r>
      <w:r w:rsidR="00693B12" w:rsidRPr="00F972C0">
        <w:rPr>
          <w:rFonts w:ascii="Times New Roman" w:hAnsi="Times New Roman"/>
        </w:rPr>
        <w:t xml:space="preserve"> neglec</w:t>
      </w:r>
      <w:r w:rsidR="009B462A">
        <w:rPr>
          <w:rFonts w:ascii="Times New Roman" w:hAnsi="Times New Roman"/>
        </w:rPr>
        <w:t>t</w:t>
      </w:r>
      <w:r w:rsidR="00693B12" w:rsidRPr="00F972C0">
        <w:rPr>
          <w:rFonts w:ascii="Times New Roman" w:hAnsi="Times New Roman"/>
        </w:rPr>
        <w:t xml:space="preserve"> the non-linear term associated with connective heat t</w:t>
      </w:r>
      <w:r w:rsidR="0075189A">
        <w:rPr>
          <w:rFonts w:ascii="Times New Roman" w:hAnsi="Times New Roman"/>
        </w:rPr>
        <w:t>ransfer</w:t>
      </w:r>
      <w:r w:rsidR="0075189A" w:rsidRPr="0075189A">
        <w:rPr>
          <w:rFonts w:ascii="Times New Roman" w:hAnsi="Times New Roman"/>
        </w:rPr>
        <w:t xml:space="preserve">, which is </w:t>
      </w:r>
      <w:r w:rsidR="00210318">
        <w:rPr>
          <w:rFonts w:ascii="Times New Roman" w:hAnsi="Times New Roman"/>
        </w:rPr>
        <w:t>thought to be most appropriate</w:t>
      </w:r>
      <w:r w:rsidR="0075189A" w:rsidRPr="0075189A">
        <w:rPr>
          <w:rFonts w:ascii="Times New Roman" w:hAnsi="Times New Roman"/>
        </w:rPr>
        <w:t xml:space="preserve"> for low permeability material</w:t>
      </w:r>
      <w:r w:rsidR="00210318">
        <w:rPr>
          <w:rFonts w:ascii="Times New Roman" w:hAnsi="Times New Roman"/>
        </w:rPr>
        <w:t>s</w:t>
      </w:r>
      <w:r w:rsidR="0075189A" w:rsidRPr="0075189A">
        <w:rPr>
          <w:rFonts w:ascii="Times New Roman" w:hAnsi="Times New Roman"/>
        </w:rPr>
        <w:t xml:space="preserve"> </w:t>
      </w:r>
      <w:r w:rsidR="00693B12" w:rsidRPr="00F972C0">
        <w:rPr>
          <w:rFonts w:ascii="Times New Roman" w:hAnsi="Times New Roman"/>
        </w:rPr>
        <w:fldChar w:fldCharType="begin">
          <w:fldData xml:space="preserve">PEVuZE5vdGU+PENpdGU+PEF1dGhvcj5XYW5nPC9BdXRob3I+PFllYXI+MjAwMzwvWWVhcj48UmVj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PEVuZE5vdGU+PENpdGU+PEF1dGhvcj5XYW5nPC9BdXRob3I+PFllYXI+MjAwMzwvWWVhcj48UmVj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(Chen et al., 2005; Delaney, 1982; Gomar et al., 2014; Wang et al., 2003)</w:t>
      </w:r>
      <w:r w:rsidR="00693B12" w:rsidRPr="00F972C0">
        <w:rPr>
          <w:rFonts w:ascii="Times New Roman" w:hAnsi="Times New Roman"/>
        </w:rPr>
        <w:fldChar w:fldCharType="end"/>
      </w:r>
      <w:r w:rsidR="00693B12" w:rsidRPr="00F972C0">
        <w:rPr>
          <w:rFonts w:ascii="Times New Roman" w:hAnsi="Times New Roman"/>
        </w:rPr>
        <w:t>. Within the framework of linear porothermoelasticity, substantial studies have been performed for coupled THM behavior of isotropic porous media</w:t>
      </w:r>
      <w:r w:rsidR="002C3055">
        <w:rPr>
          <w:rFonts w:ascii="Times New Roman" w:hAnsi="Times New Roman"/>
        </w:rPr>
        <w:t>, but most of the</w:t>
      </w:r>
      <w:r w:rsidR="00693B12" w:rsidRPr="00F972C0">
        <w:rPr>
          <w:rFonts w:ascii="Times New Roman" w:hAnsi="Times New Roman"/>
        </w:rPr>
        <w:t xml:space="preserve"> work</w:t>
      </w:r>
      <w:r w:rsidR="0075189A">
        <w:rPr>
          <w:rFonts w:ascii="Times New Roman" w:hAnsi="Times New Roman"/>
        </w:rPr>
        <w:t>s</w:t>
      </w:r>
      <w:r w:rsidR="00693B12" w:rsidRPr="00F972C0">
        <w:rPr>
          <w:rFonts w:ascii="Times New Roman" w:hAnsi="Times New Roman"/>
        </w:rPr>
        <w:t xml:space="preserve"> are assuming the fluid flux and heat flux are dominated by the pore pressure gradient and thermal gradient, respectively </w:t>
      </w:r>
      <w:r w:rsidR="00693B12" w:rsidRPr="00F972C0">
        <w:rPr>
          <w:rFonts w:ascii="Times New Roman" w:hAnsi="Times New Roman"/>
        </w:rPr>
        <w:fldChar w:fldCharType="begin">
          <w:fldData xml:space="preserve">PEVuZE5vdGU+PENpdGU+PEF1dGhvcj5HaGFzc2VtaTwvQXV0aG9yPjxZZWFyPjIwMDI8L1llYXI+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PEVuZE5vdGU+PENpdGU+PEF1dGhvcj5HaGFzc2VtaTwvQXV0aG9yPjxZZWFyPjIwMDI8L1llYXI+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(Ghassemi et al., 2002; Ghassemi et al., 2009; Valov et al., 2022)</w:t>
      </w:r>
      <w:r w:rsidR="00693B12" w:rsidRPr="00F972C0">
        <w:rPr>
          <w:rFonts w:ascii="Times New Roman" w:hAnsi="Times New Roman"/>
        </w:rPr>
        <w:fldChar w:fldCharType="end"/>
      </w:r>
      <w:r w:rsidR="002C3055">
        <w:rPr>
          <w:rFonts w:ascii="Times New Roman" w:hAnsi="Times New Roman"/>
        </w:rPr>
        <w:t xml:space="preserve">. That is to </w:t>
      </w:r>
      <w:r w:rsidR="006B402B">
        <w:rPr>
          <w:rFonts w:ascii="Times New Roman" w:hAnsi="Times New Roman"/>
        </w:rPr>
        <w:t xml:space="preserve">say, </w:t>
      </w:r>
      <w:r w:rsidR="00693B12" w:rsidRPr="00F972C0">
        <w:rPr>
          <w:rFonts w:ascii="Times New Roman" w:hAnsi="Times New Roman"/>
        </w:rPr>
        <w:t xml:space="preserve">the thermo-osmosis </w:t>
      </w:r>
      <w:r w:rsidR="00406356">
        <w:rPr>
          <w:rFonts w:ascii="Times New Roman" w:hAnsi="Times New Roman"/>
        </w:rPr>
        <w:t xml:space="preserve">denoted by </w:t>
      </w:r>
      <w:r w:rsidR="0090156F" w:rsidRPr="00F972C0">
        <w:rPr>
          <w:rFonts w:ascii="Times New Roman" w:hAnsi="Times New Roman"/>
          <w:noProof/>
          <w:position w:val="-14"/>
        </w:rPr>
        <w:object w:dxaOrig="320" w:dyaOrig="380" w14:anchorId="482539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3.6pt;height:17pt;mso-width-percent:0;mso-height-percent:0;mso-width-percent:0;mso-height-percent:0" o:ole="">
            <v:imagedata r:id="rId12" o:title=""/>
          </v:shape>
          <o:OLEObject Type="Embed" ProgID="Equation.DSMT4" ShapeID="_x0000_i1025" DrawAspect="Content" ObjectID="_1724243307" r:id="rId13"/>
        </w:object>
      </w:r>
      <w:r w:rsidR="00693B12" w:rsidRPr="00F972C0">
        <w:rPr>
          <w:rFonts w:ascii="Times New Roman" w:hAnsi="Times New Roman"/>
        </w:rPr>
        <w:t>(fluid fl</w:t>
      </w:r>
      <w:r w:rsidR="0075189A">
        <w:rPr>
          <w:rFonts w:ascii="Times New Roman" w:hAnsi="Times New Roman"/>
        </w:rPr>
        <w:t>u</w:t>
      </w:r>
      <w:r w:rsidR="00406356">
        <w:rPr>
          <w:rFonts w:ascii="Times New Roman" w:hAnsi="Times New Roman"/>
        </w:rPr>
        <w:t>x generated by thermal gradient</w:t>
      </w:r>
      <w:r w:rsidR="00693B12" w:rsidRPr="00F972C0">
        <w:rPr>
          <w:rFonts w:ascii="Times New Roman" w:hAnsi="Times New Roman"/>
        </w:rPr>
        <w:t xml:space="preserve">) and mechano-caloric effects </w:t>
      </w:r>
      <w:r w:rsidR="00406356">
        <w:rPr>
          <w:rFonts w:ascii="Times New Roman" w:hAnsi="Times New Roman"/>
        </w:rPr>
        <w:t xml:space="preserve">denoted by </w:t>
      </w:r>
      <w:r w:rsidR="0090156F" w:rsidRPr="00F972C0">
        <w:rPr>
          <w:rFonts w:ascii="Times New Roman" w:hAnsi="Times New Roman"/>
          <w:noProof/>
          <w:position w:val="-14"/>
        </w:rPr>
        <w:object w:dxaOrig="300" w:dyaOrig="380" w14:anchorId="6A5190DC">
          <v:shape id="_x0000_i1026" type="#_x0000_t75" alt="" style="width:13.6pt;height:17pt;mso-width-percent:0;mso-height-percent:0;mso-width-percent:0;mso-height-percent:0" o:ole="">
            <v:imagedata r:id="rId14" o:title=""/>
          </v:shape>
          <o:OLEObject Type="Embed" ProgID="Equation.DSMT4" ShapeID="_x0000_i1026" DrawAspect="Content" ObjectID="_1724243308" r:id="rId15"/>
        </w:object>
      </w:r>
      <w:r w:rsidR="00693B12" w:rsidRPr="00F972C0">
        <w:rPr>
          <w:rFonts w:ascii="Times New Roman" w:hAnsi="Times New Roman"/>
        </w:rPr>
        <w:t>(heat flux generated by pore pressure gradient</w:t>
      </w:r>
      <w:r w:rsidR="006B402B">
        <w:rPr>
          <w:rFonts w:ascii="Times New Roman" w:hAnsi="Times New Roman"/>
        </w:rPr>
        <w:t xml:space="preserve">) are neglected in the transport equations </w:t>
      </w:r>
    </w:p>
    <w:p w14:paraId="5A02AC86" w14:textId="6511C6BE" w:rsidR="006B402B" w:rsidRPr="00F972C0" w:rsidRDefault="006B402B" w:rsidP="006B402B">
      <w:pPr>
        <w:spacing w:line="360" w:lineRule="auto"/>
        <w:jc w:val="center"/>
        <w:rPr>
          <w:rFonts w:ascii="Times New Roman" w:hAnsi="Times New Roman"/>
        </w:rPr>
      </w:pPr>
      <w:r>
        <w:rPr>
          <w:rFonts w:ascii="Times New Roman" w:hAnsi="Times New Roman"/>
          <w:noProof/>
        </w:rPr>
        <w:t xml:space="preserve">                                                                 </w:t>
      </w:r>
      <w:r w:rsidRPr="00092FA4">
        <w:rPr>
          <w:rFonts w:ascii="Times New Roman" w:hAnsi="Times New Roman"/>
          <w:noProof/>
          <w:position w:val="-18"/>
        </w:rPr>
        <w:object w:dxaOrig="2000" w:dyaOrig="480" w14:anchorId="7448E465">
          <v:shape id="_x0000_i1027" type="#_x0000_t75" alt="" style="width:100.55pt;height:22.4pt;mso-width-percent:0;mso-height-percent:0;mso-width-percent:0;mso-height-percent:0" o:ole="">
            <v:imagedata r:id="rId16" o:title=""/>
          </v:shape>
          <o:OLEObject Type="Embed" ProgID="Equation.DSMT4" ShapeID="_x0000_i1027" DrawAspect="Content" ObjectID="_1724243309" r:id="rId17"/>
        </w:object>
      </w:r>
      <w:r>
        <w:rPr>
          <w:rFonts w:ascii="Times New Roman" w:hAnsi="Times New Roman"/>
          <w:noProof/>
        </w:rPr>
        <w:t>,</w:t>
      </w:r>
      <w:r>
        <w:rPr>
          <w:rFonts w:ascii="Times New Roman" w:hAnsi="Times New Roman"/>
        </w:rPr>
        <w:t xml:space="preserve">                                                             </w:t>
      </w:r>
      <w:r w:rsidR="0039491A">
        <w:rPr>
          <w:rFonts w:ascii="Times New Roman" w:hAnsi="Times New Roman"/>
        </w:rPr>
        <w:t xml:space="preserve"> </w:t>
      </w:r>
      <w:r w:rsidRPr="00F972C0">
        <w:rPr>
          <w:rFonts w:ascii="Times New Roman" w:hAnsi="Times New Roman"/>
        </w:rPr>
        <w:fldChar w:fldCharType="begin"/>
      </w:r>
      <w:r w:rsidRPr="00F972C0">
        <w:rPr>
          <w:rFonts w:ascii="Times New Roman" w:hAnsi="Times New Roman"/>
        </w:rPr>
        <w:instrText xml:space="preserve"> MACROBUTTON MTPlaceRef \* MERGEFORMAT </w:instrText>
      </w:r>
      <w:r w:rsidRPr="00F972C0">
        <w:rPr>
          <w:rFonts w:ascii="Times New Roman" w:hAnsi="Times New Roman"/>
        </w:rPr>
        <w:fldChar w:fldCharType="begin"/>
      </w:r>
      <w:r w:rsidRPr="00F972C0">
        <w:rPr>
          <w:rFonts w:ascii="Times New Roman" w:hAnsi="Times New Roman"/>
        </w:rPr>
        <w:instrText xml:space="preserve"> SEQ MTEqn \h \* MERGEFORMAT </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begin"/>
      </w:r>
      <w:r w:rsidRPr="00F972C0">
        <w:rPr>
          <w:rFonts w:ascii="Times New Roman" w:hAnsi="Times New Roman"/>
        </w:rPr>
        <w:instrText xml:space="preserve"> SEQ MTEqn \c \* Arabic \* MERGEFORMAT </w:instrText>
      </w:r>
      <w:r w:rsidRPr="00F972C0">
        <w:rPr>
          <w:rFonts w:ascii="Times New Roman" w:hAnsi="Times New Roman"/>
        </w:rPr>
        <w:fldChar w:fldCharType="separate"/>
      </w:r>
      <w:r w:rsidR="00945059">
        <w:rPr>
          <w:rFonts w:ascii="Times New Roman" w:hAnsi="Times New Roman"/>
          <w:noProof/>
        </w:rPr>
        <w:instrText>1</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end"/>
      </w:r>
    </w:p>
    <w:p w14:paraId="33A16726" w14:textId="17FB7DC7" w:rsidR="006B402B" w:rsidRPr="00F972C0" w:rsidRDefault="006B402B" w:rsidP="006B402B">
      <w:pPr>
        <w:spacing w:line="360" w:lineRule="auto"/>
        <w:jc w:val="center"/>
        <w:rPr>
          <w:rFonts w:ascii="Times New Roman" w:hAnsi="Times New Roman"/>
        </w:rPr>
      </w:pPr>
      <w:r>
        <w:rPr>
          <w:rFonts w:ascii="Times New Roman" w:hAnsi="Times New Roman"/>
          <w:noProof/>
        </w:rPr>
        <w:t xml:space="preserve">                                                                 </w:t>
      </w:r>
      <w:r w:rsidRPr="00F972C0">
        <w:rPr>
          <w:rFonts w:ascii="Times New Roman" w:hAnsi="Times New Roman"/>
          <w:noProof/>
          <w:position w:val="-14"/>
        </w:rPr>
        <w:object w:dxaOrig="1740" w:dyaOrig="420" w14:anchorId="2B6EF03A">
          <v:shape id="_x0000_i1028" type="#_x0000_t75" alt="" style="width:85.6pt;height:19.7pt;mso-width-percent:0;mso-height-percent:0;mso-width-percent:0;mso-height-percent:0" o:ole="">
            <v:imagedata r:id="rId18" o:title=""/>
          </v:shape>
          <o:OLEObject Type="Embed" ProgID="Equation.DSMT4" ShapeID="_x0000_i1028" DrawAspect="Content" ObjectID="_1724243310" r:id="rId19"/>
        </w:object>
      </w:r>
      <w:r>
        <w:rPr>
          <w:rFonts w:ascii="Times New Roman" w:hAnsi="Times New Roman"/>
          <w:noProof/>
        </w:rPr>
        <w:t>.</w:t>
      </w:r>
      <w:r w:rsidRPr="00F972C0">
        <w:rPr>
          <w:rFonts w:ascii="Times New Roman" w:hAnsi="Times New Roman"/>
        </w:rPr>
        <w:t xml:space="preserve"> </w:t>
      </w:r>
      <w:r>
        <w:rPr>
          <w:rFonts w:ascii="Times New Roman" w:hAnsi="Times New Roman"/>
        </w:rPr>
        <w:t xml:space="preserve">                                                                  </w:t>
      </w:r>
      <w:r w:rsidRPr="00F972C0">
        <w:rPr>
          <w:rFonts w:ascii="Times New Roman" w:hAnsi="Times New Roman"/>
        </w:rPr>
        <w:t xml:space="preserve"> </w:t>
      </w:r>
      <w:r w:rsidRPr="00F972C0">
        <w:rPr>
          <w:rFonts w:ascii="Times New Roman" w:hAnsi="Times New Roman"/>
        </w:rPr>
        <w:fldChar w:fldCharType="begin"/>
      </w:r>
      <w:r w:rsidRPr="00F972C0">
        <w:rPr>
          <w:rFonts w:ascii="Times New Roman" w:hAnsi="Times New Roman"/>
        </w:rPr>
        <w:instrText xml:space="preserve"> MACROBUTTON MTPlaceRef \* MERGEFORMAT </w:instrText>
      </w:r>
      <w:r w:rsidRPr="00F972C0">
        <w:rPr>
          <w:rFonts w:ascii="Times New Roman" w:hAnsi="Times New Roman"/>
        </w:rPr>
        <w:fldChar w:fldCharType="begin"/>
      </w:r>
      <w:r w:rsidRPr="00F972C0">
        <w:rPr>
          <w:rFonts w:ascii="Times New Roman" w:hAnsi="Times New Roman"/>
        </w:rPr>
        <w:instrText xml:space="preserve"> SEQ MTEqn \h \* MERGEFORMAT </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begin"/>
      </w:r>
      <w:r w:rsidRPr="00F972C0">
        <w:rPr>
          <w:rFonts w:ascii="Times New Roman" w:hAnsi="Times New Roman"/>
        </w:rPr>
        <w:instrText xml:space="preserve"> SEQ MTEqn \c \* Arabic \* MERGEFORMAT </w:instrText>
      </w:r>
      <w:r w:rsidRPr="00F972C0">
        <w:rPr>
          <w:rFonts w:ascii="Times New Roman" w:hAnsi="Times New Roman"/>
        </w:rPr>
        <w:fldChar w:fldCharType="separate"/>
      </w:r>
      <w:r w:rsidR="00945059">
        <w:rPr>
          <w:rFonts w:ascii="Times New Roman" w:hAnsi="Times New Roman"/>
          <w:noProof/>
        </w:rPr>
        <w:instrText>2</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end"/>
      </w:r>
    </w:p>
    <w:p w14:paraId="388BDCAA" w14:textId="12B3AF81" w:rsidR="00210318" w:rsidRDefault="00210318" w:rsidP="00F972C0">
      <w:pPr>
        <w:spacing w:line="360" w:lineRule="auto"/>
        <w:jc w:val="both"/>
        <w:rPr>
          <w:rFonts w:ascii="Times New Roman" w:hAnsi="Times New Roman"/>
        </w:rPr>
      </w:pPr>
      <w:r>
        <w:rPr>
          <w:rFonts w:ascii="Times New Roman" w:hAnsi="Times New Roman"/>
        </w:rPr>
        <w:t xml:space="preserve">Here </w:t>
      </w:r>
      <w:r w:rsidRPr="00F972C0">
        <w:rPr>
          <w:rFonts w:ascii="Times New Roman" w:hAnsi="Times New Roman"/>
          <w:noProof/>
          <w:position w:val="-10"/>
        </w:rPr>
        <w:object w:dxaOrig="200" w:dyaOrig="320" w14:anchorId="36C6DBF7">
          <v:shape id="_x0000_i1029" type="#_x0000_t75" alt="" style="width:9.5pt;height:13.6pt;mso-width-percent:0;mso-height-percent:0;mso-width-percent:0;mso-height-percent:0" o:ole="">
            <v:imagedata r:id="rId20" o:title=""/>
          </v:shape>
          <o:OLEObject Type="Embed" ProgID="Equation.DSMT4" ShapeID="_x0000_i1029" DrawAspect="Content" ObjectID="_1724243311" r:id="rId21"/>
        </w:object>
      </w:r>
      <w:r w:rsidRPr="00F972C0">
        <w:rPr>
          <w:rFonts w:ascii="Times New Roman" w:hAnsi="Times New Roman"/>
        </w:rPr>
        <w:t>is</w:t>
      </w:r>
      <w:r>
        <w:rPr>
          <w:rFonts w:ascii="Times New Roman" w:hAnsi="Times New Roman"/>
        </w:rPr>
        <w:t xml:space="preserve"> denoting</w:t>
      </w:r>
      <w:r w:rsidRPr="00F972C0">
        <w:rPr>
          <w:rFonts w:ascii="Times New Roman" w:hAnsi="Times New Roman"/>
        </w:rPr>
        <w:t xml:space="preserve"> the fluid flux and </w:t>
      </w:r>
      <w:r w:rsidRPr="00F972C0">
        <w:rPr>
          <w:rFonts w:ascii="Times New Roman" w:hAnsi="Times New Roman"/>
          <w:noProof/>
          <w:position w:val="-6"/>
        </w:rPr>
        <w:object w:dxaOrig="220" w:dyaOrig="440" w14:anchorId="05F17617">
          <v:shape id="_x0000_i1030" type="#_x0000_t75" alt="" style="width:9.5pt;height:19.7pt;mso-width-percent:0;mso-height-percent:0;mso-width-percent:0;mso-height-percent:0" o:ole="">
            <v:imagedata r:id="rId22" o:title=""/>
          </v:shape>
          <o:OLEObject Type="Embed" ProgID="Equation.DSMT4" ShapeID="_x0000_i1030" DrawAspect="Content" ObjectID="_1724243312" r:id="rId23"/>
        </w:object>
      </w:r>
      <w:r>
        <w:rPr>
          <w:rFonts w:ascii="Times New Roman" w:hAnsi="Times New Roman"/>
        </w:rPr>
        <w:t xml:space="preserve">is the heat flux, while </w:t>
      </w:r>
      <w:r>
        <w:rPr>
          <w:rFonts w:ascii="Times New Roman" w:hAnsi="Times New Roman"/>
          <w:i/>
          <w:iCs/>
        </w:rPr>
        <w:t>p</w:t>
      </w:r>
      <w:r>
        <w:rPr>
          <w:rFonts w:ascii="Times New Roman" w:hAnsi="Times New Roman"/>
        </w:rPr>
        <w:t xml:space="preserve"> is the pore pressure and </w:t>
      </w:r>
      <w:r w:rsidRPr="008B6486">
        <w:rPr>
          <w:rFonts w:ascii="Times New Roman" w:hAnsi="Times New Roman"/>
          <w:i/>
          <w:iCs/>
        </w:rPr>
        <w:t>T</w:t>
      </w:r>
      <w:r>
        <w:rPr>
          <w:rFonts w:ascii="Times New Roman" w:hAnsi="Times New Roman"/>
        </w:rPr>
        <w:t xml:space="preserve"> is the temperature field. </w:t>
      </w:r>
      <w:r w:rsidR="00406356" w:rsidRPr="00210318">
        <w:rPr>
          <w:rFonts w:ascii="Times New Roman" w:hAnsi="Times New Roman"/>
        </w:rPr>
        <w:t>Noted</w:t>
      </w:r>
      <w:r w:rsidR="00406356">
        <w:rPr>
          <w:rFonts w:ascii="Times New Roman" w:hAnsi="Times New Roman"/>
        </w:rPr>
        <w:t xml:space="preserve"> that the mechano-caloric coefficient is also known thermal filtration coefficient </w:t>
      </w:r>
      <w:r w:rsidR="00406356" w:rsidRPr="00F972C0">
        <w:rPr>
          <w:rFonts w:ascii="Times New Roman" w:hAnsi="Times New Roman"/>
        </w:rPr>
        <w:fldChar w:fldCharType="begin"/>
      </w:r>
      <w:r w:rsidR="004148D1">
        <w:rPr>
          <w:rFonts w:ascii="Times New Roman" w:hAnsi="Times New Roman"/>
        </w:rPr>
        <w:instrText xml:space="preserve"> ADDIN EN.CITE &lt;EndNote&gt;&lt;Cite&gt;&lt;Author&gt;Cheng&lt;/Author&gt;&lt;Year&gt;2016&lt;/Year&gt;&lt;RecNum&gt;78&lt;/RecNum&gt;&lt;DisplayText&gt;(Cheng, 2016)&lt;/DisplayText&gt;&lt;record&gt;&lt;rec-number&gt;78&lt;/rec-number&gt;&lt;foreign-keys&gt;&lt;key app="EN" db-id="xrt0eexxkfpstqer0xlvs2vzff2w2rveftf9" timestamp="1648136576"&gt;78&lt;/key&gt;&lt;/foreign-keys&gt;&lt;ref-type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406356" w:rsidRPr="00F972C0">
        <w:rPr>
          <w:rFonts w:ascii="Times New Roman" w:hAnsi="Times New Roman"/>
        </w:rPr>
        <w:fldChar w:fldCharType="separate"/>
      </w:r>
      <w:r w:rsidR="00406356" w:rsidRPr="00F972C0">
        <w:rPr>
          <w:rFonts w:ascii="Times New Roman" w:hAnsi="Times New Roman"/>
          <w:noProof/>
        </w:rPr>
        <w:t>(Cheng, 2016)</w:t>
      </w:r>
      <w:r w:rsidR="00406356" w:rsidRPr="00F972C0">
        <w:rPr>
          <w:rFonts w:ascii="Times New Roman" w:hAnsi="Times New Roman"/>
        </w:rPr>
        <w:fldChar w:fldCharType="end"/>
      </w:r>
      <w:r w:rsidR="00406356">
        <w:rPr>
          <w:rFonts w:ascii="Times New Roman" w:hAnsi="Times New Roman"/>
        </w:rPr>
        <w:t>.</w:t>
      </w:r>
    </w:p>
    <w:p w14:paraId="3FEAC176" w14:textId="3281308B" w:rsidR="00693B12" w:rsidRPr="00F972C0" w:rsidRDefault="00210318" w:rsidP="008B6486">
      <w:pPr>
        <w:spacing w:line="360" w:lineRule="auto"/>
        <w:ind w:firstLine="720"/>
        <w:jc w:val="both"/>
        <w:rPr>
          <w:rFonts w:ascii="Times New Roman" w:hAnsi="Times New Roman"/>
        </w:rPr>
      </w:pPr>
      <w:r>
        <w:rPr>
          <w:rFonts w:ascii="Times New Roman" w:hAnsi="Times New Roman"/>
        </w:rPr>
        <w:t>Although</w:t>
      </w:r>
      <w:r w:rsidR="00EE3ED1">
        <w:rPr>
          <w:rFonts w:ascii="Times New Roman" w:hAnsi="Times New Roman"/>
        </w:rPr>
        <w:t xml:space="preserve"> thermo-osmosis and mechano-caloric effects are often neglected (if for no other reason, this assumption greatly simplifies solution methods)</w:t>
      </w:r>
      <w:r w:rsidR="00693B12" w:rsidRPr="00F972C0">
        <w:rPr>
          <w:rFonts w:ascii="Times New Roman" w:hAnsi="Times New Roman"/>
        </w:rPr>
        <w:t xml:space="preserve">, for porous material with low permeability, these two effects </w:t>
      </w:r>
      <w:r w:rsidR="00EE3ED1">
        <w:rPr>
          <w:rFonts w:ascii="Times New Roman" w:hAnsi="Times New Roman"/>
        </w:rPr>
        <w:t>can</w:t>
      </w:r>
      <w:r w:rsidR="00EE3ED1" w:rsidRPr="00F972C0">
        <w:rPr>
          <w:rFonts w:ascii="Times New Roman" w:hAnsi="Times New Roman"/>
        </w:rPr>
        <w:t xml:space="preserve"> </w:t>
      </w:r>
      <w:r w:rsidR="00693B12" w:rsidRPr="00F972C0">
        <w:rPr>
          <w:rFonts w:ascii="Times New Roman" w:hAnsi="Times New Roman"/>
        </w:rPr>
        <w:t xml:space="preserve">play important </w:t>
      </w:r>
      <w:r w:rsidR="002C3055" w:rsidRPr="00F972C0">
        <w:rPr>
          <w:rFonts w:ascii="Times New Roman" w:hAnsi="Times New Roman"/>
        </w:rPr>
        <w:t>roles</w:t>
      </w:r>
      <w:r w:rsidR="00693B12" w:rsidRPr="00F972C0">
        <w:rPr>
          <w:rFonts w:ascii="Times New Roman" w:hAnsi="Times New Roman"/>
        </w:rPr>
        <w:t xml:space="preserve"> </w:t>
      </w:r>
      <w:r w:rsidR="00693B12" w:rsidRPr="00F972C0">
        <w:rPr>
          <w:rFonts w:ascii="Times New Roman" w:hAnsi="Times New Roman"/>
        </w:rPr>
        <w:fldChar w:fldCharType="begin">
          <w:fldData xml:space="preserve">PEVuZE5vdGU+PENpdGU+PEF1dGhvcj5Hb27Dp2FsdsOoczwvQXV0aG9yPjxZZWFyPjIwMTA8L1ll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PEVuZE5vdGU+PENpdGU+PEF1dGhvcj5Hb27Dp2FsdsOoczwvQXV0aG9yPjxZZWFyPjIwMTA8L1ll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(Gonçalvès et al., 2010; Roshan et al., 2015; Trémosa et al., 2010)</w:t>
      </w:r>
      <w:r w:rsidR="00693B12" w:rsidRPr="00F972C0">
        <w:rPr>
          <w:rFonts w:ascii="Times New Roman" w:hAnsi="Times New Roman"/>
        </w:rPr>
        <w:fldChar w:fldCharType="end"/>
      </w:r>
      <w:r w:rsidR="00693B12" w:rsidRPr="00F972C0">
        <w:rPr>
          <w:rFonts w:ascii="Times New Roman" w:hAnsi="Times New Roman"/>
        </w:rPr>
        <w:t>.</w:t>
      </w:r>
      <w:r w:rsidR="009126ED" w:rsidRPr="00F972C0">
        <w:rPr>
          <w:rFonts w:ascii="Times New Roman" w:hAnsi="Times New Roman"/>
        </w:rPr>
        <w:t xml:space="preserve"> </w:t>
      </w:r>
      <w:r w:rsidR="00693B12" w:rsidRPr="00F972C0">
        <w:rPr>
          <w:rFonts w:ascii="Times New Roman" w:hAnsi="Times New Roman"/>
        </w:rPr>
        <w:t xml:space="preserve">For example, </w:t>
      </w:r>
      <w:r w:rsidR="00693B12" w:rsidRPr="00F972C0">
        <w:rPr>
          <w:rFonts w:ascii="Times New Roman" w:hAnsi="Times New Roman"/>
        </w:rPr>
        <w:fldChar w:fldCharType="begin"/>
      </w:r>
      <w:r w:rsidR="004148D1">
        <w:rPr>
          <w:rFonts w:ascii="Times New Roman" w:hAnsi="Times New Roman"/>
        </w:rPr>
        <w:instrText xml:space="preserve"> ADDIN EN.CITE &lt;EndNote&gt;&lt;Cite AuthorYear="1"&gt;&lt;Author&gt;Carnahan&lt;/Author&gt;&lt;Year&gt;1983&lt;/Year&gt;&lt;RecNum&gt;42&lt;/RecNum&gt;&lt;DisplayText&gt;Carnahan (1983)&lt;/DisplayText&gt;&lt;record&gt;&lt;rec-number&gt;42&lt;/rec-number&gt;&lt;foreign-keys&gt;&lt;key app="EN" db-id="xrt0eexxkfpstqer0xlvs2vzff2w2rveftf9" timestamp="1648089789"&gt;42&lt;/key&gt;&lt;/foreign-keys&gt;&lt;ref-type name="Journal Article"&gt;17&lt;/ref-type&gt;&lt;contributors&gt;&lt;authors&gt;&lt;author&gt;Carnahan, CL&lt;/author&gt;&lt;/authors&gt;&lt;/contributors&gt;&lt;titles&gt;&lt;title&gt;Thermodynamic coupling of heat and matter flows in near-field regions of nuclear waste repositories&lt;/title&gt;&lt;secondary-title&gt;MRS Online Proceedings Library (OPL)&lt;/secondary-title&gt;&lt;/titles&gt;&lt;periodical&gt;&lt;full-title&gt;MRS Online Proceedings Library (OPL)&lt;/full-title&gt;&lt;/periodical&gt;&lt;volume&gt;26&lt;/volume&gt;&lt;dates&gt;&lt;year&gt;1983&lt;/year&gt;&lt;/dates&gt;&lt;isbn&gt;0272-9172&lt;/isbn&gt;&lt;urls&gt;&lt;/urls&gt;&lt;/record&gt;&lt;/Cite&gt;&lt;/EndNote&gt;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Carnahan (1983)</w:t>
      </w:r>
      <w:r w:rsidR="00693B12" w:rsidRPr="00F972C0">
        <w:rPr>
          <w:rFonts w:ascii="Times New Roman" w:hAnsi="Times New Roman"/>
        </w:rPr>
        <w:fldChar w:fldCharType="end"/>
      </w:r>
      <w:r w:rsidR="00693B12" w:rsidRPr="00F972C0">
        <w:rPr>
          <w:rFonts w:ascii="Times New Roman" w:hAnsi="Times New Roman"/>
        </w:rPr>
        <w:t xml:space="preserve"> has shown that</w:t>
      </w:r>
      <w:r w:rsidR="00406356">
        <w:rPr>
          <w:rFonts w:ascii="Times New Roman" w:hAnsi="Times New Roman"/>
        </w:rPr>
        <w:t xml:space="preserve"> the thermo</w:t>
      </w:r>
      <w:r w:rsidR="00693B12" w:rsidRPr="00F972C0">
        <w:rPr>
          <w:rFonts w:ascii="Times New Roman" w:hAnsi="Times New Roman"/>
        </w:rPr>
        <w:t>-osmosis flow through kaolinite can be two orders of magnitude higher than Darcy’s flow</w:t>
      </w:r>
      <w:r w:rsidR="00EE3ED1">
        <w:rPr>
          <w:rFonts w:ascii="Times New Roman" w:hAnsi="Times New Roman"/>
        </w:rPr>
        <w:t xml:space="preserve"> (that is, the fluid flux driven by the pressure gradient term in Eq. (1))</w:t>
      </w:r>
      <w:r w:rsidR="00693B12" w:rsidRPr="00F972C0">
        <w:rPr>
          <w:rFonts w:ascii="Times New Roman" w:hAnsi="Times New Roman"/>
        </w:rPr>
        <w:t xml:space="preserve"> near </w:t>
      </w:r>
      <w:r w:rsidR="00EE3ED1">
        <w:rPr>
          <w:rFonts w:ascii="Times New Roman" w:hAnsi="Times New Roman"/>
        </w:rPr>
        <w:t>a</w:t>
      </w:r>
      <w:r w:rsidR="00693B12" w:rsidRPr="00F972C0">
        <w:rPr>
          <w:rFonts w:ascii="Times New Roman" w:hAnsi="Times New Roman"/>
        </w:rPr>
        <w:t xml:space="preserve"> nuclear waste repository. Thus, when designing the cementing under the HTHP conditions, both the thermo-osmosis and mechano-caloric effects should be taken into conside</w:t>
      </w:r>
      <w:r w:rsidR="002C3055">
        <w:rPr>
          <w:rFonts w:ascii="Times New Roman" w:hAnsi="Times New Roman"/>
        </w:rPr>
        <w:t>ration</w:t>
      </w:r>
      <w:r w:rsidR="00800168">
        <w:rPr>
          <w:rFonts w:ascii="Times New Roman" w:hAnsi="Times New Roman"/>
        </w:rPr>
        <w:t xml:space="preserve"> and should not be dismissed at the outset of the solution.</w:t>
      </w:r>
      <w:r w:rsidR="002C3055">
        <w:rPr>
          <w:rFonts w:ascii="Times New Roman" w:hAnsi="Times New Roman"/>
        </w:rPr>
        <w:t xml:space="preserve"> T</w:t>
      </w:r>
      <w:r w:rsidR="0075189A">
        <w:rPr>
          <w:rFonts w:ascii="Times New Roman" w:hAnsi="Times New Roman"/>
        </w:rPr>
        <w:t xml:space="preserve">o the </w:t>
      </w:r>
      <w:r w:rsidR="002C3055">
        <w:rPr>
          <w:rFonts w:ascii="Times New Roman" w:hAnsi="Times New Roman"/>
        </w:rPr>
        <w:t>best</w:t>
      </w:r>
      <w:r w:rsidR="0075189A">
        <w:rPr>
          <w:rFonts w:ascii="Times New Roman" w:hAnsi="Times New Roman"/>
        </w:rPr>
        <w:t xml:space="preserve"> of our</w:t>
      </w:r>
      <w:r w:rsidR="002C3055">
        <w:rPr>
          <w:rFonts w:ascii="Times New Roman" w:hAnsi="Times New Roman"/>
        </w:rPr>
        <w:t xml:space="preserve"> knowledge, under the HTHP conditions, </w:t>
      </w:r>
      <w:r w:rsidR="00693B12" w:rsidRPr="00F972C0">
        <w:rPr>
          <w:rFonts w:ascii="Times New Roman" w:hAnsi="Times New Roman"/>
        </w:rPr>
        <w:t>their influences on the cement integrity are still unclea</w:t>
      </w:r>
      <w:r w:rsidR="002C3055">
        <w:rPr>
          <w:rFonts w:ascii="Times New Roman" w:hAnsi="Times New Roman"/>
        </w:rPr>
        <w:t>r.</w:t>
      </w:r>
    </w:p>
    <w:p w14:paraId="7208AFA2" w14:textId="2D4D05DF" w:rsidR="00406356" w:rsidRDefault="00AA505A" w:rsidP="00F65E3F">
      <w:pPr>
        <w:spacing w:line="360" w:lineRule="auto"/>
        <w:jc w:val="both"/>
        <w:rPr>
          <w:rFonts w:ascii="Times New Roman" w:hAnsi="Times New Roman"/>
        </w:rPr>
      </w:pPr>
      <w:r>
        <w:rPr>
          <w:rFonts w:ascii="Times New Roman" w:hAnsi="Times New Roman"/>
        </w:rPr>
        <w:lastRenderedPageBreak/>
        <w:tab/>
        <w:t>By introducing</w:t>
      </w:r>
      <w:r w:rsidRPr="00F972C0">
        <w:rPr>
          <w:rFonts w:ascii="Times New Roman" w:hAnsi="Times New Roman"/>
        </w:rPr>
        <w:t xml:space="preserve"> </w:t>
      </w:r>
      <w:del w:id="15" w:author="Bunger, Andrew P" w:date="2022-09-08T16:11:00Z">
        <w:r w:rsidR="0075189A" w:rsidDel="008F7343">
          <w:rPr>
            <w:rFonts w:ascii="Times New Roman" w:hAnsi="Times New Roman"/>
          </w:rPr>
          <w:delText xml:space="preserve">the </w:delText>
        </w:r>
        <w:r w:rsidRPr="00F972C0" w:rsidDel="008F7343">
          <w:rPr>
            <w:rFonts w:ascii="Times New Roman" w:hAnsi="Times New Roman"/>
          </w:rPr>
          <w:delText>so-called</w:delText>
        </w:r>
      </w:del>
      <w:ins w:id="16" w:author="Bunger, Andrew P" w:date="2022-09-08T16:11:00Z">
        <w:r w:rsidR="008F7343">
          <w:rPr>
            <w:rFonts w:ascii="Times New Roman" w:hAnsi="Times New Roman"/>
          </w:rPr>
          <w:t>a</w:t>
        </w:r>
      </w:ins>
      <w:r w:rsidRPr="00F972C0">
        <w:rPr>
          <w:rFonts w:ascii="Times New Roman" w:hAnsi="Times New Roman"/>
        </w:rPr>
        <w:t xml:space="preserve"> fully-co</w:t>
      </w:r>
      <w:r>
        <w:rPr>
          <w:rFonts w:ascii="Times New Roman" w:hAnsi="Times New Roman"/>
        </w:rPr>
        <w:t>upled porothermoelastic m</w:t>
      </w:r>
      <w:r w:rsidR="0075189A">
        <w:rPr>
          <w:rFonts w:ascii="Times New Roman" w:hAnsi="Times New Roman"/>
        </w:rPr>
        <w:t xml:space="preserve">odel, </w:t>
      </w:r>
      <w:r>
        <w:rPr>
          <w:rFonts w:ascii="Times New Roman" w:hAnsi="Times New Roman"/>
        </w:rPr>
        <w:t xml:space="preserve">which </w:t>
      </w:r>
      <w:r w:rsidR="0075189A">
        <w:rPr>
          <w:rFonts w:ascii="Times New Roman" w:hAnsi="Times New Roman"/>
        </w:rPr>
        <w:t xml:space="preserve">incorporates </w:t>
      </w:r>
      <w:r w:rsidRPr="00F972C0">
        <w:rPr>
          <w:rFonts w:ascii="Times New Roman" w:hAnsi="Times New Roman"/>
        </w:rPr>
        <w:t xml:space="preserve">both of the </w:t>
      </w:r>
      <w:r w:rsidR="00406356">
        <w:rPr>
          <w:rFonts w:ascii="Times New Roman" w:hAnsi="Times New Roman"/>
        </w:rPr>
        <w:t>thermo</w:t>
      </w:r>
      <w:r w:rsidRPr="00AA505A">
        <w:rPr>
          <w:rFonts w:ascii="Times New Roman" w:hAnsi="Times New Roman"/>
        </w:rPr>
        <w:t>-osmosis and the mechano-caloric</w:t>
      </w:r>
      <w:r w:rsidR="00406356">
        <w:rPr>
          <w:rFonts w:ascii="Times New Roman" w:hAnsi="Times New Roman"/>
        </w:rPr>
        <w:t xml:space="preserve"> (thermal filtration)</w:t>
      </w:r>
      <w:r w:rsidRPr="00AA505A">
        <w:rPr>
          <w:rFonts w:ascii="Times New Roman" w:hAnsi="Times New Roman"/>
        </w:rPr>
        <w:t xml:space="preserve"> effects, dubbed here as “porothermoelastic-osmosis-filtration” (PTEOF), the</w:t>
      </w:r>
      <w:r>
        <w:rPr>
          <w:rFonts w:ascii="Times New Roman" w:hAnsi="Times New Roman"/>
        </w:rPr>
        <w:t xml:space="preserve"> present work </w:t>
      </w:r>
      <w:r w:rsidR="008824D4">
        <w:rPr>
          <w:rFonts w:ascii="Times New Roman" w:hAnsi="Times New Roman"/>
        </w:rPr>
        <w:t xml:space="preserve">uses a cylindrical geometry and boundary conditions inspired by cement plugs for </w:t>
      </w:r>
      <w:r>
        <w:rPr>
          <w:rFonts w:ascii="Times New Roman" w:hAnsi="Times New Roman"/>
        </w:rPr>
        <w:t>P&amp;A as an example to highlight the cementing challenges that</w:t>
      </w:r>
      <w:r w:rsidR="0075189A">
        <w:rPr>
          <w:rFonts w:ascii="Times New Roman" w:hAnsi="Times New Roman"/>
        </w:rPr>
        <w:t xml:space="preserve"> are</w:t>
      </w:r>
      <w:r>
        <w:rPr>
          <w:rFonts w:ascii="Times New Roman" w:hAnsi="Times New Roman"/>
        </w:rPr>
        <w:t xml:space="preserve"> associated with HTHP conditions. </w:t>
      </w:r>
      <w:r w:rsidR="00693B12" w:rsidRPr="00F972C0">
        <w:rPr>
          <w:rFonts w:ascii="Times New Roman" w:hAnsi="Times New Roman"/>
        </w:rPr>
        <w:t xml:space="preserve">The motivations of creating </w:t>
      </w:r>
      <w:r w:rsidR="002F2CEB" w:rsidRPr="00F972C0">
        <w:rPr>
          <w:rFonts w:ascii="Times New Roman" w:hAnsi="Times New Roman"/>
        </w:rPr>
        <w:t xml:space="preserve">the PTEOF </w:t>
      </w:r>
      <w:r w:rsidR="00693B12" w:rsidRPr="00F972C0">
        <w:rPr>
          <w:rFonts w:ascii="Times New Roman" w:hAnsi="Times New Roman"/>
        </w:rPr>
        <w:t xml:space="preserve">model is to have a comprehensive understanding of the cement’s behaviors under the HTHP and </w:t>
      </w:r>
      <w:r w:rsidR="00406356">
        <w:rPr>
          <w:rFonts w:ascii="Times New Roman" w:hAnsi="Times New Roman"/>
        </w:rPr>
        <w:t xml:space="preserve">to </w:t>
      </w:r>
      <w:r w:rsidR="00693B12" w:rsidRPr="00F972C0">
        <w:rPr>
          <w:rFonts w:ascii="Times New Roman" w:hAnsi="Times New Roman"/>
        </w:rPr>
        <w:t>build up a general fra</w:t>
      </w:r>
      <w:r w:rsidR="0024784D">
        <w:rPr>
          <w:rFonts w:ascii="Times New Roman" w:hAnsi="Times New Roman"/>
        </w:rPr>
        <w:t>mework and solutions for future cementing</w:t>
      </w:r>
      <w:r w:rsidR="00693B12" w:rsidRPr="00F972C0">
        <w:rPr>
          <w:rFonts w:ascii="Times New Roman" w:hAnsi="Times New Roman"/>
        </w:rPr>
        <w:t xml:space="preserve"> studies and analysis. </w:t>
      </w:r>
      <w:r w:rsidR="008824D4">
        <w:rPr>
          <w:rFonts w:ascii="Times New Roman" w:hAnsi="Times New Roman"/>
        </w:rPr>
        <w:t xml:space="preserve">Specifically, we derive a semi-analytical solution (analytical up to a numerical inversion of a Laplace transport) that draws </w:t>
      </w:r>
      <w:del w:id="17" w:author="Bunger, Andrew P" w:date="2022-09-08T16:11:00Z">
        <w:r w:rsidR="008824D4" w:rsidDel="008F7343">
          <w:rPr>
            <w:rFonts w:ascii="Times New Roman" w:hAnsi="Times New Roman"/>
          </w:rPr>
          <w:delText xml:space="preserve">on </w:delText>
        </w:r>
      </w:del>
      <w:ins w:id="18" w:author="Bunger, Andrew P" w:date="2022-09-08T16:11:00Z">
        <w:r w:rsidR="008F7343">
          <w:rPr>
            <w:rFonts w:ascii="Times New Roman" w:hAnsi="Times New Roman"/>
          </w:rPr>
          <w:t>inspiration from</w:t>
        </w:r>
        <w:r w:rsidR="008F7343">
          <w:rPr>
            <w:rFonts w:ascii="Times New Roman" w:hAnsi="Times New Roman"/>
          </w:rPr>
          <w:t xml:space="preserve"> </w:t>
        </w:r>
      </w:ins>
      <w:r w:rsidR="008824D4">
        <w:rPr>
          <w:rFonts w:ascii="Times New Roman" w:hAnsi="Times New Roman"/>
        </w:rPr>
        <w:t>the method of</w:t>
      </w:r>
      <w:r w:rsidR="00693B12" w:rsidRPr="00F972C0">
        <w:rPr>
          <w:rFonts w:ascii="Times New Roman" w:hAnsi="Times New Roman"/>
        </w:rPr>
        <w:t xml:space="preserve"> </w:t>
      </w:r>
      <w:r w:rsidR="00693B12" w:rsidRPr="00F972C0">
        <w:rPr>
          <w:rFonts w:ascii="Times New Roman" w:hAnsi="Times New Roman"/>
        </w:rPr>
        <w:fldChar w:fldCharType="begin"/>
      </w:r>
      <w:r w:rsidR="006375C0">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00693B12" w:rsidRPr="00F972C0">
        <w:rPr>
          <w:rFonts w:ascii="Times New Roman" w:hAnsi="Times New Roman"/>
        </w:rPr>
        <w:fldChar w:fldCharType="separate"/>
      </w:r>
      <w:r w:rsidR="006375C0">
        <w:rPr>
          <w:rFonts w:ascii="Times New Roman" w:hAnsi="Times New Roman"/>
          <w:noProof/>
        </w:rPr>
        <w:t>Sarout et al. (2011)</w:t>
      </w:r>
      <w:r w:rsidR="00693B12" w:rsidRPr="00F972C0">
        <w:rPr>
          <w:rFonts w:ascii="Times New Roman" w:hAnsi="Times New Roman"/>
        </w:rPr>
        <w:fldChar w:fldCharType="end"/>
      </w:r>
      <w:r w:rsidR="00693B12" w:rsidRPr="00F972C0">
        <w:rPr>
          <w:rFonts w:ascii="Times New Roman" w:hAnsi="Times New Roman"/>
        </w:rPr>
        <w:t xml:space="preserve"> </w:t>
      </w:r>
      <w:r w:rsidR="009E495D">
        <w:rPr>
          <w:rFonts w:ascii="Times New Roman" w:hAnsi="Times New Roman"/>
        </w:rPr>
        <w:t>and therefore leverages the mathematical similarity between PTEOF and</w:t>
      </w:r>
      <w:r w:rsidR="00693B12" w:rsidRPr="00F972C0">
        <w:rPr>
          <w:rFonts w:ascii="Times New Roman" w:hAnsi="Times New Roman"/>
        </w:rPr>
        <w:t xml:space="preserve"> linear chemo</w:t>
      </w:r>
      <w:r w:rsidR="00D775AF">
        <w:rPr>
          <w:rFonts w:ascii="Times New Roman" w:hAnsi="Times New Roman"/>
        </w:rPr>
        <w:t>-</w:t>
      </w:r>
      <w:r w:rsidR="00693B12" w:rsidRPr="00F972C0">
        <w:rPr>
          <w:rFonts w:ascii="Times New Roman" w:hAnsi="Times New Roman"/>
        </w:rPr>
        <w:t>poroelasticity</w:t>
      </w:r>
      <w:r w:rsidR="009E495D">
        <w:rPr>
          <w:rFonts w:ascii="Times New Roman" w:hAnsi="Times New Roman"/>
        </w:rPr>
        <w:t xml:space="preserve">. After presenting the governing equations, solution method, and examples of the behaviors predicted by the model, the key parameters associated with preventing tensile effective stresses from developing in a cement plug are identified. These are identified through a combination of dimensional analysis and pairwise bivariate analysis, leading to dimensionless groups that define a parametric space with regions that are “safe” and regions that are associated with material parameter combinations more likely to sustain damage. The work concludes with a discussion of implications for design of cement materials that do not just pursue the lowest possible permeability, but rather </w:t>
      </w:r>
      <w:r w:rsidR="00CE01EF">
        <w:rPr>
          <w:rFonts w:ascii="Times New Roman" w:hAnsi="Times New Roman"/>
        </w:rPr>
        <w:t xml:space="preserve">pursue a combination of material properties that will provide the necessary isolation without incurring elevated risk of damage from PTEOF phenomena </w:t>
      </w:r>
      <w:r w:rsidR="0075189A" w:rsidRPr="0075189A">
        <w:rPr>
          <w:rFonts w:ascii="Times New Roman" w:hAnsi="Times New Roman"/>
        </w:rPr>
        <w:t>under HTHP conditions</w:t>
      </w:r>
      <w:r w:rsidR="0075189A">
        <w:rPr>
          <w:rFonts w:ascii="Times New Roman" w:hAnsi="Times New Roman"/>
        </w:rPr>
        <w:t>.</w:t>
      </w:r>
    </w:p>
    <w:p w14:paraId="1E43B04E" w14:textId="451FA1AC" w:rsidR="00693B12" w:rsidRPr="00406356" w:rsidRDefault="00693B12" w:rsidP="00406356">
      <w:pPr>
        <w:spacing w:line="360" w:lineRule="auto"/>
        <w:jc w:val="both"/>
        <w:rPr>
          <w:rFonts w:ascii="Times New Roman" w:hAnsi="Times New Roman"/>
        </w:rPr>
      </w:pPr>
      <w:r w:rsidRPr="00F972C0">
        <w:rPr>
          <w:rFonts w:ascii="Times New Roman" w:hAnsi="Times New Roman"/>
        </w:rPr>
        <w:t xml:space="preserve"> </w:t>
      </w:r>
    </w:p>
    <w:p w14:paraId="25CF5589" w14:textId="0F7E2B45" w:rsidR="00B6606E" w:rsidRPr="0013783D" w:rsidRDefault="00370BCC" w:rsidP="0013783D">
      <w:pPr>
        <w:pStyle w:val="Paper"/>
      </w:pPr>
      <w:r w:rsidRPr="0013783D">
        <w:t xml:space="preserve">2. </w:t>
      </w:r>
      <w:r w:rsidR="00804302">
        <w:t xml:space="preserve"> Governing Equations</w:t>
      </w:r>
    </w:p>
    <w:p w14:paraId="0892818B" w14:textId="3E4DCE35" w:rsidR="00CD6CD3" w:rsidRDefault="001A53EE" w:rsidP="00CD6CD3">
      <w:pPr>
        <w:spacing w:line="360" w:lineRule="auto"/>
        <w:jc w:val="both"/>
        <w:rPr>
          <w:rFonts w:ascii="Times New Roman" w:hAnsi="Times New Roman"/>
        </w:rPr>
      </w:pPr>
      <w:r>
        <w:rPr>
          <w:rFonts w:ascii="Times New Roman" w:hAnsi="Times New Roman"/>
        </w:rPr>
        <w:t>The formulation begins with classical</w:t>
      </w:r>
      <w:r w:rsidR="00CD6CD3">
        <w:rPr>
          <w:rFonts w:ascii="Times New Roman" w:hAnsi="Times New Roman"/>
        </w:rPr>
        <w:t xml:space="preserve"> </w:t>
      </w:r>
      <w:r w:rsidR="00B43845">
        <w:rPr>
          <w:rFonts w:ascii="Times New Roman" w:hAnsi="Times New Roman"/>
        </w:rPr>
        <w:t xml:space="preserve">tensorial strain-stress constitutive relation that expatiates upon the coupled thermo-hydro-mechanical behaviors of fluid saturated porous medium </w:t>
      </w:r>
      <w:r w:rsidR="00CD6CD3">
        <w:rPr>
          <w:rFonts w:ascii="Times New Roman" w:hAnsi="Times New Roman"/>
        </w:rPr>
        <w:t>could be rewritten as</w:t>
      </w:r>
      <w:r>
        <w:rPr>
          <w:rFonts w:ascii="Times New Roman" w:hAnsi="Times New Roman"/>
        </w:rPr>
        <w:t xml:space="preserve"> </w:t>
      </w:r>
      <w:r w:rsidR="00160C48">
        <w:rPr>
          <w:rFonts w:ascii="Times New Roman" w:hAnsi="Times New Roman"/>
        </w:rPr>
        <w:fldChar w:fldCharType="begin"/>
      </w:r>
      <w:r w:rsidR="00160C48">
        <w:rPr>
          <w:rFonts w:ascii="Times New Roman" w:hAnsi="Times New Roman"/>
        </w:rPr>
        <w:instrText xml:space="preserve"> ADDIN EN.CITE &lt;EndNote&gt;&lt;Cite&gt;&lt;Author&gt;Cheng&lt;/Author&gt;&lt;Year&gt;2016&lt;/Year&gt;&lt;RecNum&gt;78&lt;/RecNum&gt;&lt;DisplayText&gt;(Cheng, 2016)&lt;/DisplayText&gt;&lt;record&gt;&lt;rec-number&gt;78&lt;/rec-number&gt;&lt;foreign-keys&gt;&lt;key app="EN" db-id="xrt0eexxkfpstqer0xlvs2vzff2w2rveftf9" timestamp="1648136576"&gt;78&lt;/key&gt;&lt;/foreign-keys&gt;&lt;ref-type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160C48">
        <w:rPr>
          <w:rFonts w:ascii="Times New Roman" w:hAnsi="Times New Roman"/>
        </w:rPr>
        <w:fldChar w:fldCharType="separate"/>
      </w:r>
      <w:r w:rsidR="00160C48">
        <w:rPr>
          <w:rFonts w:ascii="Times New Roman" w:hAnsi="Times New Roman"/>
          <w:noProof/>
        </w:rPr>
        <w:t>(Cheng, 2016)</w:t>
      </w:r>
      <w:r w:rsidR="00160C48">
        <w:rPr>
          <w:rFonts w:ascii="Times New Roman" w:hAnsi="Times New Roman"/>
        </w:rPr>
        <w:fldChar w:fldCharType="end"/>
      </w:r>
    </w:p>
    <w:p w14:paraId="4C9A133A" w14:textId="4738DC5D" w:rsidR="00CD6CD3" w:rsidRDefault="00FC6272" w:rsidP="00CD6CD3">
      <w:pPr>
        <w:spacing w:line="360" w:lineRule="auto"/>
        <w:jc w:val="both"/>
        <w:rPr>
          <w:rFonts w:ascii="Times New Roman" w:hAnsi="Times New Roman"/>
        </w:rPr>
      </w:pPr>
      <w:r>
        <w:rPr>
          <w:rFonts w:ascii="Times New Roman" w:hAnsi="Times New Roman"/>
        </w:rPr>
        <w:t xml:space="preserve">                               </w:t>
      </w:r>
      <w:r w:rsidR="004B01D7">
        <w:rPr>
          <w:rFonts w:ascii="Times New Roman" w:hAnsi="Times New Roman"/>
        </w:rPr>
        <w:t xml:space="preserve">                       </w:t>
      </w:r>
      <w:r>
        <w:rPr>
          <w:rFonts w:ascii="Times New Roman" w:hAnsi="Times New Roman"/>
        </w:rPr>
        <w:t xml:space="preserve">    </w:t>
      </w:r>
      <w:r w:rsidRPr="00FC6272">
        <w:rPr>
          <w:rFonts w:ascii="Times New Roman" w:hAnsi="Times New Roman"/>
          <w:position w:val="-24"/>
        </w:rPr>
        <w:object w:dxaOrig="3180" w:dyaOrig="639" w14:anchorId="0E9CD61F">
          <v:shape id="_x0000_i1031" type="#_x0000_t75" alt="" style="width:158.95pt;height:31.9pt" o:ole="">
            <v:imagedata r:id="rId24" o:title=""/>
          </v:shape>
          <o:OLEObject Type="Embed" ProgID="Equation.DSMT4" ShapeID="_x0000_i1031" DrawAspect="Content" ObjectID="_1724243313" r:id="rId25"/>
        </w:object>
      </w:r>
      <w:r w:rsidR="00CD6CD3">
        <w:rPr>
          <w:rFonts w:ascii="Times New Roman" w:hAnsi="Times New Roman"/>
        </w:rPr>
        <w:t>,</w:t>
      </w:r>
      <w:r>
        <w:rPr>
          <w:rFonts w:ascii="Times New Roman" w:hAnsi="Times New Roman"/>
        </w:rPr>
        <w:t xml:space="preserve">                          </w:t>
      </w:r>
      <w:r w:rsidR="004B01D7">
        <w:rPr>
          <w:rFonts w:ascii="Times New Roman" w:hAnsi="Times New Roman"/>
        </w:rPr>
        <w:t xml:space="preserve">              </w:t>
      </w:r>
      <w:r>
        <w:rPr>
          <w:rFonts w:ascii="Times New Roman" w:hAnsi="Times New Roman"/>
        </w:rPr>
        <w:t xml:space="preserve">            </w:t>
      </w:r>
      <w:r w:rsidR="00A8731B">
        <w:rPr>
          <w:rFonts w:ascii="Times New Roman" w:hAnsi="Times New Roman"/>
        </w:rPr>
        <w:t>(3</w:t>
      </w:r>
      <w:r>
        <w:rPr>
          <w:rFonts w:ascii="Times New Roman" w:hAnsi="Times New Roman"/>
        </w:rPr>
        <w:t>)</w:t>
      </w:r>
    </w:p>
    <w:p w14:paraId="6E3813B4" w14:textId="76366B1D" w:rsidR="00A8731B" w:rsidRDefault="00CD6CD3" w:rsidP="009C6DCF">
      <w:pPr>
        <w:spacing w:line="360" w:lineRule="auto"/>
        <w:jc w:val="both"/>
        <w:rPr>
          <w:rFonts w:ascii="Times New Roman" w:hAnsi="Times New Roman"/>
        </w:rPr>
      </w:pPr>
      <w:r>
        <w:rPr>
          <w:rFonts w:ascii="Times New Roman" w:hAnsi="Times New Roman"/>
          <w:snapToGrid w:val="0"/>
        </w:rPr>
        <w:t>w</w:t>
      </w:r>
      <w:r w:rsidRPr="0013783D">
        <w:rPr>
          <w:rFonts w:ascii="Times New Roman" w:hAnsi="Times New Roman"/>
          <w:snapToGrid w:val="0"/>
        </w:rPr>
        <w:t>here</w:t>
      </w:r>
      <w:r>
        <w:rPr>
          <w:rFonts w:ascii="Times New Roman" w:hAnsi="Times New Roman"/>
          <w:snapToGrid w:val="0"/>
        </w:rPr>
        <w:t xml:space="preserve"> </w:t>
      </w:r>
      <w:r w:rsidRPr="00CD6CD3">
        <w:rPr>
          <w:rFonts w:ascii="Times New Roman" w:hAnsi="Times New Roman"/>
          <w:noProof/>
          <w:position w:val="-14"/>
        </w:rPr>
        <w:object w:dxaOrig="320" w:dyaOrig="380" w14:anchorId="75AA118D">
          <v:shape id="_x0000_i1032" type="#_x0000_t75" alt="" style="width:13.6pt;height:17pt" o:ole="">
            <v:imagedata r:id="rId26" o:title=""/>
          </v:shape>
          <o:OLEObject Type="Embed" ProgID="Equation.DSMT4" ShapeID="_x0000_i1032" DrawAspect="Content" ObjectID="_1724243314" r:id="rId27"/>
        </w:object>
      </w:r>
      <w:r w:rsidRPr="0013783D">
        <w:rPr>
          <w:rFonts w:ascii="Times New Roman" w:hAnsi="Times New Roman"/>
          <w:snapToGrid w:val="0"/>
        </w:rPr>
        <w:t>and</w:t>
      </w:r>
      <w:r>
        <w:rPr>
          <w:rFonts w:ascii="Times New Roman" w:hAnsi="Times New Roman"/>
          <w:snapToGrid w:val="0"/>
        </w:rPr>
        <w:t xml:space="preserve"> </w:t>
      </w:r>
      <w:r w:rsidRPr="00CD6CD3">
        <w:rPr>
          <w:rFonts w:ascii="Times New Roman" w:hAnsi="Times New Roman"/>
          <w:noProof/>
          <w:position w:val="-14"/>
        </w:rPr>
        <w:object w:dxaOrig="279" w:dyaOrig="380" w14:anchorId="62E4CD20">
          <v:shape id="_x0000_i1033" type="#_x0000_t75" alt="" style="width:12.9pt;height:13.6pt" o:ole="">
            <v:imagedata r:id="rId28" o:title=""/>
          </v:shape>
          <o:OLEObject Type="Embed" ProgID="Equation.DSMT4" ShapeID="_x0000_i1033" DrawAspect="Content" ObjectID="_1724243315" r:id="rId29"/>
        </w:object>
      </w:r>
      <w:r w:rsidR="00634588">
        <w:rPr>
          <w:rFonts w:ascii="Times New Roman" w:hAnsi="Times New Roman"/>
          <w:snapToGrid w:val="0"/>
        </w:rPr>
        <w:t>is</w:t>
      </w:r>
      <w:r>
        <w:rPr>
          <w:rFonts w:ascii="Times New Roman" w:hAnsi="Times New Roman"/>
          <w:snapToGrid w:val="0"/>
        </w:rPr>
        <w:t xml:space="preserve"> stress tensor components and strain tensor components</w:t>
      </w:r>
      <w:r w:rsidR="00A8731B">
        <w:rPr>
          <w:rFonts w:ascii="Times New Roman" w:hAnsi="Times New Roman"/>
          <w:snapToGrid w:val="0"/>
        </w:rPr>
        <w:t>, respectively;</w:t>
      </w:r>
      <w:r w:rsidR="001E3C68">
        <w:rPr>
          <w:rFonts w:ascii="Times New Roman" w:hAnsi="Times New Roman"/>
          <w:snapToGrid w:val="0"/>
        </w:rPr>
        <w:t xml:space="preserve"> </w:t>
      </w:r>
      <w:r w:rsidR="009C6DCF" w:rsidRPr="009C6DCF">
        <w:rPr>
          <w:rFonts w:ascii="Times New Roman" w:hAnsi="Times New Roman"/>
          <w:snapToGrid w:val="0"/>
          <w:position w:val="-6"/>
        </w:rPr>
        <w:object w:dxaOrig="200" w:dyaOrig="220" w14:anchorId="433B20F1">
          <v:shape id="_x0000_i1034" type="#_x0000_t75" style="width:10.2pt;height:10.85pt" o:ole="">
            <v:imagedata r:id="rId30" o:title=""/>
          </v:shape>
          <o:OLEObject Type="Embed" ProgID="Equation.DSMT4" ShapeID="_x0000_i1034" DrawAspect="Content" ObjectID="_1724243316" r:id="rId31"/>
        </w:object>
      </w:r>
      <w:r w:rsidR="009C6DCF">
        <w:rPr>
          <w:rFonts w:ascii="Times New Roman" w:hAnsi="Times New Roman" w:hint="eastAsia"/>
          <w:snapToGrid w:val="0"/>
        </w:rPr>
        <w:t>is</w:t>
      </w:r>
      <w:r w:rsidR="009C6DCF">
        <w:rPr>
          <w:rFonts w:ascii="Times New Roman" w:hAnsi="Times New Roman"/>
          <w:snapToGrid w:val="0"/>
        </w:rPr>
        <w:t xml:space="preserve"> the volumetric strain</w:t>
      </w:r>
      <w:ins w:id="19" w:author="Bunger, Andrew P" w:date="2022-09-08T16:12:00Z">
        <w:r w:rsidR="0038714A">
          <w:rPr>
            <w:rFonts w:ascii="Times New Roman" w:hAnsi="Times New Roman"/>
            <w:snapToGrid w:val="0"/>
          </w:rPr>
          <w:t xml:space="preserve"> (the trace of the strain tensor)</w:t>
        </w:r>
      </w:ins>
      <w:r w:rsidR="009C6DCF">
        <w:rPr>
          <w:rFonts w:ascii="Times New Roman" w:hAnsi="Times New Roman"/>
          <w:snapToGrid w:val="0"/>
        </w:rPr>
        <w:t>;</w:t>
      </w:r>
      <w:r w:rsidR="009C6DCF" w:rsidRPr="009C6DCF">
        <w:t xml:space="preserve"> </w:t>
      </w:r>
      <w:r w:rsidR="009C6DCF" w:rsidRPr="002B76BD">
        <w:rPr>
          <w:position w:val="-16"/>
        </w:rPr>
        <w:object w:dxaOrig="260" w:dyaOrig="400" w14:anchorId="3AE04ECE">
          <v:shape id="_x0000_i1035" type="#_x0000_t75" style="width:12.9pt;height:20.4pt" o:ole="">
            <v:imagedata r:id="rId32" o:title=""/>
          </v:shape>
          <o:OLEObject Type="Embed" ProgID="Equation.DSMT4" ShapeID="_x0000_i1035" DrawAspect="Content" ObjectID="_1724243317" r:id="rId33"/>
        </w:object>
      </w:r>
      <w:r w:rsidR="009C6DCF">
        <w:rPr>
          <w:rFonts w:ascii="Times New Roman" w:hAnsi="Times New Roman"/>
          <w:snapToGrid w:val="0"/>
        </w:rPr>
        <w:t xml:space="preserve"> is the Kronecker delta</w:t>
      </w:r>
      <w:r w:rsidR="001E3C68">
        <w:rPr>
          <w:rFonts w:ascii="Times New Roman" w:hAnsi="Times New Roman"/>
          <w:snapToGrid w:val="0"/>
        </w:rPr>
        <w:t>;</w:t>
      </w:r>
      <w:r w:rsidR="009C6DCF">
        <w:rPr>
          <w:rFonts w:ascii="Times New Roman" w:hAnsi="Times New Roman"/>
          <w:snapToGrid w:val="0"/>
        </w:rPr>
        <w:t xml:space="preserve"> </w:t>
      </w:r>
      <w:r w:rsidRPr="003E53A4">
        <w:rPr>
          <w:rFonts w:ascii="Times New Roman" w:hAnsi="Times New Roman"/>
          <w:noProof/>
          <w:position w:val="-10"/>
        </w:rPr>
        <w:object w:dxaOrig="240" w:dyaOrig="260" w14:anchorId="58F43633">
          <v:shape id="_x0000_i1036" type="#_x0000_t75" alt="" style="width:9.5pt;height:11.55pt;mso-width-percent:0;mso-height-percent:0;mso-width-percent:0;mso-height-percent:0" o:ole="">
            <v:imagedata r:id="rId34" o:title=""/>
          </v:shape>
          <o:OLEObject Type="Embed" ProgID="Equation.DSMT4" ShapeID="_x0000_i1036" DrawAspect="Content" ObjectID="_1724243318" r:id="rId35"/>
        </w:object>
      </w:r>
      <w:r w:rsidR="009C6DCF">
        <w:rPr>
          <w:rFonts w:ascii="Times New Roman" w:hAnsi="Times New Roman"/>
          <w:noProof/>
        </w:rPr>
        <w:t xml:space="preserve"> </w:t>
      </w:r>
      <w:r w:rsidRPr="0013783D">
        <w:rPr>
          <w:rFonts w:ascii="Times New Roman" w:hAnsi="Times New Roman"/>
          <w:snapToGrid w:val="0"/>
        </w:rPr>
        <w:t>is pore pressure change</w:t>
      </w:r>
      <w:r>
        <w:rPr>
          <w:rFonts w:ascii="Times New Roman" w:hAnsi="Times New Roman"/>
          <w:snapToGrid w:val="0"/>
        </w:rPr>
        <w:t xml:space="preserve"> from virgin pore pressure</w:t>
      </w:r>
      <w:r w:rsidRPr="0013783D">
        <w:rPr>
          <w:rFonts w:ascii="Times New Roman" w:hAnsi="Times New Roman"/>
          <w:snapToGrid w:val="0"/>
        </w:rPr>
        <w:t xml:space="preserve"> and </w:t>
      </w:r>
      <w:r w:rsidRPr="003E53A4">
        <w:rPr>
          <w:rFonts w:ascii="Times New Roman" w:hAnsi="Times New Roman"/>
          <w:noProof/>
          <w:position w:val="-4"/>
        </w:rPr>
        <w:object w:dxaOrig="220" w:dyaOrig="260" w14:anchorId="2BD01C5E">
          <v:shape id="_x0000_i1037" type="#_x0000_t75" alt="" style="width:9.5pt;height:11.55pt;mso-width-percent:0;mso-height-percent:0;mso-width-percent:0;mso-height-percent:0" o:ole="">
            <v:imagedata r:id="rId36" o:title=""/>
          </v:shape>
          <o:OLEObject Type="Embed" ProgID="Equation.DSMT4" ShapeID="_x0000_i1037" DrawAspect="Content" ObjectID="_1724243319" r:id="rId37"/>
        </w:object>
      </w:r>
      <w:r w:rsidR="009C6DCF">
        <w:rPr>
          <w:rFonts w:ascii="Times New Roman" w:hAnsi="Times New Roman"/>
          <w:noProof/>
        </w:rPr>
        <w:t xml:space="preserve"> </w:t>
      </w:r>
      <w:r w:rsidRPr="0013783D">
        <w:rPr>
          <w:rFonts w:ascii="Times New Roman" w:hAnsi="Times New Roman"/>
          <w:snapToGrid w:val="0"/>
        </w:rPr>
        <w:t>is temperature change from the reference temperature</w:t>
      </w:r>
      <w:r>
        <w:rPr>
          <w:rFonts w:ascii="Times New Roman" w:hAnsi="Times New Roman"/>
          <w:snapToGrid w:val="0"/>
        </w:rPr>
        <w:t xml:space="preserve"> </w:t>
      </w:r>
      <w:r w:rsidRPr="0013783D">
        <w:rPr>
          <w:rFonts w:ascii="Times New Roman" w:hAnsi="Times New Roman"/>
          <w:noProof/>
          <w:position w:val="-12"/>
        </w:rPr>
        <w:object w:dxaOrig="320" w:dyaOrig="360" w14:anchorId="69DD13D1">
          <v:shape id="_x0000_i1038" type="#_x0000_t75" alt="" style="width:13.6pt;height:17pt;mso-width-percent:0;mso-height-percent:0;mso-width-percent:0;mso-height-percent:0" o:ole="">
            <v:imagedata r:id="rId38" o:title=""/>
          </v:shape>
          <o:OLEObject Type="Embed" ProgID="Equation.DSMT4" ShapeID="_x0000_i1038" DrawAspect="Content" ObjectID="_1724243320" r:id="rId39"/>
        </w:object>
      </w:r>
      <w:r w:rsidR="00A8731B">
        <w:rPr>
          <w:rFonts w:ascii="Times New Roman" w:hAnsi="Times New Roman"/>
          <w:snapToGrid w:val="0"/>
        </w:rPr>
        <w:t xml:space="preserve">; </w:t>
      </w:r>
      <w:r w:rsidR="00A8731B" w:rsidRPr="00A8731B">
        <w:rPr>
          <w:rFonts w:ascii="Times New Roman" w:hAnsi="Times New Roman"/>
          <w:snapToGrid w:val="0"/>
          <w:position w:val="-6"/>
        </w:rPr>
        <w:object w:dxaOrig="260" w:dyaOrig="279" w14:anchorId="1A7DE99B">
          <v:shape id="_x0000_i1039" type="#_x0000_t75" style="width:12.9pt;height:13.6pt" o:ole="">
            <v:imagedata r:id="rId40" o:title=""/>
          </v:shape>
          <o:OLEObject Type="Embed" ProgID="Equation.DSMT4" ShapeID="_x0000_i1039" DrawAspect="Content" ObjectID="_1724243321" r:id="rId41"/>
        </w:object>
      </w:r>
      <w:r w:rsidR="009C6DCF">
        <w:rPr>
          <w:rFonts w:ascii="Times New Roman" w:hAnsi="Times New Roman"/>
          <w:snapToGrid w:val="0"/>
        </w:rPr>
        <w:t xml:space="preserve"> </w:t>
      </w:r>
      <w:r w:rsidR="00A8731B">
        <w:rPr>
          <w:rFonts w:ascii="Times New Roman" w:hAnsi="Times New Roman"/>
          <w:snapToGrid w:val="0"/>
        </w:rPr>
        <w:t xml:space="preserve">is shear modulus and </w:t>
      </w:r>
      <w:r w:rsidR="00A8731B" w:rsidRPr="00A8731B">
        <w:rPr>
          <w:rFonts w:ascii="Times New Roman" w:hAnsi="Times New Roman"/>
          <w:snapToGrid w:val="0"/>
          <w:position w:val="-6"/>
        </w:rPr>
        <w:object w:dxaOrig="180" w:dyaOrig="220" w14:anchorId="705DE3F0">
          <v:shape id="_x0000_i1040" type="#_x0000_t75" style="width:8.85pt;height:11.55pt" o:ole="">
            <v:imagedata r:id="rId42" o:title=""/>
          </v:shape>
          <o:OLEObject Type="Embed" ProgID="Equation.DSMT4" ShapeID="_x0000_i1040" DrawAspect="Content" ObjectID="_1724243322" r:id="rId43"/>
        </w:object>
      </w:r>
      <w:r w:rsidR="00A8731B">
        <w:rPr>
          <w:rFonts w:ascii="Times New Roman" w:hAnsi="Times New Roman"/>
          <w:snapToGrid w:val="0"/>
        </w:rPr>
        <w:t xml:space="preserve"> is Poisson’s ratio; </w:t>
      </w:r>
      <w:r w:rsidR="00A8731B" w:rsidRPr="00A8731B">
        <w:rPr>
          <w:rFonts w:ascii="Times New Roman" w:hAnsi="Times New Roman"/>
          <w:snapToGrid w:val="0"/>
          <w:position w:val="-6"/>
        </w:rPr>
        <w:object w:dxaOrig="240" w:dyaOrig="220" w14:anchorId="24D00341">
          <v:shape id="_x0000_i1041" type="#_x0000_t75" style="width:11.55pt;height:11.55pt" o:ole="">
            <v:imagedata r:id="rId44" o:title=""/>
          </v:shape>
          <o:OLEObject Type="Embed" ProgID="Equation.DSMT4" ShapeID="_x0000_i1041" DrawAspect="Content" ObjectID="_1724243323" r:id="rId45"/>
        </w:object>
      </w:r>
      <w:r w:rsidR="009C6DCF">
        <w:rPr>
          <w:rFonts w:ascii="Times New Roman" w:hAnsi="Times New Roman"/>
          <w:snapToGrid w:val="0"/>
        </w:rPr>
        <w:t xml:space="preserve"> </w:t>
      </w:r>
      <w:r w:rsidR="00A8731B">
        <w:rPr>
          <w:rFonts w:ascii="Times New Roman" w:hAnsi="Times New Roman"/>
          <w:snapToGrid w:val="0"/>
        </w:rPr>
        <w:t xml:space="preserve"> is the Biot effective stress coefficient and </w:t>
      </w:r>
      <w:r w:rsidR="00A8731B" w:rsidRPr="00A8731B">
        <w:rPr>
          <w:rFonts w:ascii="Times New Roman" w:hAnsi="Times New Roman"/>
          <w:snapToGrid w:val="0"/>
          <w:position w:val="-12"/>
        </w:rPr>
        <w:object w:dxaOrig="320" w:dyaOrig="360" w14:anchorId="1D82A14F">
          <v:shape id="_x0000_i1042" type="#_x0000_t75" style="width:16.3pt;height:18.35pt" o:ole="">
            <v:imagedata r:id="rId46" o:title=""/>
          </v:shape>
          <o:OLEObject Type="Embed" ProgID="Equation.DSMT4" ShapeID="_x0000_i1042" DrawAspect="Content" ObjectID="_1724243324" r:id="rId47"/>
        </w:object>
      </w:r>
      <w:r w:rsidR="00A8731B">
        <w:rPr>
          <w:rFonts w:ascii="Times New Roman" w:hAnsi="Times New Roman"/>
          <w:snapToGrid w:val="0"/>
        </w:rPr>
        <w:t xml:space="preserve"> is the thermoelastic effective stress coefficient. </w:t>
      </w:r>
      <w:r w:rsidR="001A53EE">
        <w:rPr>
          <w:rFonts w:ascii="Times New Roman" w:hAnsi="Times New Roman"/>
        </w:rPr>
        <w:t>Note that, f</w:t>
      </w:r>
      <w:r w:rsidR="001A53EE" w:rsidRPr="0013783D">
        <w:rPr>
          <w:rFonts w:ascii="Times New Roman" w:hAnsi="Times New Roman"/>
        </w:rPr>
        <w:t xml:space="preserve">ollowing the sign convention in </w:t>
      </w:r>
      <w:r w:rsidR="001A53EE" w:rsidRPr="0013783D">
        <w:rPr>
          <w:rFonts w:ascii="Times New Roman" w:hAnsi="Times New Roman"/>
        </w:rPr>
        <w:fldChar w:fldCharType="begin"/>
      </w:r>
      <w:r w:rsidR="006375C0">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name="Journal Article"&gt;17&lt;/ref-type&gt;&lt;contributors&gt;&lt;authors&gt;&lt;author&gt;Detournay,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num-vols&gt;25&lt;/num-vols&gt;&lt;dates&gt;&lt;year&gt;1988&lt;/year&gt;&lt;/dates&gt;&lt;publisher&gt;Elsevier&lt;/publisher&gt;&lt;isbn&gt;0148-9062&lt;/isbn&gt;&lt;urls&gt;&lt;/urls&gt;&lt;/record&gt;&lt;/Cite&gt;&lt;/EndNote&gt;</w:instrText>
      </w:r>
      <w:r w:rsidR="001A53EE" w:rsidRPr="0013783D">
        <w:rPr>
          <w:rFonts w:ascii="Times New Roman" w:hAnsi="Times New Roman"/>
        </w:rPr>
        <w:fldChar w:fldCharType="separate"/>
      </w:r>
      <w:r w:rsidR="006375C0">
        <w:rPr>
          <w:rFonts w:ascii="Times New Roman" w:hAnsi="Times New Roman"/>
          <w:noProof/>
        </w:rPr>
        <w:t>Detournay et al. (1988)</w:t>
      </w:r>
      <w:r w:rsidR="001A53EE" w:rsidRPr="0013783D">
        <w:rPr>
          <w:rFonts w:ascii="Times New Roman" w:hAnsi="Times New Roman"/>
        </w:rPr>
        <w:fldChar w:fldCharType="end"/>
      </w:r>
      <w:r w:rsidR="001A53EE" w:rsidRPr="0013783D">
        <w:rPr>
          <w:rFonts w:ascii="Times New Roman" w:hAnsi="Times New Roman"/>
        </w:rPr>
        <w:t>, positive stress is considered to be tensile within the present work</w:t>
      </w:r>
      <w:r w:rsidR="001A53EE">
        <w:rPr>
          <w:rFonts w:ascii="Times New Roman" w:hAnsi="Times New Roman"/>
        </w:rPr>
        <w:t>.</w:t>
      </w:r>
    </w:p>
    <w:p w14:paraId="2063FC7C" w14:textId="5F67B9E4" w:rsidR="00D7323E" w:rsidRDefault="00D7323E" w:rsidP="00D7323E">
      <w:pPr>
        <w:adjustRightInd w:val="0"/>
        <w:snapToGrid w:val="0"/>
        <w:spacing w:line="360" w:lineRule="auto"/>
        <w:jc w:val="both"/>
        <w:rPr>
          <w:rFonts w:ascii="Times New Roman" w:hAnsi="Times New Roman"/>
        </w:rPr>
      </w:pPr>
      <w:r>
        <w:rPr>
          <w:rFonts w:ascii="Times New Roman" w:hAnsi="Times New Roman"/>
        </w:rPr>
        <w:lastRenderedPageBreak/>
        <w:t xml:space="preserve">Furthermore, based on the fundamental work of </w:t>
      </w:r>
      <w:r>
        <w:rPr>
          <w:rFonts w:ascii="Times New Roman" w:hAnsi="Times New Roman"/>
        </w:rPr>
        <w:fldChar w:fldCharType="begin"/>
      </w:r>
      <w:r>
        <w:rPr>
          <w:rFonts w:ascii="Times New Roman" w:hAnsi="Times New Roman"/>
        </w:rPr>
        <w:instrText xml:space="preserve"> ADDIN EN.CITE &lt;EndNote&gt;&lt;Cite AuthorYear="1"&gt;&lt;Author&gt;Cheng&lt;/Author&gt;&lt;Year&gt;2016&lt;/Year&gt;&lt;RecNum&gt;78&lt;/RecNum&gt;&lt;DisplayText&gt;Cheng (2016)&lt;/DisplayText&gt;&lt;record&gt;&lt;rec-number&gt;78&lt;/rec-number&gt;&lt;foreign-keys&gt;&lt;key app="EN" db-id="xrt0eexxkfpstqer0xlvs2vzff2w2rveftf9" timestamp="1648136576"&gt;78&lt;/key&gt;&lt;/foreign-keys&gt;&lt;ref-type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Pr>
          <w:rFonts w:ascii="Times New Roman" w:hAnsi="Times New Roman"/>
        </w:rPr>
        <w:fldChar w:fldCharType="separate"/>
      </w:r>
      <w:r>
        <w:rPr>
          <w:rFonts w:ascii="Times New Roman" w:hAnsi="Times New Roman"/>
          <w:noProof/>
        </w:rPr>
        <w:t>Cheng (2016)</w:t>
      </w:r>
      <w:r>
        <w:rPr>
          <w:rFonts w:ascii="Times New Roman" w:hAnsi="Times New Roman"/>
        </w:rPr>
        <w:fldChar w:fldCharType="end"/>
      </w:r>
      <w:r>
        <w:rPr>
          <w:rFonts w:ascii="Times New Roman" w:hAnsi="Times New Roman"/>
        </w:rPr>
        <w:t xml:space="preserve"> and </w:t>
      </w:r>
      <w:r>
        <w:rPr>
          <w:rFonts w:ascii="Times New Roman" w:hAnsi="Times New Roman"/>
        </w:rPr>
        <w:fldChar w:fldCharType="begin"/>
      </w:r>
      <w:r w:rsidR="006375C0">
        <w:rPr>
          <w:rFonts w:ascii="Times New Roman" w:hAnsi="Times New Roman"/>
        </w:rPr>
        <w:instrText xml:space="preserve"> ADDIN EN.CITE &lt;EndNote&gt;&lt;Cite AuthorYear="1"&gt;&lt;Author&gt;Wang&lt;/Author&gt;&lt;Year&gt;2017&lt;/Year&gt;&lt;RecNum&gt;85&lt;/RecNum&gt;&lt;DisplayText&gt;Wang (2017)&lt;/DisplayText&gt;&lt;record&gt;&lt;rec-number&gt;85&lt;/rec-number&gt;&lt;foreign-keys&gt;&lt;key app="EN" db-id="xrt0eexxkfpstqer0xlvs2vzff2w2rveftf9" timestamp="1649351701"&gt;85&lt;/key&gt;&lt;/foreign-keys&gt;&lt;ref-type name="Book"&gt;6&lt;/ref-type&gt;&lt;contributors&gt;&lt;authors&gt;&lt;author&gt;Wang, Herbert F&lt;/author&gt;&lt;/authors&gt;&lt;/contributors&gt;&lt;titles&gt;&lt;title&gt;Theory of linear poroelasticity with applications to geomechanics and hydrogeology&lt;/title&gt;&lt;/titles&gt;&lt;dates&gt;&lt;year&gt;2017&lt;/year&gt;&lt;/dates&gt;&lt;publisher&gt;Princeton University Press&lt;/publisher&gt;&lt;isbn&gt;140088568X&lt;/isbn&gt;&lt;urls&gt;&lt;/urls&gt;&lt;/record&gt;&lt;/Cite&gt;&lt;/EndNote&gt;</w:instrText>
      </w:r>
      <w:r>
        <w:rPr>
          <w:rFonts w:ascii="Times New Roman" w:hAnsi="Times New Roman"/>
        </w:rPr>
        <w:fldChar w:fldCharType="separate"/>
      </w:r>
      <w:r w:rsidR="006375C0">
        <w:rPr>
          <w:rFonts w:ascii="Times New Roman" w:hAnsi="Times New Roman"/>
          <w:noProof/>
        </w:rPr>
        <w:t>Wang (2017)</w:t>
      </w:r>
      <w:r>
        <w:rPr>
          <w:rFonts w:ascii="Times New Roman" w:hAnsi="Times New Roman"/>
        </w:rPr>
        <w:fldChar w:fldCharType="end"/>
      </w:r>
      <w:r>
        <w:rPr>
          <w:rFonts w:ascii="Times New Roman" w:hAnsi="Times New Roman"/>
        </w:rPr>
        <w:t>, within the framework of linear thermoporoelasticity, the coupled volumetric response relations are</w:t>
      </w:r>
    </w:p>
    <w:p w14:paraId="36D9E1DC" w14:textId="7C73F655" w:rsidR="00D7323E" w:rsidRDefault="00D7323E" w:rsidP="00D7323E">
      <w:pPr>
        <w:adjustRightInd w:val="0"/>
        <w:snapToGrid w:val="0"/>
        <w:spacing w:line="360" w:lineRule="auto"/>
        <w:jc w:val="both"/>
        <w:rPr>
          <w:rFonts w:ascii="Times New Roman" w:hAnsi="Times New Roman"/>
        </w:rPr>
      </w:pPr>
      <w:r>
        <w:rPr>
          <w:rFonts w:ascii="Times New Roman" w:hAnsi="Times New Roman"/>
          <w:noProof/>
        </w:rPr>
        <w:t xml:space="preserve">                                       </w:t>
      </w:r>
      <w:r w:rsidRPr="0013783D">
        <w:rPr>
          <w:rFonts w:ascii="Times New Roman" w:hAnsi="Times New Roman"/>
          <w:noProof/>
          <w:position w:val="-60"/>
        </w:rPr>
        <w:object w:dxaOrig="1420" w:dyaOrig="1320" w14:anchorId="312E6A9D">
          <v:shape id="_x0000_i1043" type="#_x0000_t75" alt="" style="width:69.95pt;height:69.95pt;mso-width-percent:0;mso-height-percent:0;mso-width-percent:0;mso-height-percent:0" o:ole="">
            <v:imagedata r:id="rId48" o:title=""/>
          </v:shape>
          <o:OLEObject Type="Embed" ProgID="Equation.DSMT4" ShapeID="_x0000_i1043" DrawAspect="Content" ObjectID="_1724243325" r:id="rId49"/>
        </w:object>
      </w:r>
      <w:r>
        <w:rPr>
          <w:rFonts w:ascii="Times New Roman" w:hAnsi="Times New Roman"/>
        </w:rPr>
        <w:t>,</w:t>
      </w:r>
      <w:r w:rsidRPr="0013783D">
        <w:rPr>
          <w:rFonts w:ascii="Times New Roman" w:hAnsi="Times New Roman"/>
        </w:rPr>
        <w:t xml:space="preserve">   where </w:t>
      </w:r>
      <w:r w:rsidRPr="0013783D">
        <w:rPr>
          <w:rFonts w:ascii="Times New Roman" w:hAnsi="Times New Roman"/>
          <w:noProof/>
          <w:position w:val="-92"/>
        </w:rPr>
        <w:object w:dxaOrig="2380" w:dyaOrig="1960" w14:anchorId="5CBCCBF2">
          <v:shape id="_x0000_i1044" type="#_x0000_t75" alt="" style="width:121.6pt;height:96.45pt;mso-width-percent:0;mso-height-percent:0;mso-width-percent:0;mso-height-percent:0" o:ole="">
            <v:imagedata r:id="rId50" o:title=""/>
          </v:shape>
          <o:OLEObject Type="Embed" ProgID="Equation.DSMT4" ShapeID="_x0000_i1044" DrawAspect="Content" ObjectID="_1724243326" r:id="rId51"/>
        </w:object>
      </w:r>
      <w:r>
        <w:rPr>
          <w:rFonts w:ascii="Times New Roman" w:hAnsi="Times New Roman"/>
          <w:noProof/>
        </w:rPr>
        <w:t>,</w:t>
      </w:r>
      <w:r>
        <w:rPr>
          <w:rFonts w:ascii="Times New Roman" w:hAnsi="Times New Roman"/>
        </w:rPr>
        <w:t xml:space="preserve">                                     (4)           </w:t>
      </w:r>
    </w:p>
    <w:p w14:paraId="5FBA9354" w14:textId="71C7F21E" w:rsidR="00D7323E" w:rsidRDefault="00D7323E" w:rsidP="00D7323E">
      <w:pPr>
        <w:adjustRightInd w:val="0"/>
        <w:snapToGrid w:val="0"/>
        <w:spacing w:line="360" w:lineRule="auto"/>
        <w:jc w:val="both"/>
        <w:rPr>
          <w:rFonts w:ascii="Times New Roman" w:hAnsi="Times New Roman"/>
        </w:rPr>
      </w:pPr>
      <w:commentRangeStart w:id="20"/>
      <w:commentRangeStart w:id="21"/>
      <w:r>
        <w:rPr>
          <w:rFonts w:ascii="Times New Roman" w:hAnsi="Times New Roman"/>
        </w:rPr>
        <w:t>Note that one of these three equations can be obtained from contraction on Eq. (3).</w:t>
      </w:r>
      <w:r>
        <w:rPr>
          <w:rFonts w:ascii="Times New Roman" w:hAnsi="Times New Roman"/>
          <w:noProof/>
        </w:rPr>
        <w:t xml:space="preserve"> </w:t>
      </w:r>
      <w:r>
        <w:rPr>
          <w:rFonts w:ascii="Times New Roman" w:hAnsi="Times New Roman"/>
          <w:snapToGrid w:val="0"/>
        </w:rPr>
        <w:t xml:space="preserve">In Eq. (4), </w:t>
      </w:r>
      <w:r w:rsidRPr="003E53A4">
        <w:rPr>
          <w:rFonts w:ascii="Times New Roman" w:hAnsi="Times New Roman"/>
          <w:noProof/>
          <w:position w:val="-4"/>
        </w:rPr>
        <w:object w:dxaOrig="220" w:dyaOrig="260" w14:anchorId="51E8E49F">
          <v:shape id="_x0000_i1045" type="#_x0000_t75" alt="" style="width:9.5pt;height:9.5pt;mso-width-percent:0;mso-height-percent:0;mso-width-percent:0;mso-height-percent:0" o:ole="">
            <v:imagedata r:id="rId52" o:title=""/>
          </v:shape>
          <o:OLEObject Type="Embed" ProgID="Equation.DSMT4" ShapeID="_x0000_i1045" DrawAspect="Content" ObjectID="_1724243327" r:id="rId53"/>
        </w:object>
      </w:r>
      <w:r>
        <w:rPr>
          <w:rFonts w:ascii="Times New Roman" w:hAnsi="Times New Roman"/>
          <w:noProof/>
        </w:rPr>
        <w:t xml:space="preserve"> </w:t>
      </w:r>
      <w:r w:rsidRPr="0013783D">
        <w:rPr>
          <w:rFonts w:ascii="Times New Roman" w:hAnsi="Times New Roman"/>
          <w:snapToGrid w:val="0"/>
        </w:rPr>
        <w:t>and</w:t>
      </w:r>
      <w:r>
        <w:rPr>
          <w:rFonts w:ascii="Times New Roman" w:hAnsi="Times New Roman"/>
          <w:snapToGrid w:val="0"/>
        </w:rPr>
        <w:t xml:space="preserve"> </w:t>
      </w:r>
      <w:r w:rsidRPr="0013783D">
        <w:rPr>
          <w:rFonts w:ascii="Times New Roman" w:hAnsi="Times New Roman"/>
          <w:noProof/>
          <w:position w:val="-6"/>
        </w:rPr>
        <w:object w:dxaOrig="220" w:dyaOrig="220" w14:anchorId="6E977C34">
          <v:shape id="_x0000_i1046" type="#_x0000_t75" alt="" style="width:9.5pt;height:9.5pt;mso-width-percent:0;mso-height-percent:0;mso-width-percent:0;mso-height-percent:0" o:ole="">
            <v:imagedata r:id="rId54" o:title=""/>
          </v:shape>
          <o:OLEObject Type="Embed" ProgID="Equation.DSMT4" ShapeID="_x0000_i1046" DrawAspect="Content" ObjectID="_1724243328" r:id="rId55"/>
        </w:object>
      </w:r>
      <w:r>
        <w:rPr>
          <w:rFonts w:ascii="Times New Roman" w:hAnsi="Times New Roman"/>
          <w:noProof/>
        </w:rPr>
        <w:t xml:space="preserve"> </w:t>
      </w:r>
      <w:r>
        <w:rPr>
          <w:rFonts w:ascii="Times New Roman" w:hAnsi="Times New Roman"/>
          <w:snapToGrid w:val="0"/>
        </w:rPr>
        <w:t>are</w:t>
      </w:r>
      <w:r w:rsidRPr="0013783D">
        <w:rPr>
          <w:rFonts w:ascii="Times New Roman" w:hAnsi="Times New Roman"/>
          <w:snapToGrid w:val="0"/>
        </w:rPr>
        <w:t xml:space="preserve"> volumetric strain </w:t>
      </w:r>
      <w:del w:id="22" w:author="Bunger, Andrew P" w:date="2022-09-08T16:13:00Z">
        <w:r w:rsidRPr="0013783D" w:rsidDel="0038714A">
          <w:rPr>
            <w:rFonts w:ascii="Times New Roman" w:hAnsi="Times New Roman"/>
            <w:snapToGrid w:val="0"/>
          </w:rPr>
          <w:delText xml:space="preserve">tensor </w:delText>
        </w:r>
      </w:del>
      <w:r w:rsidRPr="0013783D">
        <w:rPr>
          <w:rFonts w:ascii="Times New Roman" w:hAnsi="Times New Roman"/>
          <w:snapToGrid w:val="0"/>
        </w:rPr>
        <w:t xml:space="preserve">and </w:t>
      </w:r>
      <w:del w:id="23" w:author="Bunger, Andrew P" w:date="2022-09-08T16:13:00Z">
        <w:r w:rsidRPr="0013783D" w:rsidDel="0038714A">
          <w:rPr>
            <w:rFonts w:ascii="Times New Roman" w:hAnsi="Times New Roman"/>
            <w:snapToGrid w:val="0"/>
          </w:rPr>
          <w:delText>to</w:delText>
        </w:r>
        <w:r w:rsidDel="0038714A">
          <w:rPr>
            <w:rFonts w:ascii="Times New Roman" w:hAnsi="Times New Roman"/>
            <w:snapToGrid w:val="0"/>
          </w:rPr>
          <w:delText xml:space="preserve">tal </w:delText>
        </w:r>
      </w:del>
      <w:r>
        <w:rPr>
          <w:rFonts w:ascii="Times New Roman" w:hAnsi="Times New Roman"/>
          <w:snapToGrid w:val="0"/>
        </w:rPr>
        <w:t>stress</w:t>
      </w:r>
      <w:ins w:id="24" w:author="Bunger, Andrew P" w:date="2022-09-08T16:13:00Z">
        <w:r w:rsidR="0038714A">
          <w:rPr>
            <w:rFonts w:ascii="Times New Roman" w:hAnsi="Times New Roman"/>
            <w:snapToGrid w:val="0"/>
          </w:rPr>
          <w:t>,</w:t>
        </w:r>
      </w:ins>
      <w:r>
        <w:rPr>
          <w:rFonts w:ascii="Times New Roman" w:hAnsi="Times New Roman"/>
          <w:snapToGrid w:val="0"/>
        </w:rPr>
        <w:t xml:space="preserve"> </w:t>
      </w:r>
      <w:ins w:id="25" w:author="Bunger, Andrew P" w:date="2022-09-08T16:13:00Z">
        <w:r w:rsidR="0038714A">
          <w:rPr>
            <w:rFonts w:ascii="Times New Roman" w:hAnsi="Times New Roman"/>
            <w:snapToGrid w:val="0"/>
          </w:rPr>
          <w:t>respectively</w:t>
        </w:r>
      </w:ins>
      <w:del w:id="26" w:author="Bunger, Andrew P" w:date="2022-09-08T16:13:00Z">
        <w:r w:rsidDel="0038714A">
          <w:rPr>
            <w:rFonts w:ascii="Times New Roman" w:hAnsi="Times New Roman"/>
            <w:snapToGrid w:val="0"/>
          </w:rPr>
          <w:delText>tensor</w:delText>
        </w:r>
      </w:del>
      <w:ins w:id="27" w:author="Bunger, Andrew P" w:date="2022-09-08T16:13:00Z">
        <w:r w:rsidR="0038714A">
          <w:rPr>
            <w:rFonts w:ascii="Times New Roman" w:hAnsi="Times New Roman"/>
            <w:snapToGrid w:val="0"/>
          </w:rPr>
          <w:t>, given as the traces of their respective tensors</w:t>
        </w:r>
      </w:ins>
      <w:del w:id="28" w:author="Bunger, Andrew P" w:date="2022-09-08T16:14:00Z">
        <w:r w:rsidDel="0038714A">
          <w:rPr>
            <w:rFonts w:ascii="Times New Roman" w:hAnsi="Times New Roman"/>
            <w:snapToGrid w:val="0"/>
          </w:rPr>
          <w:delText>, respectively</w:delText>
        </w:r>
      </w:del>
      <w:r>
        <w:rPr>
          <w:rFonts w:ascii="Times New Roman" w:hAnsi="Times New Roman"/>
          <w:snapToGrid w:val="0"/>
        </w:rPr>
        <w:t xml:space="preserve">; </w:t>
      </w:r>
      <w:r w:rsidRPr="003E53A4">
        <w:rPr>
          <w:rFonts w:ascii="Times New Roman" w:hAnsi="Times New Roman"/>
          <w:noProof/>
          <w:position w:val="-10"/>
        </w:rPr>
        <w:object w:dxaOrig="200" w:dyaOrig="320" w14:anchorId="4484CBEE">
          <v:shape id="_x0000_i1047" type="#_x0000_t75" alt="" style="width:9.5pt;height:13.6pt;mso-width-percent:0;mso-height-percent:0;mso-width-percent:0;mso-height-percent:0" o:ole="">
            <v:imagedata r:id="rId56" o:title=""/>
          </v:shape>
          <o:OLEObject Type="Embed" ProgID="Equation.DSMT4" ShapeID="_x0000_i1047" DrawAspect="Content" ObjectID="_1724243329" r:id="rId57"/>
        </w:object>
      </w:r>
      <w:r w:rsidRPr="0013783D">
        <w:rPr>
          <w:rFonts w:ascii="Times New Roman" w:hAnsi="Times New Roman"/>
          <w:snapToGrid w:val="0"/>
        </w:rPr>
        <w:t xml:space="preserve"> is the varia</w:t>
      </w:r>
      <w:r>
        <w:rPr>
          <w:rFonts w:ascii="Times New Roman" w:hAnsi="Times New Roman"/>
          <w:snapToGrid w:val="0"/>
        </w:rPr>
        <w:t>tion of fluid content per unit volume;</w:t>
      </w:r>
      <w:r w:rsidRPr="0013783D">
        <w:rPr>
          <w:rFonts w:ascii="Times New Roman" w:hAnsi="Times New Roman"/>
          <w:snapToGrid w:val="0"/>
        </w:rPr>
        <w:t xml:space="preserve"> </w:t>
      </w:r>
      <w:r w:rsidRPr="003E53A4">
        <w:rPr>
          <w:rFonts w:ascii="Times New Roman" w:hAnsi="Times New Roman"/>
          <w:noProof/>
          <w:position w:val="-4"/>
        </w:rPr>
        <w:object w:dxaOrig="240" w:dyaOrig="260" w14:anchorId="359038D0">
          <v:shape id="_x0000_i1048" type="#_x0000_t75" alt="" style="width:9.5pt;height:11.55pt;mso-width-percent:0;mso-height-percent:0;mso-width-percent:0;mso-height-percent:0" o:ole="">
            <v:imagedata r:id="rId58" o:title=""/>
          </v:shape>
          <o:OLEObject Type="Embed" ProgID="Equation.DSMT4" ShapeID="_x0000_i1048" DrawAspect="Content" ObjectID="_1724243330" r:id="rId59"/>
        </w:object>
      </w:r>
      <w:r>
        <w:rPr>
          <w:rFonts w:ascii="Times New Roman" w:hAnsi="Times New Roman"/>
          <w:noProof/>
        </w:rPr>
        <w:t xml:space="preserve"> </w:t>
      </w:r>
      <w:r w:rsidRPr="0013783D">
        <w:rPr>
          <w:rFonts w:ascii="Times New Roman" w:hAnsi="Times New Roman"/>
          <w:snapToGrid w:val="0"/>
        </w:rPr>
        <w:t>is entropy density</w:t>
      </w:r>
      <w:r>
        <w:rPr>
          <w:rFonts w:ascii="Times New Roman" w:hAnsi="Times New Roman"/>
          <w:snapToGrid w:val="0"/>
        </w:rPr>
        <w:t xml:space="preserve">. </w:t>
      </w:r>
      <w:r w:rsidRPr="0013783D">
        <w:rPr>
          <w:rFonts w:ascii="Times New Roman" w:hAnsi="Times New Roman"/>
          <w:snapToGrid w:val="0"/>
        </w:rPr>
        <w:t>The material constants include the drained bulk modulus tensor</w:t>
      </w:r>
      <w:r w:rsidRPr="0013783D">
        <w:rPr>
          <w:rFonts w:ascii="Times New Roman" w:hAnsi="Times New Roman"/>
          <w:noProof/>
          <w:position w:val="-4"/>
        </w:rPr>
        <w:object w:dxaOrig="260" w:dyaOrig="260" w14:anchorId="78E044BF">
          <v:shape id="_x0000_i1049" type="#_x0000_t75" alt="" style="width:11.55pt;height:11.55pt;mso-width-percent:0;mso-height-percent:0;mso-width-percent:0;mso-height-percent:0" o:ole="">
            <v:imagedata r:id="rId60" o:title=""/>
          </v:shape>
          <o:OLEObject Type="Embed" ProgID="Equation.DSMT4" ShapeID="_x0000_i1049" DrawAspect="Content" ObjectID="_1724243331" r:id="rId61"/>
        </w:object>
      </w:r>
      <w:r w:rsidRPr="0013783D">
        <w:rPr>
          <w:rFonts w:ascii="Times New Roman" w:hAnsi="Times New Roman"/>
        </w:rPr>
        <w:t>, Biot effective stress coefficient</w:t>
      </w:r>
      <w:r w:rsidRPr="0013783D">
        <w:rPr>
          <w:rFonts w:ascii="Times New Roman" w:hAnsi="Times New Roman"/>
          <w:noProof/>
          <w:position w:val="-6"/>
        </w:rPr>
        <w:object w:dxaOrig="220" w:dyaOrig="220" w14:anchorId="4EBA54A3">
          <v:shape id="_x0000_i1050" type="#_x0000_t75" alt="" style="width:9.5pt;height:9.5pt;mso-width-percent:0;mso-height-percent:0;mso-width-percent:0;mso-height-percent:0" o:ole="">
            <v:imagedata r:id="rId62" o:title=""/>
          </v:shape>
          <o:OLEObject Type="Embed" ProgID="Equation.DSMT4" ShapeID="_x0000_i1050" DrawAspect="Content" ObjectID="_1724243332" r:id="rId63"/>
        </w:object>
      </w:r>
      <w:r w:rsidRPr="0013783D">
        <w:rPr>
          <w:rFonts w:ascii="Times New Roman" w:hAnsi="Times New Roman"/>
        </w:rPr>
        <w:t xml:space="preserve">, </w:t>
      </w:r>
      <w:r w:rsidRPr="0013783D">
        <w:rPr>
          <w:rFonts w:ascii="Times New Roman" w:hAnsi="Times New Roman"/>
          <w:snapToGrid w:val="0"/>
        </w:rPr>
        <w:t>Skempton pore pressure coefficient</w:t>
      </w:r>
      <w:r>
        <w:rPr>
          <w:rFonts w:ascii="Times New Roman" w:hAnsi="Times New Roman"/>
          <w:snapToGrid w:val="0"/>
        </w:rPr>
        <w:t xml:space="preserve"> </w:t>
      </w:r>
      <w:r w:rsidRPr="003E53A4">
        <w:rPr>
          <w:rFonts w:ascii="Times New Roman" w:hAnsi="Times New Roman"/>
          <w:noProof/>
          <w:position w:val="-4"/>
        </w:rPr>
        <w:object w:dxaOrig="240" w:dyaOrig="260" w14:anchorId="5D4DD7CA">
          <v:shape id="_x0000_i1051" type="#_x0000_t75" alt="" style="width:9.5pt;height:11.55pt;mso-width-percent:0;mso-height-percent:0;mso-width-percent:0;mso-height-percent:0" o:ole="">
            <v:imagedata r:id="rId64" o:title=""/>
          </v:shape>
          <o:OLEObject Type="Embed" ProgID="Equation.DSMT4" ShapeID="_x0000_i1051" DrawAspect="Content" ObjectID="_1724243333" r:id="rId65"/>
        </w:object>
      </w:r>
      <w:r w:rsidRPr="0013783D">
        <w:rPr>
          <w:rFonts w:ascii="Times New Roman" w:hAnsi="Times New Roman"/>
          <w:snapToGrid w:val="0"/>
        </w:rPr>
        <w:t xml:space="preserve">, coefficient of volumetric thermal expansion of porous media frame </w:t>
      </w:r>
      <w:r w:rsidRPr="003E53A4">
        <w:rPr>
          <w:rFonts w:ascii="Times New Roman" w:hAnsi="Times New Roman"/>
          <w:noProof/>
          <w:position w:val="-12"/>
        </w:rPr>
        <w:object w:dxaOrig="279" w:dyaOrig="360" w14:anchorId="0E5C53C7">
          <v:shape id="_x0000_i1052" type="#_x0000_t75" alt="" style="width:11.55pt;height:17pt;mso-width-percent:0;mso-height-percent:0;mso-width-percent:0;mso-height-percent:0" o:ole="">
            <v:imagedata r:id="rId66" o:title=""/>
          </v:shape>
          <o:OLEObject Type="Embed" ProgID="Equation.DSMT4" ShapeID="_x0000_i1052" DrawAspect="Content" ObjectID="_1724243334" r:id="rId67"/>
        </w:object>
      </w:r>
      <w:r>
        <w:rPr>
          <w:rFonts w:ascii="Times New Roman" w:hAnsi="Times New Roman"/>
          <w:noProof/>
        </w:rPr>
        <w:t xml:space="preserve"> </w:t>
      </w:r>
      <w:r w:rsidRPr="0013783D">
        <w:rPr>
          <w:rFonts w:ascii="Times New Roman" w:hAnsi="Times New Roman"/>
          <w:snapToGrid w:val="0"/>
        </w:rPr>
        <w:t>, coefficient of volumetric thermal expansion of variations in fluid content in the solid-fluid system</w:t>
      </w:r>
      <w:r>
        <w:rPr>
          <w:rFonts w:ascii="Times New Roman" w:hAnsi="Times New Roman"/>
          <w:snapToGrid w:val="0"/>
        </w:rPr>
        <w:t xml:space="preserve"> </w:t>
      </w:r>
      <w:r w:rsidRPr="003E53A4">
        <w:rPr>
          <w:rFonts w:ascii="Times New Roman" w:hAnsi="Times New Roman"/>
          <w:noProof/>
          <w:position w:val="-12"/>
        </w:rPr>
        <w:object w:dxaOrig="260" w:dyaOrig="360" w14:anchorId="0706A248">
          <v:shape id="_x0000_i1053" type="#_x0000_t75" alt="" style="width:11.55pt;height:17pt;mso-width-percent:0;mso-height-percent:0;mso-width-percent:0;mso-height-percent:0" o:ole="">
            <v:imagedata r:id="rId68" o:title=""/>
          </v:shape>
          <o:OLEObject Type="Embed" ProgID="Equation.DSMT4" ShapeID="_x0000_i1053" DrawAspect="Content" ObjectID="_1724243335" r:id="rId69"/>
        </w:object>
      </w:r>
      <w:r>
        <w:rPr>
          <w:rFonts w:ascii="Times New Roman" w:hAnsi="Times New Roman"/>
          <w:noProof/>
        </w:rPr>
        <w:t xml:space="preserve"> </w:t>
      </w:r>
      <w:r>
        <w:rPr>
          <w:rFonts w:ascii="Times New Roman" w:hAnsi="Times New Roman"/>
          <w:noProof/>
        </w:rPr>
        <w:fldChar w:fldCharType="begin"/>
      </w:r>
      <w:r>
        <w:rPr>
          <w:rFonts w:ascii="Times New Roman" w:hAnsi="Times New Roman"/>
          <w:noProof/>
        </w:rPr>
        <w:instrText xml:space="preserve"> ADDIN EN.CITE &lt;EndNote&gt;&lt;Cite&gt;&lt;Author&gt;Cheng&lt;/Author&gt;&lt;Year&gt;2016&lt;/Year&gt;&lt;RecNum&gt;78&lt;/RecNum&gt;&lt;DisplayText&gt;(Cheng, 2016)&lt;/DisplayText&gt;&lt;record&gt;&lt;rec-number&gt;78&lt;/rec-number&gt;&lt;foreign-keys&gt;&lt;key app="EN" db-id="xrt0eexxkfpstqer0xlvs2vzff2w2rveftf9" timestamp="1648136576"&gt;78&lt;/key&gt;&lt;/foreign-keys&gt;&lt;ref-type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Pr>
          <w:rFonts w:ascii="Times New Roman" w:hAnsi="Times New Roman"/>
          <w:noProof/>
        </w:rPr>
        <w:fldChar w:fldCharType="separate"/>
      </w:r>
      <w:r>
        <w:rPr>
          <w:rFonts w:ascii="Times New Roman" w:hAnsi="Times New Roman"/>
          <w:noProof/>
        </w:rPr>
        <w:t>(Cheng, 2016)</w:t>
      </w:r>
      <w:r>
        <w:rPr>
          <w:rFonts w:ascii="Times New Roman" w:hAnsi="Times New Roman"/>
          <w:noProof/>
        </w:rPr>
        <w:fldChar w:fldCharType="end"/>
      </w:r>
      <w:r w:rsidRPr="0013783D">
        <w:rPr>
          <w:rFonts w:ascii="Times New Roman" w:hAnsi="Times New Roman"/>
          <w:snapToGrid w:val="0"/>
        </w:rPr>
        <w:t>, and</w:t>
      </w:r>
      <w:r>
        <w:rPr>
          <w:rFonts w:ascii="Times New Roman" w:hAnsi="Times New Roman"/>
          <w:snapToGrid w:val="0"/>
        </w:rPr>
        <w:t xml:space="preserve"> </w:t>
      </w:r>
      <w:r w:rsidRPr="0013783D">
        <w:rPr>
          <w:rFonts w:ascii="Times New Roman" w:hAnsi="Times New Roman"/>
          <w:noProof/>
          <w:position w:val="-6"/>
        </w:rPr>
        <w:object w:dxaOrig="260" w:dyaOrig="220" w14:anchorId="248C6559">
          <v:shape id="_x0000_i1054" type="#_x0000_t75" alt="" style="width:11.55pt;height:9.5pt;mso-width-percent:0;mso-height-percent:0;mso-width-percent:0;mso-height-percent:0" o:ole="">
            <v:imagedata r:id="rId70" o:title=""/>
          </v:shape>
          <o:OLEObject Type="Embed" ProgID="Equation.DSMT4" ShapeID="_x0000_i1054" DrawAspect="Content" ObjectID="_1724243336" r:id="rId71"/>
        </w:object>
      </w:r>
      <w:r>
        <w:rPr>
          <w:rFonts w:ascii="Times New Roman" w:hAnsi="Times New Roman"/>
          <w:noProof/>
        </w:rPr>
        <w:t xml:space="preserve"> </w:t>
      </w:r>
      <w:r w:rsidRPr="0013783D">
        <w:rPr>
          <w:rFonts w:ascii="Times New Roman" w:hAnsi="Times New Roman"/>
          <w:snapToGrid w:val="0"/>
        </w:rPr>
        <w:t xml:space="preserve">represents the specific heat of the porous medium at the reference temperature. </w:t>
      </w:r>
      <w:commentRangeEnd w:id="20"/>
      <w:r>
        <w:rPr>
          <w:rStyle w:val="CommentReference"/>
        </w:rPr>
        <w:commentReference w:id="20"/>
      </w:r>
      <w:commentRangeEnd w:id="21"/>
      <w:r w:rsidR="00A34BEA">
        <w:rPr>
          <w:rStyle w:val="CommentReference"/>
        </w:rPr>
        <w:commentReference w:id="21"/>
      </w:r>
    </w:p>
    <w:p w14:paraId="59FB8722" w14:textId="0DDC2871" w:rsidR="00D7323E" w:rsidRDefault="00D7323E" w:rsidP="00D7323E">
      <w:pPr>
        <w:adjustRightInd w:val="0"/>
        <w:snapToGrid w:val="0"/>
        <w:spacing w:line="360" w:lineRule="auto"/>
        <w:ind w:firstLine="720"/>
        <w:jc w:val="both"/>
        <w:rPr>
          <w:rFonts w:ascii="Times New Roman" w:hAnsi="Times New Roman"/>
        </w:rPr>
      </w:pPr>
      <w:r w:rsidRPr="00A34BEA">
        <w:rPr>
          <w:rFonts w:ascii="Times New Roman" w:hAnsi="Times New Roman"/>
        </w:rPr>
        <w:t xml:space="preserve">Before moving on to the solution method, it is intuitive to reflect that </w:t>
      </w:r>
      <w:r w:rsidRPr="00A34BEA">
        <w:rPr>
          <w:rFonts w:ascii="Times New Roman" w:hAnsi="Times New Roman"/>
          <w:snapToGrid w:val="0"/>
        </w:rPr>
        <w:t xml:space="preserve">from Eq. (4), deformation of the solid frame is caused by changes in stress, pore pressure, and/or temperature. The fluid phase in the porous medium is not only deforming with the solid frame, but at the same time, driven by pore pressure gradient and thermal forces, causing the pore fluid </w:t>
      </w:r>
      <w:ins w:id="29" w:author="Bunger, Andrew P" w:date="2022-09-08T16:15:00Z">
        <w:r w:rsidR="002D547C">
          <w:rPr>
            <w:rFonts w:ascii="Times New Roman" w:hAnsi="Times New Roman"/>
            <w:snapToGrid w:val="0"/>
          </w:rPr>
          <w:t xml:space="preserve">to be </w:t>
        </w:r>
      </w:ins>
      <w:r w:rsidRPr="00A34BEA">
        <w:rPr>
          <w:rFonts w:ascii="Times New Roman" w:hAnsi="Times New Roman"/>
          <w:snapToGrid w:val="0"/>
        </w:rPr>
        <w:t xml:space="preserve">entering or leaving the solid frame of unit volume. </w:t>
      </w:r>
      <w:del w:id="30" w:author="Bunger, Andrew P" w:date="2022-09-08T16:15:00Z">
        <w:r w:rsidRPr="00A34BEA" w:rsidDel="002D547C">
          <w:rPr>
            <w:rFonts w:ascii="Times New Roman" w:hAnsi="Times New Roman"/>
            <w:snapToGrid w:val="0"/>
          </w:rPr>
          <w:delText>Last</w:delText>
        </w:r>
      </w:del>
      <w:ins w:id="31" w:author="Bunger, Andrew P" w:date="2022-09-08T16:15:00Z">
        <w:r w:rsidR="002D547C">
          <w:rPr>
            <w:rFonts w:ascii="Times New Roman" w:hAnsi="Times New Roman"/>
            <w:snapToGrid w:val="0"/>
          </w:rPr>
          <w:t>Similarly</w:t>
        </w:r>
      </w:ins>
      <w:r w:rsidRPr="00A34BEA">
        <w:rPr>
          <w:rFonts w:ascii="Times New Roman" w:hAnsi="Times New Roman"/>
          <w:snapToGrid w:val="0"/>
        </w:rPr>
        <w:t>, the stress and temperature change will cause the change of the entropy of the porous system based on the generalized-energy relation. The entropy density is therefore</w:t>
      </w:r>
      <w:del w:id="32" w:author="Bunger, Andrew P" w:date="2022-09-08T16:15:00Z">
        <w:r w:rsidRPr="00A34BEA" w:rsidDel="002D547C">
          <w:rPr>
            <w:rFonts w:ascii="Times New Roman" w:hAnsi="Times New Roman"/>
            <w:snapToGrid w:val="0"/>
          </w:rPr>
          <w:delText xml:space="preserve"> is</w:delText>
        </w:r>
      </w:del>
      <w:r w:rsidRPr="00A34BEA">
        <w:rPr>
          <w:rFonts w:ascii="Times New Roman" w:hAnsi="Times New Roman"/>
          <w:snapToGrid w:val="0"/>
        </w:rPr>
        <w:t xml:space="preserve"> a function of volumetric strain of the solid frame, fluid content, and the change of temperature. Thus, the constitutive equations relate and couple volumetric strain, fluid content, and energy variables </w:t>
      </w:r>
      <w:r w:rsidRPr="00A34BEA">
        <w:rPr>
          <w:rFonts w:ascii="Times New Roman" w:hAnsi="Times New Roman"/>
          <w:noProof/>
          <w:position w:val="-14"/>
        </w:rPr>
        <w:object w:dxaOrig="859" w:dyaOrig="400" w14:anchorId="3918BBDC">
          <v:shape id="_x0000_i1055" type="#_x0000_t75" alt="" style="width:47.55pt;height:19.7pt;mso-width-percent:0;mso-height-percent:0;mso-width-percent:0;mso-height-percent:0" o:ole="">
            <v:imagedata r:id="rId72" o:title=""/>
          </v:shape>
          <o:OLEObject Type="Embed" ProgID="Equation.DSMT4" ShapeID="_x0000_i1055" DrawAspect="Content" ObjectID="_1724243337" r:id="rId73"/>
        </w:object>
      </w:r>
      <w:r w:rsidRPr="00A34BEA">
        <w:rPr>
          <w:rFonts w:ascii="Times New Roman" w:hAnsi="Times New Roman"/>
        </w:rPr>
        <w:t xml:space="preserve"> </w:t>
      </w:r>
      <w:r w:rsidRPr="00A34BEA">
        <w:rPr>
          <w:rFonts w:ascii="Times New Roman" w:hAnsi="Times New Roman"/>
          <w:snapToGrid w:val="0"/>
        </w:rPr>
        <w:t xml:space="preserve">with total stress, pore stress, and temperature variables </w:t>
      </w:r>
      <w:r w:rsidRPr="00A34BEA">
        <w:rPr>
          <w:rFonts w:ascii="Times New Roman" w:hAnsi="Times New Roman"/>
          <w:noProof/>
          <w:position w:val="-14"/>
        </w:rPr>
        <w:object w:dxaOrig="880" w:dyaOrig="400" w14:anchorId="04EBA710">
          <v:shape id="_x0000_i1056" type="#_x0000_t75" alt="" style="width:47.55pt;height:19.7pt;mso-width-percent:0;mso-height-percent:0;mso-width-percent:0;mso-height-percent:0" o:ole="">
            <v:imagedata r:id="rId74" o:title=""/>
          </v:shape>
          <o:OLEObject Type="Embed" ProgID="Equation.DSMT4" ShapeID="_x0000_i1056" DrawAspect="Content" ObjectID="_1724243338" r:id="rId75"/>
        </w:object>
      </w:r>
      <w:r w:rsidRPr="00A34BEA">
        <w:rPr>
          <w:rFonts w:ascii="Times New Roman" w:hAnsi="Times New Roman"/>
        </w:rPr>
        <w:t>with the material constants</w:t>
      </w:r>
      <w:r w:rsidRPr="00A34BEA">
        <w:rPr>
          <w:rFonts w:ascii="Times New Roman" w:hAnsi="Times New Roman"/>
          <w:noProof/>
          <w:position w:val="-14"/>
        </w:rPr>
        <w:object w:dxaOrig="1840" w:dyaOrig="400" w14:anchorId="5F74D6DE">
          <v:shape id="_x0000_i1057" type="#_x0000_t75" alt="" style="width:91.7pt;height:19.7pt;mso-width-percent:0;mso-height-percent:0;mso-width-percent:0;mso-height-percent:0" o:ole="">
            <v:imagedata r:id="rId76" o:title=""/>
          </v:shape>
          <o:OLEObject Type="Embed" ProgID="Equation.DSMT4" ShapeID="_x0000_i1057" DrawAspect="Content" ObjectID="_1724243339" r:id="rId77"/>
        </w:object>
      </w:r>
      <w:r w:rsidRPr="00A34BEA">
        <w:rPr>
          <w:rFonts w:ascii="Times New Roman" w:hAnsi="Times New Roman"/>
        </w:rPr>
        <w:t>.</w:t>
      </w:r>
    </w:p>
    <w:p w14:paraId="1F333025" w14:textId="0EE92A0E" w:rsidR="006B402B" w:rsidRDefault="00D7323E" w:rsidP="0013783D">
      <w:pPr>
        <w:adjustRightInd w:val="0"/>
        <w:snapToGrid w:val="0"/>
        <w:spacing w:line="360" w:lineRule="auto"/>
        <w:jc w:val="both"/>
        <w:rPr>
          <w:rFonts w:ascii="Times New Roman" w:hAnsi="Times New Roman"/>
          <w:snapToGrid w:val="0"/>
        </w:rPr>
      </w:pPr>
      <w:r>
        <w:rPr>
          <w:rFonts w:ascii="Times New Roman" w:hAnsi="Times New Roman"/>
          <w:snapToGrid w:val="0"/>
        </w:rPr>
        <w:tab/>
      </w:r>
      <w:r w:rsidR="00A006D8">
        <w:rPr>
          <w:rFonts w:ascii="Times New Roman" w:hAnsi="Times New Roman"/>
          <w:snapToGrid w:val="0"/>
        </w:rPr>
        <w:t>Next, based on</w:t>
      </w:r>
      <w:r w:rsidR="003C6F51" w:rsidRPr="00780CED">
        <w:rPr>
          <w:rFonts w:ascii="Times New Roman" w:hAnsi="Times New Roman"/>
          <w:snapToGrid w:val="0"/>
        </w:rPr>
        <w:t xml:space="preserve"> </w:t>
      </w:r>
      <w:r w:rsidR="006B402B">
        <w:rPr>
          <w:rFonts w:ascii="Times New Roman" w:hAnsi="Times New Roman"/>
          <w:snapToGrid w:val="0"/>
        </w:rPr>
        <w:t>quasi-static equilibrium</w:t>
      </w:r>
      <w:r w:rsidR="00A006D8">
        <w:rPr>
          <w:rFonts w:ascii="Times New Roman" w:hAnsi="Times New Roman"/>
          <w:snapToGrid w:val="0"/>
        </w:rPr>
        <w:t>, the divergence of the stress tensor is taken to be zero, that is</w:t>
      </w:r>
      <w:r w:rsidR="006B402B">
        <w:rPr>
          <w:rFonts w:ascii="Times New Roman" w:hAnsi="Times New Roman"/>
          <w:snapToGrid w:val="0"/>
        </w:rPr>
        <w:t xml:space="preserve"> </w:t>
      </w:r>
    </w:p>
    <w:p w14:paraId="7E16BB7B" w14:textId="0E1902C1" w:rsidR="006B402B" w:rsidRPr="00FC6272" w:rsidRDefault="006B402B" w:rsidP="00FC6272">
      <w:pPr>
        <w:adjustRightInd w:val="0"/>
        <w:snapToGrid w:val="0"/>
        <w:rPr>
          <w:rFonts w:ascii="Times New Roman" w:hAnsi="Times New Roman"/>
        </w:rPr>
      </w:pPr>
      <w:r>
        <w:rPr>
          <w:rFonts w:ascii="Times New Roman" w:hAnsi="Times New Roman"/>
          <w:noProof/>
        </w:rPr>
        <w:t xml:space="preserve">                                                                    </w:t>
      </w:r>
      <w:commentRangeStart w:id="33"/>
      <w:r w:rsidRPr="008E6348">
        <w:rPr>
          <w:rFonts w:ascii="Times New Roman" w:hAnsi="Times New Roman"/>
          <w:noProof/>
          <w:position w:val="-34"/>
        </w:rPr>
        <w:object w:dxaOrig="840" w:dyaOrig="780" w14:anchorId="6C7D1833">
          <v:shape id="_x0000_i1058" type="#_x0000_t75" alt="" style="width:42.1pt;height:40.1pt;mso-width-percent:0;mso-height-percent:0;mso-width-percent:0;mso-height-percent:0" o:ole="">
            <v:imagedata r:id="rId78" o:title=""/>
          </v:shape>
          <o:OLEObject Type="Embed" ProgID="Equation.DSMT4" ShapeID="_x0000_i1058" DrawAspect="Content" ObjectID="_1724243340" r:id="rId79"/>
        </w:object>
      </w:r>
      <w:r w:rsidR="00F415BA">
        <w:rPr>
          <w:rFonts w:ascii="Times New Roman" w:hAnsi="Times New Roman"/>
        </w:rPr>
        <w:t>.</w:t>
      </w:r>
      <w:r>
        <w:rPr>
          <w:rFonts w:ascii="Times New Roman" w:hAnsi="Times New Roman"/>
        </w:rPr>
        <w:t xml:space="preserve">       </w:t>
      </w:r>
      <w:commentRangeEnd w:id="33"/>
      <w:r w:rsidR="00FC72C8">
        <w:rPr>
          <w:rStyle w:val="CommentReference"/>
        </w:rPr>
        <w:commentReference w:id="33"/>
      </w:r>
      <w:r>
        <w:rPr>
          <w:rFonts w:ascii="Times New Roman" w:hAnsi="Times New Roman"/>
        </w:rPr>
        <w:t xml:space="preserve">     </w:t>
      </w:r>
      <w:r w:rsidR="00FC6272">
        <w:rPr>
          <w:rFonts w:ascii="Times New Roman" w:hAnsi="Times New Roman"/>
        </w:rPr>
        <w:t xml:space="preserve">                               </w:t>
      </w:r>
      <w:r>
        <w:rPr>
          <w:rFonts w:ascii="Times New Roman" w:hAnsi="Times New Roman"/>
        </w:rPr>
        <w:t xml:space="preserve">                                     </w:t>
      </w:r>
      <w:r w:rsidR="00D7323E">
        <w:rPr>
          <w:rFonts w:ascii="Times New Roman" w:hAnsi="Times New Roman"/>
        </w:rPr>
        <w:t>(5</w:t>
      </w:r>
      <w:r w:rsidR="00A8731B">
        <w:rPr>
          <w:rFonts w:ascii="Times New Roman" w:hAnsi="Times New Roman"/>
        </w:rPr>
        <w:t>)</w:t>
      </w:r>
    </w:p>
    <w:p w14:paraId="3B38ECCC" w14:textId="4B6C89A1" w:rsidR="002A31AD" w:rsidRDefault="00A006D8" w:rsidP="002A31AD">
      <w:pPr>
        <w:adjustRightInd w:val="0"/>
        <w:snapToGrid w:val="0"/>
        <w:rPr>
          <w:rFonts w:ascii="Times New Roman" w:hAnsi="Times New Roman"/>
          <w:snapToGrid w:val="0"/>
        </w:rPr>
      </w:pPr>
      <w:r>
        <w:rPr>
          <w:rFonts w:ascii="Times New Roman" w:hAnsi="Times New Roman"/>
          <w:snapToGrid w:val="0"/>
        </w:rPr>
        <w:t>Furthermore, the classical small strain assumption is adopted whereby the</w:t>
      </w:r>
      <w:r w:rsidR="002A31AD">
        <w:rPr>
          <w:rFonts w:ascii="Times New Roman" w:hAnsi="Times New Roman"/>
          <w:snapToGrid w:val="0"/>
        </w:rPr>
        <w:t xml:space="preserve"> strain-displacement relations</w:t>
      </w:r>
      <w:r>
        <w:rPr>
          <w:rFonts w:ascii="Times New Roman" w:hAnsi="Times New Roman"/>
          <w:snapToGrid w:val="0"/>
        </w:rPr>
        <w:t xml:space="preserve"> are</w:t>
      </w:r>
      <w:r w:rsidR="002A31AD">
        <w:rPr>
          <w:rFonts w:ascii="Times New Roman" w:hAnsi="Times New Roman"/>
          <w:snapToGrid w:val="0"/>
        </w:rPr>
        <w:t xml:space="preserve"> </w:t>
      </w:r>
    </w:p>
    <w:p w14:paraId="57902EA8" w14:textId="5FAB4D0D" w:rsidR="002A31AD" w:rsidRPr="00D7323E" w:rsidRDefault="002A31AD" w:rsidP="002A31AD">
      <w:pPr>
        <w:adjustRightInd w:val="0"/>
        <w:snapToGrid w:val="0"/>
        <w:rPr>
          <w:rFonts w:ascii="Times New Roman" w:hAnsi="Times New Roman"/>
        </w:rPr>
      </w:pPr>
      <w:r>
        <w:rPr>
          <w:rFonts w:ascii="Times New Roman" w:hAnsi="Times New Roman"/>
          <w:snapToGrid w:val="0"/>
        </w:rPr>
        <w:lastRenderedPageBreak/>
        <w:t xml:space="preserve">                                                                </w:t>
      </w:r>
      <w:commentRangeStart w:id="34"/>
      <w:r>
        <w:rPr>
          <w:rFonts w:ascii="Times New Roman" w:hAnsi="Times New Roman"/>
          <w:snapToGrid w:val="0"/>
        </w:rPr>
        <w:t xml:space="preserve"> </w:t>
      </w:r>
      <w:r w:rsidRPr="00D7323E">
        <w:rPr>
          <w:rFonts w:ascii="Times New Roman" w:hAnsi="Times New Roman"/>
          <w:noProof/>
          <w:position w:val="-34"/>
        </w:rPr>
        <w:object w:dxaOrig="1939" w:dyaOrig="780" w14:anchorId="1150F724">
          <v:shape id="_x0000_i1059" type="#_x0000_t75" alt="" style="width:96.45pt;height:40.1pt;mso-width-percent:0;mso-height-percent:0;mso-width-percent:0;mso-height-percent:0" o:ole="">
            <v:imagedata r:id="rId80" o:title=""/>
          </v:shape>
          <o:OLEObject Type="Embed" ProgID="Equation.DSMT4" ShapeID="_x0000_i1059" DrawAspect="Content" ObjectID="_1724243341" r:id="rId81"/>
        </w:object>
      </w:r>
      <w:r w:rsidRPr="00D7323E">
        <w:rPr>
          <w:rFonts w:ascii="Times New Roman" w:hAnsi="Times New Roman"/>
        </w:rPr>
        <w:t xml:space="preserve"> </w:t>
      </w:r>
      <w:commentRangeEnd w:id="34"/>
      <w:r w:rsidR="00FC72C8">
        <w:rPr>
          <w:rStyle w:val="CommentReference"/>
        </w:rPr>
        <w:commentReference w:id="34"/>
      </w:r>
      <w:r w:rsidR="00F415BA" w:rsidRPr="00D7323E">
        <w:rPr>
          <w:rFonts w:ascii="Times New Roman" w:hAnsi="Times New Roman"/>
        </w:rPr>
        <w:t>.</w:t>
      </w:r>
      <w:r w:rsidR="00FC6272" w:rsidRPr="00D7323E">
        <w:rPr>
          <w:rFonts w:ascii="Times New Roman" w:hAnsi="Times New Roman"/>
        </w:rPr>
        <w:t xml:space="preserve">  </w:t>
      </w:r>
      <w:r w:rsidRPr="00D7323E">
        <w:rPr>
          <w:rFonts w:ascii="Times New Roman" w:hAnsi="Times New Roman"/>
        </w:rPr>
        <w:t xml:space="preserve">                            </w:t>
      </w:r>
      <w:r w:rsidR="006375C0">
        <w:rPr>
          <w:rFonts w:ascii="Times New Roman" w:hAnsi="Times New Roman"/>
        </w:rPr>
        <w:t xml:space="preserve">                             </w:t>
      </w:r>
      <w:commentRangeStart w:id="35"/>
      <w:r w:rsidR="006375C0">
        <w:rPr>
          <w:rFonts w:ascii="Times New Roman" w:hAnsi="Times New Roman"/>
        </w:rPr>
        <w:t xml:space="preserve"> </w:t>
      </w:r>
      <w:r w:rsidRPr="00D7323E">
        <w:rPr>
          <w:rFonts w:ascii="Times New Roman" w:hAnsi="Times New Roman"/>
        </w:rPr>
        <w:t xml:space="preserve"> </w:t>
      </w:r>
      <w:r w:rsidR="00D7323E">
        <w:rPr>
          <w:rFonts w:ascii="Times New Roman" w:hAnsi="Times New Roman"/>
        </w:rPr>
        <w:t>(6</w:t>
      </w:r>
      <w:r w:rsidR="00A8731B" w:rsidRPr="00D7323E">
        <w:rPr>
          <w:rFonts w:ascii="Times New Roman" w:hAnsi="Times New Roman"/>
        </w:rPr>
        <w:t>)</w:t>
      </w:r>
      <w:commentRangeEnd w:id="35"/>
      <w:r w:rsidR="002D547C">
        <w:rPr>
          <w:rStyle w:val="CommentReference"/>
        </w:rPr>
        <w:commentReference w:id="35"/>
      </w:r>
    </w:p>
    <w:p w14:paraId="01C70642" w14:textId="09B3D9A9" w:rsidR="002A31AD" w:rsidRPr="00D7323E" w:rsidRDefault="00A006D8" w:rsidP="0013783D">
      <w:pPr>
        <w:adjustRightInd w:val="0"/>
        <w:snapToGrid w:val="0"/>
        <w:spacing w:line="360" w:lineRule="auto"/>
        <w:jc w:val="both"/>
        <w:rPr>
          <w:rFonts w:ascii="Times New Roman" w:hAnsi="Times New Roman"/>
          <w:snapToGrid w:val="0"/>
        </w:rPr>
      </w:pPr>
      <w:r w:rsidRPr="00D7323E">
        <w:rPr>
          <w:rFonts w:ascii="Times New Roman" w:hAnsi="Times New Roman"/>
          <w:snapToGrid w:val="0"/>
        </w:rPr>
        <w:t>Next, we consider the fluid in the pore spaces to be incompressible so that the</w:t>
      </w:r>
      <w:r w:rsidR="00D7323E" w:rsidRPr="00D7323E">
        <w:rPr>
          <w:rFonts w:ascii="Times New Roman" w:hAnsi="Times New Roman"/>
          <w:snapToGrid w:val="0"/>
        </w:rPr>
        <w:t xml:space="preserve"> divergence of the fluid flux (</w:t>
      </w:r>
      <w:r w:rsidR="00D7323E" w:rsidRPr="00D7323E">
        <w:rPr>
          <w:rFonts w:ascii="Times New Roman" w:hAnsi="Times New Roman"/>
          <w:snapToGrid w:val="0"/>
          <w:position w:val="-10"/>
        </w:rPr>
        <w:object w:dxaOrig="200" w:dyaOrig="260" w14:anchorId="7AE9CDA4">
          <v:shape id="_x0000_i1060" type="#_x0000_t75" style="width:10.2pt;height:12.9pt" o:ole="">
            <v:imagedata r:id="rId82" o:title=""/>
          </v:shape>
          <o:OLEObject Type="Embed" ProgID="Equation.DSMT4" ShapeID="_x0000_i1060" DrawAspect="Content" ObjectID="_1724243342" r:id="rId83"/>
        </w:object>
      </w:r>
      <w:r w:rsidRPr="00D7323E">
        <w:rPr>
          <w:rFonts w:ascii="Times New Roman" w:hAnsi="Times New Roman"/>
          <w:snapToGrid w:val="0"/>
        </w:rPr>
        <w:t xml:space="preserve">) </w:t>
      </w:r>
      <w:r w:rsidR="00F415BA" w:rsidRPr="00D7323E">
        <w:rPr>
          <w:rFonts w:ascii="Times New Roman" w:hAnsi="Times New Roman"/>
          <w:snapToGrid w:val="0"/>
        </w:rPr>
        <w:t xml:space="preserve">is directly balanced by rate of change of </w:t>
      </w:r>
      <w:r w:rsidR="00D7323E" w:rsidRPr="00D7323E">
        <w:rPr>
          <w:rFonts w:ascii="Times New Roman" w:hAnsi="Times New Roman"/>
          <w:snapToGrid w:val="0"/>
        </w:rPr>
        <w:t>the variation of fluid content (</w:t>
      </w:r>
      <w:r w:rsidR="00D7323E" w:rsidRPr="00D7323E">
        <w:rPr>
          <w:position w:val="-10"/>
        </w:rPr>
        <w:object w:dxaOrig="240" w:dyaOrig="320" w14:anchorId="24C552AE">
          <v:shape id="_x0000_i1061" type="#_x0000_t75" style="width:11.55pt;height:16.3pt" o:ole="">
            <v:imagedata r:id="rId84" o:title=""/>
          </v:shape>
          <o:OLEObject Type="Embed" ProgID="Equation.DSMT4" ShapeID="_x0000_i1061" DrawAspect="Content" ObjectID="_1724243343" r:id="rId85"/>
        </w:object>
      </w:r>
      <w:r w:rsidR="00D7323E" w:rsidRPr="00D7323E">
        <w:rPr>
          <w:rFonts w:ascii="Times New Roman" w:hAnsi="Times New Roman"/>
          <w:snapToGrid w:val="0"/>
        </w:rPr>
        <w:t xml:space="preserve">), hence </w:t>
      </w:r>
      <w:r w:rsidR="00D7323E" w:rsidRPr="00D7323E">
        <w:rPr>
          <w:rFonts w:ascii="Times New Roman" w:hAnsi="Times New Roman"/>
          <w:snapToGrid w:val="0"/>
        </w:rPr>
        <w:fldChar w:fldCharType="begin"/>
      </w:r>
      <w:r w:rsidR="00D7323E" w:rsidRPr="00D7323E">
        <w:rPr>
          <w:rFonts w:ascii="Times New Roman" w:hAnsi="Times New Roman"/>
          <w:snapToGrid w:val="0"/>
        </w:rPr>
        <w:instrText xml:space="preserve"> ADDIN EN.CITE &lt;EndNote&gt;&lt;Cite&gt;&lt;Author&gt;Cheng&lt;/Author&gt;&lt;Year&gt;2016&lt;/Year&gt;&lt;RecNum&gt;78&lt;/RecNum&gt;&lt;DisplayText&gt;(Cheng, 2016)&lt;/DisplayText&gt;&lt;record&gt;&lt;rec-number&gt;78&lt;/rec-number&gt;&lt;foreign-keys&gt;&lt;key app="EN" db-id="xrt0eexxkfpstqer0xlvs2vzff2w2rveftf9" timestamp="1648136576"&gt;78&lt;/key&gt;&lt;/foreign-keys&gt;&lt;ref-type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D7323E" w:rsidRPr="00D7323E">
        <w:rPr>
          <w:rFonts w:ascii="Times New Roman" w:hAnsi="Times New Roman"/>
          <w:snapToGrid w:val="0"/>
        </w:rPr>
        <w:fldChar w:fldCharType="separate"/>
      </w:r>
      <w:r w:rsidR="00D7323E" w:rsidRPr="00D7323E">
        <w:rPr>
          <w:rFonts w:ascii="Times New Roman" w:hAnsi="Times New Roman"/>
          <w:noProof/>
          <w:snapToGrid w:val="0"/>
        </w:rPr>
        <w:t>(Cheng, 2016)</w:t>
      </w:r>
      <w:r w:rsidR="00D7323E" w:rsidRPr="00D7323E">
        <w:rPr>
          <w:rFonts w:ascii="Times New Roman" w:hAnsi="Times New Roman"/>
          <w:snapToGrid w:val="0"/>
        </w:rPr>
        <w:fldChar w:fldCharType="end"/>
      </w:r>
    </w:p>
    <w:p w14:paraId="4E174091" w14:textId="76F91E7C" w:rsidR="002A31AD" w:rsidRPr="00D7323E" w:rsidRDefault="002A31AD" w:rsidP="002A31AD">
      <w:pPr>
        <w:adjustRightInd w:val="0"/>
        <w:snapToGrid w:val="0"/>
        <w:rPr>
          <w:rFonts w:ascii="Times New Roman" w:hAnsi="Times New Roman"/>
        </w:rPr>
      </w:pPr>
      <w:r w:rsidRPr="00D7323E">
        <w:rPr>
          <w:rFonts w:ascii="Times New Roman" w:hAnsi="Times New Roman"/>
          <w:noProof/>
        </w:rPr>
        <w:t xml:space="preserve">                                                                         </w:t>
      </w:r>
      <w:r w:rsidRPr="00D7323E">
        <w:rPr>
          <w:rFonts w:ascii="Times New Roman" w:hAnsi="Times New Roman"/>
          <w:noProof/>
          <w:position w:val="-24"/>
        </w:rPr>
        <w:object w:dxaOrig="1380" w:dyaOrig="620" w14:anchorId="08A7B404">
          <v:shape id="_x0000_i1062" type="#_x0000_t75" alt="" style="width:67.9pt;height:29.9pt;mso-width-percent:0;mso-height-percent:0;mso-width-percent:0;mso-height-percent:0" o:ole="">
            <v:imagedata r:id="rId86" o:title=""/>
          </v:shape>
          <o:OLEObject Type="Embed" ProgID="Equation.DSMT4" ShapeID="_x0000_i1062" DrawAspect="Content" ObjectID="_1724243344" r:id="rId87"/>
        </w:object>
      </w:r>
      <w:r w:rsidR="00F415BA" w:rsidRPr="00D7323E">
        <w:rPr>
          <w:rFonts w:ascii="Times New Roman" w:hAnsi="Times New Roman"/>
        </w:rPr>
        <w:t>.</w:t>
      </w:r>
      <w:r w:rsidRPr="00D7323E">
        <w:rPr>
          <w:rFonts w:ascii="Times New Roman" w:hAnsi="Times New Roman"/>
        </w:rPr>
        <w:t xml:space="preserve">                                                                </w:t>
      </w:r>
      <w:r w:rsidR="00D7323E">
        <w:rPr>
          <w:rFonts w:ascii="Times New Roman" w:hAnsi="Times New Roman"/>
        </w:rPr>
        <w:t xml:space="preserve"> (7</w:t>
      </w:r>
      <w:r w:rsidR="00A8731B" w:rsidRPr="00D7323E">
        <w:rPr>
          <w:rFonts w:ascii="Times New Roman" w:hAnsi="Times New Roman"/>
        </w:rPr>
        <w:t>)</w:t>
      </w:r>
    </w:p>
    <w:p w14:paraId="233C84EA" w14:textId="348F7B15" w:rsidR="00F415BA" w:rsidRDefault="00F415BA" w:rsidP="002A31AD">
      <w:pPr>
        <w:adjustRightInd w:val="0"/>
        <w:snapToGrid w:val="0"/>
        <w:rPr>
          <w:rFonts w:ascii="Times New Roman" w:hAnsi="Times New Roman"/>
          <w:snapToGrid w:val="0"/>
        </w:rPr>
      </w:pPr>
      <w:r w:rsidRPr="00D7323E">
        <w:rPr>
          <w:rFonts w:ascii="Times New Roman" w:hAnsi="Times New Roman"/>
        </w:rPr>
        <w:t>A similar conservation law assumes</w:t>
      </w:r>
      <w:r w:rsidR="00D7323E" w:rsidRPr="00D7323E">
        <w:rPr>
          <w:rFonts w:ascii="Times New Roman" w:hAnsi="Times New Roman"/>
        </w:rPr>
        <w:t xml:space="preserve"> the heat flux only through conduction </w:t>
      </w:r>
      <w:r w:rsidRPr="00D7323E">
        <w:rPr>
          <w:rFonts w:ascii="Times New Roman" w:hAnsi="Times New Roman"/>
        </w:rPr>
        <w:t>and relates th</w:t>
      </w:r>
      <w:r w:rsidR="00D7323E" w:rsidRPr="00D7323E">
        <w:rPr>
          <w:rFonts w:ascii="Times New Roman" w:hAnsi="Times New Roman"/>
        </w:rPr>
        <w:t>e divergence of the heat flux (</w:t>
      </w:r>
      <w:r w:rsidR="00D7323E" w:rsidRPr="00D7323E">
        <w:rPr>
          <w:rFonts w:ascii="Times New Roman" w:hAnsi="Times New Roman"/>
          <w:position w:val="-6"/>
        </w:rPr>
        <w:object w:dxaOrig="200" w:dyaOrig="279" w14:anchorId="530F9DC7">
          <v:shape id="_x0000_i1063" type="#_x0000_t75" style="width:10.2pt;height:13.6pt" o:ole="">
            <v:imagedata r:id="rId88" o:title=""/>
          </v:shape>
          <o:OLEObject Type="Embed" ProgID="Equation.DSMT4" ShapeID="_x0000_i1063" DrawAspect="Content" ObjectID="_1724243345" r:id="rId89"/>
        </w:object>
      </w:r>
      <w:r w:rsidRPr="00D7323E">
        <w:rPr>
          <w:rFonts w:ascii="Times New Roman" w:hAnsi="Times New Roman"/>
        </w:rPr>
        <w:t xml:space="preserve">) to the rate of </w:t>
      </w:r>
      <w:r w:rsidR="00D7323E" w:rsidRPr="00D7323E">
        <w:rPr>
          <w:rFonts w:ascii="Times New Roman" w:hAnsi="Times New Roman"/>
        </w:rPr>
        <w:t>change of the entropy density (</w:t>
      </w:r>
      <w:r w:rsidR="00D7323E" w:rsidRPr="00D7323E">
        <w:rPr>
          <w:position w:val="-4"/>
        </w:rPr>
        <w:object w:dxaOrig="279" w:dyaOrig="260" w14:anchorId="40BD90C3">
          <v:shape id="_x0000_i1064" type="#_x0000_t75" style="width:13.6pt;height:12.9pt" o:ole="">
            <v:imagedata r:id="rId90" o:title=""/>
          </v:shape>
          <o:OLEObject Type="Embed" ProgID="Equation.DSMT4" ShapeID="_x0000_i1064" DrawAspect="Content" ObjectID="_1724243346" r:id="rId91"/>
        </w:object>
      </w:r>
      <w:r w:rsidRPr="00D7323E">
        <w:rPr>
          <w:rFonts w:ascii="Times New Roman" w:hAnsi="Times New Roman"/>
        </w:rPr>
        <w:t xml:space="preserve">) according to </w:t>
      </w:r>
      <w:r w:rsidR="00D7323E" w:rsidRPr="00D7323E">
        <w:rPr>
          <w:rFonts w:ascii="Times New Roman" w:hAnsi="Times New Roman"/>
        </w:rPr>
        <w:fldChar w:fldCharType="begin"/>
      </w:r>
      <w:r w:rsidR="00D7323E" w:rsidRPr="00D7323E">
        <w:rPr>
          <w:rFonts w:ascii="Times New Roman" w:hAnsi="Times New Roman"/>
        </w:rPr>
        <w:instrText xml:space="preserve"> ADDIN EN.CITE &lt;EndNote&gt;&lt;Cite&gt;&lt;Author&gt;Cheng&lt;/Author&gt;&lt;Year&gt;2016&lt;/Year&gt;&lt;RecNum&gt;78&lt;/RecNum&gt;&lt;DisplayText&gt;(Cheng, 2016)&lt;/DisplayText&gt;&lt;record&gt;&lt;rec-number&gt;78&lt;/rec-number&gt;&lt;foreign-keys&gt;&lt;key app="EN" db-id="xrt0eexxkfpstqer0xlvs2vzff2w2rveftf9" timestamp="1648136576"&gt;78&lt;/key&gt;&lt;/foreign-keys&gt;&lt;ref-type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D7323E" w:rsidRPr="00D7323E">
        <w:rPr>
          <w:rFonts w:ascii="Times New Roman" w:hAnsi="Times New Roman"/>
        </w:rPr>
        <w:fldChar w:fldCharType="separate"/>
      </w:r>
      <w:r w:rsidR="00D7323E" w:rsidRPr="00D7323E">
        <w:rPr>
          <w:rFonts w:ascii="Times New Roman" w:hAnsi="Times New Roman"/>
          <w:noProof/>
        </w:rPr>
        <w:t>(Cheng, 2016)</w:t>
      </w:r>
      <w:r w:rsidR="00D7323E" w:rsidRPr="00D7323E">
        <w:rPr>
          <w:rFonts w:ascii="Times New Roman" w:hAnsi="Times New Roman"/>
        </w:rPr>
        <w:fldChar w:fldCharType="end"/>
      </w:r>
    </w:p>
    <w:p w14:paraId="0311B2BE" w14:textId="6B8F7411" w:rsidR="002A31AD" w:rsidRPr="002A31AD" w:rsidRDefault="002A31AD" w:rsidP="002A31AD">
      <w:pPr>
        <w:adjustRightInd w:val="0"/>
        <w:snapToGrid w:val="0"/>
        <w:rPr>
          <w:rFonts w:ascii="Times New Roman" w:hAnsi="Times New Roman"/>
        </w:rPr>
      </w:pPr>
      <w:r>
        <w:rPr>
          <w:rFonts w:ascii="Times New Roman" w:hAnsi="Times New Roman"/>
          <w:noProof/>
        </w:rPr>
        <w:t xml:space="preserve">                                                                         </w:t>
      </w:r>
      <w:r w:rsidRPr="00E7580B">
        <w:rPr>
          <w:rFonts w:ascii="Times New Roman" w:hAnsi="Times New Roman"/>
          <w:noProof/>
          <w:position w:val="-24"/>
        </w:rPr>
        <w:object w:dxaOrig="1440" w:dyaOrig="620" w14:anchorId="24B1A518">
          <v:shape id="_x0000_i1065" type="#_x0000_t75" alt="" style="width:69.95pt;height:29.9pt;mso-width-percent:0;mso-height-percent:0;mso-width-percent:0;mso-height-percent:0" o:ole="">
            <v:imagedata r:id="rId92" o:title=""/>
          </v:shape>
          <o:OLEObject Type="Embed" ProgID="Equation.DSMT4" ShapeID="_x0000_i1065" DrawAspect="Content" ObjectID="_1724243347" r:id="rId93"/>
        </w:object>
      </w:r>
      <w:r w:rsidR="00F415BA">
        <w:rPr>
          <w:rFonts w:ascii="Times New Roman" w:hAnsi="Times New Roman"/>
        </w:rPr>
        <w:t>.</w:t>
      </w:r>
      <w:r>
        <w:rPr>
          <w:rFonts w:ascii="Times New Roman" w:hAnsi="Times New Roman"/>
        </w:rPr>
        <w:t xml:space="preserve">                                                                </w:t>
      </w:r>
      <w:r w:rsidR="00D7323E">
        <w:rPr>
          <w:rFonts w:ascii="Times New Roman" w:hAnsi="Times New Roman"/>
        </w:rPr>
        <w:t>(8</w:t>
      </w:r>
      <w:r w:rsidR="00A8731B">
        <w:rPr>
          <w:rFonts w:ascii="Times New Roman" w:hAnsi="Times New Roman"/>
        </w:rPr>
        <w:t>)</w:t>
      </w:r>
    </w:p>
    <w:p w14:paraId="6AE4240E" w14:textId="183DC1E4" w:rsidR="002A31AD" w:rsidRDefault="00F415BA" w:rsidP="0013783D">
      <w:pPr>
        <w:adjustRightInd w:val="0"/>
        <w:snapToGrid w:val="0"/>
        <w:spacing w:line="360" w:lineRule="auto"/>
        <w:jc w:val="both"/>
        <w:rPr>
          <w:rFonts w:ascii="Times New Roman" w:hAnsi="Times New Roman"/>
          <w:snapToGrid w:val="0"/>
        </w:rPr>
      </w:pPr>
      <w:r>
        <w:rPr>
          <w:rFonts w:ascii="Times New Roman" w:hAnsi="Times New Roman"/>
          <w:snapToGrid w:val="0"/>
        </w:rPr>
        <w:t>B</w:t>
      </w:r>
      <w:r w:rsidR="00A006D8">
        <w:rPr>
          <w:rFonts w:ascii="Times New Roman" w:hAnsi="Times New Roman"/>
          <w:snapToGrid w:val="0"/>
        </w:rPr>
        <w:t xml:space="preserve">y substituting both transport laws (Eq. (1) and Eq. (2)) into the </w:t>
      </w:r>
      <w:r w:rsidR="00A006D8" w:rsidRPr="003A34DA">
        <w:rPr>
          <w:rFonts w:ascii="Times New Roman" w:hAnsi="Times New Roman"/>
          <w:snapToGrid w:val="0"/>
        </w:rPr>
        <w:t>conservation laws</w:t>
      </w:r>
      <w:r>
        <w:rPr>
          <w:rFonts w:ascii="Times New Roman" w:hAnsi="Times New Roman"/>
          <w:snapToGrid w:val="0"/>
        </w:rPr>
        <w:t>,</w:t>
      </w:r>
      <w:r w:rsidR="00A006D8">
        <w:rPr>
          <w:rFonts w:ascii="Times New Roman" w:hAnsi="Times New Roman"/>
          <w:snapToGrid w:val="0"/>
        </w:rPr>
        <w:t xml:space="preserve"> </w:t>
      </w:r>
      <w:r w:rsidR="005E5BEE" w:rsidRPr="00780CED">
        <w:rPr>
          <w:rFonts w:ascii="Times New Roman" w:hAnsi="Times New Roman"/>
          <w:snapToGrid w:val="0"/>
        </w:rPr>
        <w:t xml:space="preserve">the </w:t>
      </w:r>
      <w:r w:rsidR="003C6F51" w:rsidRPr="00780CED">
        <w:rPr>
          <w:rFonts w:ascii="Times New Roman" w:hAnsi="Times New Roman"/>
          <w:snapToGrid w:val="0"/>
        </w:rPr>
        <w:t xml:space="preserve">fully coupled diffusion equations </w:t>
      </w:r>
      <w:r>
        <w:rPr>
          <w:rFonts w:ascii="Times New Roman" w:hAnsi="Times New Roman"/>
          <w:snapToGrid w:val="0"/>
        </w:rPr>
        <w:t>are obtained as</w:t>
      </w:r>
    </w:p>
    <w:p w14:paraId="12850A4D" w14:textId="2B1A8237" w:rsidR="002A31AD" w:rsidRDefault="002A31AD" w:rsidP="002A31AD">
      <w:pPr>
        <w:adjustRightInd w:val="0"/>
        <w:snapToGrid w:val="0"/>
        <w:rPr>
          <w:rFonts w:ascii="Times New Roman" w:hAnsi="Times New Roman"/>
        </w:rPr>
      </w:pPr>
      <w:r>
        <w:rPr>
          <w:noProof/>
        </w:rPr>
        <w:t xml:space="preserve">                                                                               </w:t>
      </w:r>
      <w:r w:rsidRPr="00AB5EC1">
        <w:rPr>
          <w:noProof/>
          <w:position w:val="-24"/>
        </w:rPr>
        <w:object w:dxaOrig="2100" w:dyaOrig="620" w14:anchorId="05AC080E">
          <v:shape id="_x0000_i1066" type="#_x0000_t75" alt="" style="width:104.6pt;height:29.9pt;mso-width-percent:0;mso-height-percent:0;mso-width-percent:0;mso-height-percent:0" o:ole="">
            <v:imagedata r:id="rId94" o:title=""/>
          </v:shape>
          <o:OLEObject Type="Embed" ProgID="Equation.DSMT4" ShapeID="_x0000_i1066" DrawAspect="Content" ObjectID="_1724243348" r:id="rId95"/>
        </w:object>
      </w:r>
      <w:r>
        <w:rPr>
          <w:rFonts w:ascii="Times New Roman" w:hAnsi="Times New Roman"/>
          <w:noProof/>
        </w:rPr>
        <w:t>,</w:t>
      </w:r>
      <w:r>
        <w:rPr>
          <w:rFonts w:ascii="Times New Roman" w:hAnsi="Times New Roman"/>
        </w:rPr>
        <w:t xml:space="preserve">                                                  </w:t>
      </w:r>
      <w:r w:rsidR="00E448C5">
        <w:rPr>
          <w:rFonts w:ascii="Times New Roman" w:hAnsi="Times New Roman"/>
        </w:rPr>
        <w:t xml:space="preserve"> </w:t>
      </w:r>
      <w:r>
        <w:rPr>
          <w:rFonts w:ascii="Times New Roman" w:hAnsi="Times New Roman"/>
        </w:rPr>
        <w:t xml:space="preserve">   </w:t>
      </w:r>
      <w:r w:rsidR="00D7323E">
        <w:rPr>
          <w:rFonts w:ascii="Times New Roman" w:hAnsi="Times New Roman"/>
        </w:rPr>
        <w:t>(9</w:t>
      </w:r>
      <w:r w:rsidR="00A8731B">
        <w:rPr>
          <w:rFonts w:ascii="Times New Roman" w:hAnsi="Times New Roman"/>
        </w:rPr>
        <w:t>)</w:t>
      </w:r>
    </w:p>
    <w:p w14:paraId="74E08485" w14:textId="7030F8E1" w:rsidR="00767C42" w:rsidRDefault="00767C42" w:rsidP="002A31AD">
      <w:pPr>
        <w:adjustRightInd w:val="0"/>
        <w:snapToGrid w:val="0"/>
        <w:rPr>
          <w:rFonts w:ascii="Times New Roman" w:hAnsi="Times New Roman"/>
        </w:rPr>
      </w:pPr>
      <w:r>
        <w:rPr>
          <w:rFonts w:ascii="Times New Roman" w:hAnsi="Times New Roman"/>
        </w:rPr>
        <w:t>and</w:t>
      </w:r>
    </w:p>
    <w:p w14:paraId="3C592E03" w14:textId="1A7A73FE" w:rsidR="002A31AD" w:rsidRPr="00FC6272" w:rsidRDefault="002A31AD" w:rsidP="00FC6272">
      <w:pPr>
        <w:adjustRightInd w:val="0"/>
        <w:snapToGrid w:val="0"/>
        <w:rPr>
          <w:rFonts w:ascii="Times New Roman" w:hAnsi="Times New Roman"/>
        </w:rPr>
      </w:pPr>
      <w:r>
        <w:rPr>
          <w:rFonts w:ascii="Times New Roman" w:hAnsi="Times New Roman"/>
          <w:noProof/>
        </w:rPr>
        <w:t xml:space="preserve">                                                                       </w:t>
      </w:r>
      <w:r w:rsidR="00767C42" w:rsidRPr="00E7580B">
        <w:rPr>
          <w:rFonts w:ascii="Times New Roman" w:hAnsi="Times New Roman"/>
          <w:noProof/>
          <w:position w:val="-24"/>
        </w:rPr>
        <w:object w:dxaOrig="2340" w:dyaOrig="620" w14:anchorId="10FA4B73">
          <v:shape id="_x0000_i1067" type="#_x0000_t75" alt="" style="width:119.55pt;height:29.9pt;mso-width-percent:0;mso-height-percent:0;mso-width-percent:0;mso-height-percent:0" o:ole="">
            <v:imagedata r:id="rId96" o:title=""/>
          </v:shape>
          <o:OLEObject Type="Embed" ProgID="Equation.DSMT4" ShapeID="_x0000_i1067" DrawAspect="Content" ObjectID="_1724243349" r:id="rId97"/>
        </w:object>
      </w:r>
      <w:r w:rsidR="00767C42">
        <w:rPr>
          <w:rFonts w:ascii="Times New Roman" w:hAnsi="Times New Roman"/>
          <w:noProof/>
        </w:rPr>
        <w:t>.</w:t>
      </w:r>
      <w:r w:rsidR="00D7323E">
        <w:rPr>
          <w:rFonts w:ascii="Times New Roman" w:hAnsi="Times New Roman"/>
        </w:rPr>
        <w:t xml:space="preserve">                   </w:t>
      </w:r>
      <w:r w:rsidR="00767C42">
        <w:rPr>
          <w:rFonts w:ascii="Times New Roman" w:hAnsi="Times New Roman"/>
        </w:rPr>
        <w:t xml:space="preserve">                             </w:t>
      </w:r>
      <w:r w:rsidR="00D7323E">
        <w:rPr>
          <w:rFonts w:ascii="Times New Roman" w:hAnsi="Times New Roman"/>
        </w:rPr>
        <w:t>(10</w:t>
      </w:r>
      <w:r w:rsidR="00A8731B">
        <w:rPr>
          <w:rFonts w:ascii="Times New Roman" w:hAnsi="Times New Roman"/>
        </w:rPr>
        <w:t>)</w:t>
      </w:r>
    </w:p>
    <w:p w14:paraId="09C26B99" w14:textId="77777777" w:rsidR="00A044DA" w:rsidRDefault="00F415BA" w:rsidP="0013783D">
      <w:pPr>
        <w:adjustRightInd w:val="0"/>
        <w:snapToGrid w:val="0"/>
        <w:spacing w:line="360" w:lineRule="auto"/>
        <w:jc w:val="both"/>
        <w:rPr>
          <w:ins w:id="36" w:author="Bunger, Andrew P" w:date="2022-09-08T16:17:00Z"/>
          <w:rFonts w:ascii="Times New Roman" w:hAnsi="Times New Roman"/>
        </w:rPr>
      </w:pPr>
      <w:r>
        <w:rPr>
          <w:rFonts w:ascii="Times New Roman" w:hAnsi="Times New Roman"/>
          <w:snapToGrid w:val="0"/>
        </w:rPr>
        <w:t>In these equations, the</w:t>
      </w:r>
      <w:r w:rsidR="00AB7DCB">
        <w:rPr>
          <w:rFonts w:ascii="Times New Roman" w:hAnsi="Times New Roman"/>
          <w:snapToGrid w:val="0"/>
        </w:rPr>
        <w:t xml:space="preserve"> balancing of the rate of change of fluid content and entropy density with the Laplacian of the fluid pressure and temperature, respectively, comprise the classical uncoupled diffusion equations. However, these equation</w:t>
      </w:r>
      <w:r w:rsidR="00767C42">
        <w:rPr>
          <w:rFonts w:ascii="Times New Roman" w:hAnsi="Times New Roman"/>
          <w:snapToGrid w:val="0"/>
        </w:rPr>
        <w:t>s</w:t>
      </w:r>
      <w:r w:rsidR="00AB7DCB">
        <w:rPr>
          <w:rFonts w:ascii="Times New Roman" w:hAnsi="Times New Roman"/>
          <w:snapToGrid w:val="0"/>
        </w:rPr>
        <w:t xml:space="preserve"> also have “off-diagonal” terms that relate rate of change of fluid content to the Laplacian of the temperature field</w:t>
      </w:r>
      <w:r w:rsidR="00767C42">
        <w:rPr>
          <w:rFonts w:ascii="Times New Roman" w:hAnsi="Times New Roman"/>
          <w:snapToGrid w:val="0"/>
        </w:rPr>
        <w:t>,</w:t>
      </w:r>
      <w:r w:rsidR="00AB7DCB">
        <w:rPr>
          <w:rFonts w:ascii="Times New Roman" w:hAnsi="Times New Roman"/>
          <w:snapToGrid w:val="0"/>
        </w:rPr>
        <w:t xml:space="preserve"> as well as the rate of change of entropy density to the Laplacian of the fluid pressure. </w:t>
      </w:r>
      <w:r w:rsidR="00014269" w:rsidRPr="00780CED">
        <w:rPr>
          <w:rFonts w:ascii="Times New Roman" w:hAnsi="Times New Roman"/>
          <w:snapToGrid w:val="0"/>
        </w:rPr>
        <w:t xml:space="preserve">These </w:t>
      </w:r>
      <w:r w:rsidR="00AB7DCB">
        <w:rPr>
          <w:rFonts w:ascii="Times New Roman" w:hAnsi="Times New Roman"/>
          <w:snapToGrid w:val="0"/>
        </w:rPr>
        <w:t>impacts are known as the</w:t>
      </w:r>
      <w:r w:rsidR="00014269">
        <w:rPr>
          <w:rFonts w:ascii="Times New Roman" w:hAnsi="Times New Roman"/>
          <w:snapToGrid w:val="0"/>
        </w:rPr>
        <w:t xml:space="preserve"> thermal osmosis effect and thermal filtration effect</w:t>
      </w:r>
      <w:r w:rsidR="00AB7DCB">
        <w:rPr>
          <w:rFonts w:ascii="Times New Roman" w:hAnsi="Times New Roman"/>
          <w:snapToGrid w:val="0"/>
        </w:rPr>
        <w:t>, respectively</w:t>
      </w:r>
      <w:r w:rsidR="00014269">
        <w:rPr>
          <w:rFonts w:ascii="Times New Roman" w:hAnsi="Times New Roman"/>
          <w:snapToGrid w:val="0"/>
        </w:rPr>
        <w:t xml:space="preserve">. </w:t>
      </w:r>
      <w:r w:rsidR="00AB7DCB">
        <w:rPr>
          <w:rFonts w:ascii="Times New Roman" w:hAnsi="Times New Roman"/>
          <w:snapToGrid w:val="0"/>
        </w:rPr>
        <w:t xml:space="preserve">The model fully coupling all of these terms will henceforth be referred as the </w:t>
      </w:r>
      <w:r w:rsidR="00014269" w:rsidRPr="00A34BEA">
        <w:rPr>
          <w:rFonts w:ascii="Times New Roman" w:hAnsi="Times New Roman"/>
        </w:rPr>
        <w:t xml:space="preserve">porothermoelastic-osmosis-filtration (PTEOF) </w:t>
      </w:r>
      <w:r w:rsidR="00AB7DCB" w:rsidRPr="00A34BEA">
        <w:rPr>
          <w:rFonts w:ascii="Times New Roman" w:hAnsi="Times New Roman"/>
        </w:rPr>
        <w:t>model</w:t>
      </w:r>
      <w:r w:rsidR="00014269" w:rsidRPr="00A34BEA">
        <w:rPr>
          <w:rFonts w:ascii="Times New Roman" w:hAnsi="Times New Roman"/>
        </w:rPr>
        <w:t xml:space="preserve">. </w:t>
      </w:r>
      <w:r w:rsidR="00767C42" w:rsidRPr="00A34BEA">
        <w:rPr>
          <w:rFonts w:ascii="Times New Roman" w:hAnsi="Times New Roman"/>
        </w:rPr>
        <w:t xml:space="preserve">While it may indeed be valid at times to neglect thermal osmosis and/or thermal filtration, here we retain the full coupling in order to elucidate conditions in which they may have an important impact. </w:t>
      </w:r>
      <w:del w:id="37" w:author="Bunger, Andrew P" w:date="2022-09-08T16:17:00Z">
        <w:r w:rsidR="00A34BEA" w:rsidRPr="00A34BEA" w:rsidDel="00A044DA">
          <w:rPr>
            <w:rFonts w:ascii="Times New Roman" w:hAnsi="Times New Roman"/>
          </w:rPr>
          <w:delText>Last but not the least, w</w:delText>
        </w:r>
        <w:r w:rsidR="00D7323E" w:rsidRPr="00A34BEA" w:rsidDel="00A044DA">
          <w:rPr>
            <w:rFonts w:ascii="Times New Roman" w:hAnsi="Times New Roman"/>
          </w:rPr>
          <w:delText xml:space="preserve">ith </w:delText>
        </w:r>
      </w:del>
    </w:p>
    <w:p w14:paraId="5678B4F6" w14:textId="77AD0D99" w:rsidR="00D7323E" w:rsidRDefault="00A044DA" w:rsidP="00A044DA">
      <w:pPr>
        <w:adjustRightInd w:val="0"/>
        <w:snapToGrid w:val="0"/>
        <w:spacing w:line="360" w:lineRule="auto"/>
        <w:ind w:firstLine="720"/>
        <w:jc w:val="both"/>
        <w:rPr>
          <w:rFonts w:ascii="Times New Roman" w:hAnsi="Times New Roman"/>
        </w:rPr>
        <w:pPrChange w:id="38" w:author="Bunger, Andrew P" w:date="2022-09-08T16:17:00Z">
          <w:pPr>
            <w:adjustRightInd w:val="0"/>
            <w:snapToGrid w:val="0"/>
            <w:spacing w:line="360" w:lineRule="auto"/>
            <w:jc w:val="both"/>
          </w:pPr>
        </w:pPrChange>
      </w:pPr>
      <w:ins w:id="39" w:author="Bunger, Andrew P" w:date="2022-09-08T16:17:00Z">
        <w:r>
          <w:rPr>
            <w:rFonts w:ascii="Times New Roman" w:hAnsi="Times New Roman"/>
          </w:rPr>
          <w:t xml:space="preserve">With </w:t>
        </w:r>
      </w:ins>
      <w:r w:rsidR="00D7323E" w:rsidRPr="00A34BEA">
        <w:rPr>
          <w:rFonts w:ascii="Times New Roman" w:hAnsi="Times New Roman"/>
        </w:rPr>
        <w:t xml:space="preserve">the addition of boundary and </w:t>
      </w:r>
      <w:commentRangeStart w:id="40"/>
      <w:r w:rsidR="00D7323E" w:rsidRPr="00A34BEA">
        <w:rPr>
          <w:rFonts w:ascii="Times New Roman" w:hAnsi="Times New Roman"/>
        </w:rPr>
        <w:t xml:space="preserve">initial conditions </w:t>
      </w:r>
      <w:commentRangeEnd w:id="40"/>
      <w:r w:rsidR="00C531AE">
        <w:rPr>
          <w:rStyle w:val="CommentReference"/>
        </w:rPr>
        <w:commentReference w:id="40"/>
      </w:r>
      <w:r w:rsidR="00D7323E" w:rsidRPr="00A34BEA">
        <w:rPr>
          <w:rFonts w:ascii="Times New Roman" w:hAnsi="Times New Roman"/>
        </w:rPr>
        <w:t>(to be discussed later), Eqs. (1-10) comprise a complete model, sufficient to solve for all unknown quantities.</w:t>
      </w:r>
    </w:p>
    <w:p w14:paraId="04853B79" w14:textId="1425366C" w:rsidR="00A93EF4" w:rsidRPr="00406356" w:rsidRDefault="00B43845" w:rsidP="00A34BEA">
      <w:pPr>
        <w:adjustRightInd w:val="0"/>
        <w:snapToGrid w:val="0"/>
        <w:spacing w:line="360" w:lineRule="auto"/>
        <w:jc w:val="both"/>
        <w:rPr>
          <w:rFonts w:ascii="Times New Roman" w:hAnsi="Times New Roman"/>
        </w:rPr>
      </w:pPr>
      <w:r>
        <w:rPr>
          <w:rFonts w:ascii="Times New Roman" w:hAnsi="Times New Roman"/>
        </w:rPr>
        <w:tab/>
      </w:r>
    </w:p>
    <w:p w14:paraId="1445D1BC" w14:textId="03482143" w:rsidR="009127D9" w:rsidRPr="0013783D" w:rsidRDefault="009127D9" w:rsidP="0013783D">
      <w:pPr>
        <w:pStyle w:val="Paper"/>
      </w:pPr>
      <w:r>
        <w:lastRenderedPageBreak/>
        <w:t xml:space="preserve">3. </w:t>
      </w:r>
      <w:r w:rsidRPr="0013783D">
        <w:t xml:space="preserve">PTEOF solution for </w:t>
      </w:r>
      <w:del w:id="41" w:author="Lu, Yunxing" w:date="2022-08-22T10:28:00Z">
        <w:r w:rsidRPr="0013783D" w:rsidDel="00A34BEA">
          <w:delText>the primary cementing in P&amp;</w:delText>
        </w:r>
        <w:commentRangeStart w:id="42"/>
        <w:commentRangeStart w:id="43"/>
        <w:r w:rsidRPr="0013783D" w:rsidDel="00A34BEA">
          <w:delText>A</w:delText>
        </w:r>
        <w:commentRangeEnd w:id="42"/>
        <w:r w:rsidR="00DF4996" w:rsidDel="00A34BEA">
          <w:rPr>
            <w:rStyle w:val="CommentReference"/>
            <w:rFonts w:asciiTheme="minorHAnsi" w:eastAsiaTheme="minorEastAsia" w:hAnsiTheme="minorHAnsi" w:cs="Times New Roman"/>
          </w:rPr>
          <w:commentReference w:id="42"/>
        </w:r>
      </w:del>
      <w:commentRangeEnd w:id="43"/>
      <w:r w:rsidR="00AD759D">
        <w:rPr>
          <w:rStyle w:val="CommentReference"/>
          <w:rFonts w:asciiTheme="minorHAnsi" w:eastAsiaTheme="minorEastAsia" w:hAnsiTheme="minorHAnsi" w:cs="Times New Roman"/>
        </w:rPr>
        <w:commentReference w:id="43"/>
      </w:r>
      <w:ins w:id="44" w:author="Lu, Yunxing" w:date="2022-08-22T10:28:00Z">
        <w:r w:rsidR="00A34BEA">
          <w:t>Constrained Cylinder</w:t>
        </w:r>
      </w:ins>
    </w:p>
    <w:p w14:paraId="558BD1A4" w14:textId="77777777" w:rsidR="009127D9" w:rsidRPr="0013783D" w:rsidRDefault="009127D9" w:rsidP="009127D9">
      <w:pPr>
        <w:rPr>
          <w:rFonts w:ascii="Times New Roman" w:hAnsi="Times New Roman"/>
          <w:sz w:val="24"/>
        </w:rPr>
      </w:pPr>
      <w:r w:rsidRPr="0013783D">
        <w:rPr>
          <w:rFonts w:ascii="Times New Roman" w:hAnsi="Times New Roman"/>
          <w:sz w:val="24"/>
        </w:rPr>
        <w:t xml:space="preserve">3.1 Problem </w:t>
      </w:r>
      <w:r w:rsidR="00A13CC9">
        <w:rPr>
          <w:rFonts w:ascii="Times New Roman" w:hAnsi="Times New Roman"/>
          <w:sz w:val="24"/>
        </w:rPr>
        <w:t>d</w:t>
      </w:r>
      <w:r w:rsidR="00C2490C" w:rsidRPr="0013783D">
        <w:rPr>
          <w:rFonts w:ascii="Times New Roman" w:hAnsi="Times New Roman"/>
          <w:sz w:val="24"/>
        </w:rPr>
        <w:t>escriptions</w:t>
      </w:r>
      <w:r w:rsidRPr="0013783D">
        <w:rPr>
          <w:rFonts w:ascii="Times New Roman" w:hAnsi="Times New Roman"/>
          <w:sz w:val="24"/>
        </w:rPr>
        <w:t xml:space="preserve"> and boundary conditions</w:t>
      </w:r>
    </w:p>
    <w:p w14:paraId="214FCEF5" w14:textId="55CF4E0B" w:rsidR="009A04F7" w:rsidRDefault="009A04F7" w:rsidP="00A13CC9">
      <w:pPr>
        <w:keepNext/>
        <w:spacing w:line="360" w:lineRule="auto"/>
        <w:jc w:val="both"/>
        <w:rPr>
          <w:ins w:id="45" w:author="Lu, Yunxing" w:date="2022-08-22T11:29:00Z"/>
          <w:rFonts w:ascii="Times New Roman" w:hAnsi="Times New Roman"/>
        </w:rPr>
      </w:pPr>
      <w:r>
        <w:rPr>
          <w:rFonts w:ascii="Times New Roman" w:hAnsi="Times New Roman"/>
        </w:rPr>
        <w:tab/>
        <w:t>Consider a thermoporoelastic cylinder of radius R and length 2L</w:t>
      </w:r>
      <w:r w:rsidR="00AD759D">
        <w:rPr>
          <w:rFonts w:ascii="Times New Roman" w:hAnsi="Times New Roman"/>
        </w:rPr>
        <w:t xml:space="preserve"> a (Fig. 1 Left)</w:t>
      </w:r>
      <w:r>
        <w:rPr>
          <w:rFonts w:ascii="Times New Roman" w:hAnsi="Times New Roman"/>
        </w:rPr>
        <w:t xml:space="preserve">. Both of its ends are jacketed which is fixed and impermeable for fluid and thermal isolation from heat. The radial boundary conditions are unjacketed and can have fluid and heat exchange </w:t>
      </w:r>
      <w:r w:rsidR="00AD759D">
        <w:rPr>
          <w:rFonts w:ascii="Times New Roman" w:hAnsi="Times New Roman"/>
        </w:rPr>
        <w:t>at the boundary. This constrained cylinder geometry is inspired by the geometry and boundary conditions of the primary plug in P&amp;A (Fig. 1</w:t>
      </w:r>
      <w:r w:rsidR="007B2C01">
        <w:rPr>
          <w:rFonts w:ascii="Times New Roman" w:hAnsi="Times New Roman"/>
        </w:rPr>
        <w:t xml:space="preserve"> Left</w:t>
      </w:r>
      <w:r w:rsidR="00AD759D">
        <w:rPr>
          <w:rFonts w:ascii="Times New Roman" w:hAnsi="Times New Roman"/>
        </w:rPr>
        <w:t xml:space="preserve">) </w:t>
      </w:r>
      <w:r w:rsidR="00C044D2" w:rsidRPr="00A13CC9">
        <w:rPr>
          <w:rFonts w:ascii="Times New Roman" w:hAnsi="Times New Roman"/>
        </w:rPr>
        <w:t>where the length of the primary plug is usually 50 to 100 times larger than its diameter</w:t>
      </w:r>
      <w:r w:rsidR="007B2C01">
        <w:rPr>
          <w:rFonts w:ascii="Times New Roman" w:hAnsi="Times New Roman"/>
        </w:rPr>
        <w:t xml:space="preserve"> that</w:t>
      </w:r>
      <w:r w:rsidR="006375C0">
        <w:rPr>
          <w:rFonts w:ascii="Times New Roman" w:hAnsi="Times New Roman"/>
        </w:rPr>
        <w:t xml:space="preserve"> </w:t>
      </w:r>
      <w:r w:rsidR="006375C0">
        <w:rPr>
          <w:rFonts w:ascii="Times New Roman" w:hAnsi="Times New Roman" w:hint="eastAsia"/>
        </w:rPr>
        <w:t>o</w:t>
      </w:r>
      <w:r w:rsidR="006375C0">
        <w:rPr>
          <w:rFonts w:ascii="Times New Roman" w:hAnsi="Times New Roman"/>
        </w:rPr>
        <w:t>ften</w:t>
      </w:r>
      <w:r w:rsidR="007B2C01">
        <w:rPr>
          <w:rFonts w:ascii="Times New Roman" w:hAnsi="Times New Roman"/>
        </w:rPr>
        <w:t xml:space="preserve"> ranges from 5 to 20 inches</w:t>
      </w:r>
      <w:r w:rsidR="006375C0">
        <w:rPr>
          <w:rFonts w:ascii="Times New Roman" w:hAnsi="Times New Roman"/>
        </w:rPr>
        <w:t xml:space="preserve"> </w:t>
      </w:r>
      <w:r w:rsidR="007B2C01">
        <w:rPr>
          <w:rFonts w:ascii="Times New Roman" w:hAnsi="Times New Roman"/>
        </w:rPr>
        <w:t>a</w:t>
      </w:r>
      <w:r w:rsidR="00AD759D">
        <w:rPr>
          <w:rFonts w:ascii="Times New Roman" w:hAnsi="Times New Roman"/>
        </w:rPr>
        <w:t>nd its loadings mainly comes from the high temperature and pore pressure from formation and the far-field in-situ stress. Thus,</w:t>
      </w:r>
      <w:r w:rsidR="00BF5641" w:rsidRPr="00A13CC9">
        <w:rPr>
          <w:rFonts w:ascii="Times New Roman" w:hAnsi="Times New Roman"/>
        </w:rPr>
        <w:t xml:space="preserve"> </w:t>
      </w:r>
      <w:r w:rsidR="00BF5641">
        <w:rPr>
          <w:rFonts w:ascii="Times New Roman" w:hAnsi="Times New Roman"/>
        </w:rPr>
        <w:t>i</w:t>
      </w:r>
      <w:r w:rsidR="00C044D2" w:rsidRPr="00A13CC9">
        <w:rPr>
          <w:rFonts w:ascii="Times New Roman" w:hAnsi="Times New Roman"/>
        </w:rPr>
        <w:t>t is appropriat</w:t>
      </w:r>
      <w:r w:rsidR="00A95FAA">
        <w:rPr>
          <w:rFonts w:ascii="Times New Roman" w:hAnsi="Times New Roman"/>
        </w:rPr>
        <w:t>e to apply the generalized plane</w:t>
      </w:r>
      <w:r w:rsidR="00C044D2" w:rsidRPr="00A13CC9">
        <w:rPr>
          <w:rFonts w:ascii="Times New Roman" w:hAnsi="Times New Roman"/>
        </w:rPr>
        <w:t>-strain assumption where the pore pressure and thermal diffusions only appear in the isotropic plane that</w:t>
      </w:r>
      <w:r w:rsidR="0075189A">
        <w:rPr>
          <w:rFonts w:ascii="Times New Roman" w:hAnsi="Times New Roman"/>
        </w:rPr>
        <w:t xml:space="preserve"> is</w:t>
      </w:r>
      <w:r w:rsidR="00C044D2" w:rsidRPr="00A13CC9">
        <w:rPr>
          <w:rFonts w:ascii="Times New Roman" w:hAnsi="Times New Roman"/>
        </w:rPr>
        <w:t xml:space="preserve"> perpendicular to the length</w:t>
      </w:r>
      <w:r w:rsidR="00C044D2" w:rsidRPr="003C6F51">
        <w:rPr>
          <w:rFonts w:ascii="Times New Roman" w:hAnsi="Times New Roman"/>
        </w:rPr>
        <w:t xml:space="preserve"> axis of the plug</w:t>
      </w:r>
      <w:r w:rsidR="00EE0814">
        <w:rPr>
          <w:rFonts w:ascii="Times New Roman" w:hAnsi="Times New Roman"/>
        </w:rPr>
        <w:t xml:space="preserve"> which is fully saturated</w:t>
      </w:r>
      <w:r w:rsidR="00C044D2" w:rsidRPr="003C6F51">
        <w:rPr>
          <w:rFonts w:ascii="Times New Roman" w:hAnsi="Times New Roman"/>
        </w:rPr>
        <w:t>.</w:t>
      </w:r>
    </w:p>
    <w:p w14:paraId="4619645D" w14:textId="61FBBA13" w:rsidR="009A04F7" w:rsidRDefault="006375C0" w:rsidP="009A04F7">
      <w:pPr>
        <w:keepNext/>
        <w:spacing w:line="360" w:lineRule="auto"/>
        <w:jc w:val="center"/>
        <w:rPr>
          <w:rFonts w:ascii="Times New Roman" w:hAnsi="Times New Roman"/>
        </w:rPr>
      </w:pPr>
      <w:r>
        <w:rPr>
          <w:noProof/>
        </w:rPr>
        <w:drawing>
          <wp:inline distT="0" distB="0" distL="0" distR="0" wp14:anchorId="111E4FE9" wp14:editId="42F676F9">
            <wp:extent cx="5581766" cy="2751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l="-1" t="2082" r="233"/>
                    <a:stretch/>
                  </pic:blipFill>
                  <pic:spPr bwMode="auto">
                    <a:xfrm>
                      <a:off x="0" y="0"/>
                      <a:ext cx="5590333" cy="2755678"/>
                    </a:xfrm>
                    <a:prstGeom prst="rect">
                      <a:avLst/>
                    </a:prstGeom>
                    <a:ln>
                      <a:noFill/>
                    </a:ln>
                    <a:extLst>
                      <a:ext uri="{53640926-AAD7-44D8-BBD7-CCE9431645EC}">
                        <a14:shadowObscured xmlns:a14="http://schemas.microsoft.com/office/drawing/2010/main"/>
                      </a:ext>
                    </a:extLst>
                  </pic:spPr>
                </pic:pic>
              </a:graphicData>
            </a:graphic>
          </wp:inline>
        </w:drawing>
      </w:r>
    </w:p>
    <w:p w14:paraId="7AA9B2AD" w14:textId="1285F27C" w:rsidR="00AD759D" w:rsidRDefault="00AD759D" w:rsidP="009A04F7">
      <w:pPr>
        <w:keepNext/>
        <w:spacing w:line="360" w:lineRule="auto"/>
        <w:jc w:val="center"/>
        <w:rPr>
          <w:ins w:id="46" w:author="Lu, Yunxing" w:date="2022-08-22T11:29:00Z"/>
          <w:rFonts w:ascii="Times New Roman" w:hAnsi="Times New Roman"/>
        </w:rPr>
      </w:pPr>
      <w:r>
        <w:rPr>
          <w:rFonts w:ascii="Times New Roman" w:hAnsi="Times New Roman"/>
        </w:rPr>
        <w:t>Figure 1. Left</w:t>
      </w:r>
      <w:r w:rsidR="006375C0">
        <w:rPr>
          <w:rFonts w:ascii="Times New Roman" w:hAnsi="Times New Roman"/>
        </w:rPr>
        <w:t xml:space="preserve"> side</w:t>
      </w:r>
      <w:r>
        <w:rPr>
          <w:rFonts w:ascii="Times New Roman" w:hAnsi="Times New Roman"/>
        </w:rPr>
        <w:t xml:space="preserve">: </w:t>
      </w:r>
      <w:r w:rsidR="006375C0">
        <w:rPr>
          <w:rFonts w:ascii="Times New Roman" w:hAnsi="Times New Roman"/>
        </w:rPr>
        <w:t>Sketch showing a primary plug in P&amp;A and its boundary conditions</w:t>
      </w:r>
      <w:r>
        <w:rPr>
          <w:rFonts w:ascii="Times New Roman" w:hAnsi="Times New Roman"/>
        </w:rPr>
        <w:t>; Right</w:t>
      </w:r>
      <w:r w:rsidR="006375C0">
        <w:rPr>
          <w:rFonts w:ascii="Times New Roman" w:hAnsi="Times New Roman"/>
        </w:rPr>
        <w:t xml:space="preserve"> side</w:t>
      </w:r>
      <w:r>
        <w:rPr>
          <w:rFonts w:ascii="Times New Roman" w:hAnsi="Times New Roman"/>
        </w:rPr>
        <w:t xml:space="preserve">: </w:t>
      </w:r>
      <w:r w:rsidR="006375C0">
        <w:rPr>
          <w:rFonts w:ascii="Times New Roman" w:hAnsi="Times New Roman"/>
        </w:rPr>
        <w:t>A zoom in sketch</w:t>
      </w:r>
      <w:r w:rsidR="00762BB7">
        <w:rPr>
          <w:rFonts w:ascii="Times New Roman" w:hAnsi="Times New Roman"/>
        </w:rPr>
        <w:t xml:space="preserve"> showing a cross-section of the plug in plane-strain conditions </w:t>
      </w:r>
      <w:r w:rsidR="006375C0">
        <w:rPr>
          <w:rFonts w:ascii="Times New Roman" w:hAnsi="Times New Roman"/>
        </w:rPr>
        <w:t>and its boundary conditions.</w:t>
      </w:r>
    </w:p>
    <w:p w14:paraId="3A60749C" w14:textId="42424DC7" w:rsidR="00D54A29" w:rsidRPr="00A13CC9" w:rsidRDefault="00AD759D" w:rsidP="00A13CC9">
      <w:pPr>
        <w:keepNext/>
        <w:spacing w:line="360" w:lineRule="auto"/>
        <w:jc w:val="both"/>
        <w:rPr>
          <w:rFonts w:ascii="Times New Roman" w:hAnsi="Times New Roman"/>
        </w:rPr>
      </w:pPr>
      <w:r>
        <w:rPr>
          <w:rFonts w:ascii="Times New Roman" w:hAnsi="Times New Roman"/>
        </w:rPr>
        <w:tab/>
      </w:r>
      <w:r w:rsidR="00C044D2">
        <w:rPr>
          <w:rFonts w:ascii="Times New Roman" w:hAnsi="Times New Roman"/>
        </w:rPr>
        <w:t xml:space="preserve">In line with the loading decomposition scheme proposed by </w:t>
      </w:r>
      <w:r w:rsidR="00C044D2">
        <w:rPr>
          <w:rFonts w:ascii="Times New Roman" w:hAnsi="Times New Roman"/>
        </w:rPr>
        <w:fldChar w:fldCharType="begin"/>
      </w:r>
      <w:r w:rsidR="006375C0">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name="Journal Article"&gt;17&lt;/ref-type&gt;&lt;contributors&gt;&lt;authors&gt;&lt;author&gt;Detournay,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num-vols&gt;25&lt;/num-vols&gt;&lt;dates&gt;&lt;year&gt;1988&lt;/year&gt;&lt;/dates&gt;&lt;publisher&gt;Elsevier&lt;/publisher&gt;&lt;isbn&gt;0148-9062&lt;/isbn&gt;&lt;urls&gt;&lt;/urls&gt;&lt;/record&gt;&lt;/Cite&gt;&lt;/EndNote&gt;</w:instrText>
      </w:r>
      <w:r w:rsidR="00C044D2">
        <w:rPr>
          <w:rFonts w:ascii="Times New Roman" w:hAnsi="Times New Roman"/>
        </w:rPr>
        <w:fldChar w:fldCharType="separate"/>
      </w:r>
      <w:r w:rsidR="006375C0">
        <w:rPr>
          <w:rFonts w:ascii="Times New Roman" w:hAnsi="Times New Roman"/>
          <w:noProof/>
        </w:rPr>
        <w:t>Detournay et al. (1988)</w:t>
      </w:r>
      <w:r w:rsidR="00C044D2">
        <w:rPr>
          <w:rFonts w:ascii="Times New Roman" w:hAnsi="Times New Roman"/>
        </w:rPr>
        <w:fldChar w:fldCharType="end"/>
      </w:r>
      <w:r w:rsidR="00E16FDC">
        <w:rPr>
          <w:rFonts w:ascii="Times New Roman" w:hAnsi="Times New Roman"/>
        </w:rPr>
        <w:t xml:space="preserve"> in</w:t>
      </w:r>
      <w:ins w:id="47" w:author="Bunger, Andrew P" w:date="2022-09-08T16:18:00Z">
        <w:r w:rsidR="00C75A48">
          <w:rPr>
            <w:rFonts w:ascii="Times New Roman" w:hAnsi="Times New Roman"/>
          </w:rPr>
          <w:t xml:space="preserve"> the context of</w:t>
        </w:r>
      </w:ins>
      <w:del w:id="48" w:author="Bunger, Andrew P" w:date="2022-09-08T16:18:00Z">
        <w:r w:rsidR="00E16FDC" w:rsidDel="00C75A48">
          <w:rPr>
            <w:rFonts w:ascii="Times New Roman" w:hAnsi="Times New Roman"/>
          </w:rPr>
          <w:delText xml:space="preserve"> the</w:delText>
        </w:r>
      </w:del>
      <w:r w:rsidR="00E16FDC">
        <w:rPr>
          <w:rFonts w:ascii="Times New Roman" w:hAnsi="Times New Roman"/>
        </w:rPr>
        <w:t xml:space="preserve"> poroelasticity</w:t>
      </w:r>
      <w:r w:rsidR="00C044D2">
        <w:rPr>
          <w:rFonts w:ascii="Times New Roman" w:hAnsi="Times New Roman"/>
        </w:rPr>
        <w:t xml:space="preserve">, the PTEOF model </w:t>
      </w:r>
      <w:del w:id="49" w:author="Bunger, Andrew P" w:date="2022-09-08T16:18:00Z">
        <w:r w:rsidR="00C044D2" w:rsidDel="00C75A48">
          <w:rPr>
            <w:rFonts w:ascii="Times New Roman" w:hAnsi="Times New Roman"/>
          </w:rPr>
          <w:delText xml:space="preserve">could </w:delText>
        </w:r>
      </w:del>
      <w:ins w:id="50" w:author="Bunger, Andrew P" w:date="2022-09-08T16:18:00Z">
        <w:r w:rsidR="00C75A48">
          <w:rPr>
            <w:rFonts w:ascii="Times New Roman" w:hAnsi="Times New Roman"/>
          </w:rPr>
          <w:t>c</w:t>
        </w:r>
        <w:r w:rsidR="00C75A48">
          <w:rPr>
            <w:rFonts w:ascii="Times New Roman" w:hAnsi="Times New Roman"/>
          </w:rPr>
          <w:t>an</w:t>
        </w:r>
        <w:r w:rsidR="00C75A48">
          <w:rPr>
            <w:rFonts w:ascii="Times New Roman" w:hAnsi="Times New Roman"/>
          </w:rPr>
          <w:t xml:space="preserve"> </w:t>
        </w:r>
      </w:ins>
      <w:r w:rsidR="00C044D2">
        <w:rPr>
          <w:rFonts w:ascii="Times New Roman" w:hAnsi="Times New Roman"/>
        </w:rPr>
        <w:t>be d</w:t>
      </w:r>
      <w:r w:rsidR="00711C8A">
        <w:rPr>
          <w:rFonts w:ascii="Times New Roman" w:hAnsi="Times New Roman"/>
        </w:rPr>
        <w:t xml:space="preserve">ecomposed into </w:t>
      </w:r>
      <w:r w:rsidR="0073107B">
        <w:rPr>
          <w:rFonts w:ascii="Times New Roman" w:hAnsi="Times New Roman"/>
        </w:rPr>
        <w:t>three sub</w:t>
      </w:r>
      <w:r w:rsidR="00C044D2">
        <w:rPr>
          <w:rFonts w:ascii="Times New Roman" w:hAnsi="Times New Roman"/>
        </w:rPr>
        <w:t>-loading cases to simplify the analysis</w:t>
      </w:r>
      <w:ins w:id="51" w:author="Bunger, Andrew P" w:date="2022-09-08T16:18:00Z">
        <w:r w:rsidR="00C75A48">
          <w:rPr>
            <w:rFonts w:ascii="Times New Roman" w:hAnsi="Times New Roman"/>
          </w:rPr>
          <w:t>. These are: 1)</w:t>
        </w:r>
      </w:ins>
      <w:del w:id="52" w:author="Bunger, Andrew P" w:date="2022-09-08T16:18:00Z">
        <w:r w:rsidR="00C044D2" w:rsidDel="00C75A48">
          <w:rPr>
            <w:rFonts w:ascii="Times New Roman" w:hAnsi="Times New Roman"/>
          </w:rPr>
          <w:delText>, i.e.</w:delText>
        </w:r>
      </w:del>
      <w:r w:rsidR="00C044D2">
        <w:rPr>
          <w:rFonts w:ascii="Times New Roman" w:hAnsi="Times New Roman"/>
        </w:rPr>
        <w:t xml:space="preserve"> pore pressure </w:t>
      </w:r>
      <w:r w:rsidR="00711C8A">
        <w:rPr>
          <w:rFonts w:ascii="Times New Roman" w:hAnsi="Times New Roman"/>
        </w:rPr>
        <w:t>loading</w:t>
      </w:r>
      <w:r w:rsidR="0014688A">
        <w:rPr>
          <w:rFonts w:ascii="Times New Roman" w:hAnsi="Times New Roman"/>
        </w:rPr>
        <w:t xml:space="preserve"> (</w:t>
      </w:r>
      <w:r w:rsidR="0090156F" w:rsidRPr="0014688A">
        <w:rPr>
          <w:noProof/>
          <w:position w:val="-14"/>
        </w:rPr>
        <w:object w:dxaOrig="360" w:dyaOrig="380" w14:anchorId="7B89E0C3">
          <v:shape id="_x0000_i1068" type="#_x0000_t75" alt="" style="width:17pt;height:17pt;mso-width-percent:0;mso-height-percent:0;mso-width-percent:0;mso-height-percent:0" o:ole="">
            <v:imagedata r:id="rId99" o:title=""/>
          </v:shape>
          <o:OLEObject Type="Embed" ProgID="Equation.DSMT4" ShapeID="_x0000_i1068" DrawAspect="Content" ObjectID="_1724243350" r:id="rId100"/>
        </w:object>
      </w:r>
      <w:r w:rsidR="0014688A">
        <w:rPr>
          <w:rFonts w:ascii="Times New Roman" w:hAnsi="Times New Roman"/>
        </w:rPr>
        <w:t>)</w:t>
      </w:r>
      <w:r w:rsidR="00711C8A">
        <w:rPr>
          <w:rFonts w:ascii="Times New Roman" w:hAnsi="Times New Roman"/>
        </w:rPr>
        <w:t>,</w:t>
      </w:r>
      <w:r w:rsidR="00C044D2">
        <w:rPr>
          <w:rFonts w:ascii="Times New Roman" w:hAnsi="Times New Roman"/>
        </w:rPr>
        <w:t xml:space="preserve"> </w:t>
      </w:r>
      <w:ins w:id="53" w:author="Bunger, Andrew P" w:date="2022-09-08T16:18:00Z">
        <w:r w:rsidR="00C75A48">
          <w:rPr>
            <w:rFonts w:ascii="Times New Roman" w:hAnsi="Times New Roman"/>
          </w:rPr>
          <w:t xml:space="preserve">2) </w:t>
        </w:r>
      </w:ins>
      <w:r w:rsidR="00C044D2">
        <w:rPr>
          <w:rFonts w:ascii="Times New Roman" w:hAnsi="Times New Roman"/>
        </w:rPr>
        <w:t>temperature loading</w:t>
      </w:r>
      <w:r w:rsidR="0014688A">
        <w:rPr>
          <w:rFonts w:ascii="Times New Roman" w:hAnsi="Times New Roman"/>
        </w:rPr>
        <w:t xml:space="preserve"> (</w:t>
      </w:r>
      <w:r w:rsidR="0090156F" w:rsidRPr="0014688A">
        <w:rPr>
          <w:noProof/>
          <w:position w:val="-14"/>
        </w:rPr>
        <w:object w:dxaOrig="360" w:dyaOrig="380" w14:anchorId="3E907A5E">
          <v:shape id="_x0000_i1069" type="#_x0000_t75" alt="" style="width:17pt;height:17pt;mso-width-percent:0;mso-height-percent:0;mso-width-percent:0;mso-height-percent:0" o:ole="">
            <v:imagedata r:id="rId101" o:title=""/>
          </v:shape>
          <o:OLEObject Type="Embed" ProgID="Equation.DSMT4" ShapeID="_x0000_i1069" DrawAspect="Content" ObjectID="_1724243351" r:id="rId102"/>
        </w:object>
      </w:r>
      <w:r w:rsidR="0014688A">
        <w:rPr>
          <w:rFonts w:ascii="Times New Roman" w:hAnsi="Times New Roman"/>
        </w:rPr>
        <w:t>)</w:t>
      </w:r>
      <w:r w:rsidR="00BF5641">
        <w:rPr>
          <w:rFonts w:ascii="Times New Roman" w:hAnsi="Times New Roman"/>
        </w:rPr>
        <w:t xml:space="preserve">, </w:t>
      </w:r>
      <w:r w:rsidR="00711C8A">
        <w:rPr>
          <w:rFonts w:ascii="Times New Roman" w:hAnsi="Times New Roman"/>
        </w:rPr>
        <w:t xml:space="preserve">and </w:t>
      </w:r>
      <w:ins w:id="54" w:author="Bunger, Andrew P" w:date="2022-09-08T16:18:00Z">
        <w:r w:rsidR="00C75A48">
          <w:rPr>
            <w:rFonts w:ascii="Times New Roman" w:hAnsi="Times New Roman"/>
          </w:rPr>
          <w:t xml:space="preserve">3) </w:t>
        </w:r>
      </w:ins>
      <w:r w:rsidR="00711C8A">
        <w:rPr>
          <w:rFonts w:ascii="Times New Roman" w:hAnsi="Times New Roman"/>
        </w:rPr>
        <w:t>isotropic far-field stress loading</w:t>
      </w:r>
      <w:r w:rsidR="0014688A">
        <w:rPr>
          <w:rFonts w:ascii="Times New Roman" w:hAnsi="Times New Roman"/>
        </w:rPr>
        <w:t xml:space="preserve"> (</w:t>
      </w:r>
      <w:r w:rsidR="0090156F" w:rsidRPr="0014688A">
        <w:rPr>
          <w:noProof/>
          <w:position w:val="-14"/>
        </w:rPr>
        <w:object w:dxaOrig="380" w:dyaOrig="400" w14:anchorId="51F886BC">
          <v:shape id="_x0000_i1070" type="#_x0000_t75" alt="" style="width:17pt;height:19.7pt;mso-width-percent:0;mso-height-percent:0;mso-width-percent:0;mso-height-percent:0" o:ole="">
            <v:imagedata r:id="rId103" o:title=""/>
          </v:shape>
          <o:OLEObject Type="Embed" ProgID="Equation.DSMT4" ShapeID="_x0000_i1070" DrawAspect="Content" ObjectID="_1724243352" r:id="rId104"/>
        </w:object>
      </w:r>
      <w:r w:rsidR="0014688A" w:rsidRPr="00E16FDC">
        <w:rPr>
          <w:rFonts w:ascii="Times New Roman" w:hAnsi="Times New Roman"/>
        </w:rPr>
        <w:t xml:space="preserve">), where </w:t>
      </w:r>
      <w:r w:rsidR="00A13CC9">
        <w:rPr>
          <w:rFonts w:ascii="Times New Roman" w:hAnsi="Times New Roman"/>
        </w:rPr>
        <w:t>the superscript i</w:t>
      </w:r>
      <w:r w:rsidR="00711C8A" w:rsidRPr="00E16FDC">
        <w:rPr>
          <w:rFonts w:ascii="Times New Roman" w:hAnsi="Times New Roman"/>
        </w:rPr>
        <w:t xml:space="preserve"> is denoting by the stress field that </w:t>
      </w:r>
      <w:r w:rsidR="00A13CC9">
        <w:rPr>
          <w:rFonts w:ascii="Times New Roman" w:hAnsi="Times New Roman"/>
        </w:rPr>
        <w:t xml:space="preserve">induced by the loading mode </w:t>
      </w:r>
      <w:r w:rsidR="00711C8A" w:rsidRPr="00E16FDC">
        <w:rPr>
          <w:rFonts w:ascii="Times New Roman" w:hAnsi="Times New Roman"/>
        </w:rPr>
        <w:t>j</w:t>
      </w:r>
      <w:r w:rsidR="00634588">
        <w:rPr>
          <w:rFonts w:ascii="Times New Roman" w:hAnsi="Times New Roman"/>
        </w:rPr>
        <w:t xml:space="preserve"> which is the subscript</w:t>
      </w:r>
      <w:r w:rsidR="0014688A" w:rsidRPr="00E16FDC">
        <w:rPr>
          <w:rFonts w:ascii="Times New Roman" w:hAnsi="Times New Roman"/>
        </w:rPr>
        <w:t xml:space="preserve">. Thus, </w:t>
      </w:r>
      <w:r w:rsidR="00711C8A" w:rsidRPr="00E16FDC">
        <w:rPr>
          <w:rFonts w:ascii="Times New Roman" w:hAnsi="Times New Roman"/>
        </w:rPr>
        <w:t xml:space="preserve">the boundary conditions at the outside surface of the primary cement plug for </w:t>
      </w:r>
      <w:r w:rsidR="00711C8A" w:rsidRPr="00E16FDC">
        <w:rPr>
          <w:rFonts w:ascii="Times New Roman" w:hAnsi="Times New Roman"/>
        </w:rPr>
        <w:lastRenderedPageBreak/>
        <w:t>each of the loading m</w:t>
      </w:r>
      <w:r w:rsidR="007B1CF8">
        <w:rPr>
          <w:rFonts w:ascii="Times New Roman" w:hAnsi="Times New Roman"/>
        </w:rPr>
        <w:t>ode</w:t>
      </w:r>
      <w:r w:rsidR="00BF5641">
        <w:rPr>
          <w:rFonts w:ascii="Times New Roman" w:hAnsi="Times New Roman"/>
        </w:rPr>
        <w:t>s</w:t>
      </w:r>
      <w:r w:rsidR="0014688A" w:rsidRPr="00E16FDC">
        <w:rPr>
          <w:rFonts w:ascii="Times New Roman" w:hAnsi="Times New Roman"/>
        </w:rPr>
        <w:t xml:space="preserve"> can be written as follows</w:t>
      </w:r>
      <w:r w:rsidR="0073107B" w:rsidRPr="00E16FDC">
        <w:rPr>
          <w:rFonts w:ascii="Times New Roman" w:hAnsi="Times New Roman"/>
        </w:rPr>
        <w:t xml:space="preserve"> (the subscript f</w:t>
      </w:r>
      <w:r w:rsidR="00BF5641" w:rsidRPr="00BF5641">
        <w:rPr>
          <w:rFonts w:ascii="Times New Roman" w:hAnsi="Times New Roman"/>
        </w:rPr>
        <w:t xml:space="preserve"> denotes formation, subscript c denotes cement</w:t>
      </w:r>
      <w:r w:rsidR="00634588">
        <w:rPr>
          <w:rFonts w:ascii="Times New Roman" w:hAnsi="Times New Roman"/>
        </w:rPr>
        <w:t xml:space="preserve">) </w:t>
      </w:r>
    </w:p>
    <w:p w14:paraId="5C61653A" w14:textId="335C8573" w:rsidR="00711C8A" w:rsidRPr="00E16FDC" w:rsidRDefault="00711C8A" w:rsidP="0013783D">
      <w:pPr>
        <w:pStyle w:val="ListParagraph"/>
        <w:numPr>
          <w:ilvl w:val="0"/>
          <w:numId w:val="1"/>
        </w:numPr>
        <w:spacing w:line="360" w:lineRule="auto"/>
        <w:rPr>
          <w:rFonts w:ascii="Times New Roman" w:hAnsi="Times New Roman" w:cs="Times New Roman"/>
        </w:rPr>
      </w:pPr>
      <w:r w:rsidRPr="00E16FDC">
        <w:rPr>
          <w:rFonts w:ascii="Times New Roman" w:hAnsi="Times New Roman" w:cs="Times New Roman"/>
        </w:rPr>
        <w:t xml:space="preserve">Mode 1: </w:t>
      </w:r>
      <w:r w:rsidR="0090156F" w:rsidRPr="00E16FDC">
        <w:rPr>
          <w:rFonts w:ascii="Times New Roman" w:hAnsi="Times New Roman" w:cs="Times New Roman"/>
          <w:noProof/>
          <w:position w:val="-12"/>
        </w:rPr>
        <w:object w:dxaOrig="760" w:dyaOrig="380" w14:anchorId="336A6F58">
          <v:shape id="_x0000_i1071" type="#_x0000_t75" alt="" style="width:37.35pt;height:17pt;mso-width-percent:0;mso-height-percent:0;mso-width-percent:0;mso-height-percent:0" o:ole="">
            <v:imagedata r:id="rId105" o:title=""/>
          </v:shape>
          <o:OLEObject Type="Embed" ProgID="Equation.DSMT4" ShapeID="_x0000_i1071" DrawAspect="Content" ObjectID="_1724243353" r:id="rId106"/>
        </w:object>
      </w:r>
      <w:r w:rsidRPr="00E16FDC">
        <w:rPr>
          <w:rFonts w:ascii="Times New Roman" w:hAnsi="Times New Roman" w:cs="Times New Roman"/>
        </w:rPr>
        <w:t>,</w:t>
      </w:r>
      <w:r w:rsidR="0090156F" w:rsidRPr="00E16FDC">
        <w:rPr>
          <w:rFonts w:ascii="Times New Roman" w:hAnsi="Times New Roman" w:cs="Times New Roman"/>
          <w:noProof/>
          <w:position w:val="-14"/>
        </w:rPr>
        <w:object w:dxaOrig="1800" w:dyaOrig="380" w14:anchorId="7347A37E">
          <v:shape id="_x0000_i1072" type="#_x0000_t75" alt="" style="width:89pt;height:17pt;mso-width-percent:0;mso-height-percent:0;mso-width-percent:0;mso-height-percent:0" o:ole="">
            <v:imagedata r:id="rId107" o:title=""/>
          </v:shape>
          <o:OLEObject Type="Embed" ProgID="Equation.DSMT4" ShapeID="_x0000_i1072" DrawAspect="Content" ObjectID="_1724243354" r:id="rId108"/>
        </w:object>
      </w:r>
      <w:r w:rsidR="00634588">
        <w:rPr>
          <w:rFonts w:ascii="Times New Roman" w:hAnsi="Times New Roman" w:cs="Times New Roman"/>
          <w:noProof/>
        </w:rPr>
        <w:t>,</w:t>
      </w:r>
      <w:r w:rsidRPr="00E16FDC">
        <w:rPr>
          <w:rFonts w:ascii="Times New Roman" w:hAnsi="Times New Roman" w:cs="Times New Roman"/>
        </w:rPr>
        <w:t xml:space="preserve"> and </w:t>
      </w:r>
      <w:r w:rsidR="0090156F" w:rsidRPr="00E16FDC">
        <w:rPr>
          <w:rFonts w:ascii="Times New Roman" w:hAnsi="Times New Roman" w:cs="Times New Roman"/>
          <w:noProof/>
          <w:position w:val="-12"/>
        </w:rPr>
        <w:object w:dxaOrig="740" w:dyaOrig="360" w14:anchorId="0F657D8D">
          <v:shape id="_x0000_i1073" type="#_x0000_t75" alt="" style="width:41.45pt;height:17pt;mso-width-percent:0;mso-height-percent:0;mso-width-percent:0;mso-height-percent:0" o:ole="">
            <v:imagedata r:id="rId109" o:title=""/>
          </v:shape>
          <o:OLEObject Type="Embed" ProgID="Equation.DSMT4" ShapeID="_x0000_i1073" DrawAspect="Content" ObjectID="_1724243355" r:id="rId110"/>
        </w:object>
      </w:r>
      <w:r w:rsidR="00634588">
        <w:rPr>
          <w:rFonts w:ascii="Times New Roman" w:hAnsi="Times New Roman" w:cs="Times New Roman"/>
          <w:noProof/>
        </w:rPr>
        <w:t>;</w:t>
      </w:r>
    </w:p>
    <w:p w14:paraId="1F7548CD" w14:textId="6D3E7666" w:rsidR="00711C8A" w:rsidRPr="00E16FDC" w:rsidRDefault="00711C8A" w:rsidP="0013783D">
      <w:pPr>
        <w:pStyle w:val="ListParagraph"/>
        <w:numPr>
          <w:ilvl w:val="0"/>
          <w:numId w:val="1"/>
        </w:numPr>
        <w:spacing w:line="360" w:lineRule="auto"/>
        <w:rPr>
          <w:rFonts w:ascii="Times New Roman" w:hAnsi="Times New Roman" w:cs="Times New Roman"/>
        </w:rPr>
      </w:pPr>
      <w:r w:rsidRPr="00E16FDC">
        <w:rPr>
          <w:rFonts w:ascii="Times New Roman" w:hAnsi="Times New Roman" w:cs="Times New Roman"/>
        </w:rPr>
        <w:t>Mode 2:</w:t>
      </w:r>
      <w:r w:rsidR="0014688A" w:rsidRPr="00E16FDC">
        <w:rPr>
          <w:rFonts w:ascii="Times New Roman" w:hAnsi="Times New Roman" w:cs="Times New Roman"/>
        </w:rPr>
        <w:t xml:space="preserve"> </w:t>
      </w:r>
      <w:r w:rsidR="0090156F" w:rsidRPr="00E16FDC">
        <w:rPr>
          <w:rFonts w:ascii="Times New Roman" w:hAnsi="Times New Roman" w:cs="Times New Roman"/>
          <w:noProof/>
          <w:position w:val="-12"/>
        </w:rPr>
        <w:object w:dxaOrig="760" w:dyaOrig="380" w14:anchorId="6DDD4B7A">
          <v:shape id="_x0000_i1074" type="#_x0000_t75" alt="" style="width:37.35pt;height:17pt;mso-width-percent:0;mso-height-percent:0;mso-width-percent:0;mso-height-percent:0" o:ole="">
            <v:imagedata r:id="rId111" o:title=""/>
          </v:shape>
          <o:OLEObject Type="Embed" ProgID="Equation.DSMT4" ShapeID="_x0000_i1074" DrawAspect="Content" ObjectID="_1724243356" r:id="rId112"/>
        </w:object>
      </w:r>
      <w:r w:rsidRPr="00E16FDC">
        <w:rPr>
          <w:rFonts w:ascii="Times New Roman" w:hAnsi="Times New Roman" w:cs="Times New Roman"/>
        </w:rPr>
        <w:t>,</w:t>
      </w:r>
      <w:r w:rsidR="0090156F" w:rsidRPr="00E16FDC">
        <w:rPr>
          <w:rFonts w:ascii="Times New Roman" w:hAnsi="Times New Roman" w:cs="Times New Roman"/>
          <w:noProof/>
          <w:position w:val="-12"/>
        </w:rPr>
        <w:object w:dxaOrig="740" w:dyaOrig="360" w14:anchorId="083FB54F">
          <v:shape id="_x0000_i1075" type="#_x0000_t75" alt="" style="width:37.35pt;height:17pt;mso-width-percent:0;mso-height-percent:0;mso-width-percent:0;mso-height-percent:0" o:ole="">
            <v:imagedata r:id="rId113" o:title=""/>
          </v:shape>
          <o:OLEObject Type="Embed" ProgID="Equation.DSMT4" ShapeID="_x0000_i1075" DrawAspect="Content" ObjectID="_1724243357" r:id="rId114"/>
        </w:object>
      </w:r>
      <w:r w:rsidR="00634588">
        <w:rPr>
          <w:rFonts w:ascii="Times New Roman" w:hAnsi="Times New Roman" w:cs="Times New Roman"/>
          <w:noProof/>
        </w:rPr>
        <w:t>,</w:t>
      </w:r>
      <w:r w:rsidRPr="00E16FDC">
        <w:rPr>
          <w:rFonts w:ascii="Times New Roman" w:hAnsi="Times New Roman" w:cs="Times New Roman"/>
        </w:rPr>
        <w:t xml:space="preserve"> and </w:t>
      </w:r>
      <w:r w:rsidR="0090156F" w:rsidRPr="00E16FDC">
        <w:rPr>
          <w:rFonts w:ascii="Times New Roman" w:hAnsi="Times New Roman" w:cs="Times New Roman"/>
          <w:noProof/>
          <w:position w:val="-14"/>
        </w:rPr>
        <w:object w:dxaOrig="1740" w:dyaOrig="380" w14:anchorId="3655C62C">
          <v:shape id="_x0000_i1076" type="#_x0000_t75" alt="" style="width:85.6pt;height:17pt;mso-width-percent:0;mso-height-percent:0;mso-width-percent:0;mso-height-percent:0" o:ole="">
            <v:imagedata r:id="rId115" o:title=""/>
          </v:shape>
          <o:OLEObject Type="Embed" ProgID="Equation.DSMT4" ShapeID="_x0000_i1076" DrawAspect="Content" ObjectID="_1724243358" r:id="rId116"/>
        </w:object>
      </w:r>
      <w:r w:rsidR="00634588">
        <w:rPr>
          <w:rFonts w:ascii="Times New Roman" w:hAnsi="Times New Roman" w:cs="Times New Roman"/>
          <w:noProof/>
        </w:rPr>
        <w:t>;</w:t>
      </w:r>
    </w:p>
    <w:p w14:paraId="1FDE797F" w14:textId="7DFE1664" w:rsidR="00D54A29" w:rsidRPr="00634588" w:rsidRDefault="00634588" w:rsidP="00A13CC9">
      <w:pPr>
        <w:pStyle w:val="ListParagraph"/>
        <w:numPr>
          <w:ilvl w:val="0"/>
          <w:numId w:val="1"/>
        </w:numPr>
        <w:spacing w:line="360" w:lineRule="auto"/>
      </w:pPr>
      <w:r>
        <w:rPr>
          <w:rFonts w:ascii="Times New Roman" w:hAnsi="Times New Roman" w:cs="Times New Roman"/>
        </w:rPr>
        <w:t xml:space="preserve">Mode 3: </w:t>
      </w:r>
      <w:r w:rsidR="00B40A66" w:rsidRPr="00B40A66">
        <w:rPr>
          <w:rFonts w:ascii="Times New Roman" w:hAnsi="Times New Roman" w:cs="Times New Roman"/>
          <w:noProof/>
          <w:position w:val="-14"/>
        </w:rPr>
        <w:object w:dxaOrig="920" w:dyaOrig="400" w14:anchorId="6B089015">
          <v:shape id="_x0000_i1077" type="#_x0000_t75" alt="" style="width:47.55pt;height:17pt" o:ole="">
            <v:imagedata r:id="rId117" o:title=""/>
          </v:shape>
          <o:OLEObject Type="Embed" ProgID="Equation.DSMT4" ShapeID="_x0000_i1077" DrawAspect="Content" ObjectID="_1724243359" r:id="rId118"/>
        </w:object>
      </w:r>
      <w:r w:rsidR="00711C8A" w:rsidRPr="00E16FDC">
        <w:rPr>
          <w:rFonts w:ascii="Times New Roman" w:hAnsi="Times New Roman" w:cs="Times New Roman"/>
        </w:rPr>
        <w:t>,</w:t>
      </w:r>
      <w:r w:rsidR="0090156F" w:rsidRPr="00E16FDC">
        <w:rPr>
          <w:rFonts w:ascii="Times New Roman" w:hAnsi="Times New Roman" w:cs="Times New Roman"/>
          <w:noProof/>
          <w:position w:val="-12"/>
        </w:rPr>
        <w:object w:dxaOrig="740" w:dyaOrig="360" w14:anchorId="41E4DDD1">
          <v:shape id="_x0000_i1078" type="#_x0000_t75" alt="" style="width:37.35pt;height:17pt;mso-width-percent:0;mso-height-percent:0;mso-width-percent:0;mso-height-percent:0" o:ole="">
            <v:imagedata r:id="rId119" o:title=""/>
          </v:shape>
          <o:OLEObject Type="Embed" ProgID="Equation.DSMT4" ShapeID="_x0000_i1078" DrawAspect="Content" ObjectID="_1724243360" r:id="rId120"/>
        </w:object>
      </w:r>
      <w:r>
        <w:rPr>
          <w:rFonts w:ascii="Times New Roman" w:hAnsi="Times New Roman" w:cs="Times New Roman"/>
        </w:rPr>
        <w:t xml:space="preserve">, </w:t>
      </w:r>
      <w:r w:rsidR="00711C8A" w:rsidRPr="00E16FDC">
        <w:rPr>
          <w:rFonts w:ascii="Times New Roman" w:hAnsi="Times New Roman" w:cs="Times New Roman"/>
        </w:rPr>
        <w:t xml:space="preserve">and </w:t>
      </w:r>
      <w:r w:rsidR="0090156F" w:rsidRPr="00E16FDC">
        <w:rPr>
          <w:rFonts w:ascii="Times New Roman" w:hAnsi="Times New Roman" w:cs="Times New Roman"/>
          <w:noProof/>
          <w:position w:val="-12"/>
        </w:rPr>
        <w:object w:dxaOrig="740" w:dyaOrig="360" w14:anchorId="360410B3">
          <v:shape id="_x0000_i1079" type="#_x0000_t75" alt="" style="width:41.45pt;height:17pt;mso-width-percent:0;mso-height-percent:0;mso-width-percent:0;mso-height-percent:0" o:ole="">
            <v:imagedata r:id="rId121" o:title=""/>
          </v:shape>
          <o:OLEObject Type="Embed" ProgID="Equation.DSMT4" ShapeID="_x0000_i1079" DrawAspect="Content" ObjectID="_1724243361" r:id="rId122"/>
        </w:object>
      </w:r>
      <w:r>
        <w:rPr>
          <w:rFonts w:ascii="Times New Roman" w:hAnsi="Times New Roman" w:cs="Times New Roman"/>
          <w:noProof/>
        </w:rPr>
        <w:t>.</w:t>
      </w:r>
    </w:p>
    <w:p w14:paraId="28548A24" w14:textId="365E9B68" w:rsidR="00634588" w:rsidRDefault="00634588" w:rsidP="00634588">
      <w:pPr>
        <w:pStyle w:val="ListParagraph"/>
        <w:spacing w:line="360" w:lineRule="auto"/>
        <w:ind w:left="0"/>
        <w:rPr>
          <w:rFonts w:ascii="Times New Roman" w:hAnsi="Times New Roman"/>
        </w:rPr>
      </w:pPr>
      <w:r>
        <w:rPr>
          <w:rFonts w:ascii="Times New Roman" w:hAnsi="Times New Roman"/>
        </w:rPr>
        <w:t>Since the PTEOF model is linear, the principle of superposition will be used as final step to obtain the final solution.</w:t>
      </w:r>
      <w:ins w:id="55" w:author="Bunger, Andrew P" w:date="2022-09-08T16:19:00Z">
        <w:r w:rsidR="00C75A48">
          <w:rPr>
            <w:rFonts w:ascii="Times New Roman" w:hAnsi="Times New Roman"/>
          </w:rPr>
          <w:t xml:space="preserve"> Note that, in general, there is a fourth mode of loading corresponding to deviatoric far field stress, which is neglected here but can be useful as a future inve</w:t>
        </w:r>
      </w:ins>
      <w:ins w:id="56" w:author="Bunger, Andrew P" w:date="2022-09-08T16:20:00Z">
        <w:r w:rsidR="00C75A48">
          <w:rPr>
            <w:rFonts w:ascii="Times New Roman" w:hAnsi="Times New Roman"/>
          </w:rPr>
          <w:t>stigation.</w:t>
        </w:r>
      </w:ins>
    </w:p>
    <w:p w14:paraId="6EE658E3" w14:textId="77777777" w:rsidR="00A93EF4" w:rsidRDefault="00A93EF4" w:rsidP="00634588">
      <w:pPr>
        <w:pStyle w:val="ListParagraph"/>
        <w:spacing w:line="360" w:lineRule="auto"/>
        <w:ind w:left="0"/>
      </w:pPr>
    </w:p>
    <w:p w14:paraId="0E96521B" w14:textId="77777777" w:rsidR="0014688A" w:rsidRPr="0013783D" w:rsidRDefault="00A13CC9" w:rsidP="0013783D">
      <w:pPr>
        <w:rPr>
          <w:rFonts w:ascii="Times New Roman" w:hAnsi="Times New Roman"/>
          <w:sz w:val="24"/>
        </w:rPr>
      </w:pPr>
      <w:r>
        <w:rPr>
          <w:rFonts w:ascii="Times New Roman" w:hAnsi="Times New Roman"/>
          <w:sz w:val="24"/>
        </w:rPr>
        <w:t xml:space="preserve">3.2 Solution to the fully coupled </w:t>
      </w:r>
      <w:r w:rsidR="0014688A" w:rsidRPr="0013783D">
        <w:rPr>
          <w:rFonts w:ascii="Times New Roman" w:hAnsi="Times New Roman"/>
          <w:sz w:val="24"/>
        </w:rPr>
        <w:t>diffusion equations</w:t>
      </w:r>
    </w:p>
    <w:p w14:paraId="37D88A56" w14:textId="040A86F5" w:rsidR="00014269" w:rsidRPr="001C28A5" w:rsidRDefault="0013783D" w:rsidP="00D54A29">
      <w:pPr>
        <w:spacing w:line="360" w:lineRule="auto"/>
        <w:jc w:val="both"/>
        <w:rPr>
          <w:rFonts w:ascii="Times New Roman" w:hAnsi="Times New Roman"/>
        </w:rPr>
      </w:pPr>
      <w:r>
        <w:rPr>
          <w:rFonts w:ascii="Times New Roman" w:hAnsi="Times New Roman"/>
        </w:rPr>
        <w:tab/>
      </w:r>
      <w:r w:rsidR="0014688A">
        <w:rPr>
          <w:rFonts w:ascii="Times New Roman" w:hAnsi="Times New Roman"/>
        </w:rPr>
        <w:t xml:space="preserve">The solution method starts with obtaining a general solution of the </w:t>
      </w:r>
      <w:r w:rsidR="00A13CC9">
        <w:rPr>
          <w:rFonts w:ascii="Times New Roman" w:hAnsi="Times New Roman"/>
        </w:rPr>
        <w:t xml:space="preserve">fully </w:t>
      </w:r>
      <w:r w:rsidR="0014688A">
        <w:rPr>
          <w:rFonts w:ascii="Times New Roman" w:hAnsi="Times New Roman"/>
        </w:rPr>
        <w:t xml:space="preserve">coupled diffusion equations </w:t>
      </w:r>
      <w:r w:rsidR="00634588">
        <w:rPr>
          <w:rFonts w:ascii="Times New Roman" w:hAnsi="Times New Roman"/>
        </w:rPr>
        <w:t>(Eq. (</w:t>
      </w:r>
      <w:r w:rsidR="006375C0">
        <w:rPr>
          <w:rFonts w:ascii="Times New Roman" w:hAnsi="Times New Roman"/>
        </w:rPr>
        <w:t>9</w:t>
      </w:r>
      <w:r w:rsidR="00634588">
        <w:rPr>
          <w:rFonts w:ascii="Times New Roman" w:hAnsi="Times New Roman"/>
        </w:rPr>
        <w:t>) and Eq. (</w:t>
      </w:r>
      <w:r w:rsidR="006375C0">
        <w:rPr>
          <w:rFonts w:ascii="Times New Roman" w:hAnsi="Times New Roman"/>
        </w:rPr>
        <w:t>10</w:t>
      </w:r>
      <w:r w:rsidR="00634588">
        <w:rPr>
          <w:rFonts w:ascii="Times New Roman" w:hAnsi="Times New Roman"/>
        </w:rPr>
        <w:t>)</w:t>
      </w:r>
      <w:r w:rsidR="0014688A" w:rsidRPr="00780CED">
        <w:rPr>
          <w:rFonts w:ascii="Times New Roman" w:hAnsi="Times New Roman"/>
        </w:rPr>
        <w:t xml:space="preserve">). </w:t>
      </w:r>
      <w:r w:rsidR="00A95FAA">
        <w:rPr>
          <w:rFonts w:ascii="Times New Roman" w:hAnsi="Times New Roman"/>
        </w:rPr>
        <w:t>Not</w:t>
      </w:r>
      <w:r w:rsidR="00BF5641">
        <w:rPr>
          <w:rFonts w:ascii="Times New Roman" w:hAnsi="Times New Roman"/>
        </w:rPr>
        <w:t>e</w:t>
      </w:r>
      <w:r w:rsidR="00A95FAA">
        <w:rPr>
          <w:rFonts w:ascii="Times New Roman" w:hAnsi="Times New Roman"/>
        </w:rPr>
        <w:t xml:space="preserve"> that the plane</w:t>
      </w:r>
      <w:r w:rsidR="009A43C1" w:rsidRPr="00780CED">
        <w:rPr>
          <w:rFonts w:ascii="Times New Roman" w:hAnsi="Times New Roman"/>
        </w:rPr>
        <w:t>-strain assumption will lead to the conclusion that fluid and thermal</w:t>
      </w:r>
      <w:r w:rsidR="009A43C1">
        <w:rPr>
          <w:rFonts w:ascii="Times New Roman" w:hAnsi="Times New Roman"/>
        </w:rPr>
        <w:t xml:space="preserve"> transport will be only directed along the radial direction in the cylindrical coordinates system. T</w:t>
      </w:r>
      <w:r w:rsidR="00D27DE2">
        <w:rPr>
          <w:rFonts w:ascii="Times New Roman" w:hAnsi="Times New Roman"/>
        </w:rPr>
        <w:t>hen</w:t>
      </w:r>
      <w:r w:rsidR="006D1AA7">
        <w:rPr>
          <w:rFonts w:ascii="Times New Roman" w:hAnsi="Times New Roman"/>
        </w:rPr>
        <w:t xml:space="preserve">, </w:t>
      </w:r>
      <w:r w:rsidR="00D27DE2">
        <w:rPr>
          <w:rFonts w:ascii="Times New Roman" w:hAnsi="Times New Roman"/>
        </w:rPr>
        <w:t>t</w:t>
      </w:r>
      <w:r w:rsidR="009A43C1">
        <w:rPr>
          <w:rFonts w:ascii="Times New Roman" w:hAnsi="Times New Roman"/>
        </w:rPr>
        <w:t xml:space="preserve">he first step is to eliminate </w:t>
      </w:r>
      <w:r w:rsidR="0090156F" w:rsidRPr="003E53A4">
        <w:rPr>
          <w:rFonts w:ascii="Times New Roman" w:hAnsi="Times New Roman"/>
          <w:noProof/>
          <w:position w:val="-10"/>
        </w:rPr>
        <w:object w:dxaOrig="200" w:dyaOrig="320" w14:anchorId="282CFA86">
          <v:shape id="_x0000_i1080" type="#_x0000_t75" alt="" style="width:9.5pt;height:13.6pt;mso-width-percent:0;mso-height-percent:0;mso-width-percent:0;mso-height-percent:0" o:ole="">
            <v:imagedata r:id="rId56" o:title=""/>
          </v:shape>
          <o:OLEObject Type="Embed" ProgID="Equation.DSMT4" ShapeID="_x0000_i1080" DrawAspect="Content" ObjectID="_1724243362" r:id="rId123"/>
        </w:object>
      </w:r>
      <w:r w:rsidR="003C6F51">
        <w:rPr>
          <w:rFonts w:ascii="Times New Roman" w:hAnsi="Times New Roman"/>
          <w:snapToGrid w:val="0"/>
        </w:rPr>
        <w:t xml:space="preserve"> and </w:t>
      </w:r>
      <w:r w:rsidR="0090156F" w:rsidRPr="003E53A4">
        <w:rPr>
          <w:rFonts w:ascii="Times New Roman" w:hAnsi="Times New Roman"/>
          <w:noProof/>
          <w:position w:val="-4"/>
        </w:rPr>
        <w:object w:dxaOrig="240" w:dyaOrig="260" w14:anchorId="60FC98AD">
          <v:shape id="_x0000_i1081" type="#_x0000_t75" alt="" style="width:9.5pt;height:11.55pt;mso-width-percent:0;mso-height-percent:0;mso-width-percent:0;mso-height-percent:0" o:ole="">
            <v:imagedata r:id="rId58" o:title=""/>
          </v:shape>
          <o:OLEObject Type="Embed" ProgID="Equation.DSMT4" ShapeID="_x0000_i1081" DrawAspect="Content" ObjectID="_1724243363" r:id="rId124"/>
        </w:object>
      </w:r>
      <w:r w:rsidR="00634588">
        <w:rPr>
          <w:rFonts w:ascii="Times New Roman" w:hAnsi="Times New Roman"/>
          <w:noProof/>
        </w:rPr>
        <w:t xml:space="preserve"> </w:t>
      </w:r>
      <w:r w:rsidR="003C6F51">
        <w:rPr>
          <w:rFonts w:ascii="Times New Roman" w:hAnsi="Times New Roman"/>
          <w:snapToGrid w:val="0"/>
        </w:rPr>
        <w:t xml:space="preserve">in the diffusion </w:t>
      </w:r>
      <w:r w:rsidR="003C6F51" w:rsidRPr="00780CED">
        <w:rPr>
          <w:rFonts w:ascii="Times New Roman" w:hAnsi="Times New Roman"/>
          <w:snapToGrid w:val="0"/>
        </w:rPr>
        <w:t>equation</w:t>
      </w:r>
      <w:r w:rsidR="006D1AA7">
        <w:rPr>
          <w:rFonts w:ascii="Times New Roman" w:hAnsi="Times New Roman"/>
          <w:snapToGrid w:val="0"/>
        </w:rPr>
        <w:t>s</w:t>
      </w:r>
      <w:r w:rsidR="003C6F51" w:rsidRPr="00780CED">
        <w:rPr>
          <w:rFonts w:ascii="Times New Roman" w:hAnsi="Times New Roman"/>
          <w:snapToGrid w:val="0"/>
        </w:rPr>
        <w:t xml:space="preserve"> by</w:t>
      </w:r>
      <w:r w:rsidR="003C6F51">
        <w:rPr>
          <w:rFonts w:ascii="Times New Roman" w:hAnsi="Times New Roman"/>
          <w:snapToGrid w:val="0"/>
        </w:rPr>
        <w:t xml:space="preserve"> substituting the constitute </w:t>
      </w:r>
      <w:r w:rsidR="00B430F0">
        <w:rPr>
          <w:rFonts w:ascii="Times New Roman" w:hAnsi="Times New Roman"/>
          <w:snapToGrid w:val="0"/>
        </w:rPr>
        <w:t>equation</w:t>
      </w:r>
      <w:r w:rsidR="00634588">
        <w:rPr>
          <w:rFonts w:ascii="Times New Roman" w:hAnsi="Times New Roman"/>
          <w:snapToGrid w:val="0"/>
        </w:rPr>
        <w:t xml:space="preserve"> (Eq. (</w:t>
      </w:r>
      <w:r w:rsidR="006375C0">
        <w:rPr>
          <w:rFonts w:ascii="Times New Roman" w:hAnsi="Times New Roman"/>
          <w:snapToGrid w:val="0"/>
        </w:rPr>
        <w:t>4</w:t>
      </w:r>
      <w:r w:rsidR="00634588">
        <w:rPr>
          <w:rFonts w:ascii="Times New Roman" w:hAnsi="Times New Roman"/>
          <w:snapToGrid w:val="0"/>
        </w:rPr>
        <w:t>))</w:t>
      </w:r>
      <w:ins w:id="57" w:author="Bunger, Andrew P" w:date="2022-09-08T16:20:00Z">
        <w:r w:rsidR="00C75A48">
          <w:rPr>
            <w:rFonts w:ascii="Times New Roman" w:hAnsi="Times New Roman"/>
            <w:snapToGrid w:val="0"/>
          </w:rPr>
          <w:t>. T</w:t>
        </w:r>
      </w:ins>
      <w:del w:id="58" w:author="Bunger, Andrew P" w:date="2022-09-08T16:20:00Z">
        <w:r w:rsidR="003C6F51" w:rsidRPr="00780CED" w:rsidDel="00C75A48">
          <w:rPr>
            <w:rFonts w:ascii="Times New Roman" w:hAnsi="Times New Roman"/>
            <w:snapToGrid w:val="0"/>
          </w:rPr>
          <w:delText>, t</w:delText>
        </w:r>
      </w:del>
      <w:r w:rsidR="003C6F51" w:rsidRPr="00780CED">
        <w:rPr>
          <w:rFonts w:ascii="Times New Roman" w:hAnsi="Times New Roman"/>
          <w:snapToGrid w:val="0"/>
        </w:rPr>
        <w:t xml:space="preserve">his results in a new form of coupled diffusion equations </w:t>
      </w:r>
    </w:p>
    <w:p w14:paraId="093FC562" w14:textId="394F1074" w:rsidR="001C28A5" w:rsidRDefault="009A55BD" w:rsidP="002A31AD">
      <w:pPr>
        <w:keepNext/>
        <w:jc w:val="center"/>
      </w:pPr>
      <w:r>
        <w:rPr>
          <w:noProof/>
        </w:rPr>
        <w:t xml:space="preserve">                            </w:t>
      </w:r>
      <w:r w:rsidR="002A31AD">
        <w:rPr>
          <w:noProof/>
        </w:rPr>
        <w:t xml:space="preserve">       </w:t>
      </w:r>
      <w:r w:rsidR="0090156F" w:rsidRPr="00C94161">
        <w:rPr>
          <w:noProof/>
          <w:position w:val="-24"/>
        </w:rPr>
        <w:object w:dxaOrig="4080" w:dyaOrig="660" w14:anchorId="6EEE9BFD">
          <v:shape id="_x0000_i1082" type="#_x0000_t75" alt="" style="width:206.5pt;height:31.9pt;mso-width-percent:0;mso-height-percent:0;mso-width-percent:0;mso-height-percent:0" o:ole="">
            <v:imagedata r:id="rId125" o:title=""/>
          </v:shape>
          <o:OLEObject Type="Embed" ProgID="Equation.DSMT4" ShapeID="_x0000_i1082" DrawAspect="Content" ObjectID="_1724243364" r:id="rId126"/>
        </w:object>
      </w:r>
      <w:r w:rsidR="00FC6272">
        <w:rPr>
          <w:rFonts w:ascii="Times New Roman" w:hAnsi="Times New Roman"/>
        </w:rPr>
        <w:t xml:space="preserve">,  </w:t>
      </w:r>
      <w:r w:rsidR="002A31AD">
        <w:rPr>
          <w:rFonts w:ascii="Times New Roman" w:hAnsi="Times New Roman"/>
        </w:rPr>
        <w:t xml:space="preserve">                   </w:t>
      </w:r>
      <w:r w:rsidR="00A13CC9">
        <w:rPr>
          <w:rFonts w:ascii="Times New Roman" w:hAnsi="Times New Roman"/>
        </w:rPr>
        <w:t xml:space="preserve">                                  </w:t>
      </w:r>
      <w:r w:rsidR="00B907B3">
        <w:rPr>
          <w:rFonts w:ascii="Times New Roman" w:hAnsi="Times New Roman"/>
        </w:rPr>
        <w:t>(11)</w:t>
      </w:r>
    </w:p>
    <w:p w14:paraId="6E8406A8" w14:textId="38F41738" w:rsidR="009127D9" w:rsidRDefault="002A31AD" w:rsidP="002A31AD">
      <w:pPr>
        <w:keepNext/>
        <w:jc w:val="center"/>
        <w:rPr>
          <w:rFonts w:ascii="Times New Roman" w:hAnsi="Times New Roman"/>
        </w:rPr>
      </w:pPr>
      <w:r>
        <w:rPr>
          <w:noProof/>
        </w:rPr>
        <w:t xml:space="preserve">                                    </w:t>
      </w:r>
      <w:r w:rsidR="0090156F" w:rsidRPr="00C94161">
        <w:rPr>
          <w:noProof/>
          <w:position w:val="-30"/>
        </w:rPr>
        <w:object w:dxaOrig="4040" w:dyaOrig="720" w14:anchorId="74519325">
          <v:shape id="_x0000_i1083" type="#_x0000_t75" alt="" style="width:202.4pt;height:37.35pt;mso-width-percent:0;mso-height-percent:0;mso-width-percent:0;mso-height-percent:0" o:ole="">
            <v:imagedata r:id="rId127" o:title=""/>
          </v:shape>
          <o:OLEObject Type="Embed" ProgID="Equation.DSMT4" ShapeID="_x0000_i1083" DrawAspect="Content" ObjectID="_1724243365" r:id="rId128"/>
        </w:object>
      </w:r>
      <w:r>
        <w:rPr>
          <w:rFonts w:ascii="Times New Roman" w:hAnsi="Times New Roman"/>
        </w:rPr>
        <w:t>.</w:t>
      </w:r>
      <w:r w:rsidR="00A13CC9">
        <w:rPr>
          <w:rFonts w:ascii="Times New Roman" w:hAnsi="Times New Roman"/>
        </w:rPr>
        <w:t xml:space="preserve">    </w:t>
      </w:r>
      <w:r>
        <w:rPr>
          <w:rFonts w:ascii="Times New Roman" w:hAnsi="Times New Roman"/>
        </w:rPr>
        <w:t xml:space="preserve">                       </w:t>
      </w:r>
      <w:r w:rsidR="00A13CC9">
        <w:rPr>
          <w:rFonts w:ascii="Times New Roman" w:hAnsi="Times New Roman"/>
        </w:rPr>
        <w:t xml:space="preserve">             </w:t>
      </w:r>
      <w:r w:rsidR="00CB7259">
        <w:rPr>
          <w:rFonts w:ascii="Times New Roman" w:hAnsi="Times New Roman"/>
        </w:rPr>
        <w:t xml:space="preserve">    </w:t>
      </w:r>
      <w:r>
        <w:rPr>
          <w:rFonts w:ascii="Times New Roman" w:hAnsi="Times New Roman"/>
        </w:rPr>
        <w:t xml:space="preserve"> </w:t>
      </w:r>
      <w:r w:rsidR="00CB7259">
        <w:rPr>
          <w:rFonts w:ascii="Times New Roman" w:hAnsi="Times New Roman"/>
        </w:rPr>
        <w:t xml:space="preserve">    </w:t>
      </w:r>
      <w:r w:rsidR="00B430F0">
        <w:rPr>
          <w:rFonts w:ascii="Times New Roman" w:hAnsi="Times New Roman"/>
        </w:rPr>
        <w:t xml:space="preserve">  </w:t>
      </w:r>
      <w:r w:rsidR="00CB7259">
        <w:rPr>
          <w:rFonts w:ascii="Times New Roman" w:hAnsi="Times New Roman"/>
        </w:rPr>
        <w:t xml:space="preserve"> </w:t>
      </w:r>
      <w:r w:rsidR="00A13CC9">
        <w:rPr>
          <w:rFonts w:ascii="Times New Roman" w:hAnsi="Times New Roman"/>
        </w:rPr>
        <w:t xml:space="preserve">    </w:t>
      </w:r>
      <w:r w:rsidR="00B907B3">
        <w:rPr>
          <w:rFonts w:ascii="Times New Roman" w:hAnsi="Times New Roman"/>
        </w:rPr>
        <w:t>(12)</w:t>
      </w:r>
    </w:p>
    <w:p w14:paraId="5A0054DD" w14:textId="77777777" w:rsidR="00A13CC9" w:rsidRDefault="00A13CC9" w:rsidP="009127D9">
      <w:pPr>
        <w:keepNext/>
      </w:pPr>
    </w:p>
    <w:p w14:paraId="59C4899C" w14:textId="6670C4DC" w:rsidR="0025100D" w:rsidRDefault="00D27DE2" w:rsidP="006F59B8">
      <w:pPr>
        <w:adjustRightInd w:val="0"/>
        <w:snapToGrid w:val="0"/>
        <w:spacing w:line="360" w:lineRule="auto"/>
        <w:rPr>
          <w:rFonts w:ascii="Times New Roman" w:hAnsi="Times New Roman"/>
        </w:rPr>
      </w:pPr>
      <w:r w:rsidRPr="00780CED">
        <w:rPr>
          <w:rFonts w:ascii="Times New Roman" w:hAnsi="Times New Roman"/>
        </w:rPr>
        <w:t>Next</w:t>
      </w:r>
      <w:r w:rsidR="006D1AA7">
        <w:rPr>
          <w:rFonts w:ascii="Times New Roman" w:hAnsi="Times New Roman"/>
        </w:rPr>
        <w:t>, by combining E</w:t>
      </w:r>
      <w:r w:rsidR="00634588">
        <w:rPr>
          <w:rFonts w:ascii="Times New Roman" w:hAnsi="Times New Roman"/>
        </w:rPr>
        <w:t xml:space="preserve">q. (3), Eq. (4) and </w:t>
      </w:r>
      <w:r w:rsidR="0025100D" w:rsidRPr="00780CED">
        <w:rPr>
          <w:rFonts w:ascii="Times New Roman" w:hAnsi="Times New Roman"/>
        </w:rPr>
        <w:t>Eq.</w:t>
      </w:r>
      <w:r w:rsidR="00634588">
        <w:rPr>
          <w:rFonts w:ascii="Times New Roman" w:hAnsi="Times New Roman"/>
        </w:rPr>
        <w:t xml:space="preserve"> (5),</w:t>
      </w:r>
      <w:r w:rsidR="0025100D" w:rsidRPr="00780CED">
        <w:rPr>
          <w:rFonts w:ascii="Times New Roman" w:hAnsi="Times New Roman"/>
        </w:rPr>
        <w:t xml:space="preserve"> and taking the body force to zero, an ext</w:t>
      </w:r>
      <w:r w:rsidR="00780CED">
        <w:rPr>
          <w:rFonts w:ascii="Times New Roman" w:hAnsi="Times New Roman"/>
        </w:rPr>
        <w:t>ended form of the classical Na</w:t>
      </w:r>
      <w:r w:rsidR="0025100D" w:rsidRPr="00780CED">
        <w:rPr>
          <w:rFonts w:ascii="Times New Roman" w:hAnsi="Times New Roman"/>
        </w:rPr>
        <w:t>v</w:t>
      </w:r>
      <w:r w:rsidR="00780CED">
        <w:rPr>
          <w:rFonts w:ascii="Times New Roman" w:hAnsi="Times New Roman"/>
        </w:rPr>
        <w:t>i</w:t>
      </w:r>
      <w:r w:rsidR="0025100D" w:rsidRPr="00780CED">
        <w:rPr>
          <w:rFonts w:ascii="Times New Roman" w:hAnsi="Times New Roman"/>
        </w:rPr>
        <w:t>er e</w:t>
      </w:r>
      <w:r w:rsidR="006D1AA7">
        <w:rPr>
          <w:rFonts w:ascii="Times New Roman" w:hAnsi="Times New Roman"/>
        </w:rPr>
        <w:t>quation</w:t>
      </w:r>
      <w:r w:rsidR="002A31AD">
        <w:rPr>
          <w:rFonts w:ascii="Times New Roman" w:hAnsi="Times New Roman"/>
        </w:rPr>
        <w:t xml:space="preserve"> </w:t>
      </w:r>
      <w:del w:id="59" w:author="Bunger, Andrew P" w:date="2022-09-08T16:20:00Z">
        <w:r w:rsidR="002A31AD" w:rsidDel="00C75A48">
          <w:rPr>
            <w:rFonts w:ascii="Times New Roman" w:hAnsi="Times New Roman"/>
          </w:rPr>
          <w:delText>about be</w:delText>
        </w:r>
      </w:del>
      <w:ins w:id="60" w:author="Bunger, Andrew P" w:date="2022-09-08T16:20:00Z">
        <w:r w:rsidR="00C75A48">
          <w:rPr>
            <w:rFonts w:ascii="Times New Roman" w:hAnsi="Times New Roman"/>
          </w:rPr>
          <w:t>is</w:t>
        </w:r>
      </w:ins>
      <w:r w:rsidR="002A31AD">
        <w:rPr>
          <w:rFonts w:ascii="Times New Roman" w:hAnsi="Times New Roman"/>
        </w:rPr>
        <w:t xml:space="preserve"> obtained as</w:t>
      </w:r>
    </w:p>
    <w:p w14:paraId="63E01204" w14:textId="78342FE8" w:rsidR="0025100D" w:rsidRDefault="002A31AD" w:rsidP="002A31AD">
      <w:pPr>
        <w:adjustRightInd w:val="0"/>
        <w:snapToGrid w:val="0"/>
        <w:jc w:val="center"/>
        <w:rPr>
          <w:rFonts w:ascii="Times New Roman" w:hAnsi="Times New Roman"/>
        </w:rPr>
      </w:pPr>
      <w:r>
        <w:rPr>
          <w:rFonts w:ascii="Times New Roman" w:hAnsi="Times New Roman"/>
          <w:noProof/>
        </w:rPr>
        <w:t xml:space="preserve">                        </w:t>
      </w:r>
      <w:r w:rsidR="00FC6272">
        <w:rPr>
          <w:rFonts w:ascii="Times New Roman" w:hAnsi="Times New Roman"/>
          <w:noProof/>
        </w:rPr>
        <w:t xml:space="preserve">     </w:t>
      </w:r>
      <w:r>
        <w:rPr>
          <w:rFonts w:ascii="Times New Roman" w:hAnsi="Times New Roman"/>
          <w:noProof/>
        </w:rPr>
        <w:t xml:space="preserve">        </w:t>
      </w:r>
      <w:commentRangeStart w:id="61"/>
      <w:r w:rsidR="0090156F" w:rsidRPr="0025100D">
        <w:rPr>
          <w:rFonts w:ascii="Times New Roman" w:hAnsi="Times New Roman"/>
          <w:noProof/>
          <w:position w:val="-24"/>
        </w:rPr>
        <w:object w:dxaOrig="3400" w:dyaOrig="639" w14:anchorId="4AC3AE38">
          <v:shape id="_x0000_i1084" type="#_x0000_t75" alt="" style="width:169.15pt;height:31.9pt;mso-width-percent:0;mso-height-percent:0;mso-width-percent:0;mso-height-percent:0" o:ole="">
            <v:imagedata r:id="rId129" o:title=""/>
          </v:shape>
          <o:OLEObject Type="Embed" ProgID="Equation.DSMT4" ShapeID="_x0000_i1084" DrawAspect="Content" ObjectID="_1724243366" r:id="rId130"/>
        </w:object>
      </w:r>
      <w:r>
        <w:rPr>
          <w:rFonts w:ascii="Times New Roman" w:hAnsi="Times New Roman"/>
          <w:noProof/>
        </w:rPr>
        <w:t>.</w:t>
      </w:r>
      <w:r>
        <w:rPr>
          <w:rFonts w:ascii="Times New Roman" w:hAnsi="Times New Roman"/>
        </w:rPr>
        <w:t xml:space="preserve"> </w:t>
      </w:r>
      <w:commentRangeEnd w:id="61"/>
      <w:r w:rsidR="003B4BBA">
        <w:rPr>
          <w:rStyle w:val="CommentReference"/>
        </w:rPr>
        <w:commentReference w:id="61"/>
      </w:r>
      <w:r>
        <w:rPr>
          <w:rFonts w:ascii="Times New Roman" w:hAnsi="Times New Roman"/>
        </w:rPr>
        <w:t xml:space="preserve">            </w:t>
      </w:r>
      <w:r w:rsidR="00FC6272">
        <w:rPr>
          <w:rFonts w:ascii="Times New Roman" w:hAnsi="Times New Roman"/>
        </w:rPr>
        <w:t xml:space="preserve">                               </w:t>
      </w:r>
      <w:r w:rsidR="00A13CC9">
        <w:rPr>
          <w:rFonts w:ascii="Times New Roman" w:hAnsi="Times New Roman"/>
        </w:rPr>
        <w:t xml:space="preserve">                   </w:t>
      </w:r>
      <w:r w:rsidR="00B907B3">
        <w:rPr>
          <w:rFonts w:ascii="Times New Roman" w:hAnsi="Times New Roman"/>
        </w:rPr>
        <w:t>(13)</w:t>
      </w:r>
    </w:p>
    <w:p w14:paraId="26201652" w14:textId="6D7FF82A" w:rsidR="001C28A5" w:rsidRPr="00E16FDC" w:rsidRDefault="0025100D" w:rsidP="006F59B8">
      <w:pPr>
        <w:adjustRightInd w:val="0"/>
        <w:snapToGrid w:val="0"/>
        <w:spacing w:line="360" w:lineRule="auto"/>
        <w:jc w:val="both"/>
        <w:rPr>
          <w:rFonts w:ascii="Times New Roman" w:hAnsi="Times New Roman"/>
        </w:rPr>
      </w:pPr>
      <w:r w:rsidRPr="00E16FDC">
        <w:rPr>
          <w:rFonts w:ascii="Times New Roman" w:hAnsi="Times New Roman"/>
        </w:rPr>
        <w:t xml:space="preserve">Drawing on the </w:t>
      </w:r>
      <w:del w:id="62" w:author="Bunger, Andrew P" w:date="2022-09-08T16:20:00Z">
        <w:r w:rsidRPr="00E16FDC" w:rsidDel="00C75A48">
          <w:rPr>
            <w:rFonts w:ascii="Times New Roman" w:hAnsi="Times New Roman"/>
          </w:rPr>
          <w:delText>important contributions</w:delText>
        </w:r>
      </w:del>
      <w:ins w:id="63" w:author="Bunger, Andrew P" w:date="2022-09-08T16:20:00Z">
        <w:r w:rsidR="00C75A48">
          <w:rPr>
            <w:rFonts w:ascii="Times New Roman" w:hAnsi="Times New Roman"/>
          </w:rPr>
          <w:t>approach</w:t>
        </w:r>
      </w:ins>
      <w:r w:rsidRPr="00E16FDC">
        <w:rPr>
          <w:rFonts w:ascii="Times New Roman" w:hAnsi="Times New Roman"/>
        </w:rPr>
        <w:t xml:space="preserve"> of </w:t>
      </w:r>
      <w:r w:rsidRPr="00E16FDC">
        <w:rPr>
          <w:rFonts w:ascii="Times New Roman" w:hAnsi="Times New Roman"/>
        </w:rPr>
        <w:fldChar w:fldCharType="begin"/>
      </w:r>
      <w:r w:rsidR="006375C0">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Pr="00E16FDC">
        <w:rPr>
          <w:rFonts w:ascii="Times New Roman" w:hAnsi="Times New Roman"/>
        </w:rPr>
        <w:fldChar w:fldCharType="separate"/>
      </w:r>
      <w:r w:rsidR="006375C0">
        <w:rPr>
          <w:rFonts w:ascii="Times New Roman" w:hAnsi="Times New Roman"/>
          <w:noProof/>
        </w:rPr>
        <w:t>Sarout et al. (2011)</w:t>
      </w:r>
      <w:r w:rsidRPr="00E16FDC">
        <w:rPr>
          <w:rFonts w:ascii="Times New Roman" w:hAnsi="Times New Roman"/>
        </w:rPr>
        <w:fldChar w:fldCharType="end"/>
      </w:r>
      <w:ins w:id="64" w:author="Bunger, Andrew P" w:date="2022-09-08T16:21:00Z">
        <w:r w:rsidR="00C75A48">
          <w:rPr>
            <w:rFonts w:ascii="Times New Roman" w:hAnsi="Times New Roman"/>
          </w:rPr>
          <w:t>,</w:t>
        </w:r>
      </w:ins>
      <w:r w:rsidRPr="00E16FDC">
        <w:rPr>
          <w:rFonts w:ascii="Times New Roman" w:hAnsi="Times New Roman"/>
        </w:rPr>
        <w:t xml:space="preserve"> </w:t>
      </w:r>
      <w:r w:rsidR="006D1AA7">
        <w:rPr>
          <w:rFonts w:ascii="Times New Roman" w:hAnsi="Times New Roman"/>
        </w:rPr>
        <w:t xml:space="preserve">which </w:t>
      </w:r>
      <w:del w:id="65" w:author="Bunger, Andrew P" w:date="2022-09-08T16:21:00Z">
        <w:r w:rsidR="006D1AA7" w:rsidDel="00C75A48">
          <w:rPr>
            <w:rFonts w:ascii="Times New Roman" w:hAnsi="Times New Roman"/>
          </w:rPr>
          <w:delText>modify</w:delText>
        </w:r>
        <w:r w:rsidRPr="00E16FDC" w:rsidDel="00C75A48">
          <w:rPr>
            <w:rFonts w:ascii="Times New Roman" w:hAnsi="Times New Roman"/>
          </w:rPr>
          <w:delText xml:space="preserve"> </w:delText>
        </w:r>
      </w:del>
      <w:ins w:id="66" w:author="Bunger, Andrew P" w:date="2022-09-08T16:21:00Z">
        <w:r w:rsidR="00C75A48">
          <w:rPr>
            <w:rFonts w:ascii="Times New Roman" w:hAnsi="Times New Roman"/>
          </w:rPr>
          <w:t>modif</w:t>
        </w:r>
        <w:r w:rsidR="00C75A48">
          <w:rPr>
            <w:rFonts w:ascii="Times New Roman" w:hAnsi="Times New Roman"/>
          </w:rPr>
          <w:t>ies</w:t>
        </w:r>
        <w:r w:rsidR="00C75A48" w:rsidRPr="00E16FDC">
          <w:rPr>
            <w:rFonts w:ascii="Times New Roman" w:hAnsi="Times New Roman"/>
          </w:rPr>
          <w:t xml:space="preserve"> </w:t>
        </w:r>
      </w:ins>
      <w:r w:rsidRPr="00E16FDC">
        <w:rPr>
          <w:rFonts w:ascii="Times New Roman" w:hAnsi="Times New Roman"/>
        </w:rPr>
        <w:t>the theory of linear chemoporoelasticity into a convenient form</w:t>
      </w:r>
      <w:r w:rsidR="006D1AA7">
        <w:rPr>
          <w:rFonts w:ascii="Times New Roman" w:hAnsi="Times New Roman"/>
        </w:rPr>
        <w:t xml:space="preserve">, </w:t>
      </w:r>
      <w:r w:rsidRPr="00E16FDC">
        <w:rPr>
          <w:rFonts w:ascii="Times New Roman" w:hAnsi="Times New Roman"/>
        </w:rPr>
        <w:t xml:space="preserve">whereby the interpretations of the phenomenological parameters can be clarified, </w:t>
      </w:r>
      <w:r w:rsidR="006D1AA7" w:rsidRPr="006D1AA7">
        <w:rPr>
          <w:rFonts w:ascii="Times New Roman" w:hAnsi="Times New Roman"/>
        </w:rPr>
        <w:t>we can then use the irrotational field assumptions</w:t>
      </w:r>
      <w:r w:rsidR="008F6489" w:rsidRPr="00E16FDC">
        <w:rPr>
          <w:rFonts w:ascii="Times New Roman" w:hAnsi="Times New Roman"/>
        </w:rPr>
        <w:t xml:space="preserve"> to simplify the process of so</w:t>
      </w:r>
      <w:r w:rsidR="006D1AA7">
        <w:rPr>
          <w:rFonts w:ascii="Times New Roman" w:hAnsi="Times New Roman"/>
        </w:rPr>
        <w:t>lving</w:t>
      </w:r>
      <w:r w:rsidR="009A43C1" w:rsidRPr="00E16FDC">
        <w:rPr>
          <w:rFonts w:ascii="Times New Roman" w:hAnsi="Times New Roman"/>
        </w:rPr>
        <w:t xml:space="preserve"> the Navier equations. When </w:t>
      </w:r>
      <w:r w:rsidR="008F6489" w:rsidRPr="00E16FDC">
        <w:rPr>
          <w:rFonts w:ascii="Times New Roman" w:hAnsi="Times New Roman"/>
        </w:rPr>
        <w:t>displacement field is irrotational, i.e</w:t>
      </w:r>
      <w:r w:rsidR="008F6489" w:rsidRPr="00C75A48">
        <w:rPr>
          <w:rFonts w:ascii="Times New Roman" w:hAnsi="Times New Roman"/>
          <w:highlight w:val="yellow"/>
          <w:rPrChange w:id="67" w:author="Bunger, Andrew P" w:date="2022-09-08T16:22:00Z">
            <w:rPr>
              <w:rFonts w:ascii="Times New Roman" w:hAnsi="Times New Roman"/>
            </w:rPr>
          </w:rPrChange>
        </w:rPr>
        <w:t xml:space="preserve">. </w:t>
      </w:r>
      <w:r w:rsidR="0090156F" w:rsidRPr="00C75A48">
        <w:rPr>
          <w:rFonts w:ascii="Times New Roman" w:hAnsi="Times New Roman"/>
          <w:noProof/>
          <w:position w:val="-16"/>
          <w:highlight w:val="yellow"/>
          <w:rPrChange w:id="68" w:author="Bunger, Andrew P" w:date="2022-09-08T16:22:00Z">
            <w:rPr>
              <w:rFonts w:ascii="Times New Roman" w:hAnsi="Times New Roman"/>
              <w:noProof/>
              <w:position w:val="-16"/>
            </w:rPr>
          </w:rPrChange>
        </w:rPr>
        <w:object w:dxaOrig="320" w:dyaOrig="400" w14:anchorId="18C9D9D4">
          <v:shape id="_x0000_i1085" type="#_x0000_t75" alt="" style="width:13.6pt;height:19.7pt;mso-width-percent:0;mso-height-percent:0;mso-width-percent:0;mso-height-percent:0" o:ole="">
            <v:imagedata r:id="rId131" o:title=""/>
          </v:shape>
          <o:OLEObject Type="Embed" ProgID="Equation.DSMT4" ShapeID="_x0000_i1085" DrawAspect="Content" ObjectID="_1724243367" r:id="rId132"/>
        </w:object>
      </w:r>
      <w:r w:rsidR="008F6489" w:rsidRPr="00C75A48">
        <w:rPr>
          <w:rFonts w:ascii="Times New Roman" w:hAnsi="Times New Roman"/>
          <w:highlight w:val="yellow"/>
          <w:rPrChange w:id="69" w:author="Bunger, Andrew P" w:date="2022-09-08T16:22:00Z">
            <w:rPr>
              <w:rFonts w:ascii="Times New Roman" w:hAnsi="Times New Roman"/>
            </w:rPr>
          </w:rPrChange>
        </w:rPr>
        <w:t>is</w:t>
      </w:r>
      <w:r w:rsidR="008F6489" w:rsidRPr="00E16FDC">
        <w:rPr>
          <w:rFonts w:ascii="Times New Roman" w:hAnsi="Times New Roman"/>
        </w:rPr>
        <w:t xml:space="preserve"> the gradient of a scaler, one can integrate </w:t>
      </w:r>
      <w:r w:rsidR="008F6489" w:rsidRPr="00780CED">
        <w:rPr>
          <w:rFonts w:ascii="Times New Roman" w:hAnsi="Times New Roman"/>
        </w:rPr>
        <w:t xml:space="preserve">Eq. </w:t>
      </w:r>
      <w:r w:rsidR="00D64C8B">
        <w:rPr>
          <w:rFonts w:ascii="Times New Roman" w:hAnsi="Times New Roman"/>
        </w:rPr>
        <w:t>(</w:t>
      </w:r>
      <w:r w:rsidR="008F6489" w:rsidRPr="00780CED">
        <w:rPr>
          <w:rFonts w:ascii="Times New Roman" w:hAnsi="Times New Roman"/>
        </w:rPr>
        <w:t>13</w:t>
      </w:r>
      <w:r w:rsidR="00D64C8B">
        <w:rPr>
          <w:rFonts w:ascii="Times New Roman" w:hAnsi="Times New Roman"/>
        </w:rPr>
        <w:t>)</w:t>
      </w:r>
      <w:r w:rsidR="008F6489" w:rsidRPr="00780CED">
        <w:rPr>
          <w:rFonts w:ascii="Times New Roman" w:hAnsi="Times New Roman"/>
        </w:rPr>
        <w:t xml:space="preserve"> to obtain</w:t>
      </w:r>
    </w:p>
    <w:p w14:paraId="38050CB9" w14:textId="4D65A5D9" w:rsidR="008F6489" w:rsidRPr="00E16FDC" w:rsidRDefault="002A31AD" w:rsidP="002A31AD">
      <w:pPr>
        <w:adjustRightInd w:val="0"/>
        <w:snapToGrid w:val="0"/>
        <w:jc w:val="center"/>
        <w:rPr>
          <w:rFonts w:ascii="Times New Roman" w:hAnsi="Times New Roman"/>
        </w:rPr>
      </w:pPr>
      <w:r>
        <w:rPr>
          <w:rFonts w:ascii="Times New Roman" w:hAnsi="Times New Roman"/>
          <w:noProof/>
        </w:rPr>
        <w:lastRenderedPageBreak/>
        <w:t xml:space="preserve">                           </w:t>
      </w:r>
      <w:r w:rsidR="00FC6272">
        <w:rPr>
          <w:rFonts w:ascii="Times New Roman" w:hAnsi="Times New Roman"/>
          <w:noProof/>
        </w:rPr>
        <w:t xml:space="preserve">     </w:t>
      </w:r>
      <w:r>
        <w:rPr>
          <w:rFonts w:ascii="Times New Roman" w:hAnsi="Times New Roman"/>
          <w:noProof/>
        </w:rPr>
        <w:t xml:space="preserve"> </w:t>
      </w:r>
      <w:r w:rsidR="0090156F" w:rsidRPr="00E16FDC">
        <w:rPr>
          <w:rFonts w:ascii="Times New Roman" w:hAnsi="Times New Roman"/>
          <w:noProof/>
          <w:position w:val="-24"/>
        </w:rPr>
        <w:object w:dxaOrig="4000" w:dyaOrig="620" w14:anchorId="48939DD4">
          <v:shape id="_x0000_i1086" type="#_x0000_t75" alt="" style="width:202.4pt;height:29.9pt;mso-width-percent:0;mso-height-percent:0;mso-width-percent:0;mso-height-percent:0" o:ole="">
            <v:imagedata r:id="rId133" o:title=""/>
          </v:shape>
          <o:OLEObject Type="Embed" ProgID="Equation.DSMT4" ShapeID="_x0000_i1086" DrawAspect="Content" ObjectID="_1724243368" r:id="rId134"/>
        </w:object>
      </w:r>
      <w:r>
        <w:rPr>
          <w:rFonts w:ascii="Times New Roman" w:hAnsi="Times New Roman"/>
        </w:rPr>
        <w:t>,</w:t>
      </w:r>
      <w:r w:rsidR="00A13CC9">
        <w:rPr>
          <w:rFonts w:ascii="Times New Roman" w:hAnsi="Times New Roman"/>
        </w:rPr>
        <w:t xml:space="preserve">                           </w:t>
      </w:r>
      <w:r>
        <w:rPr>
          <w:rFonts w:ascii="Times New Roman" w:hAnsi="Times New Roman"/>
        </w:rPr>
        <w:t xml:space="preserve"> </w:t>
      </w:r>
      <w:r w:rsidR="00FC6272">
        <w:rPr>
          <w:rFonts w:ascii="Times New Roman" w:hAnsi="Times New Roman"/>
        </w:rPr>
        <w:t xml:space="preserve">                  </w:t>
      </w:r>
      <w:r w:rsidR="00A13CC9">
        <w:rPr>
          <w:rFonts w:ascii="Times New Roman" w:hAnsi="Times New Roman"/>
        </w:rPr>
        <w:t xml:space="preserve">         </w:t>
      </w:r>
      <w:r w:rsidR="00B907B3">
        <w:rPr>
          <w:rFonts w:ascii="Times New Roman" w:hAnsi="Times New Roman"/>
        </w:rPr>
        <w:t>(14)</w:t>
      </w:r>
    </w:p>
    <w:p w14:paraId="34C5F33E" w14:textId="3938EE2C" w:rsidR="009B68E8" w:rsidRPr="00E16FDC" w:rsidRDefault="002A31AD" w:rsidP="00FE23E5">
      <w:pPr>
        <w:adjustRightInd w:val="0"/>
        <w:snapToGrid w:val="0"/>
        <w:rPr>
          <w:rFonts w:ascii="Times New Roman" w:hAnsi="Times New Roman"/>
          <w:snapToGrid w:val="0"/>
        </w:rPr>
      </w:pPr>
      <w:r>
        <w:rPr>
          <w:rFonts w:ascii="Times New Roman" w:hAnsi="Times New Roman"/>
        </w:rPr>
        <w:t>w</w:t>
      </w:r>
      <w:r w:rsidR="009B68E8" w:rsidRPr="00E16FDC">
        <w:rPr>
          <w:rFonts w:ascii="Times New Roman" w:hAnsi="Times New Roman"/>
        </w:rPr>
        <w:t xml:space="preserve">here </w:t>
      </w:r>
      <w:r w:rsidR="0090156F" w:rsidRPr="00E16FDC">
        <w:rPr>
          <w:rFonts w:ascii="Times New Roman" w:hAnsi="Times New Roman"/>
          <w:noProof/>
          <w:position w:val="-24"/>
        </w:rPr>
        <w:object w:dxaOrig="1359" w:dyaOrig="620" w14:anchorId="634EA756">
          <v:shape id="_x0000_i1087" type="#_x0000_t75" alt="" style="width:69.95pt;height:29.9pt;mso-width-percent:0;mso-height-percent:0;mso-width-percent:0;mso-height-percent:0" o:ole="">
            <v:imagedata r:id="rId135" o:title=""/>
          </v:shape>
          <o:OLEObject Type="Embed" ProgID="Equation.DSMT4" ShapeID="_x0000_i1087" DrawAspect="Content" ObjectID="_1724243369" r:id="rId136"/>
        </w:object>
      </w:r>
      <w:r w:rsidR="009B68E8" w:rsidRPr="00E16FDC">
        <w:rPr>
          <w:rFonts w:ascii="Times New Roman" w:hAnsi="Times New Roman"/>
        </w:rPr>
        <w:t xml:space="preserve"> and </w:t>
      </w:r>
      <w:r w:rsidR="0090156F" w:rsidRPr="00E16FDC">
        <w:rPr>
          <w:rFonts w:ascii="Times New Roman" w:hAnsi="Times New Roman"/>
          <w:noProof/>
          <w:position w:val="-24"/>
        </w:rPr>
        <w:object w:dxaOrig="1560" w:dyaOrig="620" w14:anchorId="2DEA88D8">
          <v:shape id="_x0000_i1088" type="#_x0000_t75" alt="" style="width:79.45pt;height:29.9pt;mso-width-percent:0;mso-height-percent:0;mso-width-percent:0;mso-height-percent:0" o:ole="">
            <v:imagedata r:id="rId137" o:title=""/>
          </v:shape>
          <o:OLEObject Type="Embed" ProgID="Equation.DSMT4" ShapeID="_x0000_i1088" DrawAspect="Content" ObjectID="_1724243370" r:id="rId138"/>
        </w:object>
      </w:r>
      <w:r>
        <w:rPr>
          <w:rFonts w:ascii="Times New Roman" w:hAnsi="Times New Roman"/>
          <w:noProof/>
        </w:rPr>
        <w:t>.</w:t>
      </w:r>
    </w:p>
    <w:p w14:paraId="291169CA" w14:textId="115DEEBF" w:rsidR="005C356A" w:rsidRPr="002A31AD" w:rsidRDefault="00406356" w:rsidP="006F59B8">
      <w:pPr>
        <w:adjustRightInd w:val="0"/>
        <w:snapToGrid w:val="0"/>
        <w:spacing w:line="360" w:lineRule="auto"/>
        <w:jc w:val="both"/>
        <w:rPr>
          <w:rFonts w:ascii="Times New Roman" w:hAnsi="Times New Roman"/>
        </w:rPr>
      </w:pPr>
      <w:r w:rsidRPr="002A31AD">
        <w:rPr>
          <w:rFonts w:ascii="Times New Roman" w:hAnsi="Times New Roman"/>
        </w:rPr>
        <w:t>The</w:t>
      </w:r>
      <w:ins w:id="70" w:author="Bunger, Andrew P" w:date="2022-09-08T16:23:00Z">
        <w:r w:rsidR="00C75A48">
          <w:rPr>
            <w:rFonts w:ascii="Times New Roman" w:hAnsi="Times New Roman"/>
          </w:rPr>
          <w:t xml:space="preserve"> function</w:t>
        </w:r>
      </w:ins>
      <w:r w:rsidR="0090156F" w:rsidRPr="002A31AD">
        <w:rPr>
          <w:rFonts w:ascii="Times New Roman" w:hAnsi="Times New Roman"/>
          <w:noProof/>
          <w:position w:val="-10"/>
        </w:rPr>
        <w:object w:dxaOrig="480" w:dyaOrig="320" w14:anchorId="5791A75A">
          <v:shape id="_x0000_i1089" type="#_x0000_t75" alt="" style="width:24.45pt;height:13.6pt;mso-width-percent:0;mso-height-percent:0;mso-width-percent:0;mso-height-percent:0" o:ole="">
            <v:imagedata r:id="rId139" o:title=""/>
          </v:shape>
          <o:OLEObject Type="Embed" ProgID="Equation.DSMT4" ShapeID="_x0000_i1089" DrawAspect="Content" ObjectID="_1724243371" r:id="rId140"/>
        </w:object>
      </w:r>
      <w:ins w:id="71" w:author="Bunger, Andrew P" w:date="2022-09-08T16:23:00Z">
        <w:r w:rsidR="00C75A48">
          <w:rPr>
            <w:rFonts w:ascii="Times New Roman" w:hAnsi="Times New Roman"/>
            <w:noProof/>
          </w:rPr>
          <w:t>results from the integration and i</w:t>
        </w:r>
        <w:r w:rsidR="001A5010">
          <w:rPr>
            <w:rFonts w:ascii="Times New Roman" w:hAnsi="Times New Roman"/>
            <w:noProof/>
          </w:rPr>
          <w:t>t therefore</w:t>
        </w:r>
      </w:ins>
      <w:ins w:id="72" w:author="Bunger, Andrew P" w:date="2022-09-08T16:24:00Z">
        <w:r w:rsidR="001A5010">
          <w:rPr>
            <w:rFonts w:ascii="Times New Roman" w:hAnsi="Times New Roman"/>
            <w:noProof/>
          </w:rPr>
          <w:t xml:space="preserve"> </w:t>
        </w:r>
      </w:ins>
      <w:r w:rsidR="009B68E8" w:rsidRPr="002A31AD">
        <w:rPr>
          <w:rFonts w:ascii="Times New Roman" w:hAnsi="Times New Roman"/>
        </w:rPr>
        <w:t xml:space="preserve">does not depend on the spatial coordinates </w:t>
      </w:r>
      <w:del w:id="73" w:author="Bunger, Andrew P" w:date="2022-09-08T16:24:00Z">
        <w:r w:rsidR="009B68E8" w:rsidRPr="002A31AD" w:rsidDel="001A5010">
          <w:rPr>
            <w:rFonts w:ascii="Times New Roman" w:hAnsi="Times New Roman"/>
          </w:rPr>
          <w:delText>and it is a</w:delText>
        </w:r>
      </w:del>
      <w:ins w:id="74" w:author="Bunger, Andrew P" w:date="2022-09-08T16:24:00Z">
        <w:r w:rsidR="001A5010">
          <w:rPr>
            <w:rFonts w:ascii="Times New Roman" w:hAnsi="Times New Roman"/>
          </w:rPr>
          <w:t xml:space="preserve"> (i.e. it is a</w:t>
        </w:r>
      </w:ins>
      <w:r w:rsidR="009B68E8" w:rsidRPr="002A31AD">
        <w:rPr>
          <w:rFonts w:ascii="Times New Roman" w:hAnsi="Times New Roman"/>
        </w:rPr>
        <w:t xml:space="preserve"> sp</w:t>
      </w:r>
      <w:r w:rsidR="006D1AA7" w:rsidRPr="002A31AD">
        <w:rPr>
          <w:rFonts w:ascii="Times New Roman" w:hAnsi="Times New Roman"/>
        </w:rPr>
        <w:t>atially uniform function</w:t>
      </w:r>
      <w:ins w:id="75" w:author="Bunger, Andrew P" w:date="2022-09-08T16:24:00Z">
        <w:r w:rsidR="001A5010">
          <w:rPr>
            <w:rFonts w:ascii="Times New Roman" w:hAnsi="Times New Roman"/>
          </w:rPr>
          <w:t xml:space="preserve"> of time only)</w:t>
        </w:r>
      </w:ins>
      <w:del w:id="76" w:author="Bunger, Andrew P" w:date="2022-09-08T16:23:00Z">
        <w:r w:rsidR="006D1AA7" w:rsidRPr="002A31AD" w:rsidDel="001A5010">
          <w:rPr>
            <w:rFonts w:ascii="Times New Roman" w:hAnsi="Times New Roman"/>
          </w:rPr>
          <w:delText xml:space="preserve"> that</w:delText>
        </w:r>
        <w:r w:rsidR="009B68E8" w:rsidRPr="002A31AD" w:rsidDel="001A5010">
          <w:rPr>
            <w:rFonts w:ascii="Times New Roman" w:hAnsi="Times New Roman"/>
          </w:rPr>
          <w:delText xml:space="preserve"> often</w:delText>
        </w:r>
      </w:del>
      <w:ins w:id="77" w:author="Bunger, Andrew P" w:date="2022-09-08T16:23:00Z">
        <w:r w:rsidR="001A5010">
          <w:rPr>
            <w:rFonts w:ascii="Times New Roman" w:hAnsi="Times New Roman"/>
          </w:rPr>
          <w:t xml:space="preserve">. In fact, </w:t>
        </w:r>
      </w:ins>
      <w:del w:id="78" w:author="Bunger, Andrew P" w:date="2022-09-08T16:23:00Z">
        <w:r w:rsidR="009B68E8" w:rsidRPr="002A31AD" w:rsidDel="001A5010">
          <w:rPr>
            <w:rFonts w:ascii="Times New Roman" w:hAnsi="Times New Roman"/>
          </w:rPr>
          <w:delText xml:space="preserve"> </w:delText>
        </w:r>
      </w:del>
      <w:del w:id="79" w:author="Bunger, Andrew P" w:date="2022-09-08T16:25:00Z">
        <w:r w:rsidR="009B68E8" w:rsidRPr="002A31AD" w:rsidDel="001A5010">
          <w:rPr>
            <w:rFonts w:ascii="Times New Roman" w:hAnsi="Times New Roman"/>
          </w:rPr>
          <w:delText xml:space="preserve"> zero </w:delText>
        </w:r>
      </w:del>
      <w:r w:rsidR="009B68E8" w:rsidRPr="002A31AD">
        <w:rPr>
          <w:rFonts w:ascii="Times New Roman" w:hAnsi="Times New Roman"/>
        </w:rPr>
        <w:t xml:space="preserve">for </w:t>
      </w:r>
      <w:ins w:id="80" w:author="Bunger, Andrew P" w:date="2022-09-08T16:25:00Z">
        <w:r w:rsidR="001A5010">
          <w:rPr>
            <w:rFonts w:ascii="Times New Roman" w:hAnsi="Times New Roman"/>
          </w:rPr>
          <w:t xml:space="preserve">many </w:t>
        </w:r>
      </w:ins>
      <w:r w:rsidR="009B68E8" w:rsidRPr="002A31AD">
        <w:rPr>
          <w:rFonts w:ascii="Times New Roman" w:hAnsi="Times New Roman"/>
        </w:rPr>
        <w:t>infinite or semi-infinite domain</w:t>
      </w:r>
      <w:ins w:id="81" w:author="Bunger, Andrew P" w:date="2022-09-08T16:24:00Z">
        <w:r w:rsidR="001A5010">
          <w:rPr>
            <w:rFonts w:ascii="Times New Roman" w:hAnsi="Times New Roman"/>
          </w:rPr>
          <w:t xml:space="preserve"> </w:t>
        </w:r>
      </w:ins>
      <w:ins w:id="82" w:author="Bunger, Andrew P" w:date="2022-09-08T16:25:00Z">
        <w:r w:rsidR="001A5010">
          <w:rPr>
            <w:rFonts w:ascii="Times New Roman" w:hAnsi="Times New Roman"/>
          </w:rPr>
          <w:t xml:space="preserve">problems </w:t>
        </w:r>
      </w:ins>
      <w:ins w:id="83" w:author="Bunger, Andrew P" w:date="2022-09-08T16:24:00Z">
        <w:r w:rsidR="001A5010">
          <w:rPr>
            <w:rFonts w:ascii="Times New Roman" w:hAnsi="Times New Roman"/>
          </w:rPr>
          <w:t>where conditions</w:t>
        </w:r>
      </w:ins>
      <w:ins w:id="84" w:author="Bunger, Andrew P" w:date="2022-09-08T16:25:00Z">
        <w:r w:rsidR="001A5010">
          <w:rPr>
            <w:rFonts w:ascii="Times New Roman" w:hAnsi="Times New Roman"/>
          </w:rPr>
          <w:t xml:space="preserve"> exist to</w:t>
        </w:r>
      </w:ins>
      <w:ins w:id="85" w:author="Bunger, Andrew P" w:date="2022-09-08T16:24:00Z">
        <w:r w:rsidR="001A5010">
          <w:rPr>
            <w:rFonts w:ascii="Times New Roman" w:hAnsi="Times New Roman"/>
          </w:rPr>
          <w:t xml:space="preserve"> require quantities decay to zero in the far field fo</w:t>
        </w:r>
      </w:ins>
      <w:ins w:id="86" w:author="Bunger, Andrew P" w:date="2022-09-08T16:25:00Z">
        <w:r w:rsidR="001A5010">
          <w:rPr>
            <w:rFonts w:ascii="Times New Roman" w:hAnsi="Times New Roman"/>
          </w:rPr>
          <w:t>rce to</w:t>
        </w:r>
        <w:r w:rsidR="001A5010" w:rsidRPr="001A5010">
          <w:rPr>
            <w:rFonts w:ascii="Times New Roman" w:hAnsi="Times New Roman"/>
            <w:i/>
            <w:iCs/>
            <w:rPrChange w:id="87" w:author="Bunger, Andrew P" w:date="2022-09-08T16:25:00Z">
              <w:rPr>
                <w:rFonts w:ascii="Times New Roman" w:hAnsi="Times New Roman"/>
              </w:rPr>
            </w:rPrChange>
          </w:rPr>
          <w:t xml:space="preserve"> f(t) </w:t>
        </w:r>
        <w:r w:rsidR="001A5010">
          <w:rPr>
            <w:rFonts w:ascii="Times New Roman" w:hAnsi="Times New Roman"/>
          </w:rPr>
          <w:t>to be zero</w:t>
        </w:r>
      </w:ins>
      <w:r w:rsidR="009B68E8" w:rsidRPr="002A31AD">
        <w:rPr>
          <w:rFonts w:ascii="Times New Roman" w:hAnsi="Times New Roman"/>
        </w:rPr>
        <w:t xml:space="preserve"> </w:t>
      </w:r>
      <w:r w:rsidR="009B68E8" w:rsidRPr="002A31AD">
        <w:rPr>
          <w:rFonts w:ascii="Times New Roman" w:hAnsi="Times New Roman"/>
        </w:rPr>
        <w:fldChar w:fldCharType="begin"/>
      </w:r>
      <w:r w:rsidR="006375C0">
        <w:rPr>
          <w:rFonts w:ascii="Times New Roman" w:hAnsi="Times New Roman"/>
        </w:rPr>
        <w:instrText xml:space="preserve"> ADDIN EN.CITE &lt;EndNote&gt;&lt;Cite&gt;&lt;Author&gt;Detournay&lt;/Author&gt;&lt;Year&gt;1993&lt;/Year&gt;&lt;RecNum&gt;82&lt;/RecNum&gt;&lt;DisplayText&gt;(Detournay et al., 1993)&lt;/DisplayText&gt;&lt;record&gt;&lt;rec-number&gt;82&lt;/rec-number&gt;&lt;foreign-keys&gt;&lt;key app="EN" db-id="xrt0eexxkfpstqer0xlvs2vzff2w2rveftf9" timestamp="1648315498"&gt;82&lt;/key&gt;&lt;/foreign-keys&gt;&lt;ref-type name="Book Section"&gt;5&lt;/ref-type&gt;&lt;contributors&gt;&lt;authors&gt;&lt;author&gt;Detournay, Emmanuel&lt;/author&gt;&lt;author&gt;Cheng, Alexander H-D&lt;/author&gt;&lt;/authors&gt;&lt;/contributors&gt;&lt;titles&gt;&lt;title&gt;Fundamentals of poroelasticity&lt;/title&gt;&lt;secondary-title&gt;Analysis and design methods&lt;/secondary-title&gt;&lt;/titles&gt;&lt;pages&gt;113-171&lt;/pages&gt;&lt;dates&gt;&lt;year&gt;1993&lt;/year&gt;&lt;/dates&gt;&lt;publisher&gt;Elsevier&lt;/publisher&gt;&lt;urls&gt;&lt;/urls&gt;&lt;/record&gt;&lt;/Cite&gt;&lt;/EndNote&gt;</w:instrText>
      </w:r>
      <w:r w:rsidR="009B68E8" w:rsidRPr="002A31AD">
        <w:rPr>
          <w:rFonts w:ascii="Times New Roman" w:hAnsi="Times New Roman"/>
        </w:rPr>
        <w:fldChar w:fldCharType="separate"/>
      </w:r>
      <w:r w:rsidR="006375C0">
        <w:rPr>
          <w:rFonts w:ascii="Times New Roman" w:hAnsi="Times New Roman"/>
          <w:noProof/>
        </w:rPr>
        <w:t>(Detournay et al., 1993)</w:t>
      </w:r>
      <w:r w:rsidR="009B68E8" w:rsidRPr="002A31AD">
        <w:rPr>
          <w:rFonts w:ascii="Times New Roman" w:hAnsi="Times New Roman"/>
        </w:rPr>
        <w:fldChar w:fldCharType="end"/>
      </w:r>
      <w:r w:rsidR="009B68E8" w:rsidRPr="002A31AD">
        <w:rPr>
          <w:rFonts w:ascii="Times New Roman" w:hAnsi="Times New Roman"/>
        </w:rPr>
        <w:t xml:space="preserve">. </w:t>
      </w:r>
      <w:r w:rsidRPr="002A31AD">
        <w:rPr>
          <w:rFonts w:ascii="Times New Roman" w:hAnsi="Times New Roman"/>
        </w:rPr>
        <w:t>But</w:t>
      </w:r>
      <w:ins w:id="88" w:author="Bunger, Andrew P" w:date="2022-09-08T16:25:00Z">
        <w:r w:rsidR="001A5010">
          <w:rPr>
            <w:rFonts w:ascii="Times New Roman" w:hAnsi="Times New Roman"/>
          </w:rPr>
          <w:t>,</w:t>
        </w:r>
      </w:ins>
      <w:r w:rsidRPr="002A31AD">
        <w:rPr>
          <w:rFonts w:ascii="Times New Roman" w:hAnsi="Times New Roman"/>
        </w:rPr>
        <w:t xml:space="preserve"> </w:t>
      </w:r>
      <w:del w:id="89" w:author="Bunger, Andrew P" w:date="2022-09-08T16:26:00Z">
        <w:r w:rsidRPr="002A31AD" w:rsidDel="001A5010">
          <w:rPr>
            <w:rFonts w:ascii="Times New Roman" w:hAnsi="Times New Roman"/>
          </w:rPr>
          <w:delText>i</w:delText>
        </w:r>
        <w:r w:rsidR="00E92D57" w:rsidRPr="002A31AD" w:rsidDel="001A5010">
          <w:rPr>
            <w:rFonts w:ascii="Times New Roman" w:hAnsi="Times New Roman"/>
          </w:rPr>
          <w:delText>n the case of p</w:delText>
        </w:r>
        <w:r w:rsidR="009A43C1" w:rsidRPr="002A31AD" w:rsidDel="001A5010">
          <w:rPr>
            <w:rFonts w:ascii="Times New Roman" w:hAnsi="Times New Roman"/>
          </w:rPr>
          <w:delText xml:space="preserve">rimary cementing in P&amp;A, </w:delText>
        </w:r>
      </w:del>
      <w:ins w:id="90" w:author="Bunger, Andrew P" w:date="2022-09-08T16:26:00Z">
        <w:r w:rsidR="001A5010">
          <w:rPr>
            <w:rFonts w:ascii="Times New Roman" w:hAnsi="Times New Roman"/>
          </w:rPr>
          <w:t>for the present finite domain equation,</w:t>
        </w:r>
      </w:ins>
      <w:del w:id="91" w:author="Bunger, Andrew P" w:date="2022-09-08T16:26:00Z">
        <w:r w:rsidR="009A43C1" w:rsidRPr="002A31AD" w:rsidDel="001A5010">
          <w:rPr>
            <w:rFonts w:ascii="Times New Roman" w:hAnsi="Times New Roman"/>
          </w:rPr>
          <w:delText>the</w:delText>
        </w:r>
      </w:del>
      <w:r w:rsidR="0090156F" w:rsidRPr="002A31AD">
        <w:rPr>
          <w:rFonts w:ascii="Times New Roman" w:hAnsi="Times New Roman"/>
          <w:noProof/>
          <w:position w:val="-10"/>
        </w:rPr>
        <w:object w:dxaOrig="480" w:dyaOrig="320" w14:anchorId="0D318C9C">
          <v:shape id="_x0000_i1090" type="#_x0000_t75" alt="" style="width:24.45pt;height:13.6pt;mso-width-percent:0;mso-height-percent:0;mso-width-percent:0;mso-height-percent:0" o:ole="">
            <v:imagedata r:id="rId139" o:title=""/>
          </v:shape>
          <o:OLEObject Type="Embed" ProgID="Equation.DSMT4" ShapeID="_x0000_i1090" DrawAspect="Content" ObjectID="_1724243372" r:id="rId141"/>
        </w:object>
      </w:r>
      <w:r w:rsidR="009B68E8" w:rsidRPr="002A31AD">
        <w:rPr>
          <w:rFonts w:ascii="Times New Roman" w:hAnsi="Times New Roman"/>
        </w:rPr>
        <w:t>w</w:t>
      </w:r>
      <w:r w:rsidR="00E92D57" w:rsidRPr="002A31AD">
        <w:rPr>
          <w:rFonts w:ascii="Times New Roman" w:hAnsi="Times New Roman"/>
        </w:rPr>
        <w:t xml:space="preserve">ill not be </w:t>
      </w:r>
      <w:del w:id="92" w:author="Bunger, Andrew P" w:date="2022-09-08T16:26:00Z">
        <w:r w:rsidR="00E92D57" w:rsidRPr="002A31AD" w:rsidDel="001A5010">
          <w:rPr>
            <w:rFonts w:ascii="Times New Roman" w:hAnsi="Times New Roman"/>
          </w:rPr>
          <w:delText>taken</w:delText>
        </w:r>
        <w:r w:rsidR="009B68E8" w:rsidRPr="002A31AD" w:rsidDel="001A5010">
          <w:rPr>
            <w:rFonts w:ascii="Times New Roman" w:hAnsi="Times New Roman"/>
          </w:rPr>
          <w:delText xml:space="preserve"> as </w:delText>
        </w:r>
      </w:del>
      <w:r w:rsidR="009B68E8" w:rsidRPr="002A31AD">
        <w:rPr>
          <w:rFonts w:ascii="Times New Roman" w:hAnsi="Times New Roman"/>
        </w:rPr>
        <w:t>zero</w:t>
      </w:r>
      <w:del w:id="93" w:author="Bunger, Andrew P" w:date="2022-09-08T16:26:00Z">
        <w:r w:rsidR="009B68E8" w:rsidRPr="002A31AD" w:rsidDel="001A5010">
          <w:rPr>
            <w:rFonts w:ascii="Times New Roman" w:hAnsi="Times New Roman"/>
          </w:rPr>
          <w:delText xml:space="preserve"> </w:delText>
        </w:r>
      </w:del>
      <w:ins w:id="94" w:author="Bunger, Andrew P" w:date="2022-09-08T16:26:00Z">
        <w:r w:rsidR="001A5010">
          <w:rPr>
            <w:rFonts w:ascii="Times New Roman" w:hAnsi="Times New Roman"/>
          </w:rPr>
          <w:t xml:space="preserve"> but instead is a part of the solution</w:t>
        </w:r>
      </w:ins>
      <w:del w:id="95" w:author="Bunger, Andrew P" w:date="2022-09-08T16:26:00Z">
        <w:r w:rsidR="009B68E8" w:rsidRPr="002A31AD" w:rsidDel="001A5010">
          <w:rPr>
            <w:rFonts w:ascii="Times New Roman" w:hAnsi="Times New Roman"/>
          </w:rPr>
          <w:delText>here</w:delText>
        </w:r>
      </w:del>
      <w:r w:rsidR="009B68E8" w:rsidRPr="002A31AD">
        <w:rPr>
          <w:rFonts w:ascii="Times New Roman" w:hAnsi="Times New Roman"/>
        </w:rPr>
        <w:t xml:space="preserve">. </w:t>
      </w:r>
      <w:r w:rsidR="009A43C1" w:rsidRPr="002A31AD">
        <w:rPr>
          <w:rFonts w:ascii="Times New Roman" w:hAnsi="Times New Roman"/>
        </w:rPr>
        <w:t>Next, b</w:t>
      </w:r>
      <w:r w:rsidR="00B103D3" w:rsidRPr="002A31AD">
        <w:rPr>
          <w:rFonts w:ascii="Times New Roman" w:hAnsi="Times New Roman"/>
        </w:rPr>
        <w:t xml:space="preserve">y substituting Eq. </w:t>
      </w:r>
      <w:r w:rsidR="00D64C8B">
        <w:rPr>
          <w:rFonts w:ascii="Times New Roman" w:hAnsi="Times New Roman"/>
        </w:rPr>
        <w:t>(</w:t>
      </w:r>
      <w:r w:rsidR="00B103D3" w:rsidRPr="002A31AD">
        <w:rPr>
          <w:rFonts w:ascii="Times New Roman" w:hAnsi="Times New Roman"/>
        </w:rPr>
        <w:t>14</w:t>
      </w:r>
      <w:r w:rsidR="00D64C8B">
        <w:rPr>
          <w:rFonts w:ascii="Times New Roman" w:hAnsi="Times New Roman"/>
        </w:rPr>
        <w:t>)</w:t>
      </w:r>
      <w:r w:rsidR="00B103D3" w:rsidRPr="002A31AD">
        <w:rPr>
          <w:rFonts w:ascii="Times New Roman" w:hAnsi="Times New Roman"/>
        </w:rPr>
        <w:t xml:space="preserve"> into Eq. </w:t>
      </w:r>
      <w:r w:rsidR="00D64C8B">
        <w:rPr>
          <w:rFonts w:ascii="Times New Roman" w:hAnsi="Times New Roman"/>
        </w:rPr>
        <w:t>(</w:t>
      </w:r>
      <w:r w:rsidR="00B103D3" w:rsidRPr="002A31AD">
        <w:rPr>
          <w:rFonts w:ascii="Times New Roman" w:hAnsi="Times New Roman"/>
        </w:rPr>
        <w:t>11</w:t>
      </w:r>
      <w:r w:rsidR="00D64C8B">
        <w:rPr>
          <w:rFonts w:ascii="Times New Roman" w:hAnsi="Times New Roman"/>
        </w:rPr>
        <w:t>)</w:t>
      </w:r>
      <w:r w:rsidR="00B103D3" w:rsidRPr="002A31AD">
        <w:rPr>
          <w:rFonts w:ascii="Times New Roman" w:hAnsi="Times New Roman"/>
        </w:rPr>
        <w:t xml:space="preserve"> and Eq. </w:t>
      </w:r>
      <w:r w:rsidR="00D64C8B">
        <w:rPr>
          <w:rFonts w:ascii="Times New Roman" w:hAnsi="Times New Roman"/>
        </w:rPr>
        <w:t>(</w:t>
      </w:r>
      <w:r w:rsidR="00B103D3" w:rsidRPr="002A31AD">
        <w:rPr>
          <w:rFonts w:ascii="Times New Roman" w:hAnsi="Times New Roman"/>
        </w:rPr>
        <w:t>12</w:t>
      </w:r>
      <w:r w:rsidR="00D64C8B">
        <w:rPr>
          <w:rFonts w:ascii="Times New Roman" w:hAnsi="Times New Roman"/>
        </w:rPr>
        <w:t>)</w:t>
      </w:r>
      <w:r w:rsidR="00B103D3" w:rsidRPr="002A31AD">
        <w:rPr>
          <w:rFonts w:ascii="Times New Roman" w:hAnsi="Times New Roman"/>
        </w:rPr>
        <w:t>, the</w:t>
      </w:r>
      <w:ins w:id="96" w:author="Bunger, Andrew P" w:date="2022-09-08T16:26:00Z">
        <w:r w:rsidR="001A5010">
          <w:rPr>
            <w:rFonts w:ascii="Times New Roman" w:hAnsi="Times New Roman"/>
          </w:rPr>
          <w:t xml:space="preserve"> volumetric strain</w:t>
        </w:r>
      </w:ins>
      <w:r w:rsidR="0046512F">
        <w:rPr>
          <w:rFonts w:ascii="Times New Roman" w:hAnsi="Times New Roman"/>
        </w:rPr>
        <w:t xml:space="preserve"> </w:t>
      </w:r>
      <w:r w:rsidR="0090156F" w:rsidRPr="002A31AD">
        <w:rPr>
          <w:rFonts w:ascii="Times New Roman" w:hAnsi="Times New Roman"/>
          <w:noProof/>
          <w:position w:val="-4"/>
        </w:rPr>
        <w:object w:dxaOrig="220" w:dyaOrig="260" w14:anchorId="7521BFDC">
          <v:shape id="_x0000_i1091" type="#_x0000_t75" alt="" style="width:9.5pt;height:11.55pt;mso-width-percent:0;mso-height-percent:0;mso-width-percent:0;mso-height-percent:0" o:ole="">
            <v:imagedata r:id="rId142" o:title=""/>
          </v:shape>
          <o:OLEObject Type="Embed" ProgID="Equation.DSMT4" ShapeID="_x0000_i1091" DrawAspect="Content" ObjectID="_1724243373" r:id="rId143"/>
        </w:object>
      </w:r>
      <w:r w:rsidR="0046512F">
        <w:rPr>
          <w:rFonts w:ascii="Times New Roman" w:hAnsi="Times New Roman"/>
          <w:noProof/>
        </w:rPr>
        <w:t xml:space="preserve"> </w:t>
      </w:r>
      <w:r w:rsidR="00E92D57" w:rsidRPr="002A31AD">
        <w:rPr>
          <w:rFonts w:ascii="Times New Roman" w:hAnsi="Times New Roman"/>
        </w:rPr>
        <w:t>can</w:t>
      </w:r>
      <w:r w:rsidR="00B103D3" w:rsidRPr="002A31AD">
        <w:rPr>
          <w:rFonts w:ascii="Times New Roman" w:hAnsi="Times New Roman"/>
        </w:rPr>
        <w:t xml:space="preserve"> be eliminated</w:t>
      </w:r>
      <w:r w:rsidR="009A43C1" w:rsidRPr="002A31AD">
        <w:rPr>
          <w:rFonts w:ascii="Times New Roman" w:hAnsi="Times New Roman"/>
        </w:rPr>
        <w:t xml:space="preserve"> </w:t>
      </w:r>
      <w:del w:id="97" w:author="Bunger, Andrew P" w:date="2022-09-08T16:26:00Z">
        <w:r w:rsidR="009A43C1" w:rsidRPr="002A31AD" w:rsidDel="001A5010">
          <w:rPr>
            <w:rFonts w:ascii="Times New Roman" w:hAnsi="Times New Roman"/>
          </w:rPr>
          <w:delText xml:space="preserve">and it </w:delText>
        </w:r>
        <w:r w:rsidR="00E92D57" w:rsidRPr="002A31AD" w:rsidDel="001A5010">
          <w:rPr>
            <w:rFonts w:ascii="Times New Roman" w:hAnsi="Times New Roman"/>
          </w:rPr>
          <w:delText>can have the</w:delText>
        </w:r>
      </w:del>
      <w:ins w:id="98" w:author="Bunger, Andrew P" w:date="2022-09-08T16:26:00Z">
        <w:r w:rsidR="001A5010">
          <w:rPr>
            <w:rFonts w:ascii="Times New Roman" w:hAnsi="Times New Roman"/>
          </w:rPr>
          <w:t>thus leaving the</w:t>
        </w:r>
      </w:ins>
      <w:r w:rsidR="00E92D57" w:rsidRPr="002A31AD">
        <w:rPr>
          <w:rFonts w:ascii="Times New Roman" w:hAnsi="Times New Roman"/>
        </w:rPr>
        <w:t xml:space="preserve"> coupled d</w:t>
      </w:r>
      <w:r w:rsidR="002A31AD">
        <w:rPr>
          <w:rFonts w:ascii="Times New Roman" w:hAnsi="Times New Roman"/>
        </w:rPr>
        <w:t>iffusion equation</w:t>
      </w:r>
    </w:p>
    <w:p w14:paraId="1C14432D" w14:textId="6D3D9F05" w:rsidR="00B103D3" w:rsidRPr="00780CED" w:rsidRDefault="002A31AD" w:rsidP="00FE23E5">
      <w:pPr>
        <w:adjustRightInd w:val="0"/>
        <w:snapToGrid w:val="0"/>
        <w:rPr>
          <w:rFonts w:ascii="Times New Roman" w:hAnsi="Times New Roman"/>
        </w:rPr>
      </w:pPr>
      <w:r>
        <w:rPr>
          <w:rFonts w:ascii="Times New Roman" w:hAnsi="Times New Roman"/>
        </w:rPr>
        <w:t xml:space="preserve">                                </w:t>
      </w:r>
      <w:r w:rsidR="00E73BBF">
        <w:rPr>
          <w:rFonts w:ascii="Times New Roman" w:hAnsi="Times New Roman"/>
        </w:rPr>
        <w:t xml:space="preserve"> </w:t>
      </w:r>
      <w:r w:rsidR="0090156F" w:rsidRPr="00780CED">
        <w:rPr>
          <w:rFonts w:ascii="Times New Roman" w:hAnsi="Times New Roman"/>
          <w:noProof/>
          <w:position w:val="-60"/>
        </w:rPr>
        <w:object w:dxaOrig="3860" w:dyaOrig="1320" w14:anchorId="3E9FDD5E">
          <v:shape id="_x0000_i1092" type="#_x0000_t75" alt="" style="width:193.6pt;height:69.95pt;mso-width-percent:0;mso-height-percent:0;mso-width-percent:0;mso-height-percent:0" o:ole="">
            <v:imagedata r:id="rId144" o:title=""/>
          </v:shape>
          <o:OLEObject Type="Embed" ProgID="Equation.DSMT4" ShapeID="_x0000_i1092" DrawAspect="Content" ObjectID="_1724243374" r:id="rId145"/>
        </w:object>
      </w:r>
      <w:r>
        <w:rPr>
          <w:rFonts w:ascii="Times New Roman" w:hAnsi="Times New Roman"/>
          <w:noProof/>
        </w:rPr>
        <w:t>,</w:t>
      </w:r>
      <w:r w:rsidR="00E73BBF">
        <w:rPr>
          <w:rFonts w:ascii="Times New Roman" w:hAnsi="Times New Roman"/>
        </w:rPr>
        <w:t xml:space="preserve">    </w:t>
      </w:r>
      <w:r>
        <w:rPr>
          <w:rFonts w:ascii="Times New Roman" w:hAnsi="Times New Roman"/>
        </w:rPr>
        <w:t xml:space="preserve">                                                </w:t>
      </w:r>
      <w:r w:rsidR="00E73BBF">
        <w:rPr>
          <w:rFonts w:ascii="Times New Roman" w:hAnsi="Times New Roman"/>
        </w:rPr>
        <w:t xml:space="preserve">       </w:t>
      </w:r>
      <w:r w:rsidR="00B907B3">
        <w:rPr>
          <w:rFonts w:ascii="Times New Roman" w:hAnsi="Times New Roman"/>
        </w:rPr>
        <w:t>(15)</w:t>
      </w:r>
    </w:p>
    <w:p w14:paraId="5061D230" w14:textId="38329556" w:rsidR="00B103D3" w:rsidRPr="002B0CC8" w:rsidRDefault="002A31AD" w:rsidP="00B103D3">
      <w:pPr>
        <w:keepNext/>
        <w:rPr>
          <w:rFonts w:ascii="Times New Roman" w:hAnsi="Times New Roman"/>
        </w:rPr>
      </w:pPr>
      <w:r>
        <w:rPr>
          <w:rFonts w:ascii="Times New Roman" w:hAnsi="Times New Roman"/>
        </w:rPr>
        <w:t>w</w:t>
      </w:r>
      <w:r w:rsidR="00B103D3" w:rsidRPr="002B0CC8">
        <w:rPr>
          <w:rFonts w:ascii="Times New Roman" w:hAnsi="Times New Roman"/>
        </w:rPr>
        <w:t>here</w:t>
      </w:r>
      <w:r w:rsidR="007853A9">
        <w:rPr>
          <w:rFonts w:ascii="Times New Roman" w:hAnsi="Times New Roman"/>
        </w:rPr>
        <w:t>:</w:t>
      </w:r>
    </w:p>
    <w:p w14:paraId="53C96828" w14:textId="6DD4EDAA" w:rsidR="00B103D3" w:rsidRDefault="0090156F" w:rsidP="00B103D3">
      <w:pPr>
        <w:keepNext/>
      </w:pPr>
      <w:r w:rsidRPr="00B143CC">
        <w:rPr>
          <w:noProof/>
          <w:position w:val="-14"/>
        </w:rPr>
        <w:object w:dxaOrig="4680" w:dyaOrig="380" w14:anchorId="3812E0C2">
          <v:shape id="_x0000_i1093" type="#_x0000_t75" alt="" style="width:234.35pt;height:17pt;mso-width-percent:0;mso-height-percent:0;mso-width-percent:0;mso-height-percent:0" o:ole="">
            <v:imagedata r:id="rId146" o:title=""/>
          </v:shape>
          <o:OLEObject Type="Embed" ProgID="Equation.DSMT4" ShapeID="_x0000_i1093" DrawAspect="Content" ObjectID="_1724243375" r:id="rId147"/>
        </w:object>
      </w:r>
      <w:r w:rsidR="00FC6272">
        <w:rPr>
          <w:rFonts w:ascii="Times New Roman" w:hAnsi="Times New Roman"/>
        </w:rPr>
        <w:t>,</w:t>
      </w:r>
    </w:p>
    <w:p w14:paraId="70ADB5DF" w14:textId="71AF8CC6" w:rsidR="00B103D3" w:rsidRDefault="0090156F" w:rsidP="00B103D3">
      <w:pPr>
        <w:keepNext/>
      </w:pPr>
      <w:r w:rsidRPr="00B143CC">
        <w:rPr>
          <w:noProof/>
          <w:position w:val="-14"/>
        </w:rPr>
        <w:object w:dxaOrig="4940" w:dyaOrig="380" w14:anchorId="11FC38A1">
          <v:shape id="_x0000_i1094" type="#_x0000_t75" alt="" style="width:247.25pt;height:17pt;mso-width-percent:0;mso-height-percent:0;mso-width-percent:0;mso-height-percent:0" o:ole="">
            <v:imagedata r:id="rId148" o:title=""/>
          </v:shape>
          <o:OLEObject Type="Embed" ProgID="Equation.DSMT4" ShapeID="_x0000_i1094" DrawAspect="Content" ObjectID="_1724243376" r:id="rId149"/>
        </w:object>
      </w:r>
      <w:r w:rsidR="00FC6272">
        <w:rPr>
          <w:rFonts w:ascii="Times New Roman" w:hAnsi="Times New Roman"/>
        </w:rPr>
        <w:t>,</w:t>
      </w:r>
    </w:p>
    <w:p w14:paraId="53272911" w14:textId="3307313C" w:rsidR="00B103D3" w:rsidRDefault="0090156F" w:rsidP="00B103D3">
      <w:pPr>
        <w:keepNext/>
      </w:pPr>
      <w:r w:rsidRPr="00B143CC">
        <w:rPr>
          <w:noProof/>
          <w:position w:val="-14"/>
        </w:rPr>
        <w:object w:dxaOrig="4440" w:dyaOrig="380" w14:anchorId="62C57B52">
          <v:shape id="_x0000_i1095" type="#_x0000_t75" alt="" style="width:220.75pt;height:17pt;mso-width-percent:0;mso-height-percent:0;mso-width-percent:0;mso-height-percent:0" o:ole="">
            <v:imagedata r:id="rId150" o:title=""/>
          </v:shape>
          <o:OLEObject Type="Embed" ProgID="Equation.DSMT4" ShapeID="_x0000_i1095" DrawAspect="Content" ObjectID="_1724243377" r:id="rId151"/>
        </w:object>
      </w:r>
      <w:r w:rsidR="00FC6272">
        <w:rPr>
          <w:rFonts w:ascii="Times New Roman" w:hAnsi="Times New Roman"/>
        </w:rPr>
        <w:t>,</w:t>
      </w:r>
    </w:p>
    <w:p w14:paraId="205F5129" w14:textId="64284FED" w:rsidR="00B103D3" w:rsidRDefault="0090156F" w:rsidP="00B103D3">
      <w:pPr>
        <w:keepNext/>
      </w:pPr>
      <w:r w:rsidRPr="00B143CC">
        <w:rPr>
          <w:noProof/>
          <w:position w:val="-14"/>
        </w:rPr>
        <w:object w:dxaOrig="4580" w:dyaOrig="380" w14:anchorId="7D28A947">
          <v:shape id="_x0000_i1096" type="#_x0000_t75" alt="" style="width:225.5pt;height:17pt;mso-width-percent:0;mso-height-percent:0;mso-width-percent:0;mso-height-percent:0" o:ole="">
            <v:imagedata r:id="rId152" o:title=""/>
          </v:shape>
          <o:OLEObject Type="Embed" ProgID="Equation.DSMT4" ShapeID="_x0000_i1096" DrawAspect="Content" ObjectID="_1724243378" r:id="rId153"/>
        </w:object>
      </w:r>
      <w:r w:rsidR="00FC6272">
        <w:rPr>
          <w:rFonts w:ascii="Times New Roman" w:hAnsi="Times New Roman"/>
        </w:rPr>
        <w:t>,</w:t>
      </w:r>
    </w:p>
    <w:p w14:paraId="03B95F86" w14:textId="756DCA57" w:rsidR="00B103D3" w:rsidRDefault="0090156F" w:rsidP="00B103D3">
      <w:pPr>
        <w:keepNext/>
      </w:pPr>
      <w:r w:rsidRPr="00B72B0F">
        <w:rPr>
          <w:noProof/>
          <w:position w:val="-12"/>
        </w:rPr>
        <w:object w:dxaOrig="2620" w:dyaOrig="360" w14:anchorId="4F47563F">
          <v:shape id="_x0000_i1097" type="#_x0000_t75" alt="" style="width:131.75pt;height:17pt;mso-width-percent:0;mso-height-percent:0;mso-width-percent:0;mso-height-percent:0" o:ole="">
            <v:imagedata r:id="rId154" o:title=""/>
          </v:shape>
          <o:OLEObject Type="Embed" ProgID="Equation.DSMT4" ShapeID="_x0000_i1097" DrawAspect="Content" ObjectID="_1724243379" r:id="rId155"/>
        </w:object>
      </w:r>
      <w:r w:rsidR="00FC6272">
        <w:rPr>
          <w:rFonts w:ascii="Times New Roman" w:hAnsi="Times New Roman"/>
        </w:rPr>
        <w:t>,</w:t>
      </w:r>
    </w:p>
    <w:p w14:paraId="7992520C" w14:textId="3B563BF5" w:rsidR="005C356A" w:rsidRDefault="0090156F" w:rsidP="00B103D3">
      <w:pPr>
        <w:adjustRightInd w:val="0"/>
        <w:snapToGrid w:val="0"/>
      </w:pPr>
      <w:r w:rsidRPr="00B72B0F">
        <w:rPr>
          <w:noProof/>
          <w:position w:val="-12"/>
        </w:rPr>
        <w:object w:dxaOrig="2380" w:dyaOrig="360" w14:anchorId="121C44D4">
          <v:shape id="_x0000_i1098" type="#_x0000_t75" alt="" style="width:122.95pt;height:17pt;mso-width-percent:0;mso-height-percent:0;mso-width-percent:0;mso-height-percent:0" o:ole="">
            <v:imagedata r:id="rId156" o:title=""/>
          </v:shape>
          <o:OLEObject Type="Embed" ProgID="Equation.DSMT4" ShapeID="_x0000_i1098" DrawAspect="Content" ObjectID="_1724243380" r:id="rId157"/>
        </w:object>
      </w:r>
      <w:r w:rsidR="00FC6272">
        <w:rPr>
          <w:rFonts w:ascii="Times New Roman" w:hAnsi="Times New Roman"/>
        </w:rPr>
        <w:t>,</w:t>
      </w:r>
    </w:p>
    <w:p w14:paraId="4754255F" w14:textId="7B22D561" w:rsidR="0085149E" w:rsidRDefault="0090156F" w:rsidP="00B103D3">
      <w:pPr>
        <w:adjustRightInd w:val="0"/>
        <w:snapToGrid w:val="0"/>
      </w:pPr>
      <w:r w:rsidRPr="007B0F97">
        <w:rPr>
          <w:noProof/>
          <w:position w:val="-12"/>
        </w:rPr>
        <w:object w:dxaOrig="5940" w:dyaOrig="380" w14:anchorId="2DF49088">
          <v:shape id="_x0000_i1099" type="#_x0000_t75" alt="" style="width:296.85pt;height:17pt;mso-width-percent:0;mso-height-percent:0;mso-width-percent:0;mso-height-percent:0" o:ole="">
            <v:imagedata r:id="rId158" o:title=""/>
          </v:shape>
          <o:OLEObject Type="Embed" ProgID="Equation.DSMT4" ShapeID="_x0000_i1099" DrawAspect="Content" ObjectID="_1724243381" r:id="rId159"/>
        </w:object>
      </w:r>
      <w:r w:rsidR="002A31AD">
        <w:rPr>
          <w:noProof/>
        </w:rPr>
        <w:t>.</w:t>
      </w:r>
    </w:p>
    <w:p w14:paraId="747B6C9F" w14:textId="709034A0" w:rsidR="00B27921" w:rsidRDefault="0085149E" w:rsidP="00B27921">
      <w:pPr>
        <w:spacing w:line="360" w:lineRule="auto"/>
        <w:jc w:val="both"/>
        <w:rPr>
          <w:rFonts w:ascii="Times New Roman" w:hAnsi="Times New Roman"/>
        </w:rPr>
      </w:pPr>
      <w:r>
        <w:rPr>
          <w:rFonts w:ascii="Times New Roman" w:hAnsi="Times New Roman"/>
        </w:rPr>
        <w:tab/>
      </w:r>
      <w:r w:rsidR="006F59B8" w:rsidRPr="00D65FE3">
        <w:rPr>
          <w:rFonts w:ascii="Times New Roman" w:hAnsi="Times New Roman"/>
        </w:rPr>
        <w:t xml:space="preserve">The </w:t>
      </w:r>
      <w:r w:rsidR="006F59B8">
        <w:rPr>
          <w:rFonts w:ascii="Times New Roman" w:hAnsi="Times New Roman"/>
        </w:rPr>
        <w:t xml:space="preserve">diffusion </w:t>
      </w:r>
      <w:r w:rsidR="006F59B8" w:rsidRPr="00D65FE3">
        <w:rPr>
          <w:rFonts w:ascii="Times New Roman" w:hAnsi="Times New Roman"/>
        </w:rPr>
        <w:t>equat</w:t>
      </w:r>
      <w:r w:rsidR="002A31AD">
        <w:rPr>
          <w:rFonts w:ascii="Times New Roman" w:hAnsi="Times New Roman"/>
        </w:rPr>
        <w:t xml:space="preserve">ions </w:t>
      </w:r>
      <w:r w:rsidR="006F59B8" w:rsidRPr="00780CED">
        <w:rPr>
          <w:rFonts w:ascii="Times New Roman" w:hAnsi="Times New Roman"/>
        </w:rPr>
        <w:t>in Eq.</w:t>
      </w:r>
      <w:r w:rsidR="0046512F">
        <w:rPr>
          <w:rFonts w:ascii="Times New Roman" w:hAnsi="Times New Roman"/>
        </w:rPr>
        <w:t xml:space="preserve"> (</w:t>
      </w:r>
      <w:r w:rsidR="006F59B8" w:rsidRPr="00780CED">
        <w:rPr>
          <w:rFonts w:ascii="Times New Roman" w:hAnsi="Times New Roman"/>
        </w:rPr>
        <w:t>15</w:t>
      </w:r>
      <w:r w:rsidR="0046512F">
        <w:rPr>
          <w:rFonts w:ascii="Times New Roman" w:hAnsi="Times New Roman"/>
        </w:rPr>
        <w:t>)</w:t>
      </w:r>
      <w:r w:rsidR="006F59B8" w:rsidRPr="00780CED">
        <w:rPr>
          <w:rFonts w:ascii="Times New Roman" w:hAnsi="Times New Roman"/>
        </w:rPr>
        <w:t xml:space="preserve"> are coupled</w:t>
      </w:r>
      <w:r w:rsidR="006F59B8" w:rsidRPr="00D65FE3">
        <w:rPr>
          <w:rFonts w:ascii="Times New Roman" w:hAnsi="Times New Roman"/>
        </w:rPr>
        <w:t xml:space="preserve"> in terms of </w:t>
      </w:r>
      <w:r w:rsidR="00160C48" w:rsidRPr="00160C48">
        <w:rPr>
          <w:rFonts w:ascii="Times New Roman" w:hAnsi="Times New Roman"/>
          <w:position w:val="-4"/>
        </w:rPr>
        <w:object w:dxaOrig="220" w:dyaOrig="260" w14:anchorId="162917C4">
          <v:shape id="_x0000_i1100" type="#_x0000_t75" style="width:11.55pt;height:12.9pt" o:ole="">
            <v:imagedata r:id="rId160" o:title=""/>
          </v:shape>
          <o:OLEObject Type="Embed" ProgID="Equation.DSMT4" ShapeID="_x0000_i1100" DrawAspect="Content" ObjectID="_1724243382" r:id="rId161"/>
        </w:object>
      </w:r>
      <w:r w:rsidR="00160C48">
        <w:rPr>
          <w:rFonts w:ascii="Times New Roman" w:hAnsi="Times New Roman"/>
        </w:rPr>
        <w:t xml:space="preserve"> and </w:t>
      </w:r>
      <w:r w:rsidR="00160C48" w:rsidRPr="00160C48">
        <w:rPr>
          <w:rFonts w:ascii="Times New Roman" w:hAnsi="Times New Roman"/>
          <w:position w:val="-10"/>
        </w:rPr>
        <w:object w:dxaOrig="240" w:dyaOrig="260" w14:anchorId="7B9AEB2B">
          <v:shape id="_x0000_i1101" type="#_x0000_t75" style="width:11.55pt;height:12.9pt" o:ole="">
            <v:imagedata r:id="rId162" o:title=""/>
          </v:shape>
          <o:OLEObject Type="Embed" ProgID="Equation.DSMT4" ShapeID="_x0000_i1101" DrawAspect="Content" ObjectID="_1724243383" r:id="rId163"/>
        </w:object>
      </w:r>
      <w:r w:rsidR="006F59B8" w:rsidRPr="00D65FE3">
        <w:rPr>
          <w:rFonts w:ascii="Times New Roman" w:hAnsi="Times New Roman"/>
        </w:rPr>
        <w:t>, which can be</w:t>
      </w:r>
      <w:r w:rsidR="006F59B8">
        <w:rPr>
          <w:rFonts w:ascii="Times New Roman" w:hAnsi="Times New Roman"/>
        </w:rPr>
        <w:t xml:space="preserve"> transformed into uncoupled </w:t>
      </w:r>
      <w:r w:rsidR="007853A9">
        <w:rPr>
          <w:rFonts w:ascii="Times New Roman" w:hAnsi="Times New Roman"/>
        </w:rPr>
        <w:t xml:space="preserve">equations </w:t>
      </w:r>
      <w:r w:rsidR="006F59B8" w:rsidRPr="00D65FE3">
        <w:rPr>
          <w:rFonts w:ascii="Times New Roman" w:hAnsi="Times New Roman"/>
        </w:rPr>
        <w:t>in terms of</w:t>
      </w:r>
      <w:r w:rsidR="006F59B8">
        <w:rPr>
          <w:rFonts w:ascii="Times New Roman" w:hAnsi="Times New Roman"/>
        </w:rPr>
        <w:t xml:space="preserve"> </w:t>
      </w:r>
      <w:r w:rsidR="0090156F" w:rsidRPr="00D65FE3">
        <w:rPr>
          <w:rFonts w:ascii="Times New Roman" w:hAnsi="Times New Roman"/>
          <w:noProof/>
          <w:position w:val="-12"/>
        </w:rPr>
        <w:object w:dxaOrig="320" w:dyaOrig="360" w14:anchorId="2E81591B">
          <v:shape id="_x0000_i1102" type="#_x0000_t75" alt="" style="width:13.6pt;height:17pt;mso-width-percent:0;mso-height-percent:0;mso-width-percent:0;mso-height-percent:0" o:ole="">
            <v:imagedata r:id="rId164" o:title=""/>
          </v:shape>
          <o:OLEObject Type="Embed" ProgID="Equation.DSMT4" ShapeID="_x0000_i1102" DrawAspect="Content" ObjectID="_1724243384" r:id="rId165"/>
        </w:object>
      </w:r>
      <w:r w:rsidR="006F59B8">
        <w:rPr>
          <w:rFonts w:ascii="Times New Roman" w:hAnsi="Times New Roman"/>
        </w:rPr>
        <w:t xml:space="preserve"> </w:t>
      </w:r>
      <w:r w:rsidR="006F59B8" w:rsidRPr="00D65FE3">
        <w:rPr>
          <w:rFonts w:ascii="Times New Roman" w:hAnsi="Times New Roman"/>
        </w:rPr>
        <w:t>and</w:t>
      </w:r>
      <w:r w:rsidR="006F59B8">
        <w:rPr>
          <w:rFonts w:ascii="Times New Roman" w:hAnsi="Times New Roman"/>
        </w:rPr>
        <w:t xml:space="preserve"> </w:t>
      </w:r>
      <w:r w:rsidR="0090156F" w:rsidRPr="00D65FE3">
        <w:rPr>
          <w:rFonts w:ascii="Times New Roman" w:hAnsi="Times New Roman"/>
          <w:noProof/>
          <w:position w:val="-12"/>
        </w:rPr>
        <w:object w:dxaOrig="340" w:dyaOrig="360" w14:anchorId="14A37B53">
          <v:shape id="_x0000_i1103" type="#_x0000_t75" alt="" style="width:17pt;height:17pt;mso-width-percent:0;mso-height-percent:0;mso-width-percent:0;mso-height-percent:0" o:ole="">
            <v:imagedata r:id="rId166" o:title=""/>
          </v:shape>
          <o:OLEObject Type="Embed" ProgID="Equation.DSMT4" ShapeID="_x0000_i1103" DrawAspect="Content" ObjectID="_1724243385" r:id="rId167"/>
        </w:object>
      </w:r>
      <w:r w:rsidR="006F59B8" w:rsidRPr="00D65FE3">
        <w:rPr>
          <w:rFonts w:ascii="Times New Roman" w:hAnsi="Times New Roman"/>
        </w:rPr>
        <w:t>by using the</w:t>
      </w:r>
      <w:r w:rsidR="006F59B8">
        <w:rPr>
          <w:rFonts w:ascii="Times New Roman" w:hAnsi="Times New Roman"/>
        </w:rPr>
        <w:t xml:space="preserve"> </w:t>
      </w:r>
      <w:del w:id="99" w:author="Bunger, Andrew P" w:date="2022-09-08T16:27:00Z">
        <w:r w:rsidR="00780CED" w:rsidDel="00847971">
          <w:rPr>
            <w:rFonts w:ascii="Times New Roman" w:hAnsi="Times New Roman"/>
          </w:rPr>
          <w:delText>Eigen</w:delText>
        </w:r>
        <w:r w:rsidR="006F59B8" w:rsidDel="00847971">
          <w:rPr>
            <w:rFonts w:ascii="Times New Roman" w:hAnsi="Times New Roman"/>
          </w:rPr>
          <w:delText xml:space="preserve"> </w:delText>
        </w:r>
      </w:del>
      <w:ins w:id="100" w:author="Bunger, Andrew P" w:date="2022-09-08T16:27:00Z">
        <w:r w:rsidR="00847971">
          <w:rPr>
            <w:rFonts w:ascii="Times New Roman" w:hAnsi="Times New Roman"/>
          </w:rPr>
          <w:t>e</w:t>
        </w:r>
        <w:r w:rsidR="00847971">
          <w:rPr>
            <w:rFonts w:ascii="Times New Roman" w:hAnsi="Times New Roman"/>
          </w:rPr>
          <w:t xml:space="preserve">igen </w:t>
        </w:r>
      </w:ins>
      <w:r w:rsidR="006F59B8">
        <w:rPr>
          <w:rFonts w:ascii="Times New Roman" w:hAnsi="Times New Roman"/>
        </w:rPr>
        <w:t xml:space="preserve">decomposition </w:t>
      </w:r>
      <w:r w:rsidR="006F59B8" w:rsidRPr="00D65FE3">
        <w:rPr>
          <w:rFonts w:ascii="Times New Roman" w:hAnsi="Times New Roman"/>
        </w:rPr>
        <w:t>approach develo</w:t>
      </w:r>
      <w:r w:rsidR="006F59B8">
        <w:rPr>
          <w:rFonts w:ascii="Times New Roman" w:hAnsi="Times New Roman"/>
        </w:rPr>
        <w:t xml:space="preserve">ped by </w:t>
      </w:r>
      <w:r w:rsidR="006F59B8">
        <w:rPr>
          <w:rFonts w:ascii="Times New Roman" w:hAnsi="Times New Roman"/>
        </w:rPr>
        <w:fldChar w:fldCharType="begin"/>
      </w:r>
      <w:r w:rsidR="006375C0">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006F59B8">
        <w:rPr>
          <w:rFonts w:ascii="Times New Roman" w:hAnsi="Times New Roman"/>
        </w:rPr>
        <w:fldChar w:fldCharType="separate"/>
      </w:r>
      <w:r w:rsidR="006375C0">
        <w:rPr>
          <w:rFonts w:ascii="Times New Roman" w:hAnsi="Times New Roman"/>
          <w:noProof/>
        </w:rPr>
        <w:t>Sarout et al. (2011)</w:t>
      </w:r>
      <w:r w:rsidR="006F59B8">
        <w:rPr>
          <w:rFonts w:ascii="Times New Roman" w:hAnsi="Times New Roman"/>
        </w:rPr>
        <w:fldChar w:fldCharType="end"/>
      </w:r>
      <w:r w:rsidR="006F59B8" w:rsidRPr="00D65FE3">
        <w:rPr>
          <w:rFonts w:ascii="Times New Roman" w:hAnsi="Times New Roman"/>
        </w:rPr>
        <w:t>.</w:t>
      </w:r>
      <w:r w:rsidR="006F59B8">
        <w:rPr>
          <w:rFonts w:ascii="Times New Roman" w:hAnsi="Times New Roman"/>
        </w:rPr>
        <w:t xml:space="preserve"> This methodology</w:t>
      </w:r>
      <w:r w:rsidR="007853A9">
        <w:rPr>
          <w:rFonts w:ascii="Times New Roman" w:hAnsi="Times New Roman"/>
        </w:rPr>
        <w:t xml:space="preserve"> starts by </w:t>
      </w:r>
      <w:r w:rsidR="006F59B8" w:rsidRPr="00D65FE3">
        <w:rPr>
          <w:rFonts w:ascii="Times New Roman" w:hAnsi="Times New Roman"/>
        </w:rPr>
        <w:t>obtaining two eigenvalues</w:t>
      </w:r>
      <w:r w:rsidR="006F59B8">
        <w:rPr>
          <w:rFonts w:ascii="Times New Roman" w:hAnsi="Times New Roman"/>
        </w:rPr>
        <w:t xml:space="preserve"> </w:t>
      </w:r>
      <w:r w:rsidR="0090156F" w:rsidRPr="00D65FE3">
        <w:rPr>
          <w:rFonts w:ascii="Times New Roman" w:hAnsi="Times New Roman"/>
          <w:noProof/>
          <w:position w:val="-12"/>
        </w:rPr>
        <w:object w:dxaOrig="240" w:dyaOrig="360" w14:anchorId="6B3EE2C3">
          <v:shape id="_x0000_i1104" type="#_x0000_t75" alt="" style="width:9.5pt;height:17pt;mso-width-percent:0;mso-height-percent:0;mso-width-percent:0;mso-height-percent:0" o:ole="">
            <v:imagedata r:id="rId168" o:title=""/>
          </v:shape>
          <o:OLEObject Type="Embed" ProgID="Equation.DSMT4" ShapeID="_x0000_i1104" DrawAspect="Content" ObjectID="_1724243386" r:id="rId169"/>
        </w:object>
      </w:r>
      <w:r w:rsidR="006F59B8">
        <w:rPr>
          <w:rFonts w:ascii="Times New Roman" w:hAnsi="Times New Roman"/>
        </w:rPr>
        <w:t xml:space="preserve"> </w:t>
      </w:r>
      <w:r w:rsidR="006F59B8" w:rsidRPr="00D65FE3">
        <w:rPr>
          <w:rFonts w:ascii="Times New Roman" w:hAnsi="Times New Roman"/>
        </w:rPr>
        <w:t>and</w:t>
      </w:r>
      <w:r w:rsidR="006F59B8">
        <w:rPr>
          <w:rFonts w:ascii="Times New Roman" w:hAnsi="Times New Roman"/>
        </w:rPr>
        <w:t xml:space="preserve"> </w:t>
      </w:r>
      <w:r w:rsidR="0090156F" w:rsidRPr="00D65FE3">
        <w:rPr>
          <w:rFonts w:ascii="Times New Roman" w:hAnsi="Times New Roman"/>
          <w:noProof/>
          <w:position w:val="-12"/>
        </w:rPr>
        <w:object w:dxaOrig="279" w:dyaOrig="360" w14:anchorId="75245BF5">
          <v:shape id="_x0000_i1105" type="#_x0000_t75" alt="" style="width:13.6pt;height:17pt;mso-width-percent:0;mso-height-percent:0;mso-width-percent:0;mso-height-percent:0" o:ole="">
            <v:imagedata r:id="rId170" o:title=""/>
          </v:shape>
          <o:OLEObject Type="Embed" ProgID="Equation.DSMT4" ShapeID="_x0000_i1105" DrawAspect="Content" ObjectID="_1724243387" r:id="rId171"/>
        </w:object>
      </w:r>
      <w:r w:rsidR="006F59B8">
        <w:rPr>
          <w:rFonts w:ascii="Times New Roman" w:hAnsi="Times New Roman"/>
        </w:rPr>
        <w:t xml:space="preserve"> </w:t>
      </w:r>
      <w:r w:rsidR="006F59B8" w:rsidRPr="00D65FE3">
        <w:rPr>
          <w:rFonts w:ascii="Times New Roman" w:hAnsi="Times New Roman"/>
        </w:rPr>
        <w:t>o</w:t>
      </w:r>
      <w:r w:rsidR="006F59B8">
        <w:rPr>
          <w:rFonts w:ascii="Times New Roman" w:hAnsi="Times New Roman"/>
        </w:rPr>
        <w:t xml:space="preserve">f </w:t>
      </w:r>
      <w:r w:rsidR="0090156F" w:rsidRPr="002B0CC8">
        <w:rPr>
          <w:rFonts w:ascii="Times New Roman" w:hAnsi="Times New Roman"/>
          <w:noProof/>
          <w:position w:val="-4"/>
        </w:rPr>
        <w:object w:dxaOrig="320" w:dyaOrig="260" w14:anchorId="425B0FE6">
          <v:shape id="_x0000_i1106" type="#_x0000_t75" alt="" style="width:13.6pt;height:9.5pt;mso-width-percent:0;mso-height-percent:0;mso-width-percent:0;mso-height-percent:0" o:ole="">
            <v:imagedata r:id="rId172" o:title=""/>
          </v:shape>
          <o:OLEObject Type="Embed" ProgID="Equation.DSMT4" ShapeID="_x0000_i1106" DrawAspect="Content" ObjectID="_1724243388" r:id="rId173"/>
        </w:object>
      </w:r>
      <w:r w:rsidR="006F59B8">
        <w:rPr>
          <w:rFonts w:ascii="Times New Roman" w:hAnsi="Times New Roman"/>
        </w:rPr>
        <w:t>matrix</w:t>
      </w:r>
      <w:r w:rsidR="006F59B8" w:rsidRPr="00D65FE3">
        <w:rPr>
          <w:rFonts w:ascii="Times New Roman" w:hAnsi="Times New Roman"/>
        </w:rPr>
        <w:t>. Then</w:t>
      </w:r>
      <w:r w:rsidR="007853A9">
        <w:rPr>
          <w:rFonts w:ascii="Times New Roman" w:hAnsi="Times New Roman"/>
        </w:rPr>
        <w:t>,</w:t>
      </w:r>
      <w:r w:rsidR="006F59B8" w:rsidRPr="00D65FE3">
        <w:rPr>
          <w:rFonts w:ascii="Times New Roman" w:hAnsi="Times New Roman"/>
        </w:rPr>
        <w:t xml:space="preserve"> the </w:t>
      </w:r>
      <w:ins w:id="101" w:author="Bunger, Andrew P" w:date="2022-09-08T16:28:00Z">
        <w:r w:rsidR="00847971">
          <w:rPr>
            <w:rFonts w:ascii="Times New Roman" w:hAnsi="Times New Roman"/>
          </w:rPr>
          <w:t>e</w:t>
        </w:r>
      </w:ins>
      <w:del w:id="102" w:author="Bunger, Andrew P" w:date="2022-09-08T16:28:00Z">
        <w:r w:rsidR="00780CED" w:rsidRPr="00D65FE3" w:rsidDel="00847971">
          <w:rPr>
            <w:rFonts w:ascii="Times New Roman" w:hAnsi="Times New Roman"/>
          </w:rPr>
          <w:delText>E</w:delText>
        </w:r>
      </w:del>
      <w:r w:rsidR="00780CED" w:rsidRPr="00D65FE3">
        <w:rPr>
          <w:rFonts w:ascii="Times New Roman" w:hAnsi="Times New Roman"/>
        </w:rPr>
        <w:t>igen</w:t>
      </w:r>
      <w:ins w:id="103" w:author="Bunger, Andrew P" w:date="2022-09-08T16:28:00Z">
        <w:r w:rsidR="00847971">
          <w:rPr>
            <w:rFonts w:ascii="Times New Roman" w:hAnsi="Times New Roman"/>
          </w:rPr>
          <w:t xml:space="preserve"> </w:t>
        </w:r>
      </w:ins>
      <w:del w:id="104" w:author="Bunger, Andrew P" w:date="2022-09-08T16:28:00Z">
        <w:r w:rsidR="006F59B8" w:rsidRPr="00D65FE3" w:rsidDel="00847971">
          <w:rPr>
            <w:rFonts w:ascii="Times New Roman" w:hAnsi="Times New Roman"/>
          </w:rPr>
          <w:delText>-</w:delText>
        </w:r>
      </w:del>
      <w:r w:rsidR="006F59B8" w:rsidRPr="00D65FE3">
        <w:rPr>
          <w:rFonts w:ascii="Times New Roman" w:hAnsi="Times New Roman"/>
        </w:rPr>
        <w:t>decomposition</w:t>
      </w:r>
      <w:r w:rsidR="006F59B8">
        <w:rPr>
          <w:rFonts w:ascii="Times New Roman" w:hAnsi="Times New Roman"/>
        </w:rPr>
        <w:t xml:space="preserve"> theorem </w:t>
      </w:r>
      <w:r w:rsidR="006F59B8">
        <w:rPr>
          <w:rFonts w:ascii="Times New Roman" w:hAnsi="Times New Roman"/>
        </w:rPr>
        <w:fldChar w:fldCharType="begin"/>
      </w:r>
      <w:r w:rsidR="004148D1">
        <w:rPr>
          <w:rFonts w:ascii="Times New Roman" w:hAnsi="Times New Roman"/>
        </w:rPr>
        <w:instrText xml:space="preserve"> ADDIN EN.CITE &lt;EndNote&gt;&lt;Cite&gt;&lt;Author&gt;Weisstein&lt;/Author&gt;&lt;Year&gt;2002&lt;/Year&gt;&lt;RecNum&gt;83&lt;/RecNum&gt;&lt;DisplayText&gt;(Weisstein, 2002)&lt;/DisplayText&gt;&lt;record&gt;&lt;rec-number&gt;83&lt;/rec-number&gt;&lt;foreign-keys&gt;&lt;key app="EN" db-id="xrt0eexxkfpstqer0xlvs2vzff2w2rveftf9" timestamp="1648324292"&gt;83&lt;/key&gt;&lt;/foreign-keys&gt;&lt;ref-type name="Journal Article"&gt;17&lt;/ref-type&gt;&lt;contributors&gt;&lt;authors&gt;&lt;author&gt;Weisstein, Eric W&lt;/author&gt;&lt;/authors&gt;&lt;/contributors&gt;&lt;titles&gt;&lt;title&gt;Eigen decomposition&lt;/title&gt;&lt;secondary-title&gt;https://mathworld. wolfram. com/&lt;/secondary-title&gt;&lt;/titles&gt;&lt;periodical&gt;&lt;full-title&gt;https://mathworld. wolfram. com/&lt;/full-title&gt;&lt;/periodical&gt;&lt;dates&gt;&lt;year&gt;2002&lt;/year&gt;&lt;/dates&gt;&lt;urls&gt;&lt;/urls&gt;&lt;/record&gt;&lt;/Cite&gt;&lt;/EndNote&gt;</w:instrText>
      </w:r>
      <w:r w:rsidR="006F59B8">
        <w:rPr>
          <w:rFonts w:ascii="Times New Roman" w:hAnsi="Times New Roman"/>
        </w:rPr>
        <w:fldChar w:fldCharType="separate"/>
      </w:r>
      <w:r w:rsidR="006F59B8">
        <w:rPr>
          <w:rFonts w:ascii="Times New Roman" w:hAnsi="Times New Roman"/>
          <w:noProof/>
        </w:rPr>
        <w:t>(Weisstein, 2002)</w:t>
      </w:r>
      <w:r w:rsidR="006F59B8">
        <w:rPr>
          <w:rFonts w:ascii="Times New Roman" w:hAnsi="Times New Roman"/>
        </w:rPr>
        <w:fldChar w:fldCharType="end"/>
      </w:r>
      <w:r w:rsidR="006F59B8" w:rsidRPr="00D65FE3">
        <w:rPr>
          <w:rFonts w:ascii="Times New Roman" w:hAnsi="Times New Roman"/>
        </w:rPr>
        <w:t xml:space="preserve"> allow</w:t>
      </w:r>
      <w:r w:rsidR="007853A9">
        <w:rPr>
          <w:rFonts w:ascii="Times New Roman" w:hAnsi="Times New Roman"/>
        </w:rPr>
        <w:t>s</w:t>
      </w:r>
      <w:r w:rsidR="006F59B8" w:rsidRPr="00D65FE3">
        <w:rPr>
          <w:rFonts w:ascii="Times New Roman" w:hAnsi="Times New Roman"/>
        </w:rPr>
        <w:t xml:space="preserve"> us to define</w:t>
      </w:r>
      <w:r w:rsidR="006F59B8">
        <w:rPr>
          <w:rFonts w:ascii="Times New Roman" w:hAnsi="Times New Roman"/>
        </w:rPr>
        <w:t xml:space="preserve"> </w:t>
      </w:r>
      <w:r w:rsidR="006F59B8" w:rsidRPr="00D65FE3">
        <w:rPr>
          <w:rFonts w:ascii="Times New Roman" w:hAnsi="Times New Roman"/>
        </w:rPr>
        <w:t>a transition matr</w:t>
      </w:r>
      <w:r w:rsidR="00B27921">
        <w:rPr>
          <w:rFonts w:ascii="Times New Roman" w:hAnsi="Times New Roman"/>
        </w:rPr>
        <w:t>ix</w:t>
      </w:r>
      <w:r w:rsidR="0090156F" w:rsidRPr="00D65FE3">
        <w:rPr>
          <w:rFonts w:ascii="Times New Roman" w:hAnsi="Times New Roman"/>
          <w:noProof/>
          <w:position w:val="-4"/>
        </w:rPr>
        <w:object w:dxaOrig="240" w:dyaOrig="260" w14:anchorId="592266A1">
          <v:shape id="_x0000_i1107" type="#_x0000_t75" alt="" style="width:9.5pt;height:9.5pt;mso-width-percent:0;mso-height-percent:0;mso-width-percent:0;mso-height-percent:0" o:ole="">
            <v:imagedata r:id="rId174" o:title=""/>
          </v:shape>
          <o:OLEObject Type="Embed" ProgID="Equation.DSMT4" ShapeID="_x0000_i1107" DrawAspect="Content" ObjectID="_1724243389" r:id="rId175"/>
        </w:object>
      </w:r>
      <w:r w:rsidR="007853A9">
        <w:rPr>
          <w:rFonts w:ascii="Times New Roman" w:hAnsi="Times New Roman"/>
          <w:noProof/>
        </w:rPr>
        <w:t xml:space="preserve">, </w:t>
      </w:r>
      <w:r w:rsidR="00780CED" w:rsidRPr="00D65FE3">
        <w:rPr>
          <w:rFonts w:ascii="Times New Roman" w:hAnsi="Times New Roman"/>
        </w:rPr>
        <w:t>which is composed of eigenvalues and</w:t>
      </w:r>
      <w:r w:rsidR="00780CED">
        <w:rPr>
          <w:rFonts w:ascii="Times New Roman" w:hAnsi="Times New Roman"/>
        </w:rPr>
        <w:t xml:space="preserve"> </w:t>
      </w:r>
      <w:r w:rsidR="00780CED" w:rsidRPr="00D65FE3">
        <w:rPr>
          <w:rFonts w:ascii="Times New Roman" w:hAnsi="Times New Roman"/>
        </w:rPr>
        <w:t>eigenvectors of</w:t>
      </w:r>
      <w:r w:rsidR="00780CED">
        <w:rPr>
          <w:rFonts w:ascii="Times New Roman" w:hAnsi="Times New Roman"/>
        </w:rPr>
        <w:t xml:space="preserve"> </w:t>
      </w:r>
      <w:r w:rsidR="0090156F" w:rsidRPr="00D65FE3">
        <w:rPr>
          <w:rFonts w:ascii="Times New Roman" w:hAnsi="Times New Roman"/>
          <w:noProof/>
          <w:position w:val="-4"/>
        </w:rPr>
        <w:object w:dxaOrig="279" w:dyaOrig="260" w14:anchorId="733E9487">
          <v:shape id="_x0000_i1108" type="#_x0000_t75" alt="" style="width:13.6pt;height:9.5pt;mso-width-percent:0;mso-height-percent:0;mso-width-percent:0;mso-height-percent:0" o:ole="">
            <v:imagedata r:id="rId176" o:title=""/>
          </v:shape>
          <o:OLEObject Type="Embed" ProgID="Equation.DSMT4" ShapeID="_x0000_i1108" DrawAspect="Content" ObjectID="_1724243390" r:id="rId177"/>
        </w:object>
      </w:r>
      <w:r w:rsidR="00406356">
        <w:rPr>
          <w:rFonts w:ascii="Times New Roman" w:hAnsi="Times New Roman"/>
        </w:rPr>
        <w:t xml:space="preserve">, and </w:t>
      </w:r>
      <w:r w:rsidR="00780CED" w:rsidRPr="00D65FE3">
        <w:rPr>
          <w:rFonts w:ascii="Times New Roman" w:hAnsi="Times New Roman"/>
        </w:rPr>
        <w:t xml:space="preserve">temperature and pore pressure </w:t>
      </w:r>
      <w:r w:rsidR="002A31AD">
        <w:rPr>
          <w:rFonts w:ascii="Times New Roman" w:hAnsi="Times New Roman"/>
        </w:rPr>
        <w:t>are</w:t>
      </w:r>
      <w:ins w:id="105" w:author="Bunger, Andrew P" w:date="2022-09-08T16:27:00Z">
        <w:r w:rsidR="00847971">
          <w:rPr>
            <w:rFonts w:ascii="Times New Roman" w:hAnsi="Times New Roman"/>
          </w:rPr>
          <w:t xml:space="preserve"> therefore given by</w:t>
        </w:r>
      </w:ins>
    </w:p>
    <w:p w14:paraId="6ABCDCE6" w14:textId="567D0BDA" w:rsidR="00B27921" w:rsidRDefault="00B430F0" w:rsidP="002A31AD">
      <w:pPr>
        <w:spacing w:line="360" w:lineRule="auto"/>
        <w:jc w:val="center"/>
        <w:rPr>
          <w:rFonts w:ascii="Times New Roman" w:hAnsi="Times New Roman"/>
        </w:rPr>
      </w:pPr>
      <w:r>
        <w:rPr>
          <w:rFonts w:ascii="Times New Roman" w:hAnsi="Times New Roman"/>
          <w:noProof/>
        </w:rPr>
        <w:lastRenderedPageBreak/>
        <w:t xml:space="preserve">                    </w:t>
      </w:r>
      <w:r w:rsidR="002A31AD">
        <w:rPr>
          <w:rFonts w:ascii="Times New Roman" w:hAnsi="Times New Roman"/>
          <w:noProof/>
        </w:rPr>
        <w:t xml:space="preserve">                                 </w:t>
      </w:r>
      <w:r w:rsidR="0090156F" w:rsidRPr="00780CED">
        <w:rPr>
          <w:rFonts w:ascii="Times New Roman" w:hAnsi="Times New Roman"/>
          <w:noProof/>
          <w:position w:val="-32"/>
        </w:rPr>
        <w:object w:dxaOrig="2260" w:dyaOrig="760" w14:anchorId="4B2E979E">
          <v:shape id="_x0000_i1109" type="#_x0000_t75" alt="" style="width:114.1pt;height:37.35pt;mso-width-percent:0;mso-height-percent:0;mso-width-percent:0;mso-height-percent:0" o:ole="">
            <v:imagedata r:id="rId178" o:title=""/>
          </v:shape>
          <o:OLEObject Type="Embed" ProgID="Equation.DSMT4" ShapeID="_x0000_i1109" DrawAspect="Content" ObjectID="_1724243391" r:id="rId179"/>
        </w:object>
      </w:r>
      <w:r w:rsidR="00406356">
        <w:rPr>
          <w:rFonts w:ascii="Times New Roman" w:hAnsi="Times New Roman"/>
        </w:rPr>
        <w:t xml:space="preserve"> </w:t>
      </w:r>
      <w:r w:rsidR="002A31AD">
        <w:rPr>
          <w:rFonts w:ascii="Times New Roman" w:hAnsi="Times New Roman"/>
        </w:rPr>
        <w:t>,</w:t>
      </w:r>
      <w:r w:rsidR="00406356">
        <w:rPr>
          <w:rFonts w:ascii="Times New Roman" w:hAnsi="Times New Roman"/>
        </w:rPr>
        <w:t xml:space="preserve">                          </w:t>
      </w:r>
      <w:r>
        <w:rPr>
          <w:rFonts w:ascii="Times New Roman" w:hAnsi="Times New Roman"/>
        </w:rPr>
        <w:t xml:space="preserve">                    </w:t>
      </w:r>
      <w:r w:rsidR="00406356">
        <w:rPr>
          <w:rFonts w:ascii="Times New Roman" w:hAnsi="Times New Roman"/>
        </w:rPr>
        <w:t xml:space="preserve">                    </w:t>
      </w:r>
      <w:r w:rsidR="00B907B3">
        <w:rPr>
          <w:rFonts w:ascii="Times New Roman" w:hAnsi="Times New Roman"/>
        </w:rPr>
        <w:t>(16)</w:t>
      </w:r>
    </w:p>
    <w:p w14:paraId="42547CC0" w14:textId="2C355401" w:rsidR="00B27921" w:rsidRDefault="002A31AD" w:rsidP="00B27921">
      <w:pPr>
        <w:spacing w:line="360" w:lineRule="auto"/>
        <w:jc w:val="both"/>
        <w:rPr>
          <w:rFonts w:ascii="Times New Roman" w:hAnsi="Times New Roman"/>
        </w:rPr>
      </w:pPr>
      <w:r>
        <w:rPr>
          <w:rFonts w:ascii="Times New Roman" w:hAnsi="Times New Roman"/>
        </w:rPr>
        <w:t>w</w:t>
      </w:r>
      <w:r w:rsidR="00B07C95" w:rsidRPr="00A13CC9">
        <w:rPr>
          <w:rFonts w:ascii="Times New Roman" w:hAnsi="Times New Roman"/>
        </w:rPr>
        <w:t>here</w:t>
      </w:r>
    </w:p>
    <w:p w14:paraId="21DC7603" w14:textId="4FA96AC1" w:rsidR="00B27921" w:rsidRDefault="0090156F" w:rsidP="00B27921">
      <w:pPr>
        <w:spacing w:line="360" w:lineRule="auto"/>
        <w:jc w:val="both"/>
        <w:rPr>
          <w:rFonts w:ascii="Times New Roman" w:hAnsi="Times New Roman"/>
        </w:rPr>
      </w:pPr>
      <w:r w:rsidRPr="00A13CC9">
        <w:rPr>
          <w:rFonts w:ascii="Times New Roman" w:hAnsi="Times New Roman"/>
          <w:noProof/>
          <w:position w:val="-66"/>
        </w:rPr>
        <w:object w:dxaOrig="2480" w:dyaOrig="1440" w14:anchorId="6BC35FF5">
          <v:shape id="_x0000_i1110" type="#_x0000_t75" alt="" style="width:124.3pt;height:1in;mso-width-percent:0;mso-height-percent:0;mso-width-percent:0;mso-height-percent:0" o:ole="">
            <v:imagedata r:id="rId180" o:title=""/>
          </v:shape>
          <o:OLEObject Type="Embed" ProgID="Equation.DSMT4" ShapeID="_x0000_i1110" DrawAspect="Content" ObjectID="_1724243392" r:id="rId181"/>
        </w:object>
      </w:r>
      <w:r w:rsidR="002A31AD">
        <w:rPr>
          <w:rFonts w:ascii="Times New Roman" w:hAnsi="Times New Roman"/>
          <w:noProof/>
        </w:rPr>
        <w:t>,</w:t>
      </w:r>
    </w:p>
    <w:p w14:paraId="55EB21C9" w14:textId="39A61D91" w:rsidR="00B27921" w:rsidRDefault="0090156F" w:rsidP="00B27921">
      <w:pPr>
        <w:spacing w:line="360" w:lineRule="auto"/>
        <w:jc w:val="both"/>
        <w:rPr>
          <w:rFonts w:ascii="Times New Roman" w:hAnsi="Times New Roman"/>
        </w:rPr>
      </w:pPr>
      <w:r w:rsidRPr="00A13CC9">
        <w:rPr>
          <w:rFonts w:ascii="Times New Roman" w:hAnsi="Times New Roman"/>
          <w:noProof/>
          <w:position w:val="-24"/>
        </w:rPr>
        <w:object w:dxaOrig="4320" w:dyaOrig="620" w14:anchorId="4C23A88D">
          <v:shape id="_x0000_i1111" type="#_x0000_t75" alt="" style="width:3in;height:29.9pt;mso-width-percent:0;mso-height-percent:0;mso-width-percent:0;mso-height-percent:0" o:ole="">
            <v:imagedata r:id="rId182" o:title=""/>
          </v:shape>
          <o:OLEObject Type="Embed" ProgID="Equation.DSMT4" ShapeID="_x0000_i1111" DrawAspect="Content" ObjectID="_1724243393" r:id="rId183"/>
        </w:object>
      </w:r>
      <w:r w:rsidR="002A31AD">
        <w:rPr>
          <w:rFonts w:ascii="Times New Roman" w:hAnsi="Times New Roman"/>
          <w:noProof/>
        </w:rPr>
        <w:t>.</w:t>
      </w:r>
    </w:p>
    <w:p w14:paraId="33ED6B47" w14:textId="0A5C5921" w:rsidR="007853A9" w:rsidRDefault="00B07C95" w:rsidP="00B27921">
      <w:pPr>
        <w:spacing w:line="360" w:lineRule="auto"/>
        <w:jc w:val="both"/>
        <w:rPr>
          <w:rFonts w:ascii="Times New Roman" w:hAnsi="Times New Roman"/>
          <w:noProof/>
        </w:rPr>
      </w:pPr>
      <w:r w:rsidRPr="00A13CC9">
        <w:rPr>
          <w:rFonts w:ascii="Times New Roman" w:hAnsi="Times New Roman"/>
        </w:rPr>
        <w:t xml:space="preserve">This transition leads directly to an uncoupled system of diffusion equations </w:t>
      </w:r>
    </w:p>
    <w:p w14:paraId="053EB544" w14:textId="7FE1D48A" w:rsidR="00B27921" w:rsidRDefault="00B430F0" w:rsidP="007A4899">
      <w:pPr>
        <w:spacing w:line="360" w:lineRule="auto"/>
        <w:jc w:val="center"/>
        <w:rPr>
          <w:rFonts w:ascii="Times New Roman" w:hAnsi="Times New Roman"/>
        </w:rPr>
      </w:pPr>
      <w:r>
        <w:rPr>
          <w:rFonts w:ascii="Times New Roman" w:hAnsi="Times New Roman"/>
          <w:noProof/>
        </w:rPr>
        <w:t xml:space="preserve">           </w:t>
      </w:r>
      <w:r w:rsidR="007A4899">
        <w:rPr>
          <w:rFonts w:ascii="Times New Roman" w:hAnsi="Times New Roman"/>
          <w:noProof/>
        </w:rPr>
        <w:t xml:space="preserve">       </w:t>
      </w:r>
      <w:r>
        <w:rPr>
          <w:rFonts w:ascii="Times New Roman" w:hAnsi="Times New Roman"/>
          <w:noProof/>
        </w:rPr>
        <w:t xml:space="preserve">                </w:t>
      </w:r>
      <w:r w:rsidR="00133F37">
        <w:rPr>
          <w:rFonts w:ascii="Times New Roman" w:hAnsi="Times New Roman"/>
          <w:noProof/>
        </w:rPr>
        <w:t xml:space="preserve">  </w:t>
      </w:r>
      <w:r w:rsidR="007A4899">
        <w:rPr>
          <w:rFonts w:ascii="Times New Roman" w:hAnsi="Times New Roman"/>
          <w:noProof/>
        </w:rPr>
        <w:t xml:space="preserve">       </w:t>
      </w:r>
      <w:r w:rsidR="0090156F" w:rsidRPr="00A13CC9">
        <w:rPr>
          <w:rFonts w:ascii="Times New Roman" w:hAnsi="Times New Roman"/>
          <w:noProof/>
          <w:position w:val="-24"/>
        </w:rPr>
        <w:object w:dxaOrig="2220" w:dyaOrig="620" w14:anchorId="62C5544F">
          <v:shape id="_x0000_i1112" type="#_x0000_t75" alt="" style="width:112.1pt;height:29.9pt;mso-width-percent:0;mso-height-percent:0;mso-width-percent:0;mso-height-percent:0" o:ole="">
            <v:imagedata r:id="rId184" o:title=""/>
          </v:shape>
          <o:OLEObject Type="Embed" ProgID="Equation.DSMT4" ShapeID="_x0000_i1112" DrawAspect="Content" ObjectID="_1724243394" r:id="rId185"/>
        </w:object>
      </w:r>
      <w:r w:rsidR="007A4899">
        <w:rPr>
          <w:rFonts w:ascii="Times New Roman" w:hAnsi="Times New Roman"/>
          <w:noProof/>
        </w:rPr>
        <w:t>,</w:t>
      </w:r>
      <w:r>
        <w:rPr>
          <w:rFonts w:ascii="Times New Roman" w:hAnsi="Times New Roman"/>
        </w:rPr>
        <w:t xml:space="preserve">                                                                              </w:t>
      </w:r>
      <w:r w:rsidR="00B907B3">
        <w:rPr>
          <w:rFonts w:ascii="Times New Roman" w:hAnsi="Times New Roman"/>
        </w:rPr>
        <w:t>(17)</w:t>
      </w:r>
    </w:p>
    <w:p w14:paraId="302199A7" w14:textId="125DAA70" w:rsidR="007A4899" w:rsidRDefault="00B430F0" w:rsidP="00B27921">
      <w:pPr>
        <w:spacing w:line="360" w:lineRule="auto"/>
        <w:jc w:val="both"/>
        <w:rPr>
          <w:rFonts w:ascii="Times New Roman" w:hAnsi="Times New Roman"/>
          <w:noProof/>
        </w:rPr>
      </w:pPr>
      <w:r w:rsidRPr="00A13CC9">
        <w:rPr>
          <w:rFonts w:ascii="Times New Roman" w:hAnsi="Times New Roman"/>
        </w:rPr>
        <w:t xml:space="preserve">where </w:t>
      </w:r>
      <w:r w:rsidRPr="00A13CC9">
        <w:rPr>
          <w:rFonts w:ascii="Times New Roman" w:hAnsi="Times New Roman"/>
          <w:noProof/>
          <w:position w:val="-12"/>
        </w:rPr>
        <w:object w:dxaOrig="2140" w:dyaOrig="380" w14:anchorId="7AEC96E7">
          <v:shape id="_x0000_i1113" type="#_x0000_t75" alt="" style="width:106.65pt;height:17pt;mso-width-percent:0;mso-height-percent:0;mso-width-percent:0;mso-height-percent:0" o:ole="">
            <v:imagedata r:id="rId186" o:title=""/>
          </v:shape>
          <o:OLEObject Type="Embed" ProgID="Equation.DSMT4" ShapeID="_x0000_i1113" DrawAspect="Content" ObjectID="_1724243395" r:id="rId187"/>
        </w:object>
      </w:r>
      <w:r>
        <w:rPr>
          <w:rFonts w:ascii="Times New Roman" w:hAnsi="Times New Roman" w:hint="eastAsia"/>
          <w:noProof/>
        </w:rPr>
        <w:t>.</w:t>
      </w:r>
      <w:r>
        <w:rPr>
          <w:rFonts w:ascii="Times New Roman" w:hAnsi="Times New Roman"/>
        </w:rPr>
        <w:t xml:space="preserve"> </w:t>
      </w:r>
      <w:r w:rsidR="00B07C95" w:rsidRPr="00A13CC9">
        <w:rPr>
          <w:rFonts w:ascii="Times New Roman" w:hAnsi="Times New Roman"/>
        </w:rPr>
        <w:t>Then</w:t>
      </w:r>
      <w:r w:rsidR="007853A9">
        <w:rPr>
          <w:rFonts w:ascii="Times New Roman" w:hAnsi="Times New Roman"/>
        </w:rPr>
        <w:t xml:space="preserve">, </w:t>
      </w:r>
      <w:r w:rsidR="00B07C95" w:rsidRPr="00A13CC9">
        <w:rPr>
          <w:rFonts w:ascii="Times New Roman" w:hAnsi="Times New Roman"/>
        </w:rPr>
        <w:t>by applying the Laplace transform</w:t>
      </w:r>
      <w:r w:rsidR="00B665FD">
        <w:rPr>
          <w:rFonts w:ascii="Times New Roman" w:hAnsi="Times New Roman"/>
        </w:rPr>
        <w:t xml:space="preserve"> </w:t>
      </w:r>
      <w:r w:rsidR="00B07C95" w:rsidRPr="00A13CC9">
        <w:rPr>
          <w:rFonts w:ascii="Times New Roman" w:hAnsi="Times New Roman"/>
        </w:rPr>
        <w:t xml:space="preserve">to the </w:t>
      </w:r>
      <w:del w:id="106" w:author="Bunger, Andrew P" w:date="2022-09-08T16:28:00Z">
        <w:r w:rsidR="00E076CA" w:rsidRPr="00A13CC9" w:rsidDel="00847971">
          <w:rPr>
            <w:rFonts w:ascii="Times New Roman" w:hAnsi="Times New Roman"/>
          </w:rPr>
          <w:delText>E</w:delText>
        </w:r>
      </w:del>
      <w:ins w:id="107" w:author="Bunger, Andrew P" w:date="2022-09-08T16:28:00Z">
        <w:r w:rsidR="00847971">
          <w:rPr>
            <w:rFonts w:ascii="Times New Roman" w:hAnsi="Times New Roman"/>
          </w:rPr>
          <w:t>e</w:t>
        </w:r>
      </w:ins>
      <w:r w:rsidR="00E076CA" w:rsidRPr="00A13CC9">
        <w:rPr>
          <w:rFonts w:ascii="Times New Roman" w:hAnsi="Times New Roman"/>
        </w:rPr>
        <w:t>igen</w:t>
      </w:r>
      <w:del w:id="108" w:author="Bunger, Andrew P" w:date="2022-09-08T16:27:00Z">
        <w:r w:rsidR="00B07C95" w:rsidRPr="00A13CC9" w:rsidDel="00847971">
          <w:rPr>
            <w:rFonts w:ascii="Times New Roman" w:hAnsi="Times New Roman"/>
          </w:rPr>
          <w:delText xml:space="preserve"> </w:delText>
        </w:r>
      </w:del>
      <w:r w:rsidR="00406356" w:rsidRPr="00A13CC9">
        <w:rPr>
          <w:rFonts w:ascii="Times New Roman" w:hAnsi="Times New Roman"/>
        </w:rPr>
        <w:t>function</w:t>
      </w:r>
      <w:r w:rsidR="007853A9">
        <w:rPr>
          <w:rFonts w:ascii="Times New Roman" w:hAnsi="Times New Roman"/>
        </w:rPr>
        <w:t xml:space="preserve"> </w:t>
      </w:r>
    </w:p>
    <w:p w14:paraId="28E37F24" w14:textId="135DDFC4" w:rsidR="007A4899" w:rsidRDefault="007A4899" w:rsidP="007A4899">
      <w:pPr>
        <w:keepNext/>
        <w:jc w:val="center"/>
        <w:rPr>
          <w:rFonts w:ascii="Times New Roman" w:hAnsi="Times New Roman"/>
        </w:rPr>
      </w:pPr>
      <w:r>
        <w:rPr>
          <w:rFonts w:ascii="Times New Roman" w:hAnsi="Times New Roman"/>
          <w:noProof/>
        </w:rPr>
        <w:t xml:space="preserve">                    </w:t>
      </w:r>
      <w:r w:rsidR="00B430F0">
        <w:rPr>
          <w:rFonts w:ascii="Times New Roman" w:hAnsi="Times New Roman"/>
          <w:noProof/>
        </w:rPr>
        <w:t xml:space="preserve">                    </w:t>
      </w:r>
      <w:r>
        <w:rPr>
          <w:rFonts w:ascii="Times New Roman" w:hAnsi="Times New Roman"/>
          <w:noProof/>
        </w:rPr>
        <w:t xml:space="preserve">          </w:t>
      </w:r>
      <w:r w:rsidRPr="00A13CC9">
        <w:rPr>
          <w:rFonts w:ascii="Times New Roman" w:hAnsi="Times New Roman"/>
          <w:noProof/>
          <w:position w:val="-12"/>
        </w:rPr>
        <w:object w:dxaOrig="1880" w:dyaOrig="400" w14:anchorId="5AC1B62A">
          <v:shape id="_x0000_i1114" type="#_x0000_t75" alt="" style="width:91.7pt;height:19.7pt;mso-width-percent:0;mso-height-percent:0;mso-width-percent:0;mso-height-percent:0" o:ole="">
            <v:imagedata r:id="rId188" o:title=""/>
          </v:shape>
          <o:OLEObject Type="Embed" ProgID="Equation.DSMT4" ShapeID="_x0000_i1114" DrawAspect="Content" ObjectID="_1724243396" r:id="rId189"/>
        </w:object>
      </w:r>
      <w:r>
        <w:rPr>
          <w:rFonts w:ascii="Times New Roman" w:hAnsi="Times New Roman"/>
          <w:noProof/>
        </w:rPr>
        <w:t>,</w:t>
      </w:r>
      <w:r>
        <w:rPr>
          <w:rFonts w:ascii="Times New Roman" w:hAnsi="Times New Roman"/>
        </w:rPr>
        <w:t xml:space="preserve">      </w:t>
      </w:r>
      <w:r w:rsidR="00B430F0">
        <w:rPr>
          <w:rFonts w:ascii="Times New Roman" w:hAnsi="Times New Roman"/>
        </w:rPr>
        <w:t xml:space="preserve">                             </w:t>
      </w:r>
      <w:r w:rsidR="00133F37">
        <w:rPr>
          <w:rFonts w:ascii="Times New Roman" w:hAnsi="Times New Roman"/>
        </w:rPr>
        <w:t xml:space="preserve">    </w:t>
      </w:r>
      <w:r w:rsidR="00B430F0">
        <w:rPr>
          <w:rFonts w:ascii="Times New Roman" w:hAnsi="Times New Roman"/>
        </w:rPr>
        <w:t xml:space="preserve">                                      </w:t>
      </w:r>
      <w:r>
        <w:rPr>
          <w:rFonts w:ascii="Times New Roman" w:hAnsi="Times New Roman"/>
        </w:rPr>
        <w:t xml:space="preserve">  </w:t>
      </w:r>
      <w:r w:rsidR="00B907B3">
        <w:rPr>
          <w:rFonts w:ascii="Times New Roman" w:hAnsi="Times New Roman"/>
        </w:rPr>
        <w:t>(18)</w:t>
      </w:r>
    </w:p>
    <w:p w14:paraId="5CEB5633" w14:textId="7858EEB9" w:rsidR="00B27921" w:rsidRDefault="00B430F0" w:rsidP="00B27921">
      <w:pPr>
        <w:spacing w:line="360" w:lineRule="auto"/>
        <w:jc w:val="both"/>
        <w:rPr>
          <w:ins w:id="109" w:author="Bunger, Andrew P" w:date="2022-09-08T16:29:00Z"/>
          <w:rFonts w:ascii="Times New Roman" w:hAnsi="Times New Roman"/>
        </w:rPr>
      </w:pPr>
      <w:r>
        <w:rPr>
          <w:rFonts w:ascii="Times New Roman" w:hAnsi="Times New Roman"/>
        </w:rPr>
        <w:t>w</w:t>
      </w:r>
      <w:r w:rsidRPr="00A13CC9">
        <w:rPr>
          <w:rFonts w:ascii="Times New Roman" w:hAnsi="Times New Roman"/>
        </w:rPr>
        <w:t xml:space="preserve">here </w:t>
      </w:r>
      <w:r w:rsidRPr="00A13CC9">
        <w:rPr>
          <w:rFonts w:ascii="Times New Roman" w:hAnsi="Times New Roman"/>
          <w:noProof/>
          <w:position w:val="-32"/>
        </w:rPr>
        <w:object w:dxaOrig="1060" w:dyaOrig="760" w14:anchorId="43AAC345">
          <v:shape id="_x0000_i1115" type="#_x0000_t75" alt="" style="width:52.3pt;height:37.35pt;mso-width-percent:0;mso-height-percent:0;mso-width-percent:0;mso-height-percent:0" o:ole="">
            <v:imagedata r:id="rId190" o:title=""/>
          </v:shape>
          <o:OLEObject Type="Embed" ProgID="Equation.DSMT4" ShapeID="_x0000_i1115" DrawAspect="Content" ObjectID="_1724243397" r:id="rId191"/>
        </w:object>
      </w:r>
      <w:r>
        <w:rPr>
          <w:rFonts w:ascii="Times New Roman" w:hAnsi="Times New Roman"/>
          <w:noProof/>
        </w:rPr>
        <w:t xml:space="preserve">, </w:t>
      </w:r>
      <w:r w:rsidR="00E076CA" w:rsidRPr="00427C24">
        <w:rPr>
          <w:rFonts w:ascii="Times New Roman" w:hAnsi="Times New Roman"/>
        </w:rPr>
        <w:t>it</w:t>
      </w:r>
      <w:r w:rsidR="00E076CA" w:rsidRPr="00A13CC9">
        <w:rPr>
          <w:rFonts w:ascii="Times New Roman" w:hAnsi="Times New Roman"/>
        </w:rPr>
        <w:t xml:space="preserve"> </w:t>
      </w:r>
      <w:r w:rsidR="00B07C95" w:rsidRPr="00A13CC9">
        <w:rPr>
          <w:rFonts w:ascii="Times New Roman" w:hAnsi="Times New Roman"/>
        </w:rPr>
        <w:t xml:space="preserve">becomes an </w:t>
      </w:r>
      <w:ins w:id="110" w:author="Bunger, Andrew P" w:date="2022-09-08T16:29:00Z">
        <w:r w:rsidR="009525B1">
          <w:rPr>
            <w:rFonts w:ascii="Times New Roman" w:hAnsi="Times New Roman"/>
          </w:rPr>
          <w:t xml:space="preserve">uncoupled system of </w:t>
        </w:r>
      </w:ins>
      <w:r w:rsidR="00B07C95" w:rsidRPr="00A13CC9">
        <w:rPr>
          <w:rFonts w:ascii="Times New Roman" w:hAnsi="Times New Roman"/>
        </w:rPr>
        <w:t>ordinary differential equation</w:t>
      </w:r>
      <w:ins w:id="111" w:author="Bunger, Andrew P" w:date="2022-09-08T16:29:00Z">
        <w:r w:rsidR="009525B1">
          <w:rPr>
            <w:rFonts w:ascii="Times New Roman" w:hAnsi="Times New Roman"/>
          </w:rPr>
          <w:t>s (ODEs)</w:t>
        </w:r>
      </w:ins>
      <w:r w:rsidR="00B07C95" w:rsidRPr="00A13CC9">
        <w:rPr>
          <w:rFonts w:ascii="Times New Roman" w:hAnsi="Times New Roman"/>
        </w:rPr>
        <w:t xml:space="preserve"> in terms of </w:t>
      </w:r>
      <w:r w:rsidR="00406356" w:rsidRPr="00A13CC9">
        <w:rPr>
          <w:rFonts w:ascii="Times New Roman" w:hAnsi="Times New Roman"/>
        </w:rPr>
        <w:t>variable</w:t>
      </w:r>
      <w:r w:rsidR="0046512F">
        <w:rPr>
          <w:rFonts w:ascii="Times New Roman" w:hAnsi="Times New Roman"/>
        </w:rPr>
        <w:t xml:space="preserve"> </w:t>
      </w:r>
      <w:r w:rsidR="0090156F" w:rsidRPr="00A13CC9">
        <w:rPr>
          <w:rFonts w:ascii="Times New Roman" w:hAnsi="Times New Roman"/>
          <w:noProof/>
          <w:position w:val="-12"/>
        </w:rPr>
        <w:object w:dxaOrig="240" w:dyaOrig="360" w14:anchorId="79F05AFE">
          <v:shape id="_x0000_i1116" type="#_x0000_t75" alt="" style="width:9.5pt;height:17pt;mso-width-percent:0;mso-height-percent:0;mso-width-percent:0;mso-height-percent:0" o:ole="">
            <v:imagedata r:id="rId192" o:title=""/>
          </v:shape>
          <o:OLEObject Type="Embed" ProgID="Equation.DSMT4" ShapeID="_x0000_i1116" DrawAspect="Content" ObjectID="_1724243398" r:id="rId193"/>
        </w:object>
      </w:r>
      <w:r w:rsidR="007853A9">
        <w:rPr>
          <w:rFonts w:ascii="Times New Roman" w:hAnsi="Times New Roman"/>
        </w:rPr>
        <w:t>, where</w:t>
      </w:r>
      <w:r w:rsidR="00B07C95" w:rsidRPr="00A13CC9">
        <w:rPr>
          <w:rFonts w:ascii="Times New Roman" w:hAnsi="Times New Roman"/>
        </w:rPr>
        <w:t xml:space="preserve"> </w:t>
      </w:r>
      <w:r w:rsidR="0090156F" w:rsidRPr="00A13CC9">
        <w:rPr>
          <w:rFonts w:ascii="Times New Roman" w:hAnsi="Times New Roman"/>
          <w:noProof/>
          <w:position w:val="-12"/>
        </w:rPr>
        <w:object w:dxaOrig="240" w:dyaOrig="360" w14:anchorId="286FD609">
          <v:shape id="_x0000_i1117" type="#_x0000_t75" alt="" style="width:9.5pt;height:17pt;mso-width-percent:0;mso-height-percent:0;mso-width-percent:0;mso-height-percent:0" o:ole="">
            <v:imagedata r:id="rId192" o:title=""/>
          </v:shape>
          <o:OLEObject Type="Embed" ProgID="Equation.DSMT4" ShapeID="_x0000_i1117" DrawAspect="Content" ObjectID="_1724243399" r:id="rId194"/>
        </w:object>
      </w:r>
      <w:r w:rsidR="0046512F">
        <w:rPr>
          <w:rFonts w:ascii="Times New Roman" w:hAnsi="Times New Roman"/>
          <w:noProof/>
        </w:rPr>
        <w:t xml:space="preserve"> </w:t>
      </w:r>
      <w:r w:rsidR="00B07C95" w:rsidRPr="00A13CC9">
        <w:rPr>
          <w:rFonts w:ascii="Times New Roman" w:hAnsi="Times New Roman"/>
        </w:rPr>
        <w:t xml:space="preserve">is function of the coordinators in cylindrical system ρ, and the Laplace parameter s and </w:t>
      </w:r>
      <w:r w:rsidR="00406356" w:rsidRPr="00A13CC9">
        <w:rPr>
          <w:rFonts w:ascii="Times New Roman" w:hAnsi="Times New Roman"/>
        </w:rPr>
        <w:t>the</w:t>
      </w:r>
      <w:r w:rsidR="0046512F">
        <w:rPr>
          <w:rFonts w:ascii="Times New Roman" w:hAnsi="Times New Roman"/>
        </w:rPr>
        <w:t xml:space="preserve"> </w:t>
      </w:r>
      <w:r w:rsidR="0090156F" w:rsidRPr="00A13CC9">
        <w:rPr>
          <w:rFonts w:ascii="Times New Roman" w:hAnsi="Times New Roman"/>
          <w:noProof/>
          <w:position w:val="-4"/>
        </w:rPr>
        <w:object w:dxaOrig="279" w:dyaOrig="260" w14:anchorId="765A12AE">
          <v:shape id="_x0000_i1118" type="#_x0000_t75" alt="" style="width:13.6pt;height:9.5pt;mso-width-percent:0;mso-height-percent:0;mso-width-percent:0;mso-height-percent:0" o:ole="">
            <v:imagedata r:id="rId195" o:title=""/>
          </v:shape>
          <o:OLEObject Type="Embed" ProgID="Equation.DSMT4" ShapeID="_x0000_i1118" DrawAspect="Content" ObjectID="_1724243400" r:id="rId196"/>
        </w:object>
      </w:r>
      <w:r w:rsidR="00B07C95" w:rsidRPr="00A13CC9">
        <w:rPr>
          <w:rFonts w:ascii="Times New Roman" w:hAnsi="Times New Roman"/>
        </w:rPr>
        <w:t>’s eigenvalue</w:t>
      </w:r>
      <w:r w:rsidR="0046512F">
        <w:rPr>
          <w:rFonts w:ascii="Times New Roman" w:hAnsi="Times New Roman"/>
        </w:rPr>
        <w:t xml:space="preserve"> </w:t>
      </w:r>
      <w:r w:rsidR="0090156F" w:rsidRPr="00D65FE3">
        <w:rPr>
          <w:rFonts w:ascii="Times New Roman" w:hAnsi="Times New Roman"/>
          <w:noProof/>
          <w:position w:val="-12"/>
        </w:rPr>
        <w:object w:dxaOrig="240" w:dyaOrig="360" w14:anchorId="1F33C30E">
          <v:shape id="_x0000_i1119" type="#_x0000_t75" alt="" style="width:9.5pt;height:17pt;mso-width-percent:0;mso-height-percent:0;mso-width-percent:0;mso-height-percent:0" o:ole="">
            <v:imagedata r:id="rId197" o:title=""/>
          </v:shape>
          <o:OLEObject Type="Embed" ProgID="Equation.DSMT4" ShapeID="_x0000_i1119" DrawAspect="Content" ObjectID="_1724243401" r:id="rId198"/>
        </w:object>
      </w:r>
      <w:r w:rsidR="00B665FD">
        <w:rPr>
          <w:rFonts w:ascii="Times New Roman" w:hAnsi="Times New Roman"/>
        </w:rPr>
        <w:t>.</w:t>
      </w:r>
      <w:r w:rsidR="00B07C95" w:rsidRPr="00A13CC9">
        <w:rPr>
          <w:rFonts w:ascii="Times New Roman" w:hAnsi="Times New Roman"/>
        </w:rPr>
        <w:t xml:space="preserve"> </w:t>
      </w:r>
      <w:ins w:id="112" w:author="Bunger, Andrew P" w:date="2022-09-08T16:29:00Z">
        <w:r w:rsidR="009525B1">
          <w:rPr>
            <w:rFonts w:ascii="Times New Roman" w:hAnsi="Times New Roman"/>
          </w:rPr>
          <w:t>These are</w:t>
        </w:r>
      </w:ins>
    </w:p>
    <w:p w14:paraId="06CB2765" w14:textId="64E7A8C2" w:rsidR="009525B1" w:rsidRPr="00A13CC9" w:rsidRDefault="009525B1" w:rsidP="00B27921">
      <w:pPr>
        <w:spacing w:line="360" w:lineRule="auto"/>
        <w:jc w:val="both"/>
        <w:rPr>
          <w:rFonts w:ascii="Times New Roman" w:hAnsi="Times New Roman"/>
        </w:rPr>
      </w:pPr>
      <w:ins w:id="113" w:author="Bunger, Andrew P" w:date="2022-09-08T16:29:00Z">
        <w:r w:rsidRPr="009525B1">
          <w:rPr>
            <w:rFonts w:ascii="Times New Roman" w:hAnsi="Times New Roman"/>
            <w:highlight w:val="yellow"/>
            <w:rPrChange w:id="114" w:author="Bunger, Andrew P" w:date="2022-09-08T16:29:00Z">
              <w:rPr>
                <w:rFonts w:ascii="Times New Roman" w:hAnsi="Times New Roman"/>
              </w:rPr>
            </w:rPrChange>
          </w:rPr>
          <w:t>[ODEs here]</w:t>
        </w:r>
      </w:ins>
    </w:p>
    <w:p w14:paraId="514058DA" w14:textId="3FA635A5" w:rsidR="007A4899" w:rsidRDefault="00F87AC5" w:rsidP="00B27921">
      <w:pPr>
        <w:spacing w:line="360" w:lineRule="auto"/>
        <w:jc w:val="both"/>
        <w:rPr>
          <w:rFonts w:ascii="Times New Roman" w:hAnsi="Times New Roman"/>
        </w:rPr>
      </w:pPr>
      <w:del w:id="115" w:author="Bunger, Andrew P" w:date="2022-09-08T16:30:00Z">
        <w:r w:rsidRPr="00A13CC9" w:rsidDel="009525B1">
          <w:rPr>
            <w:rFonts w:ascii="Times New Roman" w:hAnsi="Times New Roman"/>
          </w:rPr>
          <w:delText>Therefore, the original coupled diffusion equation</w:delText>
        </w:r>
        <w:r w:rsidR="007853A9" w:rsidDel="009525B1">
          <w:rPr>
            <w:rFonts w:ascii="Times New Roman" w:hAnsi="Times New Roman"/>
          </w:rPr>
          <w:delText xml:space="preserve"> </w:delText>
        </w:r>
        <w:r w:rsidR="007A4899" w:rsidDel="009525B1">
          <w:rPr>
            <w:rFonts w:ascii="Times New Roman" w:hAnsi="Times New Roman"/>
          </w:rPr>
          <w:delText>in Eq.</w:delText>
        </w:r>
        <w:r w:rsidR="00D64C8B" w:rsidDel="009525B1">
          <w:rPr>
            <w:rFonts w:ascii="Times New Roman" w:hAnsi="Times New Roman"/>
          </w:rPr>
          <w:delText xml:space="preserve"> (</w:delText>
        </w:r>
        <w:r w:rsidR="007A4899" w:rsidDel="009525B1">
          <w:rPr>
            <w:rFonts w:ascii="Times New Roman" w:hAnsi="Times New Roman"/>
          </w:rPr>
          <w:delText>15</w:delText>
        </w:r>
        <w:r w:rsidR="00D64C8B" w:rsidDel="009525B1">
          <w:rPr>
            <w:rFonts w:ascii="Times New Roman" w:hAnsi="Times New Roman"/>
          </w:rPr>
          <w:delText>)</w:delText>
        </w:r>
        <w:r w:rsidR="007A4899" w:rsidDel="009525B1">
          <w:rPr>
            <w:rFonts w:ascii="Times New Roman" w:hAnsi="Times New Roman"/>
          </w:rPr>
          <w:delText xml:space="preserve"> </w:delText>
        </w:r>
        <w:r w:rsidRPr="00A13CC9" w:rsidDel="009525B1">
          <w:rPr>
            <w:rFonts w:ascii="Times New Roman" w:hAnsi="Times New Roman"/>
          </w:rPr>
          <w:delText>has been lead to the</w:delText>
        </w:r>
      </w:del>
      <w:ins w:id="116" w:author="Bunger, Andrew P" w:date="2022-09-08T16:30:00Z">
        <w:r w:rsidR="009525B1">
          <w:rPr>
            <w:rFonts w:ascii="Times New Roman" w:hAnsi="Times New Roman"/>
          </w:rPr>
          <w:t>These are</w:t>
        </w:r>
      </w:ins>
      <w:r w:rsidRPr="00A13CC9">
        <w:rPr>
          <w:rFonts w:ascii="Times New Roman" w:hAnsi="Times New Roman"/>
        </w:rPr>
        <w:t xml:space="preserve"> zeroth-order modified Bessel equation</w:t>
      </w:r>
      <w:ins w:id="117" w:author="Bunger, Andrew P" w:date="2022-09-08T16:30:00Z">
        <w:r w:rsidR="009525B1">
          <w:rPr>
            <w:rFonts w:ascii="Times New Roman" w:hAnsi="Times New Roman"/>
          </w:rPr>
          <w:t>s</w:t>
        </w:r>
      </w:ins>
      <w:r w:rsidR="007853A9" w:rsidRPr="007853A9">
        <w:rPr>
          <w:rFonts w:ascii="Times New Roman" w:hAnsi="Times New Roman"/>
        </w:rPr>
        <w:t xml:space="preserve">, </w:t>
      </w:r>
      <w:del w:id="118" w:author="Bunger, Andrew P" w:date="2022-09-08T16:31:00Z">
        <w:r w:rsidR="007853A9" w:rsidDel="009525B1">
          <w:rPr>
            <w:rFonts w:ascii="Times New Roman" w:hAnsi="Times New Roman"/>
          </w:rPr>
          <w:delText>w</w:delText>
        </w:r>
        <w:r w:rsidRPr="00A13CC9" w:rsidDel="009525B1">
          <w:rPr>
            <w:rFonts w:ascii="Times New Roman" w:hAnsi="Times New Roman"/>
          </w:rPr>
          <w:delText>ith</w:delText>
        </w:r>
        <w:r w:rsidR="007A4899" w:rsidDel="009525B1">
          <w:rPr>
            <w:rFonts w:ascii="Times New Roman" w:hAnsi="Times New Roman"/>
          </w:rPr>
          <w:delText xml:space="preserve"> </w:delText>
        </w:r>
      </w:del>
      <w:ins w:id="119" w:author="Bunger, Andrew P" w:date="2022-09-08T16:31:00Z">
        <w:r w:rsidR="009525B1">
          <w:rPr>
            <w:rFonts w:ascii="Times New Roman" w:hAnsi="Times New Roman"/>
          </w:rPr>
          <w:t>w</w:t>
        </w:r>
        <w:r w:rsidR="009525B1">
          <w:rPr>
            <w:rFonts w:ascii="Times New Roman" w:hAnsi="Times New Roman"/>
          </w:rPr>
          <w:t>hich have</w:t>
        </w:r>
        <w:r w:rsidR="009525B1">
          <w:rPr>
            <w:rFonts w:ascii="Times New Roman" w:hAnsi="Times New Roman"/>
          </w:rPr>
          <w:t xml:space="preserve"> </w:t>
        </w:r>
      </w:ins>
      <w:r w:rsidR="007A4899">
        <w:rPr>
          <w:rFonts w:ascii="Times New Roman" w:hAnsi="Times New Roman"/>
        </w:rPr>
        <w:t>the general solution</w:t>
      </w:r>
    </w:p>
    <w:p w14:paraId="1CF6E6B6" w14:textId="6C6288BC" w:rsidR="007A4899" w:rsidRDefault="007A4899" w:rsidP="007A4899">
      <w:pPr>
        <w:spacing w:line="360" w:lineRule="auto"/>
        <w:jc w:val="center"/>
        <w:rPr>
          <w:rFonts w:ascii="Times New Roman" w:hAnsi="Times New Roman"/>
        </w:rPr>
      </w:pPr>
      <w:r>
        <w:rPr>
          <w:rFonts w:ascii="Times New Roman" w:hAnsi="Times New Roman"/>
          <w:noProof/>
        </w:rPr>
        <w:t xml:space="preserve">                              </w:t>
      </w:r>
      <w:r w:rsidRPr="000D3424">
        <w:rPr>
          <w:rFonts w:ascii="Times New Roman" w:hAnsi="Times New Roman"/>
          <w:noProof/>
          <w:position w:val="-12"/>
        </w:rPr>
        <w:object w:dxaOrig="5120" w:dyaOrig="400" w14:anchorId="529D8350">
          <v:shape id="_x0000_i1120" type="#_x0000_t75" alt="" style="width:255.4pt;height:19.7pt;mso-width-percent:0;mso-height-percent:0;mso-width-percent:0;mso-height-percent:0" o:ole="">
            <v:imagedata r:id="rId199" o:title=""/>
          </v:shape>
          <o:OLEObject Type="Embed" ProgID="Equation.DSMT4" ShapeID="_x0000_i1120" DrawAspect="Content" ObjectID="_1724243402" r:id="rId200"/>
        </w:object>
      </w:r>
      <w:r>
        <w:rPr>
          <w:rFonts w:ascii="Times New Roman" w:hAnsi="Times New Roman"/>
          <w:noProof/>
        </w:rPr>
        <w:t>,</w:t>
      </w:r>
      <w:r>
        <w:rPr>
          <w:rFonts w:ascii="Times New Roman" w:hAnsi="Times New Roman"/>
        </w:rPr>
        <w:t xml:space="preserve">                                       </w:t>
      </w:r>
      <w:r w:rsidR="00B907B3">
        <w:rPr>
          <w:rFonts w:ascii="Times New Roman" w:hAnsi="Times New Roman"/>
        </w:rPr>
        <w:t>(19)</w:t>
      </w:r>
    </w:p>
    <w:p w14:paraId="76526515" w14:textId="356E7221" w:rsidR="006C32C4" w:rsidRDefault="007A4899" w:rsidP="006C32C4">
      <w:pPr>
        <w:spacing w:line="360" w:lineRule="auto"/>
        <w:jc w:val="both"/>
        <w:rPr>
          <w:rFonts w:ascii="Times New Roman" w:hAnsi="Times New Roman"/>
        </w:rPr>
      </w:pPr>
      <w:r>
        <w:rPr>
          <w:rFonts w:ascii="Times New Roman" w:hAnsi="Times New Roman"/>
        </w:rPr>
        <w:t xml:space="preserve"> </w:t>
      </w:r>
      <w:del w:id="120" w:author="Bunger, Andrew P" w:date="2022-09-08T16:31:00Z">
        <w:r w:rsidR="0046512F" w:rsidDel="009525B1">
          <w:rPr>
            <w:rFonts w:ascii="Times New Roman" w:hAnsi="Times New Roman"/>
          </w:rPr>
          <w:delText>w</w:delText>
        </w:r>
        <w:r w:rsidDel="009525B1">
          <w:rPr>
            <w:rFonts w:ascii="Times New Roman" w:hAnsi="Times New Roman"/>
          </w:rPr>
          <w:delText>here</w:delText>
        </w:r>
        <w:r w:rsidR="0046512F" w:rsidDel="009525B1">
          <w:rPr>
            <w:rFonts w:ascii="Times New Roman" w:hAnsi="Times New Roman"/>
          </w:rPr>
          <w:delText xml:space="preserve"> </w:delText>
        </w:r>
      </w:del>
      <w:ins w:id="121" w:author="Bunger, Andrew P" w:date="2022-09-08T16:31:00Z">
        <w:r w:rsidR="009525B1">
          <w:rPr>
            <w:rFonts w:ascii="Times New Roman" w:hAnsi="Times New Roman"/>
          </w:rPr>
          <w:t>H</w:t>
        </w:r>
        <w:r w:rsidR="009525B1">
          <w:rPr>
            <w:rFonts w:ascii="Times New Roman" w:hAnsi="Times New Roman"/>
          </w:rPr>
          <w:t xml:space="preserve">ere </w:t>
        </w:r>
      </w:ins>
      <w:commentRangeStart w:id="122"/>
      <w:r w:rsidR="0090156F" w:rsidRPr="00A13CC9">
        <w:rPr>
          <w:rFonts w:ascii="Times New Roman" w:hAnsi="Times New Roman"/>
          <w:noProof/>
          <w:position w:val="-12"/>
        </w:rPr>
        <w:object w:dxaOrig="220" w:dyaOrig="360" w14:anchorId="77EC7EC3">
          <v:shape id="_x0000_i1121" type="#_x0000_t75" alt="" style="width:9.5pt;height:17pt;mso-width-percent:0;mso-height-percent:0;mso-width-percent:0;mso-height-percent:0" o:ole="">
            <v:imagedata r:id="rId201" o:title=""/>
          </v:shape>
          <o:OLEObject Type="Embed" ProgID="Equation.DSMT4" ShapeID="_x0000_i1121" DrawAspect="Content" ObjectID="_1724243403" r:id="rId202"/>
        </w:object>
      </w:r>
      <w:r w:rsidR="00F87AC5" w:rsidRPr="00A13CC9">
        <w:rPr>
          <w:rFonts w:ascii="Times New Roman" w:hAnsi="Times New Roman"/>
        </w:rPr>
        <w:t xml:space="preserve"> </w:t>
      </w:r>
      <w:commentRangeEnd w:id="122"/>
      <w:r w:rsidR="00FC72C8">
        <w:rPr>
          <w:rStyle w:val="CommentReference"/>
        </w:rPr>
        <w:commentReference w:id="122"/>
      </w:r>
      <w:r w:rsidR="00F87AC5" w:rsidRPr="00A13CC9">
        <w:rPr>
          <w:rFonts w:ascii="Times New Roman" w:hAnsi="Times New Roman"/>
        </w:rPr>
        <w:t xml:space="preserve">and </w:t>
      </w:r>
      <w:r w:rsidR="0090156F" w:rsidRPr="00A13CC9">
        <w:rPr>
          <w:rFonts w:ascii="Times New Roman" w:hAnsi="Times New Roman"/>
          <w:noProof/>
          <w:position w:val="-12"/>
        </w:rPr>
        <w:object w:dxaOrig="240" w:dyaOrig="360" w14:anchorId="6561B88B">
          <v:shape id="_x0000_i1122" type="#_x0000_t75" alt="" style="width:9.5pt;height:17pt;mso-width-percent:0;mso-height-percent:0;mso-width-percent:0;mso-height-percent:0" o:ole="">
            <v:imagedata r:id="rId203" o:title=""/>
          </v:shape>
          <o:OLEObject Type="Embed" ProgID="Equation.DSMT4" ShapeID="_x0000_i1122" DrawAspect="Content" ObjectID="_1724243404" r:id="rId204"/>
        </w:object>
      </w:r>
      <w:r w:rsidR="00F87AC5" w:rsidRPr="00A13CC9">
        <w:rPr>
          <w:rFonts w:ascii="Times New Roman" w:hAnsi="Times New Roman"/>
        </w:rPr>
        <w:t xml:space="preserve"> are unknowns that will be</w:t>
      </w:r>
      <w:r w:rsidR="00F87AC5" w:rsidRPr="001B59D0">
        <w:rPr>
          <w:rFonts w:ascii="Times New Roman" w:hAnsi="Times New Roman"/>
        </w:rPr>
        <w:t xml:space="preserve"> determined based</w:t>
      </w:r>
      <w:r w:rsidR="007853A9">
        <w:rPr>
          <w:rFonts w:ascii="Times New Roman" w:hAnsi="Times New Roman"/>
        </w:rPr>
        <w:t xml:space="preserve"> on </w:t>
      </w:r>
      <w:r w:rsidR="00F87AC5">
        <w:rPr>
          <w:rFonts w:ascii="Times New Roman" w:hAnsi="Times New Roman"/>
        </w:rPr>
        <w:t>boundary conditions</w:t>
      </w:r>
      <w:ins w:id="123" w:author="Bunger, Andrew P" w:date="2022-09-08T16:31:00Z">
        <w:r w:rsidR="009525B1">
          <w:rPr>
            <w:rFonts w:ascii="Times New Roman" w:hAnsi="Times New Roman"/>
          </w:rPr>
          <w:t xml:space="preserve"> and</w:t>
        </w:r>
      </w:ins>
      <w:del w:id="124" w:author="Bunger, Andrew P" w:date="2022-09-08T16:31:00Z">
        <w:r w:rsidR="00F87AC5" w:rsidDel="009525B1">
          <w:rPr>
            <w:rFonts w:ascii="Times New Roman" w:hAnsi="Times New Roman"/>
          </w:rPr>
          <w:delText>.</w:delText>
        </w:r>
      </w:del>
      <w:r w:rsidR="0090156F" w:rsidRPr="0083146A">
        <w:rPr>
          <w:rFonts w:ascii="Times New Roman" w:hAnsi="Times New Roman"/>
          <w:noProof/>
          <w:position w:val="-12"/>
        </w:rPr>
        <w:object w:dxaOrig="620" w:dyaOrig="360" w14:anchorId="2F1CFF37">
          <v:shape id="_x0000_i1123" type="#_x0000_t75" alt="" style="width:29.9pt;height:17pt;mso-width-percent:0;mso-height-percent:0;mso-width-percent:0;mso-height-percent:0" o:ole="">
            <v:imagedata r:id="rId205" o:title=""/>
          </v:shape>
          <o:OLEObject Type="Embed" ProgID="Equation.DSMT4" ShapeID="_x0000_i1123" DrawAspect="Content" ObjectID="_1724243405" r:id="rId206"/>
        </w:object>
      </w:r>
      <w:r w:rsidR="00F87AC5">
        <w:rPr>
          <w:rFonts w:ascii="Times New Roman" w:hAnsi="Times New Roman"/>
        </w:rPr>
        <w:t xml:space="preserve"> </w:t>
      </w:r>
      <w:r w:rsidR="00B665FD" w:rsidRPr="001B59D0">
        <w:rPr>
          <w:rFonts w:ascii="Times New Roman" w:hAnsi="Times New Roman"/>
        </w:rPr>
        <w:t>And</w:t>
      </w:r>
      <w:r w:rsidR="00F87AC5">
        <w:rPr>
          <w:rFonts w:ascii="Times New Roman" w:hAnsi="Times New Roman"/>
        </w:rPr>
        <w:t xml:space="preserve"> </w:t>
      </w:r>
      <w:r w:rsidR="0090156F" w:rsidRPr="0083146A">
        <w:rPr>
          <w:rFonts w:ascii="Times New Roman" w:hAnsi="Times New Roman"/>
          <w:noProof/>
          <w:position w:val="-12"/>
        </w:rPr>
        <w:object w:dxaOrig="700" w:dyaOrig="360" w14:anchorId="6C6A1305">
          <v:shape id="_x0000_i1124" type="#_x0000_t75" alt="" style="width:37.35pt;height:17pt;mso-width-percent:0;mso-height-percent:0;mso-width-percent:0;mso-height-percent:0" o:ole="">
            <v:imagedata r:id="rId207" o:title=""/>
          </v:shape>
          <o:OLEObject Type="Embed" ProgID="Equation.DSMT4" ShapeID="_x0000_i1124" DrawAspect="Content" ObjectID="_1724243406" r:id="rId208"/>
        </w:object>
      </w:r>
      <w:r w:rsidR="00F87AC5" w:rsidRPr="001B59D0">
        <w:rPr>
          <w:rFonts w:ascii="Times New Roman" w:hAnsi="Times New Roman"/>
        </w:rPr>
        <w:t>are the zeroth-order modified Bessel</w:t>
      </w:r>
      <w:r w:rsidR="00F87AC5">
        <w:rPr>
          <w:rFonts w:ascii="Times New Roman" w:hAnsi="Times New Roman"/>
        </w:rPr>
        <w:t xml:space="preserve"> </w:t>
      </w:r>
      <w:r w:rsidR="00F87AC5" w:rsidRPr="001B59D0">
        <w:rPr>
          <w:rFonts w:ascii="Times New Roman" w:hAnsi="Times New Roman"/>
        </w:rPr>
        <w:t>functio</w:t>
      </w:r>
      <w:r w:rsidR="00B665FD">
        <w:rPr>
          <w:rFonts w:ascii="Times New Roman" w:hAnsi="Times New Roman"/>
        </w:rPr>
        <w:t>ns of the first and second kind</w:t>
      </w:r>
      <w:r w:rsidR="00F87AC5" w:rsidRPr="001B59D0">
        <w:rPr>
          <w:rFonts w:ascii="Times New Roman" w:hAnsi="Times New Roman"/>
        </w:rPr>
        <w:t>, respectively.</w:t>
      </w:r>
      <w:r w:rsidR="006C32C4">
        <w:rPr>
          <w:rFonts w:ascii="Times New Roman" w:hAnsi="Times New Roman"/>
        </w:rPr>
        <w:t xml:space="preserve"> </w:t>
      </w:r>
    </w:p>
    <w:p w14:paraId="3DE2AAF2" w14:textId="4F982B40" w:rsidR="00B07C95" w:rsidRDefault="009525B1" w:rsidP="009525B1">
      <w:pPr>
        <w:spacing w:line="360" w:lineRule="auto"/>
        <w:ind w:firstLine="720"/>
        <w:jc w:val="both"/>
        <w:rPr>
          <w:rFonts w:ascii="Times New Roman" w:hAnsi="Times New Roman"/>
        </w:rPr>
        <w:pPrChange w:id="125" w:author="Bunger, Andrew P" w:date="2022-09-08T16:31:00Z">
          <w:pPr>
            <w:spacing w:line="360" w:lineRule="auto"/>
            <w:jc w:val="both"/>
          </w:pPr>
        </w:pPrChange>
      </w:pPr>
      <w:ins w:id="126" w:author="Bunger, Andrew P" w:date="2022-09-08T16:31:00Z">
        <w:r>
          <w:rPr>
            <w:rFonts w:ascii="Times New Roman" w:hAnsi="Times New Roman"/>
          </w:rPr>
          <w:t xml:space="preserve">The next step is to </w:t>
        </w:r>
      </w:ins>
      <w:del w:id="127" w:author="Bunger, Andrew P" w:date="2022-09-08T16:31:00Z">
        <w:r w:rsidR="00B07C95" w:rsidRPr="001B59D0" w:rsidDel="009525B1">
          <w:rPr>
            <w:rFonts w:ascii="Times New Roman" w:hAnsi="Times New Roman"/>
          </w:rPr>
          <w:delText>T</w:delText>
        </w:r>
        <w:r w:rsidR="00B07C95" w:rsidDel="009525B1">
          <w:rPr>
            <w:rFonts w:ascii="Times New Roman" w:hAnsi="Times New Roman"/>
          </w:rPr>
          <w:delText xml:space="preserve">he </w:delText>
        </w:r>
      </w:del>
      <w:ins w:id="128" w:author="Bunger, Andrew P" w:date="2022-09-08T16:31:00Z">
        <w:r>
          <w:rPr>
            <w:rFonts w:ascii="Times New Roman" w:hAnsi="Times New Roman"/>
          </w:rPr>
          <w:t>invoke the</w:t>
        </w:r>
        <w:r>
          <w:rPr>
            <w:rFonts w:ascii="Times New Roman" w:hAnsi="Times New Roman"/>
          </w:rPr>
          <w:t xml:space="preserve"> </w:t>
        </w:r>
      </w:ins>
      <w:r w:rsidR="00B07C95">
        <w:rPr>
          <w:rFonts w:ascii="Times New Roman" w:hAnsi="Times New Roman"/>
        </w:rPr>
        <w:t>symmetry conditions</w:t>
      </w:r>
      <w:r w:rsidR="00E076CA">
        <w:rPr>
          <w:rFonts w:ascii="Times New Roman" w:hAnsi="Times New Roman"/>
        </w:rPr>
        <w:t xml:space="preserve"> of the </w:t>
      </w:r>
      <w:del w:id="129" w:author="Bunger, Andrew P" w:date="2022-09-08T16:32:00Z">
        <w:r w:rsidR="00E076CA" w:rsidDel="009525B1">
          <w:rPr>
            <w:rFonts w:ascii="Times New Roman" w:hAnsi="Times New Roman"/>
          </w:rPr>
          <w:delText>primary cementing in P&amp;A</w:delText>
        </w:r>
        <w:r w:rsidR="00B07C95" w:rsidDel="009525B1">
          <w:rPr>
            <w:rFonts w:ascii="Times New Roman" w:hAnsi="Times New Roman"/>
          </w:rPr>
          <w:delText xml:space="preserve"> will</w:delText>
        </w:r>
      </w:del>
      <w:ins w:id="130" w:author="Bunger, Andrew P" w:date="2022-09-08T16:32:00Z">
        <w:r>
          <w:rPr>
            <w:rFonts w:ascii="Times New Roman" w:hAnsi="Times New Roman"/>
          </w:rPr>
          <w:t>problem under consideration, which</w:t>
        </w:r>
      </w:ins>
      <w:r w:rsidR="00B07C95">
        <w:rPr>
          <w:rFonts w:ascii="Times New Roman" w:hAnsi="Times New Roman"/>
        </w:rPr>
        <w:t xml:space="preserve"> ensure t</w:t>
      </w:r>
      <w:r w:rsidR="007853A9">
        <w:rPr>
          <w:rFonts w:ascii="Times New Roman" w:hAnsi="Times New Roman"/>
        </w:rPr>
        <w:t>hat</w:t>
      </w:r>
      <w:r w:rsidR="00B07C95">
        <w:rPr>
          <w:rFonts w:ascii="Times New Roman" w:hAnsi="Times New Roman"/>
        </w:rPr>
        <w:t xml:space="preserve"> </w:t>
      </w:r>
      <w:r w:rsidR="0090156F" w:rsidRPr="00390460">
        <w:rPr>
          <w:rFonts w:ascii="Times New Roman" w:hAnsi="Times New Roman"/>
          <w:noProof/>
          <w:position w:val="-12"/>
        </w:rPr>
        <w:object w:dxaOrig="240" w:dyaOrig="360" w14:anchorId="49ACC987">
          <v:shape id="_x0000_i1125" type="#_x0000_t75" alt="" style="width:9.5pt;height:17pt;mso-width-percent:0;mso-height-percent:0;mso-width-percent:0;mso-height-percent:0" o:ole="">
            <v:imagedata r:id="rId209" o:title=""/>
          </v:shape>
          <o:OLEObject Type="Embed" ProgID="Equation.DSMT4" ShapeID="_x0000_i1125" DrawAspect="Content" ObjectID="_1724243407" r:id="rId210"/>
        </w:object>
      </w:r>
      <w:del w:id="131" w:author="Bunger, Andrew P" w:date="2022-09-08T16:34:00Z">
        <w:r w:rsidR="00E076CA" w:rsidDel="00FC72C8">
          <w:rPr>
            <w:rFonts w:ascii="Times New Roman" w:hAnsi="Times New Roman"/>
          </w:rPr>
          <w:delText>equals to zero</w:delText>
        </w:r>
      </w:del>
      <w:ins w:id="132" w:author="Bunger, Andrew P" w:date="2022-09-08T16:34:00Z">
        <w:r w:rsidR="00FC72C8">
          <w:rPr>
            <w:rFonts w:ascii="Times New Roman" w:hAnsi="Times New Roman"/>
          </w:rPr>
          <w:t>=0</w:t>
        </w:r>
      </w:ins>
      <w:ins w:id="133" w:author="Bunger, Andrew P" w:date="2022-09-08T16:32:00Z">
        <w:r>
          <w:rPr>
            <w:rFonts w:ascii="Times New Roman" w:hAnsi="Times New Roman"/>
          </w:rPr>
          <w:t>. T</w:t>
        </w:r>
      </w:ins>
      <w:del w:id="134" w:author="Bunger, Andrew P" w:date="2022-09-08T16:32:00Z">
        <w:r w:rsidR="00E076CA" w:rsidDel="009525B1">
          <w:rPr>
            <w:rFonts w:ascii="Times New Roman" w:hAnsi="Times New Roman"/>
          </w:rPr>
          <w:delText>, t</w:delText>
        </w:r>
      </w:del>
      <w:r w:rsidR="00E076CA">
        <w:rPr>
          <w:rFonts w:ascii="Times New Roman" w:hAnsi="Times New Roman"/>
        </w:rPr>
        <w:t xml:space="preserve">hus the pore pressure and temperature profile in </w:t>
      </w:r>
      <w:r w:rsidR="007853A9">
        <w:rPr>
          <w:rFonts w:ascii="Times New Roman" w:hAnsi="Times New Roman"/>
        </w:rPr>
        <w:t xml:space="preserve">the </w:t>
      </w:r>
      <w:r w:rsidR="007A4899">
        <w:rPr>
          <w:rFonts w:ascii="Times New Roman" w:hAnsi="Times New Roman"/>
        </w:rPr>
        <w:t>Laplace domain are</w:t>
      </w:r>
    </w:p>
    <w:p w14:paraId="3BC4EBAB" w14:textId="57F5D3AD" w:rsidR="00B07C95" w:rsidRDefault="007A4899" w:rsidP="007A4899">
      <w:pPr>
        <w:keepNext/>
        <w:jc w:val="center"/>
        <w:rPr>
          <w:rFonts w:ascii="Times New Roman" w:hAnsi="Times New Roman"/>
        </w:rPr>
      </w:pPr>
      <w:r>
        <w:rPr>
          <w:rFonts w:ascii="Times New Roman" w:hAnsi="Times New Roman"/>
          <w:noProof/>
        </w:rPr>
        <w:lastRenderedPageBreak/>
        <w:t xml:space="preserve">                               </w:t>
      </w:r>
      <w:r w:rsidR="0090156F" w:rsidRPr="008D3C6C">
        <w:rPr>
          <w:rFonts w:ascii="Times New Roman" w:hAnsi="Times New Roman"/>
          <w:noProof/>
          <w:position w:val="-12"/>
        </w:rPr>
        <w:object w:dxaOrig="2860" w:dyaOrig="400" w14:anchorId="4B005B48">
          <v:shape id="_x0000_i1126" type="#_x0000_t75" alt="" style="width:2in;height:19.7pt;mso-width-percent:0;mso-height-percent:0;mso-width-percent:0;mso-height-percent:0" o:ole="">
            <v:imagedata r:id="rId211" o:title=""/>
          </v:shape>
          <o:OLEObject Type="Embed" ProgID="Equation.DSMT4" ShapeID="_x0000_i1126" DrawAspect="Content" ObjectID="_1724243408" r:id="rId212"/>
        </w:object>
      </w:r>
      <w:r>
        <w:rPr>
          <w:rFonts w:ascii="Times New Roman" w:hAnsi="Times New Roman"/>
          <w:noProof/>
        </w:rPr>
        <w:t>,</w:t>
      </w:r>
      <w:r w:rsidR="00427C24">
        <w:rPr>
          <w:rFonts w:ascii="Times New Roman" w:hAnsi="Times New Roman"/>
        </w:rPr>
        <w:t xml:space="preserve">                                        </w:t>
      </w:r>
      <w:r w:rsidR="00406356">
        <w:rPr>
          <w:rFonts w:ascii="Times New Roman" w:hAnsi="Times New Roman"/>
        </w:rPr>
        <w:t xml:space="preserve">                                   </w:t>
      </w:r>
      <w:r w:rsidR="00427C24">
        <w:rPr>
          <w:rFonts w:ascii="Times New Roman" w:hAnsi="Times New Roman"/>
        </w:rPr>
        <w:t xml:space="preserve">   </w:t>
      </w:r>
      <w:r w:rsidR="00B907B3">
        <w:rPr>
          <w:rFonts w:ascii="Times New Roman" w:hAnsi="Times New Roman"/>
        </w:rPr>
        <w:t>(20)</w:t>
      </w:r>
    </w:p>
    <w:p w14:paraId="0C91CC3A" w14:textId="1774CCE1" w:rsidR="00B07C95" w:rsidRPr="00EA4A69" w:rsidRDefault="007A4899" w:rsidP="007A4899">
      <w:pPr>
        <w:keepNext/>
        <w:jc w:val="center"/>
        <w:rPr>
          <w:rFonts w:ascii="Times New Roman" w:hAnsi="Times New Roman"/>
        </w:rPr>
      </w:pPr>
      <w:r>
        <w:rPr>
          <w:rFonts w:ascii="Times New Roman" w:hAnsi="Times New Roman"/>
          <w:noProof/>
        </w:rPr>
        <w:t xml:space="preserve">                               </w:t>
      </w:r>
      <w:r w:rsidR="0090156F" w:rsidRPr="008D3C6C">
        <w:rPr>
          <w:rFonts w:ascii="Times New Roman" w:hAnsi="Times New Roman"/>
          <w:noProof/>
          <w:position w:val="-12"/>
        </w:rPr>
        <w:object w:dxaOrig="2900" w:dyaOrig="400" w14:anchorId="7E50AE3B">
          <v:shape id="_x0000_i1127" type="#_x0000_t75" alt="" style="width:2in;height:19.7pt;mso-width-percent:0;mso-height-percent:0;mso-width-percent:0;mso-height-percent:0" o:ole="">
            <v:imagedata r:id="rId213" o:title=""/>
          </v:shape>
          <o:OLEObject Type="Embed" ProgID="Equation.DSMT4" ShapeID="_x0000_i1127" DrawAspect="Content" ObjectID="_1724243409" r:id="rId214"/>
        </w:object>
      </w:r>
      <w:r>
        <w:rPr>
          <w:rFonts w:ascii="Times New Roman" w:hAnsi="Times New Roman"/>
          <w:noProof/>
        </w:rPr>
        <w:t>.</w:t>
      </w:r>
      <w:r w:rsidR="00427C24">
        <w:rPr>
          <w:rFonts w:ascii="Times New Roman" w:hAnsi="Times New Roman"/>
        </w:rPr>
        <w:t xml:space="preserve">                                          </w:t>
      </w:r>
      <w:r w:rsidR="00406356">
        <w:rPr>
          <w:rFonts w:ascii="Times New Roman" w:hAnsi="Times New Roman"/>
        </w:rPr>
        <w:t xml:space="preserve">                                  </w:t>
      </w:r>
      <w:r w:rsidR="007B1CF8">
        <w:rPr>
          <w:rFonts w:ascii="Times New Roman" w:hAnsi="Times New Roman"/>
        </w:rPr>
        <w:t xml:space="preserve"> </w:t>
      </w:r>
      <w:r w:rsidR="00427C24">
        <w:rPr>
          <w:rFonts w:ascii="Times New Roman" w:hAnsi="Times New Roman"/>
        </w:rPr>
        <w:t xml:space="preserve"> </w:t>
      </w:r>
      <w:r w:rsidR="00B907B3">
        <w:rPr>
          <w:rFonts w:ascii="Times New Roman" w:hAnsi="Times New Roman"/>
        </w:rPr>
        <w:t>(21)</w:t>
      </w:r>
    </w:p>
    <w:p w14:paraId="50547D06" w14:textId="6848B261" w:rsidR="00A26F68" w:rsidRPr="00E16FDC" w:rsidRDefault="00A95FAA" w:rsidP="006F59B8">
      <w:pPr>
        <w:keepNext/>
        <w:spacing w:line="360" w:lineRule="auto"/>
        <w:rPr>
          <w:rFonts w:ascii="Times New Roman" w:hAnsi="Times New Roman"/>
        </w:rPr>
      </w:pPr>
      <w:commentRangeStart w:id="135"/>
      <w:r>
        <w:rPr>
          <w:rFonts w:ascii="Times New Roman" w:hAnsi="Times New Roman"/>
        </w:rPr>
        <w:t>Within the framework of plane</w:t>
      </w:r>
      <w:r w:rsidR="00D27DE2" w:rsidRPr="00E16FDC">
        <w:rPr>
          <w:rFonts w:ascii="Times New Roman" w:hAnsi="Times New Roman"/>
        </w:rPr>
        <w:t>-strain conditions and irrotational field</w:t>
      </w:r>
      <w:r w:rsidR="007853A9">
        <w:rPr>
          <w:rFonts w:ascii="Times New Roman" w:hAnsi="Times New Roman"/>
        </w:rPr>
        <w:t xml:space="preserve"> conditions</w:t>
      </w:r>
      <w:r w:rsidR="00D27DE2" w:rsidRPr="00E16FDC">
        <w:rPr>
          <w:rFonts w:ascii="Times New Roman" w:hAnsi="Times New Roman"/>
        </w:rPr>
        <w:t>, the di</w:t>
      </w:r>
      <w:r w:rsidR="007853A9">
        <w:rPr>
          <w:rFonts w:ascii="Times New Roman" w:hAnsi="Times New Roman"/>
        </w:rPr>
        <w:t>splacement,</w:t>
      </w:r>
      <w:r w:rsidR="0046512F">
        <w:rPr>
          <w:rFonts w:ascii="Times New Roman" w:hAnsi="Times New Roman"/>
        </w:rPr>
        <w:t xml:space="preserve"> </w:t>
      </w:r>
      <w:r w:rsidR="0090156F" w:rsidRPr="00E16FDC">
        <w:rPr>
          <w:rFonts w:ascii="Times New Roman" w:hAnsi="Times New Roman"/>
          <w:noProof/>
          <w:position w:val="-12"/>
        </w:rPr>
        <w:object w:dxaOrig="320" w:dyaOrig="360" w14:anchorId="7DBB6807">
          <v:shape id="_x0000_i1128" type="#_x0000_t75" alt="" style="width:13.6pt;height:17pt;mso-width-percent:0;mso-height-percent:0;mso-width-percent:0;mso-height-percent:0" o:ole="">
            <v:imagedata r:id="rId215" o:title=""/>
          </v:shape>
          <o:OLEObject Type="Embed" ProgID="Equation.DSMT4" ShapeID="_x0000_i1128" DrawAspect="Content" ObjectID="_1724243410" r:id="rId216"/>
        </w:object>
      </w:r>
      <w:r w:rsidR="007853A9">
        <w:rPr>
          <w:rFonts w:ascii="Times New Roman" w:hAnsi="Times New Roman"/>
          <w:noProof/>
        </w:rPr>
        <w:t>,</w:t>
      </w:r>
      <w:r w:rsidR="007853A9">
        <w:rPr>
          <w:rFonts w:ascii="Times New Roman" w:hAnsi="Times New Roman"/>
        </w:rPr>
        <w:t xml:space="preserve"> can </w:t>
      </w:r>
      <w:r w:rsidR="00D27DE2" w:rsidRPr="00E16FDC">
        <w:rPr>
          <w:rFonts w:ascii="Times New Roman" w:hAnsi="Times New Roman"/>
        </w:rPr>
        <w:t>be obtained by i</w:t>
      </w:r>
      <w:r w:rsidR="007853A9">
        <w:rPr>
          <w:rFonts w:ascii="Times New Roman" w:hAnsi="Times New Roman"/>
        </w:rPr>
        <w:t>ntegrating</w:t>
      </w:r>
      <w:r w:rsidR="00D27DE2" w:rsidRPr="00E16FDC">
        <w:rPr>
          <w:rFonts w:ascii="Times New Roman" w:hAnsi="Times New Roman"/>
        </w:rPr>
        <w:t xml:space="preserve"> the Eq.</w:t>
      </w:r>
      <w:r w:rsidR="00D64C8B">
        <w:rPr>
          <w:rFonts w:ascii="Times New Roman" w:hAnsi="Times New Roman"/>
        </w:rPr>
        <w:t xml:space="preserve"> (</w:t>
      </w:r>
      <w:r w:rsidR="00D27DE2" w:rsidRPr="00E16FDC">
        <w:rPr>
          <w:rFonts w:ascii="Times New Roman" w:hAnsi="Times New Roman"/>
        </w:rPr>
        <w:t>14</w:t>
      </w:r>
      <w:r w:rsidR="00D64C8B">
        <w:rPr>
          <w:rFonts w:ascii="Times New Roman" w:hAnsi="Times New Roman"/>
        </w:rPr>
        <w:t>)</w:t>
      </w:r>
      <w:r w:rsidR="00A26F68" w:rsidRPr="00E16FDC">
        <w:rPr>
          <w:rFonts w:ascii="Times New Roman" w:hAnsi="Times New Roman"/>
        </w:rPr>
        <w:t xml:space="preserve">. At the same time, the strain-displacement relationship </w:t>
      </w:r>
      <w:r w:rsidR="007A4899">
        <w:rPr>
          <w:rFonts w:ascii="Times New Roman" w:hAnsi="Times New Roman"/>
        </w:rPr>
        <w:t>are</w:t>
      </w:r>
      <w:commentRangeEnd w:id="135"/>
      <w:r w:rsidR="00FF6D31">
        <w:rPr>
          <w:rStyle w:val="CommentReference"/>
        </w:rPr>
        <w:commentReference w:id="135"/>
      </w:r>
    </w:p>
    <w:p w14:paraId="544D329C" w14:textId="7608D8C6" w:rsidR="00A26F68" w:rsidRPr="00E16FDC" w:rsidRDefault="007A4899" w:rsidP="007A4899">
      <w:pPr>
        <w:keepNext/>
        <w:jc w:val="center"/>
        <w:rPr>
          <w:rFonts w:ascii="Times New Roman" w:hAnsi="Times New Roman"/>
        </w:rPr>
      </w:pPr>
      <w:r>
        <w:rPr>
          <w:rFonts w:ascii="Times New Roman" w:hAnsi="Times New Roman"/>
          <w:noProof/>
        </w:rPr>
        <w:t xml:space="preserve">                 </w:t>
      </w:r>
      <w:r w:rsidR="00D92025">
        <w:rPr>
          <w:rFonts w:ascii="Times New Roman" w:hAnsi="Times New Roman"/>
          <w:noProof/>
        </w:rPr>
        <w:t xml:space="preserve">   </w:t>
      </w:r>
      <w:r w:rsidR="00A93EF4">
        <w:rPr>
          <w:rFonts w:ascii="Times New Roman" w:hAnsi="Times New Roman"/>
          <w:noProof/>
        </w:rPr>
        <w:t xml:space="preserve">   </w:t>
      </w:r>
      <w:r>
        <w:rPr>
          <w:rFonts w:ascii="Times New Roman" w:hAnsi="Times New Roman"/>
          <w:noProof/>
        </w:rPr>
        <w:t xml:space="preserve">    </w:t>
      </w:r>
      <w:r w:rsidR="00D92025">
        <w:rPr>
          <w:rFonts w:ascii="Times New Roman" w:hAnsi="Times New Roman"/>
          <w:noProof/>
        </w:rPr>
        <w:t xml:space="preserve">  </w:t>
      </w:r>
      <w:r>
        <w:rPr>
          <w:rFonts w:ascii="Times New Roman" w:hAnsi="Times New Roman"/>
          <w:noProof/>
        </w:rPr>
        <w:t xml:space="preserve">  </w:t>
      </w:r>
      <w:r w:rsidR="0090156F" w:rsidRPr="00E16FDC">
        <w:rPr>
          <w:rFonts w:ascii="Times New Roman" w:hAnsi="Times New Roman"/>
          <w:noProof/>
          <w:position w:val="-12"/>
        </w:rPr>
        <w:object w:dxaOrig="3879" w:dyaOrig="400" w14:anchorId="4442E63A">
          <v:shape id="_x0000_i1129" type="#_x0000_t75" alt="" style="width:199.7pt;height:19.7pt;mso-width-percent:0;mso-height-percent:0;mso-width-percent:0;mso-height-percent:0" o:ole="">
            <v:imagedata r:id="rId217" o:title=""/>
          </v:shape>
          <o:OLEObject Type="Embed" ProgID="Equation.DSMT4" ShapeID="_x0000_i1129" DrawAspect="Content" ObjectID="_1724243411" r:id="rId218"/>
        </w:object>
      </w:r>
      <w:r>
        <w:rPr>
          <w:rFonts w:ascii="Times New Roman" w:hAnsi="Times New Roman"/>
        </w:rPr>
        <w:t>,</w:t>
      </w:r>
      <w:r w:rsidR="00D92025">
        <w:rPr>
          <w:rFonts w:ascii="Times New Roman" w:hAnsi="Times New Roman"/>
        </w:rPr>
        <w:t xml:space="preserve">             </w:t>
      </w:r>
      <w:r w:rsidR="00E73BBF">
        <w:rPr>
          <w:rFonts w:ascii="Times New Roman" w:hAnsi="Times New Roman"/>
        </w:rPr>
        <w:t xml:space="preserve">   </w:t>
      </w:r>
      <w:r w:rsidR="00D92025">
        <w:rPr>
          <w:rFonts w:ascii="Times New Roman" w:hAnsi="Times New Roman"/>
        </w:rPr>
        <w:t xml:space="preserve">                     </w:t>
      </w:r>
      <w:r>
        <w:rPr>
          <w:rFonts w:ascii="Times New Roman" w:hAnsi="Times New Roman"/>
        </w:rPr>
        <w:t xml:space="preserve">        </w:t>
      </w:r>
      <w:r w:rsidR="00406356">
        <w:rPr>
          <w:rFonts w:ascii="Times New Roman" w:hAnsi="Times New Roman"/>
        </w:rPr>
        <w:t xml:space="preserve">           </w:t>
      </w:r>
      <w:r w:rsidR="00E73BBF">
        <w:rPr>
          <w:rFonts w:ascii="Times New Roman" w:hAnsi="Times New Roman"/>
        </w:rPr>
        <w:t xml:space="preserve"> </w:t>
      </w:r>
      <w:r w:rsidR="00B907B3">
        <w:rPr>
          <w:rFonts w:ascii="Times New Roman" w:hAnsi="Times New Roman"/>
        </w:rPr>
        <w:t xml:space="preserve">  (22</w:t>
      </w:r>
      <w:r w:rsidR="00B907B3">
        <w:rPr>
          <w:rFonts w:ascii="Times New Roman" w:hAnsi="Times New Roman" w:hint="eastAsia"/>
        </w:rPr>
        <w:t>)</w:t>
      </w:r>
    </w:p>
    <w:p w14:paraId="309B65F0" w14:textId="49F75A68" w:rsidR="00A26F68" w:rsidRPr="00E16FDC" w:rsidRDefault="007A4899" w:rsidP="00A26F68">
      <w:pPr>
        <w:keepNext/>
        <w:rPr>
          <w:rFonts w:ascii="Times New Roman" w:hAnsi="Times New Roman"/>
        </w:rPr>
      </w:pPr>
      <w:r>
        <w:rPr>
          <w:rFonts w:ascii="Times New Roman" w:hAnsi="Times New Roman"/>
        </w:rPr>
        <w:t>w</w:t>
      </w:r>
      <w:r w:rsidR="00A95FAA" w:rsidRPr="00E16FDC">
        <w:rPr>
          <w:rFonts w:ascii="Times New Roman" w:hAnsi="Times New Roman"/>
        </w:rPr>
        <w:t>here</w:t>
      </w:r>
      <w:r w:rsidR="00A26F68" w:rsidRPr="00E16FDC">
        <w:rPr>
          <w:rFonts w:ascii="Times New Roman" w:hAnsi="Times New Roman"/>
        </w:rPr>
        <w:t xml:space="preserve"> </w:t>
      </w:r>
      <w:commentRangeStart w:id="136"/>
      <w:r w:rsidR="0090156F" w:rsidRPr="00E16FDC">
        <w:rPr>
          <w:rFonts w:ascii="Times New Roman" w:hAnsi="Times New Roman"/>
          <w:noProof/>
          <w:position w:val="-24"/>
        </w:rPr>
        <w:object w:dxaOrig="2340" w:dyaOrig="680" w14:anchorId="783F16D6">
          <v:shape id="_x0000_i1130" type="#_x0000_t75" alt="" style="width:118.2pt;height:34.65pt;mso-width-percent:0;mso-height-percent:0;mso-width-percent:0;mso-height-percent:0" o:ole="">
            <v:imagedata r:id="rId219" o:title=""/>
          </v:shape>
          <o:OLEObject Type="Embed" ProgID="Equation.DSMT4" ShapeID="_x0000_i1130" DrawAspect="Content" ObjectID="_1724243412" r:id="rId220"/>
        </w:object>
      </w:r>
      <w:commentRangeEnd w:id="136"/>
      <w:r w:rsidR="00FF6D31">
        <w:rPr>
          <w:rStyle w:val="CommentReference"/>
        </w:rPr>
        <w:commentReference w:id="136"/>
      </w:r>
      <w:r w:rsidR="00A26F68" w:rsidRPr="00E16FDC">
        <w:rPr>
          <w:rFonts w:ascii="Times New Roman" w:hAnsi="Times New Roman"/>
        </w:rPr>
        <w:t xml:space="preserve"> and </w:t>
      </w:r>
      <w:r w:rsidR="0090156F" w:rsidRPr="00E16FDC">
        <w:rPr>
          <w:rFonts w:ascii="Times New Roman" w:hAnsi="Times New Roman"/>
          <w:noProof/>
          <w:position w:val="-24"/>
        </w:rPr>
        <w:object w:dxaOrig="999" w:dyaOrig="680" w14:anchorId="6ACF1E0D">
          <v:shape id="_x0000_i1131" type="#_x0000_t75" alt="" style="width:52.3pt;height:34.65pt;mso-width-percent:0;mso-height-percent:0;mso-width-percent:0;mso-height-percent:0" o:ole="">
            <v:imagedata r:id="rId221" o:title=""/>
          </v:shape>
          <o:OLEObject Type="Embed" ProgID="Equation.DSMT4" ShapeID="_x0000_i1131" DrawAspect="Content" ObjectID="_1724243413" r:id="rId222"/>
        </w:object>
      </w:r>
      <w:r>
        <w:rPr>
          <w:rFonts w:ascii="Times New Roman" w:hAnsi="Times New Roman"/>
          <w:noProof/>
        </w:rPr>
        <w:t>.</w:t>
      </w:r>
    </w:p>
    <w:p w14:paraId="17C9CBE1" w14:textId="3E8A515A" w:rsidR="00B27921" w:rsidRDefault="00A95FAA" w:rsidP="00B27921">
      <w:pPr>
        <w:spacing w:line="360" w:lineRule="auto"/>
        <w:jc w:val="both"/>
        <w:rPr>
          <w:rFonts w:ascii="Times New Roman" w:hAnsi="Times New Roman"/>
        </w:rPr>
      </w:pPr>
      <w:r>
        <w:rPr>
          <w:rFonts w:ascii="Times New Roman" w:hAnsi="Times New Roman"/>
        </w:rPr>
        <w:tab/>
      </w:r>
      <w:r w:rsidR="00E4454B">
        <w:rPr>
          <w:rFonts w:ascii="Times New Roman" w:hAnsi="Times New Roman"/>
        </w:rPr>
        <w:t>Up to now, there are t</w:t>
      </w:r>
      <w:r w:rsidR="008F16C2" w:rsidRPr="00E16FDC">
        <w:rPr>
          <w:rFonts w:ascii="Times New Roman" w:hAnsi="Times New Roman"/>
        </w:rPr>
        <w:t xml:space="preserve">hree </w:t>
      </w:r>
      <w:r w:rsidR="00E73BBF" w:rsidRPr="00E16FDC">
        <w:rPr>
          <w:rFonts w:ascii="Times New Roman" w:hAnsi="Times New Roman"/>
        </w:rPr>
        <w:t>unknowns</w:t>
      </w:r>
      <w:r w:rsidR="0046512F">
        <w:rPr>
          <w:rFonts w:ascii="Times New Roman" w:hAnsi="Times New Roman"/>
        </w:rPr>
        <w:t xml:space="preserve"> </w:t>
      </w:r>
      <w:r w:rsidR="0090156F" w:rsidRPr="00E16FDC">
        <w:rPr>
          <w:rFonts w:ascii="Times New Roman" w:hAnsi="Times New Roman"/>
          <w:noProof/>
          <w:position w:val="-12"/>
        </w:rPr>
        <w:object w:dxaOrig="499" w:dyaOrig="360" w14:anchorId="32783907">
          <v:shape id="_x0000_i1132" type="#_x0000_t75" alt="" style="width:23.75pt;height:17pt;mso-width-percent:0;mso-height-percent:0;mso-width-percent:0;mso-height-percent:0" o:ole="">
            <v:imagedata r:id="rId223" o:title=""/>
          </v:shape>
          <o:OLEObject Type="Embed" ProgID="Equation.DSMT4" ShapeID="_x0000_i1132" DrawAspect="Content" ObjectID="_1724243414" r:id="rId224"/>
        </w:object>
      </w:r>
      <w:r w:rsidR="00E4454B">
        <w:rPr>
          <w:rFonts w:ascii="Times New Roman" w:hAnsi="Times New Roman"/>
          <w:noProof/>
        </w:rPr>
        <w:t xml:space="preserve"> in total</w:t>
      </w:r>
      <w:r w:rsidR="008F16C2" w:rsidRPr="00E16FDC">
        <w:rPr>
          <w:rFonts w:ascii="Times New Roman" w:hAnsi="Times New Roman"/>
        </w:rPr>
        <w:t>, i=1,2,3 in the system. The first two unknown</w:t>
      </w:r>
      <w:r w:rsidR="00E4454B">
        <w:rPr>
          <w:rFonts w:ascii="Times New Roman" w:hAnsi="Times New Roman"/>
        </w:rPr>
        <w:t>s</w:t>
      </w:r>
      <w:r w:rsidR="008F16C2" w:rsidRPr="00E16FDC">
        <w:rPr>
          <w:rFonts w:ascii="Times New Roman" w:hAnsi="Times New Roman"/>
        </w:rPr>
        <w:t xml:space="preserve"> </w:t>
      </w:r>
      <w:r w:rsidR="0090156F" w:rsidRPr="00E16FDC">
        <w:rPr>
          <w:rFonts w:ascii="Times New Roman" w:hAnsi="Times New Roman"/>
          <w:noProof/>
          <w:position w:val="-12"/>
        </w:rPr>
        <w:object w:dxaOrig="499" w:dyaOrig="360" w14:anchorId="72429B84">
          <v:shape id="_x0000_i1133" type="#_x0000_t75" alt="" style="width:23.75pt;height:17pt;mso-width-percent:0;mso-height-percent:0;mso-width-percent:0;mso-height-percent:0" o:ole="">
            <v:imagedata r:id="rId225" o:title=""/>
          </v:shape>
          <o:OLEObject Type="Embed" ProgID="Equation.DSMT4" ShapeID="_x0000_i1133" DrawAspect="Content" ObjectID="_1724243415" r:id="rId226"/>
        </w:object>
      </w:r>
      <w:r w:rsidR="008F16C2" w:rsidRPr="00E16FDC">
        <w:rPr>
          <w:rFonts w:ascii="Times New Roman" w:hAnsi="Times New Roman"/>
        </w:rPr>
        <w:t xml:space="preserve"> and</w:t>
      </w:r>
      <w:r w:rsidR="0090156F" w:rsidRPr="00E16FDC">
        <w:rPr>
          <w:rFonts w:ascii="Times New Roman" w:hAnsi="Times New Roman"/>
          <w:noProof/>
          <w:position w:val="-12"/>
        </w:rPr>
        <w:object w:dxaOrig="520" w:dyaOrig="360" w14:anchorId="2B47830A">
          <v:shape id="_x0000_i1134" type="#_x0000_t75" alt="" style="width:24.45pt;height:17pt;mso-width-percent:0;mso-height-percent:0;mso-width-percent:0;mso-height-percent:0" o:ole="">
            <v:imagedata r:id="rId227" o:title=""/>
          </v:shape>
          <o:OLEObject Type="Embed" ProgID="Equation.DSMT4" ShapeID="_x0000_i1134" DrawAspect="Content" ObjectID="_1724243416" r:id="rId228"/>
        </w:object>
      </w:r>
      <w:r w:rsidR="008F16C2" w:rsidRPr="00E16FDC">
        <w:rPr>
          <w:rFonts w:ascii="Times New Roman" w:hAnsi="Times New Roman"/>
        </w:rPr>
        <w:t xml:space="preserve"> </w:t>
      </w:r>
      <w:r w:rsidR="00E4454B">
        <w:rPr>
          <w:rFonts w:ascii="Times New Roman" w:hAnsi="Times New Roman"/>
        </w:rPr>
        <w:t>come</w:t>
      </w:r>
      <w:r w:rsidR="008F16C2" w:rsidRPr="00E16FDC">
        <w:rPr>
          <w:rFonts w:ascii="Times New Roman" w:hAnsi="Times New Roman"/>
        </w:rPr>
        <w:t xml:space="preserve"> from the coefficient of </w:t>
      </w:r>
      <w:r w:rsidR="00E4454B">
        <w:rPr>
          <w:rFonts w:ascii="Times New Roman" w:hAnsi="Times New Roman"/>
        </w:rPr>
        <w:t xml:space="preserve">the </w:t>
      </w:r>
      <w:r w:rsidR="008F16C2" w:rsidRPr="00E16FDC">
        <w:rPr>
          <w:rFonts w:ascii="Times New Roman" w:hAnsi="Times New Roman"/>
        </w:rPr>
        <w:t xml:space="preserve">zeroth-order modified Bessel functions of the first </w:t>
      </w:r>
      <w:r w:rsidR="00E73BBF">
        <w:rPr>
          <w:rFonts w:ascii="Times New Roman" w:hAnsi="Times New Roman"/>
        </w:rPr>
        <w:t xml:space="preserve">kind </w:t>
      </w:r>
      <w:r w:rsidR="008F16C2" w:rsidRPr="00E16FDC">
        <w:rPr>
          <w:rFonts w:ascii="Times New Roman" w:hAnsi="Times New Roman"/>
        </w:rPr>
        <w:t xml:space="preserve">and the </w:t>
      </w:r>
      <w:commentRangeStart w:id="137"/>
      <w:r w:rsidR="008F16C2" w:rsidRPr="00E16FDC">
        <w:rPr>
          <w:rFonts w:ascii="Times New Roman" w:hAnsi="Times New Roman"/>
        </w:rPr>
        <w:t xml:space="preserve">third unknown </w:t>
      </w:r>
      <w:r w:rsidR="0090156F" w:rsidRPr="00E16FDC">
        <w:rPr>
          <w:rFonts w:ascii="Times New Roman" w:hAnsi="Times New Roman"/>
          <w:noProof/>
          <w:position w:val="-12"/>
        </w:rPr>
        <w:object w:dxaOrig="520" w:dyaOrig="360" w14:anchorId="512D58B6">
          <v:shape id="_x0000_i1135" type="#_x0000_t75" alt="" style="width:24.45pt;height:17pt;mso-width-percent:0;mso-height-percent:0;mso-width-percent:0;mso-height-percent:0" o:ole="">
            <v:imagedata r:id="rId229" o:title=""/>
          </v:shape>
          <o:OLEObject Type="Embed" ProgID="Equation.DSMT4" ShapeID="_x0000_i1135" DrawAspect="Content" ObjectID="_1724243417" r:id="rId230"/>
        </w:object>
      </w:r>
      <w:r w:rsidR="0046512F">
        <w:rPr>
          <w:rFonts w:ascii="Times New Roman" w:hAnsi="Times New Roman"/>
        </w:rPr>
        <w:t>is coming</w:t>
      </w:r>
      <w:r w:rsidR="008F16C2" w:rsidRPr="00E16FDC">
        <w:rPr>
          <w:rFonts w:ascii="Times New Roman" w:hAnsi="Times New Roman"/>
        </w:rPr>
        <w:t xml:space="preserve"> from the spatially uniform functio</w:t>
      </w:r>
      <w:r w:rsidR="007002A1">
        <w:rPr>
          <w:rFonts w:ascii="Times New Roman" w:hAnsi="Times New Roman"/>
        </w:rPr>
        <w:t>n from Eq.</w:t>
      </w:r>
      <w:r w:rsidR="00D64C8B">
        <w:rPr>
          <w:rFonts w:ascii="Times New Roman" w:hAnsi="Times New Roman"/>
        </w:rPr>
        <w:t xml:space="preserve"> (</w:t>
      </w:r>
      <w:r w:rsidR="007002A1">
        <w:rPr>
          <w:rFonts w:ascii="Times New Roman" w:hAnsi="Times New Roman"/>
        </w:rPr>
        <w:t>14</w:t>
      </w:r>
      <w:r w:rsidR="00D64C8B">
        <w:rPr>
          <w:rFonts w:ascii="Times New Roman" w:hAnsi="Times New Roman"/>
        </w:rPr>
        <w:t>)</w:t>
      </w:r>
      <w:r w:rsidR="007002A1">
        <w:rPr>
          <w:rFonts w:ascii="Times New Roman" w:hAnsi="Times New Roman"/>
        </w:rPr>
        <w:t xml:space="preserve"> in</w:t>
      </w:r>
      <w:r w:rsidR="00E4454B">
        <w:rPr>
          <w:rFonts w:ascii="Times New Roman" w:hAnsi="Times New Roman"/>
        </w:rPr>
        <w:t xml:space="preserve"> the</w:t>
      </w:r>
      <w:r w:rsidR="007002A1">
        <w:rPr>
          <w:rFonts w:ascii="Times New Roman" w:hAnsi="Times New Roman"/>
        </w:rPr>
        <w:t xml:space="preserve"> Laplace domain</w:t>
      </w:r>
      <w:commentRangeEnd w:id="137"/>
      <w:r w:rsidR="00FF6D31">
        <w:rPr>
          <w:rStyle w:val="CommentReference"/>
        </w:rPr>
        <w:commentReference w:id="137"/>
      </w:r>
      <w:r w:rsidR="007002A1">
        <w:rPr>
          <w:rFonts w:ascii="Times New Roman" w:hAnsi="Times New Roman"/>
        </w:rPr>
        <w:t xml:space="preserve">. </w:t>
      </w:r>
      <w:r w:rsidR="008F16C2" w:rsidRPr="00E16FDC">
        <w:rPr>
          <w:rFonts w:ascii="Times New Roman" w:hAnsi="Times New Roman"/>
        </w:rPr>
        <w:t>In the</w:t>
      </w:r>
      <w:r w:rsidR="007002A1">
        <w:rPr>
          <w:rFonts w:ascii="Times New Roman" w:hAnsi="Times New Roman"/>
        </w:rPr>
        <w:t xml:space="preserve"> </w:t>
      </w:r>
      <w:r w:rsidR="0092196D">
        <w:rPr>
          <w:rFonts w:ascii="Times New Roman" w:hAnsi="Times New Roman"/>
        </w:rPr>
        <w:t>p</w:t>
      </w:r>
      <w:r w:rsidR="008F16C2" w:rsidRPr="00E16FDC">
        <w:rPr>
          <w:rFonts w:ascii="Times New Roman" w:hAnsi="Times New Roman"/>
        </w:rPr>
        <w:t>rocess of deriving the above expressions for the pore pressure, temperature</w:t>
      </w:r>
      <w:r w:rsidR="00E4454B">
        <w:rPr>
          <w:rFonts w:ascii="Times New Roman" w:hAnsi="Times New Roman"/>
        </w:rPr>
        <w:t xml:space="preserve">, </w:t>
      </w:r>
      <w:r w:rsidR="008F16C2" w:rsidRPr="00E16FDC">
        <w:rPr>
          <w:rFonts w:ascii="Times New Roman" w:hAnsi="Times New Roman"/>
        </w:rPr>
        <w:t>and radial total stress</w:t>
      </w:r>
      <w:r>
        <w:rPr>
          <w:rFonts w:ascii="Times New Roman" w:hAnsi="Times New Roman"/>
        </w:rPr>
        <w:t xml:space="preserve"> (all </w:t>
      </w:r>
      <w:r w:rsidR="00EA4A69" w:rsidRPr="00E16FDC">
        <w:rPr>
          <w:rFonts w:ascii="Times New Roman" w:hAnsi="Times New Roman"/>
        </w:rPr>
        <w:t>in</w:t>
      </w:r>
      <w:r w:rsidR="00E4454B">
        <w:rPr>
          <w:rFonts w:ascii="Times New Roman" w:hAnsi="Times New Roman"/>
        </w:rPr>
        <w:t xml:space="preserve"> the</w:t>
      </w:r>
      <w:r w:rsidR="00EA4A69" w:rsidRPr="00E16FDC">
        <w:rPr>
          <w:rFonts w:ascii="Times New Roman" w:hAnsi="Times New Roman"/>
        </w:rPr>
        <w:t xml:space="preserve"> Laplace domain</w:t>
      </w:r>
      <w:r>
        <w:rPr>
          <w:rFonts w:ascii="Times New Roman" w:hAnsi="Times New Roman"/>
        </w:rPr>
        <w:t>)</w:t>
      </w:r>
      <w:r w:rsidR="00EA4A69" w:rsidRPr="00E16FDC">
        <w:rPr>
          <w:rFonts w:ascii="Times New Roman" w:hAnsi="Times New Roman"/>
        </w:rPr>
        <w:t>, w</w:t>
      </w:r>
      <w:r w:rsidR="00E4454B">
        <w:rPr>
          <w:rFonts w:ascii="Times New Roman" w:hAnsi="Times New Roman"/>
        </w:rPr>
        <w:t>e can create</w:t>
      </w:r>
      <w:r w:rsidR="00EA4A69" w:rsidRPr="00E16FDC">
        <w:rPr>
          <w:rFonts w:ascii="Times New Roman" w:hAnsi="Times New Roman"/>
        </w:rPr>
        <w:t xml:space="preserve"> three equa</w:t>
      </w:r>
      <w:r w:rsidR="007A4899">
        <w:rPr>
          <w:rFonts w:ascii="Times New Roman" w:hAnsi="Times New Roman"/>
        </w:rPr>
        <w:t xml:space="preserve">tions for these three </w:t>
      </w:r>
      <w:commentRangeStart w:id="138"/>
      <w:r w:rsidR="007A4899">
        <w:rPr>
          <w:rFonts w:ascii="Times New Roman" w:hAnsi="Times New Roman"/>
        </w:rPr>
        <w:t>unknowns</w:t>
      </w:r>
      <w:commentRangeEnd w:id="138"/>
      <w:r w:rsidR="00FF6D31">
        <w:rPr>
          <w:rStyle w:val="CommentReference"/>
        </w:rPr>
        <w:commentReference w:id="138"/>
      </w:r>
      <w:r w:rsidR="00B27921">
        <w:rPr>
          <w:rFonts w:ascii="Times New Roman" w:hAnsi="Times New Roman"/>
        </w:rPr>
        <w:t xml:space="preserve"> </w:t>
      </w:r>
    </w:p>
    <w:p w14:paraId="5B5FBD3D" w14:textId="77777777" w:rsidR="00A93EF4" w:rsidRDefault="00A93EF4" w:rsidP="00B27921">
      <w:pPr>
        <w:spacing w:line="360" w:lineRule="auto"/>
        <w:jc w:val="both"/>
        <w:rPr>
          <w:rFonts w:ascii="Times New Roman" w:hAnsi="Times New Roman"/>
        </w:rPr>
      </w:pPr>
    </w:p>
    <w:p w14:paraId="35E7B8D8" w14:textId="69C88F47" w:rsidR="00B907B3" w:rsidRDefault="007A4899" w:rsidP="00B27921">
      <w:pPr>
        <w:spacing w:line="360" w:lineRule="auto"/>
        <w:jc w:val="both"/>
        <w:rPr>
          <w:rFonts w:ascii="Times New Roman" w:hAnsi="Times New Roman"/>
        </w:rPr>
      </w:pPr>
      <w:r>
        <w:rPr>
          <w:rFonts w:ascii="Times New Roman" w:hAnsi="Times New Roman"/>
        </w:rPr>
        <w:t xml:space="preserve">               </w:t>
      </w:r>
      <w:r w:rsidR="00EA4A69" w:rsidRPr="00E16FDC">
        <w:rPr>
          <w:rFonts w:ascii="Times New Roman" w:hAnsi="Times New Roman"/>
        </w:rPr>
        <w:t xml:space="preserve"> </w:t>
      </w:r>
      <w:r w:rsidR="0090156F" w:rsidRPr="008F008B">
        <w:rPr>
          <w:rFonts w:ascii="Times New Roman" w:hAnsi="Times New Roman"/>
          <w:noProof/>
          <w:position w:val="-50"/>
        </w:rPr>
        <w:object w:dxaOrig="6920" w:dyaOrig="1120" w14:anchorId="57A75BA8">
          <v:shape id="_x0000_i1136" type="#_x0000_t75" alt="" style="width:346.4pt;height:58.4pt;mso-width-percent:0;mso-height-percent:0;mso-width-percent:0;mso-height-percent:0" o:ole="">
            <v:imagedata r:id="rId231" o:title=""/>
          </v:shape>
          <o:OLEObject Type="Embed" ProgID="Equation.DSMT4" ShapeID="_x0000_i1136" DrawAspect="Content" ObjectID="_1724243418" r:id="rId232"/>
        </w:object>
      </w:r>
      <w:r>
        <w:rPr>
          <w:rFonts w:ascii="Times New Roman" w:hAnsi="Times New Roman"/>
        </w:rPr>
        <w:t>,</w:t>
      </w:r>
      <w:r w:rsidR="00E73BBF">
        <w:rPr>
          <w:rFonts w:ascii="Times New Roman" w:hAnsi="Times New Roman"/>
        </w:rPr>
        <w:t xml:space="preserve">          </w:t>
      </w:r>
      <w:r>
        <w:rPr>
          <w:rFonts w:ascii="Times New Roman" w:hAnsi="Times New Roman"/>
        </w:rPr>
        <w:t xml:space="preserve"> </w:t>
      </w:r>
      <w:r w:rsidR="00E73BBF">
        <w:rPr>
          <w:rFonts w:ascii="Times New Roman" w:hAnsi="Times New Roman"/>
        </w:rPr>
        <w:t xml:space="preserve">   </w:t>
      </w:r>
      <w:r>
        <w:rPr>
          <w:rFonts w:ascii="Times New Roman" w:hAnsi="Times New Roman"/>
        </w:rPr>
        <w:t xml:space="preserve">   </w:t>
      </w:r>
      <w:r w:rsidR="00E73BBF" w:rsidRPr="00B907B3">
        <w:rPr>
          <w:rFonts w:ascii="Times New Roman" w:hAnsi="Times New Roman"/>
        </w:rPr>
        <w:t xml:space="preserve">      </w:t>
      </w:r>
      <w:r w:rsidR="00B907B3" w:rsidRPr="00B907B3">
        <w:rPr>
          <w:rFonts w:ascii="Times New Roman" w:hAnsi="Times New Roman"/>
        </w:rPr>
        <w:t>（</w:t>
      </w:r>
      <w:r w:rsidR="00B907B3" w:rsidRPr="00B907B3">
        <w:rPr>
          <w:rFonts w:ascii="Times New Roman" w:hAnsi="Times New Roman"/>
        </w:rPr>
        <w:t>23</w:t>
      </w:r>
      <w:r w:rsidR="00B907B3" w:rsidRPr="00B907B3">
        <w:rPr>
          <w:rFonts w:ascii="Times New Roman" w:hAnsi="Times New Roman"/>
        </w:rPr>
        <w:t>）</w:t>
      </w:r>
    </w:p>
    <w:p w14:paraId="56F0D23C" w14:textId="2DAA1F9C" w:rsidR="00B27921" w:rsidRDefault="007A4899" w:rsidP="00B27921">
      <w:pPr>
        <w:spacing w:line="360" w:lineRule="auto"/>
        <w:jc w:val="both"/>
        <w:rPr>
          <w:rFonts w:ascii="Times New Roman" w:hAnsi="Times New Roman"/>
        </w:rPr>
      </w:pPr>
      <w:r>
        <w:rPr>
          <w:rFonts w:ascii="Times New Roman" w:hAnsi="Times New Roman"/>
        </w:rPr>
        <w:t>w</w:t>
      </w:r>
      <w:r w:rsidR="00EA4A69">
        <w:rPr>
          <w:rFonts w:ascii="Times New Roman" w:hAnsi="Times New Roman"/>
        </w:rPr>
        <w:t>here</w:t>
      </w:r>
    </w:p>
    <w:p w14:paraId="6C720EBB" w14:textId="395A17FD" w:rsidR="00EA4A69" w:rsidRDefault="0090156F" w:rsidP="007A4899">
      <w:pPr>
        <w:spacing w:line="360" w:lineRule="auto"/>
        <w:rPr>
          <w:rFonts w:ascii="Times New Roman" w:hAnsi="Times New Roman"/>
        </w:rPr>
      </w:pPr>
      <w:r w:rsidRPr="00856D6E">
        <w:rPr>
          <w:rFonts w:ascii="Times New Roman" w:hAnsi="Times New Roman"/>
          <w:noProof/>
          <w:position w:val="-34"/>
        </w:rPr>
        <w:object w:dxaOrig="6500" w:dyaOrig="720" w14:anchorId="1C92B931">
          <v:shape id="_x0000_i1137" type="#_x0000_t75" alt="" style="width:325.35pt;height:37.35pt;mso-width-percent:0;mso-height-percent:0;mso-width-percent:0;mso-height-percent:0" o:ole="">
            <v:imagedata r:id="rId233" o:title=""/>
          </v:shape>
          <o:OLEObject Type="Embed" ProgID="Equation.DSMT4" ShapeID="_x0000_i1137" DrawAspect="Content" ObjectID="_1724243419" r:id="rId234"/>
        </w:object>
      </w:r>
      <w:r w:rsidR="007A4899">
        <w:rPr>
          <w:rFonts w:ascii="Times New Roman" w:hAnsi="Times New Roman"/>
          <w:noProof/>
        </w:rPr>
        <w:t>,</w:t>
      </w:r>
      <w:r w:rsidRPr="00856D6E">
        <w:rPr>
          <w:rFonts w:ascii="Times New Roman" w:hAnsi="Times New Roman"/>
          <w:noProof/>
          <w:position w:val="-34"/>
        </w:rPr>
        <w:object w:dxaOrig="6580" w:dyaOrig="720" w14:anchorId="0B58D16D">
          <v:shape id="_x0000_i1138" type="#_x0000_t75" alt="" style="width:330.1pt;height:37.35pt;mso-width-percent:0;mso-height-percent:0;mso-width-percent:0;mso-height-percent:0" o:ole="">
            <v:imagedata r:id="rId235" o:title=""/>
          </v:shape>
          <o:OLEObject Type="Embed" ProgID="Equation.DSMT4" ShapeID="_x0000_i1138" DrawAspect="Content" ObjectID="_1724243420" r:id="rId236"/>
        </w:object>
      </w:r>
      <w:r w:rsidR="007A4899">
        <w:rPr>
          <w:rFonts w:ascii="Times New Roman" w:hAnsi="Times New Roman"/>
          <w:noProof/>
        </w:rPr>
        <w:t>,</w:t>
      </w:r>
    </w:p>
    <w:p w14:paraId="6EAC0D5F" w14:textId="6CDADB5F" w:rsidR="00EA4A69" w:rsidRDefault="0090156F" w:rsidP="007A4899">
      <w:pPr>
        <w:keepNext/>
        <w:rPr>
          <w:rFonts w:ascii="Times New Roman" w:hAnsi="Times New Roman"/>
        </w:rPr>
      </w:pPr>
      <w:r w:rsidRPr="00856D6E">
        <w:rPr>
          <w:rFonts w:ascii="Times New Roman" w:hAnsi="Times New Roman"/>
          <w:noProof/>
          <w:position w:val="-36"/>
        </w:rPr>
        <w:object w:dxaOrig="7000" w:dyaOrig="840" w14:anchorId="6A9B4A5F">
          <v:shape id="_x0000_i1139" type="#_x0000_t75" alt="" style="width:350.5pt;height:42.1pt;mso-width-percent:0;mso-height-percent:0;mso-width-percent:0;mso-height-percent:0" o:ole="">
            <v:imagedata r:id="rId237" o:title=""/>
          </v:shape>
          <o:OLEObject Type="Embed" ProgID="Equation.DSMT4" ShapeID="_x0000_i1139" DrawAspect="Content" ObjectID="_1724243421" r:id="rId238"/>
        </w:object>
      </w:r>
      <w:r w:rsidR="007A4899">
        <w:rPr>
          <w:rFonts w:ascii="Times New Roman" w:hAnsi="Times New Roman"/>
          <w:noProof/>
        </w:rPr>
        <w:t>,</w:t>
      </w:r>
    </w:p>
    <w:p w14:paraId="5989F603" w14:textId="7785ACA8" w:rsidR="00EA4A69" w:rsidRDefault="0090156F" w:rsidP="00EA4A69">
      <w:pPr>
        <w:keepNext/>
        <w:rPr>
          <w:rFonts w:ascii="Times New Roman" w:hAnsi="Times New Roman"/>
        </w:rPr>
      </w:pPr>
      <w:r w:rsidRPr="004C4816">
        <w:rPr>
          <w:rFonts w:ascii="Times New Roman" w:hAnsi="Times New Roman"/>
          <w:noProof/>
          <w:position w:val="-12"/>
        </w:rPr>
        <w:object w:dxaOrig="1760" w:dyaOrig="360" w14:anchorId="01C58D22">
          <v:shape id="_x0000_i1140" type="#_x0000_t75" alt="" style="width:85.6pt;height:17pt;mso-width-percent:0;mso-height-percent:0;mso-width-percent:0;mso-height-percent:0" o:ole="">
            <v:imagedata r:id="rId239" o:title=""/>
          </v:shape>
          <o:OLEObject Type="Embed" ProgID="Equation.DSMT4" ShapeID="_x0000_i1140" DrawAspect="Content" ObjectID="_1724243422" r:id="rId240"/>
        </w:object>
      </w:r>
      <w:r w:rsidR="007A4899">
        <w:rPr>
          <w:rFonts w:ascii="Times New Roman" w:hAnsi="Times New Roman"/>
          <w:noProof/>
        </w:rPr>
        <w:t>,</w:t>
      </w:r>
    </w:p>
    <w:p w14:paraId="1CAFBEB6" w14:textId="6427F2C5" w:rsidR="00EA4A69" w:rsidRDefault="0090156F" w:rsidP="00EA4A69">
      <w:pPr>
        <w:keepNext/>
        <w:rPr>
          <w:rFonts w:ascii="Times New Roman" w:hAnsi="Times New Roman"/>
        </w:rPr>
      </w:pPr>
      <w:r w:rsidRPr="0061019F">
        <w:rPr>
          <w:rFonts w:ascii="Times New Roman" w:hAnsi="Times New Roman"/>
          <w:noProof/>
          <w:position w:val="-24"/>
        </w:rPr>
        <w:object w:dxaOrig="2760" w:dyaOrig="620" w14:anchorId="6573B9AE">
          <v:shape id="_x0000_i1141" type="#_x0000_t75" alt="" style="width:139.25pt;height:29.9pt;mso-width-percent:0;mso-height-percent:0;mso-width-percent:0;mso-height-percent:0" o:ole="">
            <v:imagedata r:id="rId241" o:title=""/>
          </v:shape>
          <o:OLEObject Type="Embed" ProgID="Equation.DSMT4" ShapeID="_x0000_i1141" DrawAspect="Content" ObjectID="_1724243423" r:id="rId242"/>
        </w:object>
      </w:r>
      <w:r w:rsidR="007A4899">
        <w:rPr>
          <w:rFonts w:ascii="Times New Roman" w:hAnsi="Times New Roman"/>
          <w:noProof/>
        </w:rPr>
        <w:t>,</w:t>
      </w:r>
    </w:p>
    <w:p w14:paraId="1D341BFE" w14:textId="4F4E5065" w:rsidR="00EA4A69" w:rsidRDefault="0090156F" w:rsidP="00EA4A69">
      <w:pPr>
        <w:keepNext/>
        <w:rPr>
          <w:rFonts w:ascii="Times New Roman" w:hAnsi="Times New Roman"/>
        </w:rPr>
      </w:pPr>
      <w:r w:rsidRPr="0061019F">
        <w:rPr>
          <w:rFonts w:ascii="Times New Roman" w:hAnsi="Times New Roman"/>
          <w:noProof/>
          <w:position w:val="-24"/>
        </w:rPr>
        <w:object w:dxaOrig="2920" w:dyaOrig="620" w14:anchorId="2590779A">
          <v:shape id="_x0000_i1142" type="#_x0000_t75" alt="" style="width:146.05pt;height:29.9pt;mso-width-percent:0;mso-height-percent:0;mso-width-percent:0;mso-height-percent:0" o:ole="">
            <v:imagedata r:id="rId243" o:title=""/>
          </v:shape>
          <o:OLEObject Type="Embed" ProgID="Equation.DSMT4" ShapeID="_x0000_i1142" DrawAspect="Content" ObjectID="_1724243424" r:id="rId244"/>
        </w:object>
      </w:r>
      <w:r w:rsidR="007A4899">
        <w:rPr>
          <w:rFonts w:ascii="Times New Roman" w:hAnsi="Times New Roman"/>
          <w:noProof/>
        </w:rPr>
        <w:t>,</w:t>
      </w:r>
    </w:p>
    <w:p w14:paraId="7322AAE0" w14:textId="4828719E" w:rsidR="00EA4A69" w:rsidRDefault="0090156F" w:rsidP="00EA4A69">
      <w:pPr>
        <w:keepNext/>
        <w:rPr>
          <w:rFonts w:ascii="Times New Roman" w:hAnsi="Times New Roman"/>
        </w:rPr>
      </w:pPr>
      <w:r w:rsidRPr="0061019F">
        <w:rPr>
          <w:rFonts w:ascii="Times New Roman" w:hAnsi="Times New Roman"/>
          <w:noProof/>
          <w:position w:val="-24"/>
        </w:rPr>
        <w:object w:dxaOrig="2120" w:dyaOrig="620" w14:anchorId="1B22493E">
          <v:shape id="_x0000_i1143" type="#_x0000_t75" alt="" style="width:101.9pt;height:29.9pt;mso-width-percent:0;mso-height-percent:0;mso-width-percent:0;mso-height-percent:0" o:ole="">
            <v:imagedata r:id="rId245" o:title=""/>
          </v:shape>
          <o:OLEObject Type="Embed" ProgID="Equation.DSMT4" ShapeID="_x0000_i1143" DrawAspect="Content" ObjectID="_1724243425" r:id="rId246"/>
        </w:object>
      </w:r>
      <w:r w:rsidR="007A4899">
        <w:rPr>
          <w:rFonts w:ascii="Times New Roman" w:hAnsi="Times New Roman"/>
          <w:noProof/>
        </w:rPr>
        <w:t>,</w:t>
      </w:r>
    </w:p>
    <w:p w14:paraId="140237C8" w14:textId="4B0C6D40" w:rsidR="00EA4A69" w:rsidRPr="001F6E5E" w:rsidRDefault="0090156F" w:rsidP="00EA4A69">
      <w:pPr>
        <w:keepNext/>
        <w:rPr>
          <w:rFonts w:ascii="Times New Roman" w:hAnsi="Times New Roman"/>
        </w:rPr>
      </w:pPr>
      <w:r w:rsidRPr="0061019F">
        <w:rPr>
          <w:rFonts w:ascii="Times New Roman" w:hAnsi="Times New Roman"/>
          <w:noProof/>
          <w:position w:val="-24"/>
        </w:rPr>
        <w:object w:dxaOrig="2299" w:dyaOrig="620" w14:anchorId="4E2C3048">
          <v:shape id="_x0000_i1144" type="#_x0000_t75" alt="" style="width:115.45pt;height:29.9pt;mso-width-percent:0;mso-height-percent:0;mso-width-percent:0;mso-height-percent:0" o:ole="">
            <v:imagedata r:id="rId247" o:title=""/>
          </v:shape>
          <o:OLEObject Type="Embed" ProgID="Equation.DSMT4" ShapeID="_x0000_i1144" DrawAspect="Content" ObjectID="_1724243426" r:id="rId248"/>
        </w:object>
      </w:r>
      <w:r w:rsidR="007A4899">
        <w:rPr>
          <w:rFonts w:ascii="Times New Roman" w:hAnsi="Times New Roman"/>
          <w:noProof/>
        </w:rPr>
        <w:t>.</w:t>
      </w:r>
    </w:p>
    <w:p w14:paraId="3422B66B" w14:textId="31ABAACA" w:rsidR="00A26F68" w:rsidRDefault="00A95FAA" w:rsidP="00B430F0">
      <w:pPr>
        <w:keepNext/>
        <w:spacing w:line="360" w:lineRule="auto"/>
        <w:jc w:val="both"/>
        <w:rPr>
          <w:rFonts w:ascii="Times New Roman" w:hAnsi="Times New Roman"/>
        </w:rPr>
      </w:pPr>
      <w:r>
        <w:rPr>
          <w:rFonts w:ascii="Times New Roman" w:hAnsi="Times New Roman"/>
        </w:rPr>
        <w:tab/>
      </w:r>
      <w:r w:rsidR="00EA4A69" w:rsidRPr="00E16FDC">
        <w:rPr>
          <w:rFonts w:ascii="Times New Roman" w:hAnsi="Times New Roman"/>
        </w:rPr>
        <w:t>S</w:t>
      </w:r>
      <w:r w:rsidR="00E4454B">
        <w:rPr>
          <w:rFonts w:ascii="Times New Roman" w:hAnsi="Times New Roman"/>
        </w:rPr>
        <w:t>o when</w:t>
      </w:r>
      <w:r w:rsidR="00EA4A69" w:rsidRPr="00E16FDC">
        <w:rPr>
          <w:rFonts w:ascii="Times New Roman" w:hAnsi="Times New Roman"/>
        </w:rPr>
        <w:t xml:space="preserve"> given a value of s, the</w:t>
      </w:r>
      <w:r w:rsidR="0046512F">
        <w:rPr>
          <w:rFonts w:ascii="Times New Roman" w:hAnsi="Times New Roman"/>
        </w:rPr>
        <w:t xml:space="preserve"> </w:t>
      </w:r>
      <w:r w:rsidR="0090156F" w:rsidRPr="00E16FDC">
        <w:rPr>
          <w:rFonts w:ascii="Times New Roman" w:hAnsi="Times New Roman"/>
          <w:noProof/>
          <w:position w:val="-12"/>
        </w:rPr>
        <w:object w:dxaOrig="499" w:dyaOrig="360" w14:anchorId="743899C8">
          <v:shape id="_x0000_i1145" type="#_x0000_t75" alt="" style="width:23.75pt;height:17pt;mso-width-percent:0;mso-height-percent:0;mso-width-percent:0;mso-height-percent:0" o:ole="">
            <v:imagedata r:id="rId225" o:title=""/>
          </v:shape>
          <o:OLEObject Type="Embed" ProgID="Equation.DSMT4" ShapeID="_x0000_i1145" DrawAspect="Content" ObjectID="_1724243427" r:id="rId249"/>
        </w:object>
      </w:r>
      <w:r w:rsidR="0046512F">
        <w:rPr>
          <w:rFonts w:ascii="Times New Roman" w:hAnsi="Times New Roman"/>
          <w:noProof/>
        </w:rPr>
        <w:t xml:space="preserve"> </w:t>
      </w:r>
      <w:r w:rsidR="00EA4A69" w:rsidRPr="00E16FDC">
        <w:rPr>
          <w:rFonts w:ascii="Times New Roman" w:hAnsi="Times New Roman"/>
        </w:rPr>
        <w:t>can be readily comp</w:t>
      </w:r>
      <w:r w:rsidR="00E4454B">
        <w:rPr>
          <w:rFonts w:ascii="Times New Roman" w:hAnsi="Times New Roman"/>
        </w:rPr>
        <w:t xml:space="preserve">uted, thus the solution </w:t>
      </w:r>
      <w:r w:rsidR="00EA4A69" w:rsidRPr="00E16FDC">
        <w:rPr>
          <w:rFonts w:ascii="Times New Roman" w:hAnsi="Times New Roman"/>
        </w:rPr>
        <w:t>can be numerically inverted to the time domain using Stehfest’s method</w:t>
      </w:r>
      <w:r w:rsidR="00E73BBF">
        <w:rPr>
          <w:rFonts w:ascii="Times New Roman" w:hAnsi="Times New Roman"/>
        </w:rPr>
        <w:t xml:space="preserve"> </w:t>
      </w:r>
      <w:r w:rsidR="00E73BBF">
        <w:rPr>
          <w:rFonts w:ascii="Times New Roman" w:hAnsi="Times New Roman"/>
        </w:rPr>
        <w:fldChar w:fldCharType="begin"/>
      </w:r>
      <w:r w:rsidR="004148D1">
        <w:rPr>
          <w:rFonts w:ascii="Times New Roman" w:hAnsi="Times New Roman"/>
        </w:rPr>
        <w:instrText xml:space="preserve"> ADDIN EN.CITE &lt;EndNote&gt;&lt;Cite&gt;&lt;Author&gt;Stehfest&lt;/Author&gt;&lt;Year&gt;1970&lt;/Year&gt;&lt;RecNum&gt;88&lt;/RecNum&gt;&lt;DisplayText&gt;(Stehfest, 1970)&lt;/DisplayText&gt;&lt;record&gt;&lt;rec-number&gt;88&lt;/rec-number&gt;&lt;foreign-keys&gt;&lt;key app="EN" db-id="xrt0eexxkfpstqer0xlvs2vzff2w2rveftf9" timestamp="1650042590"&gt;88&lt;/key&gt;&lt;/foreign-keys&gt;&lt;ref-type name="Journal Article"&gt;17&lt;/ref-type&gt;&lt;contributors&gt;&lt;authors&gt;&lt;author&gt;Stehfest, Harald&lt;/author&gt;&lt;/authors&gt;&lt;/contributors&gt;&lt;titles&gt;&lt;title&gt;Algorithm 368: Numerical inversion of Laplace transforms [D5]&lt;/title&gt;&lt;secondary-title&gt;Communications of the ACM&lt;/secondary-title&gt;&lt;/titles&gt;&lt;periodical&gt;&lt;full-title&gt;Communications of the ACM&lt;/full-title&gt;&lt;/periodical&gt;&lt;pages&gt;47-49&lt;/pages&gt;&lt;volume&gt;13&lt;/volume&gt;&lt;number&gt;1&lt;/number&gt;&lt;dates&gt;&lt;year&gt;1970&lt;/year&gt;&lt;/dates&gt;&lt;isbn&gt;0001-0782&lt;/isbn&gt;&lt;urls&gt;&lt;/urls&gt;&lt;/record&gt;&lt;/Cite&gt;&lt;/EndNote&gt;</w:instrText>
      </w:r>
      <w:r w:rsidR="00E73BBF">
        <w:rPr>
          <w:rFonts w:ascii="Times New Roman" w:hAnsi="Times New Roman"/>
        </w:rPr>
        <w:fldChar w:fldCharType="separate"/>
      </w:r>
      <w:r w:rsidR="00E73BBF">
        <w:rPr>
          <w:rFonts w:ascii="Times New Roman" w:hAnsi="Times New Roman"/>
          <w:noProof/>
        </w:rPr>
        <w:t>(Stehfest, 1970)</w:t>
      </w:r>
      <w:r w:rsidR="00E73BBF">
        <w:rPr>
          <w:rFonts w:ascii="Times New Roman" w:hAnsi="Times New Roman"/>
        </w:rPr>
        <w:fldChar w:fldCharType="end"/>
      </w:r>
      <w:r w:rsidR="00EA4A69" w:rsidRPr="00E16FDC">
        <w:rPr>
          <w:rFonts w:ascii="Times New Roman" w:hAnsi="Times New Roman"/>
        </w:rPr>
        <w:t>, which has been proved to be efficient in poroelastic problems</w:t>
      </w:r>
      <w:r w:rsidR="00E4454B">
        <w:rPr>
          <w:rFonts w:ascii="Times New Roman" w:hAnsi="Times New Roman"/>
        </w:rPr>
        <w:t xml:space="preserve">, </w:t>
      </w:r>
      <w:r w:rsidR="001F6E5E">
        <w:rPr>
          <w:rFonts w:ascii="Times New Roman" w:hAnsi="Times New Roman"/>
        </w:rPr>
        <w:t>and its details are shown in Appendix B</w:t>
      </w:r>
      <w:r w:rsidR="00EA4A69" w:rsidRPr="00E16FDC">
        <w:rPr>
          <w:rFonts w:ascii="Times New Roman" w:hAnsi="Times New Roman"/>
        </w:rPr>
        <w:t xml:space="preserve">. </w:t>
      </w:r>
    </w:p>
    <w:p w14:paraId="32BCFAA4" w14:textId="77777777" w:rsidR="00A26F68" w:rsidRPr="00A26F68" w:rsidRDefault="00A26F68" w:rsidP="00B07C95">
      <w:pPr>
        <w:keepNext/>
      </w:pPr>
    </w:p>
    <w:p w14:paraId="16E84244" w14:textId="2F0B6354" w:rsidR="00372656" w:rsidRPr="0013783D" w:rsidRDefault="00E73BBF" w:rsidP="0013783D">
      <w:pPr>
        <w:pStyle w:val="Paper"/>
      </w:pPr>
      <w:r>
        <w:t>4</w:t>
      </w:r>
      <w:r w:rsidR="00CA5620">
        <w:t xml:space="preserve">. </w:t>
      </w:r>
      <w:r w:rsidR="00160C48">
        <w:t xml:space="preserve">Behavior of the Model </w:t>
      </w:r>
      <w:del w:id="139" w:author="Bunger, Andrew P" w:date="2022-09-08T16:35:00Z">
        <w:r w:rsidR="00D27DE2" w:rsidRPr="0013783D" w:rsidDel="00FC72C8">
          <w:delText xml:space="preserve">and </w:delText>
        </w:r>
        <w:commentRangeStart w:id="140"/>
        <w:commentRangeStart w:id="141"/>
        <w:commentRangeStart w:id="142"/>
        <w:commentRangeStart w:id="143"/>
        <w:r w:rsidR="00D27DE2" w:rsidRPr="0013783D" w:rsidDel="00FC72C8">
          <w:delText>Discussion</w:delText>
        </w:r>
        <w:r w:rsidR="00BB2BB6" w:rsidDel="00FC72C8">
          <w:delText>s</w:delText>
        </w:r>
        <w:commentRangeEnd w:id="140"/>
        <w:r w:rsidR="00557128" w:rsidDel="00FC72C8">
          <w:rPr>
            <w:rStyle w:val="CommentReference"/>
            <w:rFonts w:asciiTheme="minorHAnsi" w:eastAsiaTheme="minorEastAsia" w:hAnsiTheme="minorHAnsi" w:cs="Times New Roman"/>
          </w:rPr>
          <w:commentReference w:id="140"/>
        </w:r>
        <w:commentRangeEnd w:id="141"/>
        <w:r w:rsidR="00ED11D6" w:rsidDel="00FC72C8">
          <w:rPr>
            <w:rStyle w:val="CommentReference"/>
            <w:rFonts w:asciiTheme="minorHAnsi" w:eastAsiaTheme="minorEastAsia" w:hAnsiTheme="minorHAnsi" w:cs="Times New Roman"/>
          </w:rPr>
          <w:commentReference w:id="141"/>
        </w:r>
        <w:commentRangeEnd w:id="142"/>
        <w:r w:rsidR="002424D2" w:rsidDel="00FC72C8">
          <w:rPr>
            <w:rStyle w:val="CommentReference"/>
            <w:rFonts w:asciiTheme="minorHAnsi" w:eastAsiaTheme="minorEastAsia" w:hAnsiTheme="minorHAnsi" w:cs="Times New Roman"/>
          </w:rPr>
          <w:commentReference w:id="142"/>
        </w:r>
        <w:commentRangeEnd w:id="143"/>
        <w:r w:rsidR="00107A49" w:rsidDel="00FC72C8">
          <w:rPr>
            <w:rStyle w:val="CommentReference"/>
            <w:rFonts w:asciiTheme="minorHAnsi" w:eastAsiaTheme="minorEastAsia" w:hAnsiTheme="minorHAnsi" w:cs="Times New Roman"/>
          </w:rPr>
          <w:commentReference w:id="143"/>
        </w:r>
      </w:del>
    </w:p>
    <w:p w14:paraId="25B32D68" w14:textId="77777777" w:rsidR="00FE04B5" w:rsidRDefault="0013783D" w:rsidP="006F59B8">
      <w:pPr>
        <w:adjustRightInd w:val="0"/>
        <w:snapToGrid w:val="0"/>
        <w:spacing w:line="360" w:lineRule="auto"/>
        <w:jc w:val="both"/>
        <w:rPr>
          <w:ins w:id="144" w:author="Bunger, Andrew P" w:date="2022-09-09T04:03:00Z"/>
          <w:rFonts w:ascii="Times New Roman" w:hAnsi="Times New Roman"/>
        </w:rPr>
      </w:pPr>
      <w:r>
        <w:rPr>
          <w:rFonts w:ascii="Times New Roman" w:hAnsi="Times New Roman"/>
        </w:rPr>
        <w:tab/>
      </w:r>
      <w:commentRangeStart w:id="145"/>
      <w:r w:rsidR="00372656" w:rsidRPr="0013783D">
        <w:rPr>
          <w:rFonts w:ascii="Times New Roman" w:hAnsi="Times New Roman"/>
        </w:rPr>
        <w:t xml:space="preserve">The </w:t>
      </w:r>
      <w:r w:rsidR="008E5BEF">
        <w:rPr>
          <w:rFonts w:ascii="Times New Roman" w:hAnsi="Times New Roman"/>
        </w:rPr>
        <w:t>notation</w:t>
      </w:r>
      <w:del w:id="146" w:author="Bunger, Andrew P" w:date="2022-09-08T18:01:00Z">
        <w:r w:rsidR="008E5BEF" w:rsidDel="00EB0341">
          <w:rPr>
            <w:rFonts w:ascii="Times New Roman" w:hAnsi="Times New Roman"/>
          </w:rPr>
          <w:delText>s</w:delText>
        </w:r>
      </w:del>
      <w:r w:rsidR="008E5BEF">
        <w:rPr>
          <w:rFonts w:ascii="Times New Roman" w:hAnsi="Times New Roman"/>
        </w:rPr>
        <w:t xml:space="preserve"> </w:t>
      </w:r>
      <w:r w:rsidR="00E4454B">
        <w:rPr>
          <w:rFonts w:ascii="Times New Roman" w:hAnsi="Times New Roman"/>
        </w:rPr>
        <w:t xml:space="preserve">that </w:t>
      </w:r>
      <w:r w:rsidR="008E5BEF">
        <w:rPr>
          <w:rFonts w:ascii="Times New Roman" w:hAnsi="Times New Roman"/>
        </w:rPr>
        <w:t xml:space="preserve">are used for the modeling are </w:t>
      </w:r>
      <w:r w:rsidR="008E5BEF" w:rsidRPr="00A02BD8">
        <w:rPr>
          <w:rFonts w:ascii="Times New Roman" w:hAnsi="Times New Roman"/>
        </w:rPr>
        <w:t xml:space="preserve">summarized </w:t>
      </w:r>
      <w:r w:rsidR="00F61710">
        <w:rPr>
          <w:rFonts w:ascii="Times New Roman" w:hAnsi="Times New Roman"/>
        </w:rPr>
        <w:t xml:space="preserve">in </w:t>
      </w:r>
      <w:r w:rsidR="00372656" w:rsidRPr="00A02BD8">
        <w:rPr>
          <w:rFonts w:ascii="Times New Roman" w:hAnsi="Times New Roman"/>
        </w:rPr>
        <w:t>Table 1</w:t>
      </w:r>
      <w:r w:rsidR="00E4454B">
        <w:rPr>
          <w:rFonts w:ascii="Times New Roman" w:hAnsi="Times New Roman"/>
        </w:rPr>
        <w:t xml:space="preserve"> in </w:t>
      </w:r>
      <w:r w:rsidR="00F61710">
        <w:rPr>
          <w:rFonts w:ascii="Times New Roman" w:hAnsi="Times New Roman"/>
        </w:rPr>
        <w:t>Appendix A</w:t>
      </w:r>
      <w:r w:rsidR="00372656" w:rsidRPr="00A02BD8">
        <w:rPr>
          <w:rFonts w:ascii="Times New Roman" w:hAnsi="Times New Roman"/>
        </w:rPr>
        <w:t xml:space="preserve">. </w:t>
      </w:r>
      <w:commentRangeEnd w:id="145"/>
      <w:r w:rsidR="00EB0341">
        <w:rPr>
          <w:rStyle w:val="CommentReference"/>
        </w:rPr>
        <w:commentReference w:id="145"/>
      </w:r>
    </w:p>
    <w:p w14:paraId="0EADDA39" w14:textId="77777777" w:rsidR="00BB1009" w:rsidRDefault="00FE04B5" w:rsidP="00BB1009">
      <w:pPr>
        <w:adjustRightInd w:val="0"/>
        <w:snapToGrid w:val="0"/>
        <w:spacing w:line="360" w:lineRule="auto"/>
        <w:ind w:firstLine="720"/>
        <w:jc w:val="both"/>
        <w:rPr>
          <w:ins w:id="147" w:author="Bunger, Andrew P" w:date="2022-09-09T04:07:00Z"/>
          <w:rFonts w:ascii="Times New Roman" w:hAnsi="Times New Roman"/>
        </w:rPr>
      </w:pPr>
      <w:ins w:id="148" w:author="Bunger, Andrew P" w:date="2022-09-09T04:03:00Z">
        <w:r>
          <w:rPr>
            <w:rFonts w:ascii="Times New Roman" w:hAnsi="Times New Roman"/>
          </w:rPr>
          <w:t xml:space="preserve">An </w:t>
        </w:r>
      </w:ins>
      <w:ins w:id="149" w:author="Bunger, Andrew P" w:date="2022-09-09T04:04:00Z">
        <w:r>
          <w:rPr>
            <w:rFonts w:ascii="Times New Roman" w:hAnsi="Times New Roman"/>
          </w:rPr>
          <w:t>example</w:t>
        </w:r>
      </w:ins>
      <w:ins w:id="150" w:author="Bunger, Andrew P" w:date="2022-09-09T04:03:00Z">
        <w:r>
          <w:rPr>
            <w:rFonts w:ascii="Times New Roman" w:hAnsi="Times New Roman"/>
          </w:rPr>
          <w:t xml:space="preserve"> case is selected in order to</w:t>
        </w:r>
      </w:ins>
      <w:ins w:id="151" w:author="Bunger, Andrew P" w:date="2022-09-09T04:04:00Z">
        <w:r>
          <w:rPr>
            <w:rFonts w:ascii="Times New Roman" w:hAnsi="Times New Roman"/>
          </w:rPr>
          <w:t xml:space="preserve"> illustrate the behavior of the model. </w:t>
        </w:r>
      </w:ins>
      <w:ins w:id="152" w:author="Bunger, Andrew P" w:date="2022-09-09T04:06:00Z">
        <w:r w:rsidR="00BB1009">
          <w:rPr>
            <w:rFonts w:ascii="Times New Roman" w:hAnsi="Times New Roman"/>
          </w:rPr>
          <w:t>T</w:t>
        </w:r>
      </w:ins>
      <w:ins w:id="153" w:author="Bunger, Andrew P" w:date="2022-09-09T04:07:00Z">
        <w:r w:rsidR="00BB1009">
          <w:rPr>
            <w:rFonts w:ascii="Times New Roman" w:hAnsi="Times New Roman"/>
          </w:rPr>
          <w:t>his example involves all three loading modes, specifically:</w:t>
        </w:r>
      </w:ins>
    </w:p>
    <w:p w14:paraId="3F866C9B" w14:textId="45B2DC21" w:rsidR="0016626B" w:rsidRPr="0016626B" w:rsidRDefault="00CE30C4" w:rsidP="0016626B">
      <w:pPr>
        <w:pStyle w:val="ListParagraph"/>
        <w:numPr>
          <w:ilvl w:val="0"/>
          <w:numId w:val="2"/>
        </w:numPr>
        <w:adjustRightInd w:val="0"/>
        <w:snapToGrid w:val="0"/>
        <w:spacing w:line="360" w:lineRule="auto"/>
        <w:jc w:val="both"/>
        <w:rPr>
          <w:ins w:id="154" w:author="Bunger, Andrew P" w:date="2022-09-09T04:10:00Z"/>
          <w:rFonts w:ascii="Times New Roman" w:hAnsi="Times New Roman"/>
          <w:rPrChange w:id="155" w:author="Bunger, Andrew P" w:date="2022-09-09T04:11:00Z">
            <w:rPr>
              <w:ins w:id="156" w:author="Bunger, Andrew P" w:date="2022-09-09T04:10:00Z"/>
            </w:rPr>
          </w:rPrChange>
        </w:rPr>
        <w:pPrChange w:id="157" w:author="Bunger, Andrew P" w:date="2022-09-09T04:11:00Z">
          <w:pPr>
            <w:adjustRightInd w:val="0"/>
            <w:snapToGrid w:val="0"/>
            <w:spacing w:line="360" w:lineRule="auto"/>
            <w:ind w:firstLine="720"/>
            <w:jc w:val="both"/>
          </w:pPr>
        </w:pPrChange>
      </w:pPr>
      <w:commentRangeStart w:id="158"/>
      <w:del w:id="159" w:author="Bunger, Andrew P" w:date="2022-09-09T04:06:00Z">
        <w:r w:rsidRPr="0016626B" w:rsidDel="00BB1009">
          <w:rPr>
            <w:rFonts w:ascii="Times New Roman" w:hAnsi="Times New Roman"/>
            <w:rPrChange w:id="160" w:author="Bunger, Andrew P" w:date="2022-09-09T04:11:00Z">
              <w:rPr/>
            </w:rPrChange>
          </w:rPr>
          <w:delText>T</w:delText>
        </w:r>
        <w:r w:rsidR="00372656" w:rsidRPr="0016626B" w:rsidDel="00BB1009">
          <w:rPr>
            <w:rFonts w:ascii="Times New Roman" w:hAnsi="Times New Roman"/>
            <w:rPrChange w:id="161" w:author="Bunger, Andrew P" w:date="2022-09-09T04:11:00Z">
              <w:rPr/>
            </w:rPrChange>
          </w:rPr>
          <w:delText>he</w:delText>
        </w:r>
      </w:del>
      <w:r w:rsidR="00372656" w:rsidRPr="0016626B">
        <w:rPr>
          <w:rFonts w:ascii="Times New Roman" w:hAnsi="Times New Roman"/>
          <w:rPrChange w:id="162" w:author="Bunger, Andrew P" w:date="2022-09-09T04:11:00Z">
            <w:rPr/>
          </w:rPrChange>
        </w:rPr>
        <w:t xml:space="preserve"> </w:t>
      </w:r>
      <w:ins w:id="163" w:author="Bunger, Andrew P" w:date="2022-09-09T04:13:00Z">
        <w:r w:rsidR="00F6637C">
          <w:rPr>
            <w:rFonts w:ascii="Times New Roman" w:hAnsi="Times New Roman"/>
          </w:rPr>
          <w:t xml:space="preserve">Mode 1: </w:t>
        </w:r>
      </w:ins>
      <w:moveToRangeStart w:id="164" w:author="Bunger, Andrew P" w:date="2022-09-09T04:10:00Z" w:name="move113589033"/>
      <w:moveTo w:id="165" w:author="Bunger, Andrew P" w:date="2022-09-09T04:10:00Z">
        <w:r w:rsidR="0016626B" w:rsidRPr="0016626B">
          <w:rPr>
            <w:rFonts w:ascii="Times New Roman" w:hAnsi="Times New Roman"/>
            <w:rPrChange w:id="166" w:author="Bunger, Andrew P" w:date="2022-09-09T04:11:00Z">
              <w:rPr/>
            </w:rPrChange>
          </w:rPr>
          <w:t xml:space="preserve">the virgin pore pressure of the formation is setup as </w:t>
        </w:r>
        <w:r w:rsidR="0016626B" w:rsidRPr="00971EAC">
          <w:rPr>
            <w:noProof/>
            <w:position w:val="-6"/>
          </w:rPr>
          <w:object w:dxaOrig="859" w:dyaOrig="320" w14:anchorId="0E3E3F0D">
            <v:shape id="_x0000_i1276" type="#_x0000_t75" alt="" style="width:43.45pt;height:13.6pt" o:ole="">
              <v:imagedata r:id="rId250" o:title=""/>
            </v:shape>
            <o:OLEObject Type="Embed" ProgID="Equation.DSMT4" ShapeID="_x0000_i1276" DrawAspect="Content" ObjectID="_1724243428" r:id="rId251"/>
          </w:object>
        </w:r>
        <w:r w:rsidR="0016626B" w:rsidRPr="0016626B">
          <w:rPr>
            <w:rFonts w:ascii="Times New Roman" w:hAnsi="Times New Roman"/>
            <w:rPrChange w:id="167" w:author="Bunger, Andrew P" w:date="2022-09-09T04:11:00Z">
              <w:rPr/>
            </w:rPrChange>
          </w:rPr>
          <w:t xml:space="preserve">Pa </w:t>
        </w:r>
      </w:moveTo>
      <w:moveToRangeEnd w:id="164"/>
      <w:ins w:id="168" w:author="Bunger, Andrew P" w:date="2022-09-09T04:10:00Z">
        <w:r w:rsidR="0016626B" w:rsidRPr="0016626B">
          <w:rPr>
            <w:rFonts w:ascii="Times New Roman" w:hAnsi="Times New Roman"/>
            <w:rPrChange w:id="169" w:author="Bunger, Andrew P" w:date="2022-09-09T04:11:00Z">
              <w:rPr/>
            </w:rPrChange>
          </w:rPr>
          <w:t>and pressure is suddenly ch</w:t>
        </w:r>
      </w:ins>
      <w:ins w:id="170" w:author="Bunger, Andrew P" w:date="2022-09-09T04:11:00Z">
        <w:r w:rsidR="0016626B" w:rsidRPr="0016626B">
          <w:rPr>
            <w:rFonts w:ascii="Times New Roman" w:hAnsi="Times New Roman"/>
            <w:rPrChange w:id="171" w:author="Bunger, Andrew P" w:date="2022-09-09T04:11:00Z">
              <w:rPr/>
            </w:rPrChange>
          </w:rPr>
          <w:t>anged by…</w:t>
        </w:r>
      </w:ins>
    </w:p>
    <w:p w14:paraId="330A25A4" w14:textId="06036924" w:rsidR="0016626B" w:rsidRPr="0016626B" w:rsidRDefault="00F6637C" w:rsidP="0016626B">
      <w:pPr>
        <w:pStyle w:val="ListParagraph"/>
        <w:numPr>
          <w:ilvl w:val="0"/>
          <w:numId w:val="2"/>
        </w:numPr>
        <w:adjustRightInd w:val="0"/>
        <w:snapToGrid w:val="0"/>
        <w:spacing w:line="360" w:lineRule="auto"/>
        <w:jc w:val="both"/>
        <w:rPr>
          <w:ins w:id="172" w:author="Bunger, Andrew P" w:date="2022-09-09T04:10:00Z"/>
          <w:rFonts w:ascii="Times New Roman" w:hAnsi="Times New Roman"/>
          <w:rPrChange w:id="173" w:author="Bunger, Andrew P" w:date="2022-09-09T04:11:00Z">
            <w:rPr>
              <w:ins w:id="174" w:author="Bunger, Andrew P" w:date="2022-09-09T04:10:00Z"/>
            </w:rPr>
          </w:rPrChange>
        </w:rPr>
        <w:pPrChange w:id="175" w:author="Bunger, Andrew P" w:date="2022-09-09T04:11:00Z">
          <w:pPr>
            <w:adjustRightInd w:val="0"/>
            <w:snapToGrid w:val="0"/>
            <w:spacing w:line="360" w:lineRule="auto"/>
            <w:ind w:firstLine="720"/>
            <w:jc w:val="both"/>
          </w:pPr>
        </w:pPrChange>
      </w:pPr>
      <w:ins w:id="176" w:author="Bunger, Andrew P" w:date="2022-09-09T04:14:00Z">
        <w:r>
          <w:rPr>
            <w:rFonts w:ascii="Times New Roman" w:hAnsi="Times New Roman"/>
          </w:rPr>
          <w:t xml:space="preserve">Mode 2: </w:t>
        </w:r>
      </w:ins>
      <w:r w:rsidR="00372656" w:rsidRPr="0016626B">
        <w:rPr>
          <w:rFonts w:ascii="Times New Roman" w:hAnsi="Times New Roman"/>
          <w:rPrChange w:id="177" w:author="Bunger, Andrew P" w:date="2022-09-09T04:11:00Z">
            <w:rPr/>
          </w:rPrChange>
        </w:rPr>
        <w:t>temperature</w:t>
      </w:r>
      <w:ins w:id="178" w:author="Bunger, Andrew P" w:date="2022-09-09T04:14:00Z">
        <w:r>
          <w:rPr>
            <w:rFonts w:ascii="Times New Roman" w:hAnsi="Times New Roman"/>
          </w:rPr>
          <w:t xml:space="preserve"> in cement is initially X, and then </w:t>
        </w:r>
      </w:ins>
      <w:ins w:id="179" w:author="Bunger, Andrew P" w:date="2022-09-09T04:15:00Z">
        <w:r>
          <w:rPr>
            <w:rFonts w:ascii="Times New Roman" w:hAnsi="Times New Roman"/>
          </w:rPr>
          <w:t>a</w:t>
        </w:r>
      </w:ins>
      <w:r w:rsidR="00372656" w:rsidRPr="0016626B">
        <w:rPr>
          <w:rFonts w:ascii="Times New Roman" w:hAnsi="Times New Roman"/>
          <w:rPrChange w:id="180" w:author="Bunger, Andrew P" w:date="2022-09-09T04:11:00Z">
            <w:rPr/>
          </w:rPrChange>
        </w:rPr>
        <w:t xml:space="preserve"> difference between the form</w:t>
      </w:r>
      <w:r w:rsidR="0085149E" w:rsidRPr="0016626B">
        <w:rPr>
          <w:rFonts w:ascii="Times New Roman" w:hAnsi="Times New Roman"/>
          <w:rPrChange w:id="181" w:author="Bunger, Andrew P" w:date="2022-09-09T04:11:00Z">
            <w:rPr/>
          </w:rPrChange>
        </w:rPr>
        <w:t xml:space="preserve">ation and cement is </w:t>
      </w:r>
      <w:del w:id="182" w:author="Bunger, Andrew P" w:date="2022-09-09T04:15:00Z">
        <w:r w:rsidR="0085149E" w:rsidRPr="0016626B" w:rsidDel="00F6637C">
          <w:rPr>
            <w:rFonts w:ascii="Times New Roman" w:hAnsi="Times New Roman"/>
            <w:rPrChange w:id="183" w:author="Bunger, Andrew P" w:date="2022-09-09T04:11:00Z">
              <w:rPr/>
            </w:rPrChange>
          </w:rPr>
          <w:delText>assigned as</w:delText>
        </w:r>
      </w:del>
      <w:ins w:id="184" w:author="Bunger, Andrew P" w:date="2022-09-09T04:15:00Z">
        <w:r>
          <w:rPr>
            <w:rFonts w:ascii="Times New Roman" w:hAnsi="Times New Roman"/>
          </w:rPr>
          <w:t>taken as</w:t>
        </w:r>
      </w:ins>
      <w:commentRangeStart w:id="185"/>
      <w:r w:rsidR="00BB1009" w:rsidRPr="0013783D">
        <w:rPr>
          <w:noProof/>
          <w:position w:val="-6"/>
        </w:rPr>
        <w:object w:dxaOrig="1140" w:dyaOrig="279" w14:anchorId="600D9C0A">
          <v:shape id="_x0000_i1255" type="#_x0000_t75" alt="" style="width:57.75pt;height:11.55pt" o:ole="">
            <v:imagedata r:id="rId252" o:title=""/>
          </v:shape>
          <o:OLEObject Type="Embed" ProgID="Equation.DSMT4" ShapeID="_x0000_i1255" DrawAspect="Content" ObjectID="_1724243429" r:id="rId253"/>
        </w:object>
      </w:r>
      <w:commentRangeEnd w:id="185"/>
      <w:r w:rsidR="00BB1009">
        <w:rPr>
          <w:rStyle w:val="CommentReference"/>
        </w:rPr>
        <w:commentReference w:id="185"/>
      </w:r>
      <w:r w:rsidR="00971EAC" w:rsidRPr="0016626B">
        <w:rPr>
          <w:rFonts w:ascii="Times New Roman" w:hAnsi="Times New Roman"/>
          <w:rPrChange w:id="186" w:author="Bunger, Andrew P" w:date="2022-09-09T04:11:00Z">
            <w:rPr/>
          </w:rPrChange>
        </w:rPr>
        <w:t xml:space="preserve">; </w:t>
      </w:r>
      <w:moveFromRangeStart w:id="187" w:author="Bunger, Andrew P" w:date="2022-09-09T04:10:00Z" w:name="move113589033"/>
      <w:moveFrom w:id="188" w:author="Bunger, Andrew P" w:date="2022-09-09T04:10:00Z">
        <w:r w:rsidR="00971EAC" w:rsidRPr="0016626B" w:rsidDel="0016626B">
          <w:rPr>
            <w:rFonts w:ascii="Times New Roman" w:hAnsi="Times New Roman"/>
            <w:rPrChange w:id="189" w:author="Bunger, Andrew P" w:date="2022-09-09T04:11:00Z">
              <w:rPr/>
            </w:rPrChange>
          </w:rPr>
          <w:t xml:space="preserve">the virgin pore pressure of the formation is setup as </w:t>
        </w:r>
        <w:r w:rsidR="00D64C8B" w:rsidRPr="00971EAC" w:rsidDel="0016626B">
          <w:rPr>
            <w:noProof/>
            <w:position w:val="-6"/>
          </w:rPr>
          <w:object w:dxaOrig="859" w:dyaOrig="320" w14:anchorId="3EE0DD43">
            <v:shape id="_x0000_i1147" type="#_x0000_t75" alt="" style="width:43.45pt;height:13.6pt" o:ole="">
              <v:imagedata r:id="rId250" o:title=""/>
            </v:shape>
            <o:OLEObject Type="Embed" ProgID="Equation.DSMT4" ShapeID="_x0000_i1147" DrawAspect="Content" ObjectID="_1724243430" r:id="rId254"/>
          </w:object>
        </w:r>
        <w:r w:rsidR="00F61710" w:rsidRPr="0016626B" w:rsidDel="0016626B">
          <w:rPr>
            <w:rFonts w:ascii="Times New Roman" w:hAnsi="Times New Roman"/>
            <w:rPrChange w:id="190" w:author="Bunger, Andrew P" w:date="2022-09-09T04:11:00Z">
              <w:rPr/>
            </w:rPrChange>
          </w:rPr>
          <w:t>P</w:t>
        </w:r>
        <w:r w:rsidR="00A02BD8" w:rsidRPr="0016626B" w:rsidDel="0016626B">
          <w:rPr>
            <w:rFonts w:ascii="Times New Roman" w:hAnsi="Times New Roman"/>
            <w:rPrChange w:id="191" w:author="Bunger, Andrew P" w:date="2022-09-09T04:11:00Z">
              <w:rPr/>
            </w:rPrChange>
          </w:rPr>
          <w:t xml:space="preserve">a </w:t>
        </w:r>
      </w:moveFrom>
      <w:moveFromRangeEnd w:id="187"/>
    </w:p>
    <w:p w14:paraId="00B15B72" w14:textId="224DE414" w:rsidR="0016626B" w:rsidRPr="0016626B" w:rsidRDefault="00F6637C" w:rsidP="0016626B">
      <w:pPr>
        <w:pStyle w:val="ListParagraph"/>
        <w:numPr>
          <w:ilvl w:val="0"/>
          <w:numId w:val="2"/>
        </w:numPr>
        <w:adjustRightInd w:val="0"/>
        <w:snapToGrid w:val="0"/>
        <w:spacing w:line="360" w:lineRule="auto"/>
        <w:jc w:val="both"/>
        <w:rPr>
          <w:ins w:id="192" w:author="Bunger, Andrew P" w:date="2022-09-09T04:10:00Z"/>
          <w:rFonts w:ascii="Times New Roman" w:hAnsi="Times New Roman"/>
          <w:rPrChange w:id="193" w:author="Bunger, Andrew P" w:date="2022-09-09T04:11:00Z">
            <w:rPr>
              <w:ins w:id="194" w:author="Bunger, Andrew P" w:date="2022-09-09T04:10:00Z"/>
            </w:rPr>
          </w:rPrChange>
        </w:rPr>
        <w:pPrChange w:id="195" w:author="Bunger, Andrew P" w:date="2022-09-09T04:11:00Z">
          <w:pPr>
            <w:adjustRightInd w:val="0"/>
            <w:snapToGrid w:val="0"/>
            <w:spacing w:line="360" w:lineRule="auto"/>
            <w:ind w:firstLine="720"/>
            <w:jc w:val="both"/>
          </w:pPr>
        </w:pPrChange>
      </w:pPr>
      <w:ins w:id="196" w:author="Bunger, Andrew P" w:date="2022-09-09T04:14:00Z">
        <w:r>
          <w:rPr>
            <w:rFonts w:ascii="Times New Roman" w:hAnsi="Times New Roman"/>
          </w:rPr>
          <w:t xml:space="preserve">Mode 3: </w:t>
        </w:r>
      </w:ins>
      <w:moveToRangeStart w:id="197" w:author="Bunger, Andrew P" w:date="2022-09-09T04:10:00Z" w:name="move113588983"/>
      <w:moveTo w:id="198" w:author="Bunger, Andrew P" w:date="2022-09-09T04:10:00Z">
        <w:r w:rsidR="0016626B" w:rsidRPr="0016626B">
          <w:rPr>
            <w:rFonts w:ascii="Times New Roman" w:hAnsi="Times New Roman"/>
            <w:rPrChange w:id="199" w:author="Bunger, Andrew P" w:date="2022-09-09T04:11:00Z">
              <w:rPr/>
            </w:rPrChange>
          </w:rPr>
          <w:t xml:space="preserve">far-field isotropic stress is setup as </w:t>
        </w:r>
        <w:r w:rsidR="0016626B" w:rsidRPr="00971EAC">
          <w:rPr>
            <w:noProof/>
            <w:position w:val="-6"/>
          </w:rPr>
          <w:object w:dxaOrig="680" w:dyaOrig="320" w14:anchorId="1C1956F6">
            <v:shape id="_x0000_i1268" type="#_x0000_t75" alt="" style="width:32.6pt;height:13.6pt" o:ole="">
              <v:imagedata r:id="rId255" o:title=""/>
            </v:shape>
            <o:OLEObject Type="Embed" ProgID="Equation.DSMT4" ShapeID="_x0000_i1268" DrawAspect="Content" ObjectID="_1724243431" r:id="rId256"/>
          </w:object>
        </w:r>
        <w:r w:rsidR="0016626B" w:rsidRPr="0016626B">
          <w:rPr>
            <w:rFonts w:ascii="Times New Roman" w:hAnsi="Times New Roman"/>
            <w:rPrChange w:id="200" w:author="Bunger, Andrew P" w:date="2022-09-09T04:11:00Z">
              <w:rPr/>
            </w:rPrChange>
          </w:rPr>
          <w:t xml:space="preserve">Pa </w:t>
        </w:r>
      </w:moveTo>
      <w:moveToRangeEnd w:id="197"/>
      <w:commentRangeEnd w:id="158"/>
      <w:r w:rsidR="009E04E2">
        <w:rPr>
          <w:rStyle w:val="CommentReference"/>
          <w:rFonts w:cs="Times New Roman"/>
        </w:rPr>
        <w:commentReference w:id="158"/>
      </w:r>
      <w:ins w:id="201" w:author="Bunger, Andrew P" w:date="2022-09-09T04:14:00Z">
        <w:r>
          <w:rPr>
            <w:rFonts w:ascii="Times New Roman" w:hAnsi="Times New Roman"/>
          </w:rPr>
          <w:t>and is suddenly changed by…</w:t>
        </w:r>
      </w:ins>
    </w:p>
    <w:p w14:paraId="6742F8A0" w14:textId="3A9B1182" w:rsidR="00D27DE2" w:rsidRDefault="0016626B" w:rsidP="00BB1009">
      <w:pPr>
        <w:adjustRightInd w:val="0"/>
        <w:snapToGrid w:val="0"/>
        <w:spacing w:line="360" w:lineRule="auto"/>
        <w:ind w:firstLine="720"/>
        <w:jc w:val="both"/>
        <w:rPr>
          <w:rFonts w:ascii="Times New Roman" w:hAnsi="Times New Roman"/>
        </w:rPr>
      </w:pPr>
      <w:ins w:id="202" w:author="Bunger, Andrew P" w:date="2022-09-09T04:10:00Z">
        <w:r>
          <w:rPr>
            <w:rFonts w:ascii="Times New Roman" w:hAnsi="Times New Roman"/>
          </w:rPr>
          <w:t>The</w:t>
        </w:r>
      </w:ins>
      <w:ins w:id="203" w:author="Bunger, Andrew P" w:date="2022-09-09T04:11:00Z">
        <w:r>
          <w:rPr>
            <w:rFonts w:ascii="Times New Roman" w:hAnsi="Times New Roman"/>
          </w:rPr>
          <w:t xml:space="preserve"> modes of loading are inspired by similar cases described in the literature </w:t>
        </w:r>
      </w:ins>
      <w:del w:id="204" w:author="Bunger, Andrew P" w:date="2022-09-09T04:10:00Z">
        <w:r w:rsidR="00A02BD8" w:rsidDel="0016626B">
          <w:rPr>
            <w:rFonts w:ascii="Times New Roman" w:hAnsi="Times New Roman"/>
          </w:rPr>
          <w:delText xml:space="preserve">and </w:delText>
        </w:r>
      </w:del>
      <w:moveFromRangeStart w:id="205" w:author="Bunger, Andrew P" w:date="2022-09-09T04:10:00Z" w:name="move113588983"/>
      <w:moveFrom w:id="206" w:author="Bunger, Andrew P" w:date="2022-09-09T04:10:00Z">
        <w:r w:rsidR="00A02BD8" w:rsidDel="0016626B">
          <w:rPr>
            <w:rFonts w:ascii="Times New Roman" w:hAnsi="Times New Roman"/>
          </w:rPr>
          <w:t xml:space="preserve">far-field isotropic stress is setup as </w:t>
        </w:r>
        <w:r w:rsidR="00D64C8B" w:rsidRPr="00971EAC" w:rsidDel="0016626B">
          <w:rPr>
            <w:rFonts w:ascii="Times New Roman" w:hAnsi="Times New Roman"/>
            <w:noProof/>
            <w:position w:val="-6"/>
          </w:rPr>
          <w:object w:dxaOrig="680" w:dyaOrig="320" w14:anchorId="3D53F808">
            <v:shape id="_x0000_i1148" type="#_x0000_t75" alt="" style="width:32.6pt;height:13.6pt" o:ole="">
              <v:imagedata r:id="rId255" o:title=""/>
            </v:shape>
            <o:OLEObject Type="Embed" ProgID="Equation.DSMT4" ShapeID="_x0000_i1148" DrawAspect="Content" ObjectID="_1724243432" r:id="rId257"/>
          </w:object>
        </w:r>
        <w:r w:rsidR="00F61710" w:rsidDel="0016626B">
          <w:rPr>
            <w:rFonts w:ascii="Times New Roman" w:hAnsi="Times New Roman"/>
          </w:rPr>
          <w:t>P</w:t>
        </w:r>
        <w:r w:rsidR="00A02BD8" w:rsidDel="0016626B">
          <w:rPr>
            <w:rFonts w:ascii="Times New Roman" w:hAnsi="Times New Roman"/>
          </w:rPr>
          <w:t xml:space="preserve">a </w:t>
        </w:r>
      </w:moveFrom>
      <w:moveFromRangeEnd w:id="205"/>
      <w:r w:rsidR="00971EAC">
        <w:rPr>
          <w:rFonts w:ascii="Times New Roman" w:hAnsi="Times New Roman"/>
        </w:rPr>
        <w:fldChar w:fldCharType="begin">
          <w:fldData xml:space="preserve">PEVuZE5vdGU+PENpdGU+PEF1dGhvcj5ab2JhY2s8L0F1dGhvcj48WWVhcj4yMDAzPC9ZZWFyPjxS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PEVuZE5vdGU+PENpdGU+PEF1dGhvcj5ab2JhY2s8L0F1dGhvcj48WWVhcj4yMDAzPC9ZZWFyPjxS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971EAC">
        <w:rPr>
          <w:rFonts w:ascii="Times New Roman" w:hAnsi="Times New Roman"/>
        </w:rPr>
      </w:r>
      <w:r w:rsidR="00971EAC">
        <w:rPr>
          <w:rFonts w:ascii="Times New Roman" w:hAnsi="Times New Roman"/>
        </w:rPr>
        <w:fldChar w:fldCharType="separate"/>
      </w:r>
      <w:r w:rsidR="006375C0">
        <w:rPr>
          <w:rFonts w:ascii="Times New Roman" w:hAnsi="Times New Roman"/>
          <w:noProof/>
        </w:rPr>
        <w:t>(</w:t>
      </w:r>
      <w:ins w:id="207" w:author="Bunger, Andrew P" w:date="2022-09-09T04:11:00Z">
        <w:r>
          <w:rPr>
            <w:rFonts w:ascii="Times New Roman" w:hAnsi="Times New Roman"/>
            <w:noProof/>
          </w:rPr>
          <w:t xml:space="preserve">e.g. </w:t>
        </w:r>
      </w:ins>
      <w:r w:rsidR="006375C0">
        <w:rPr>
          <w:rFonts w:ascii="Times New Roman" w:hAnsi="Times New Roman"/>
          <w:noProof/>
        </w:rPr>
        <w:t>Snee et al., 2018; Xu et al., 2015; Zoback et al., 2003)</w:t>
      </w:r>
      <w:r w:rsidR="00971EAC">
        <w:rPr>
          <w:rFonts w:ascii="Times New Roman" w:hAnsi="Times New Roman"/>
        </w:rPr>
        <w:fldChar w:fldCharType="end"/>
      </w:r>
      <w:ins w:id="208" w:author="Bunger, Andrew P" w:date="2022-09-09T04:12:00Z">
        <w:r>
          <w:rPr>
            <w:rFonts w:ascii="Times New Roman" w:hAnsi="Times New Roman"/>
          </w:rPr>
          <w:t>, which also inspire the other parameters to be taken as</w:t>
        </w:r>
      </w:ins>
      <w:del w:id="209" w:author="Bunger, Andrew P" w:date="2022-09-09T04:12:00Z">
        <w:r w:rsidR="00A95FAA" w:rsidDel="0016626B">
          <w:rPr>
            <w:rFonts w:ascii="Times New Roman" w:hAnsi="Times New Roman"/>
          </w:rPr>
          <w:delText>.</w:delText>
        </w:r>
      </w:del>
      <w:r w:rsidR="00A95FAA">
        <w:rPr>
          <w:rFonts w:ascii="Times New Roman" w:hAnsi="Times New Roman"/>
        </w:rPr>
        <w:t xml:space="preserve"> </w:t>
      </w:r>
      <w:moveFromRangeStart w:id="210" w:author="Bunger, Andrew P" w:date="2022-09-09T04:13:00Z" w:name="move113589196"/>
      <w:moveFrom w:id="211" w:author="Bunger, Andrew P" w:date="2022-09-09T04:13:00Z">
        <w:r w:rsidR="00D27DE2" w:rsidRPr="0013783D" w:rsidDel="0016626B">
          <w:rPr>
            <w:rFonts w:ascii="Times New Roman" w:hAnsi="Times New Roman"/>
          </w:rPr>
          <w:t>In this section, we</w:t>
        </w:r>
        <w:r w:rsidR="00372656" w:rsidRPr="0013783D" w:rsidDel="0016626B">
          <w:rPr>
            <w:rFonts w:ascii="Times New Roman" w:hAnsi="Times New Roman"/>
          </w:rPr>
          <w:t xml:space="preserve"> will</w:t>
        </w:r>
        <w:r w:rsidR="00CE30C4" w:rsidDel="0016626B">
          <w:rPr>
            <w:rFonts w:ascii="Times New Roman" w:hAnsi="Times New Roman"/>
          </w:rPr>
          <w:t xml:space="preserve"> firstly</w:t>
        </w:r>
        <w:r w:rsidR="00372656" w:rsidRPr="0013783D" w:rsidDel="0016626B">
          <w:rPr>
            <w:rFonts w:ascii="Times New Roman" w:hAnsi="Times New Roman"/>
          </w:rPr>
          <w:t xml:space="preserve"> discus</w:t>
        </w:r>
        <w:r w:rsidR="00A95FAA" w:rsidDel="0016626B">
          <w:rPr>
            <w:rFonts w:ascii="Times New Roman" w:hAnsi="Times New Roman"/>
          </w:rPr>
          <w:t>s the pore pressure profile and</w:t>
        </w:r>
        <w:r w:rsidR="00A04C13" w:rsidRPr="0013783D" w:rsidDel="0016626B">
          <w:rPr>
            <w:rFonts w:ascii="Times New Roman" w:hAnsi="Times New Roman"/>
          </w:rPr>
          <w:t xml:space="preserve"> temperature profile that</w:t>
        </w:r>
        <w:r w:rsidR="00E4454B" w:rsidDel="0016626B">
          <w:rPr>
            <w:rFonts w:ascii="Times New Roman" w:hAnsi="Times New Roman"/>
          </w:rPr>
          <w:t xml:space="preserve"> are</w:t>
        </w:r>
        <w:r w:rsidR="00A04C13" w:rsidRPr="0013783D" w:rsidDel="0016626B">
          <w:rPr>
            <w:rFonts w:ascii="Times New Roman" w:hAnsi="Times New Roman"/>
          </w:rPr>
          <w:t xml:space="preserve"> induced by three different loads, respectively. Lastly, the superposition results</w:t>
        </w:r>
        <w:r w:rsidR="00CE30C4" w:rsidDel="0016626B">
          <w:rPr>
            <w:rFonts w:ascii="Times New Roman" w:hAnsi="Times New Roman"/>
          </w:rPr>
          <w:t xml:space="preserve"> of the effective stress</w:t>
        </w:r>
        <w:r w:rsidR="00A04C13" w:rsidRPr="0013783D" w:rsidDel="0016626B">
          <w:rPr>
            <w:rFonts w:ascii="Times New Roman" w:hAnsi="Times New Roman"/>
          </w:rPr>
          <w:t xml:space="preserve"> will be </w:t>
        </w:r>
        <w:r w:rsidR="00F61710" w:rsidDel="0016626B">
          <w:rPr>
            <w:rFonts w:ascii="Times New Roman" w:hAnsi="Times New Roman"/>
          </w:rPr>
          <w:t>summarized</w:t>
        </w:r>
        <w:r w:rsidR="00A04C13" w:rsidRPr="0013783D" w:rsidDel="0016626B">
          <w:rPr>
            <w:rFonts w:ascii="Times New Roman" w:hAnsi="Times New Roman"/>
          </w:rPr>
          <w:t xml:space="preserve">. </w:t>
        </w:r>
      </w:moveFrom>
      <w:moveFromRangeEnd w:id="210"/>
    </w:p>
    <w:commentRangeStart w:id="212"/>
    <w:p w14:paraId="0F490EBC" w14:textId="231FAFB8" w:rsidR="00CE30C4" w:rsidRDefault="003D4F81" w:rsidP="00F87AC5">
      <w:pPr>
        <w:adjustRightInd w:val="0"/>
        <w:snapToGrid w:val="0"/>
        <w:spacing w:line="360" w:lineRule="auto"/>
        <w:jc w:val="center"/>
        <w:rPr>
          <w:ins w:id="213" w:author="Bunger, Andrew P" w:date="2022-09-09T04:12:00Z"/>
          <w:noProof/>
        </w:rPr>
      </w:pPr>
      <w:r w:rsidRPr="00C5034D">
        <w:rPr>
          <w:noProof/>
          <w:position w:val="-56"/>
        </w:rPr>
        <w:object w:dxaOrig="7400" w:dyaOrig="1219" w14:anchorId="0D363C2C">
          <v:shape id="_x0000_i1149" type="#_x0000_t75" alt="" style="width:369.5pt;height:62.5pt" o:ole="">
            <v:imagedata r:id="rId258" o:title=""/>
          </v:shape>
          <o:OLEObject Type="Embed" ProgID="Equation.DSMT4" ShapeID="_x0000_i1149" DrawAspect="Content" ObjectID="_1724243433" r:id="rId259"/>
        </w:object>
      </w:r>
      <w:commentRangeEnd w:id="212"/>
      <w:r w:rsidR="008E6D20">
        <w:rPr>
          <w:rStyle w:val="CommentReference"/>
        </w:rPr>
        <w:commentReference w:id="212"/>
      </w:r>
    </w:p>
    <w:p w14:paraId="11A4F33F" w14:textId="63B9A44E" w:rsidR="0016626B" w:rsidDel="0016626B" w:rsidRDefault="0016626B" w:rsidP="0016626B">
      <w:pPr>
        <w:adjustRightInd w:val="0"/>
        <w:snapToGrid w:val="0"/>
        <w:spacing w:line="360" w:lineRule="auto"/>
        <w:rPr>
          <w:del w:id="214" w:author="Bunger, Andrew P" w:date="2022-09-09T04:13:00Z"/>
          <w:rFonts w:ascii="Times New Roman" w:hAnsi="Times New Roman"/>
        </w:rPr>
        <w:pPrChange w:id="215" w:author="Bunger, Andrew P" w:date="2022-09-09T04:13:00Z">
          <w:pPr>
            <w:adjustRightInd w:val="0"/>
            <w:snapToGrid w:val="0"/>
            <w:spacing w:line="360" w:lineRule="auto"/>
            <w:jc w:val="center"/>
          </w:pPr>
        </w:pPrChange>
      </w:pPr>
      <w:moveToRangeStart w:id="216" w:author="Bunger, Andrew P" w:date="2022-09-09T04:13:00Z" w:name="move113589196"/>
      <w:moveTo w:id="217" w:author="Bunger, Andrew P" w:date="2022-09-09T04:13:00Z">
        <w:del w:id="218" w:author="Bunger, Andrew P" w:date="2022-09-09T04:13:00Z">
          <w:r w:rsidRPr="0013783D" w:rsidDel="0016626B">
            <w:rPr>
              <w:rFonts w:ascii="Times New Roman" w:hAnsi="Times New Roman"/>
            </w:rPr>
            <w:delText>In this section, we will</w:delText>
          </w:r>
          <w:r w:rsidDel="0016626B">
            <w:rPr>
              <w:rFonts w:ascii="Times New Roman" w:hAnsi="Times New Roman"/>
            </w:rPr>
            <w:delText xml:space="preserve"> firstly</w:delText>
          </w:r>
          <w:r w:rsidRPr="0013783D" w:rsidDel="0016626B">
            <w:rPr>
              <w:rFonts w:ascii="Times New Roman" w:hAnsi="Times New Roman"/>
            </w:rPr>
            <w:delText xml:space="preserve"> discus</w:delText>
          </w:r>
          <w:r w:rsidDel="0016626B">
            <w:rPr>
              <w:rFonts w:ascii="Times New Roman" w:hAnsi="Times New Roman"/>
            </w:rPr>
            <w:delText>s the pore pressure profile and</w:delText>
          </w:r>
          <w:r w:rsidRPr="0013783D" w:rsidDel="0016626B">
            <w:rPr>
              <w:rFonts w:ascii="Times New Roman" w:hAnsi="Times New Roman"/>
            </w:rPr>
            <w:delText xml:space="preserve"> temperature profile that</w:delText>
          </w:r>
          <w:r w:rsidDel="0016626B">
            <w:rPr>
              <w:rFonts w:ascii="Times New Roman" w:hAnsi="Times New Roman"/>
            </w:rPr>
            <w:delText xml:space="preserve"> are</w:delText>
          </w:r>
          <w:r w:rsidRPr="0013783D" w:rsidDel="0016626B">
            <w:rPr>
              <w:rFonts w:ascii="Times New Roman" w:hAnsi="Times New Roman"/>
            </w:rPr>
            <w:delText xml:space="preserve"> induced by three different loads, respectively. Lastly, the superposition results</w:delText>
          </w:r>
          <w:r w:rsidDel="0016626B">
            <w:rPr>
              <w:rFonts w:ascii="Times New Roman" w:hAnsi="Times New Roman"/>
            </w:rPr>
            <w:delText xml:space="preserve"> of the effective stress</w:delText>
          </w:r>
          <w:r w:rsidRPr="0013783D" w:rsidDel="0016626B">
            <w:rPr>
              <w:rFonts w:ascii="Times New Roman" w:hAnsi="Times New Roman"/>
            </w:rPr>
            <w:delText xml:space="preserve"> will be </w:delText>
          </w:r>
          <w:r w:rsidDel="0016626B">
            <w:rPr>
              <w:rFonts w:ascii="Times New Roman" w:hAnsi="Times New Roman"/>
            </w:rPr>
            <w:delText>summarized</w:delText>
          </w:r>
          <w:r w:rsidRPr="0013783D" w:rsidDel="0016626B">
            <w:rPr>
              <w:rFonts w:ascii="Times New Roman" w:hAnsi="Times New Roman"/>
            </w:rPr>
            <w:delText>.</w:delText>
          </w:r>
        </w:del>
      </w:moveTo>
      <w:moveToRangeEnd w:id="216"/>
    </w:p>
    <w:p w14:paraId="00C6F866" w14:textId="4BA160EB" w:rsidR="00B07C95" w:rsidRPr="00F87AC5" w:rsidRDefault="00CE30C4" w:rsidP="0013783D">
      <w:pPr>
        <w:adjustRightInd w:val="0"/>
        <w:snapToGrid w:val="0"/>
        <w:jc w:val="both"/>
        <w:rPr>
          <w:rFonts w:ascii="Times New Roman" w:hAnsi="Times New Roman"/>
          <w:sz w:val="24"/>
          <w:szCs w:val="24"/>
        </w:rPr>
      </w:pPr>
      <w:r w:rsidRPr="00F87AC5">
        <w:rPr>
          <w:rFonts w:ascii="Times New Roman" w:hAnsi="Times New Roman"/>
          <w:sz w:val="24"/>
          <w:szCs w:val="24"/>
        </w:rPr>
        <w:t>4</w:t>
      </w:r>
      <w:r w:rsidR="00A04C13" w:rsidRPr="00F87AC5">
        <w:rPr>
          <w:rFonts w:ascii="Times New Roman" w:hAnsi="Times New Roman"/>
          <w:sz w:val="24"/>
          <w:szCs w:val="24"/>
        </w:rPr>
        <w:t xml:space="preserve">.1 </w:t>
      </w:r>
      <w:r w:rsidR="006E449A" w:rsidRPr="00F87AC5">
        <w:rPr>
          <w:rFonts w:ascii="Times New Roman" w:hAnsi="Times New Roman"/>
          <w:sz w:val="24"/>
          <w:szCs w:val="24"/>
        </w:rPr>
        <w:t xml:space="preserve">Pore pressure </w:t>
      </w:r>
      <w:r w:rsidRPr="00F87AC5">
        <w:rPr>
          <w:rFonts w:ascii="Times New Roman" w:hAnsi="Times New Roman"/>
          <w:sz w:val="24"/>
          <w:szCs w:val="24"/>
        </w:rPr>
        <w:t xml:space="preserve">responses </w:t>
      </w:r>
      <w:r w:rsidR="00BB2BB6">
        <w:rPr>
          <w:rFonts w:ascii="Times New Roman" w:hAnsi="Times New Roman"/>
          <w:sz w:val="24"/>
          <w:szCs w:val="24"/>
        </w:rPr>
        <w:t>and thermal osmosis effect</w:t>
      </w:r>
    </w:p>
    <w:p w14:paraId="6C341A13" w14:textId="36FC5FCA" w:rsidR="00561D1D" w:rsidRPr="0013783D" w:rsidRDefault="006F59B8" w:rsidP="006F59B8">
      <w:pPr>
        <w:adjustRightInd w:val="0"/>
        <w:snapToGrid w:val="0"/>
        <w:spacing w:line="360" w:lineRule="auto"/>
        <w:jc w:val="both"/>
        <w:rPr>
          <w:rFonts w:ascii="Times New Roman" w:hAnsi="Times New Roman"/>
        </w:rPr>
      </w:pPr>
      <w:r>
        <w:rPr>
          <w:rFonts w:ascii="Times New Roman" w:hAnsi="Times New Roman"/>
        </w:rPr>
        <w:tab/>
      </w:r>
      <w:r w:rsidR="00F52879">
        <w:rPr>
          <w:rFonts w:ascii="Times New Roman" w:hAnsi="Times New Roman"/>
        </w:rPr>
        <w:t>T</w:t>
      </w:r>
      <w:r w:rsidR="00561D1D" w:rsidRPr="0013783D">
        <w:rPr>
          <w:rFonts w:ascii="Times New Roman" w:hAnsi="Times New Roman"/>
        </w:rPr>
        <w:t xml:space="preserve">he </w:t>
      </w:r>
      <w:r w:rsidR="00E4454B">
        <w:rPr>
          <w:rFonts w:ascii="Times New Roman" w:hAnsi="Times New Roman"/>
        </w:rPr>
        <w:t xml:space="preserve">change </w:t>
      </w:r>
      <w:r w:rsidR="00561D1D" w:rsidRPr="0013783D">
        <w:rPr>
          <w:rFonts w:ascii="Times New Roman" w:hAnsi="Times New Roman"/>
        </w:rPr>
        <w:t>of pore pressure</w:t>
      </w:r>
      <w:r w:rsidR="00160C48">
        <w:rPr>
          <w:rFonts w:ascii="Times New Roman" w:hAnsi="Times New Roman"/>
        </w:rPr>
        <w:t xml:space="preserve"> (</w:t>
      </w:r>
      <w:r w:rsidR="00160C48" w:rsidRPr="00160C48">
        <w:rPr>
          <w:rFonts w:ascii="Times New Roman" w:hAnsi="Times New Roman"/>
          <w:position w:val="-10"/>
        </w:rPr>
        <w:object w:dxaOrig="340" w:dyaOrig="320" w14:anchorId="3E7EA76F">
          <v:shape id="_x0000_i1150" type="#_x0000_t75" style="width:17pt;height:16.3pt" o:ole="">
            <v:imagedata r:id="rId260" o:title=""/>
          </v:shape>
          <o:OLEObject Type="Embed" ProgID="Equation.DSMT4" ShapeID="_x0000_i1150" DrawAspect="Content" ObjectID="_1724243434" r:id="rId261"/>
        </w:object>
      </w:r>
      <w:r w:rsidR="00160C48">
        <w:rPr>
          <w:rFonts w:ascii="Times New Roman" w:hAnsi="Times New Roman"/>
        </w:rPr>
        <w:t>)</w:t>
      </w:r>
      <w:r w:rsidR="00561D1D" w:rsidRPr="0013783D">
        <w:rPr>
          <w:rFonts w:ascii="Times New Roman" w:hAnsi="Times New Roman"/>
        </w:rPr>
        <w:t xml:space="preserve"> in response to different loadings is</w:t>
      </w:r>
      <w:r w:rsidR="00F52879">
        <w:rPr>
          <w:rFonts w:ascii="Times New Roman" w:hAnsi="Times New Roman"/>
        </w:rPr>
        <w:t xml:space="preserve"> a</w:t>
      </w:r>
      <w:r w:rsidR="00561D1D" w:rsidRPr="0013783D">
        <w:rPr>
          <w:rFonts w:ascii="Times New Roman" w:hAnsi="Times New Roman"/>
        </w:rPr>
        <w:t xml:space="preserve"> </w:t>
      </w:r>
      <w:r w:rsidR="00F52879">
        <w:rPr>
          <w:rFonts w:ascii="Times New Roman" w:hAnsi="Times New Roman"/>
        </w:rPr>
        <w:t xml:space="preserve">key component in poromechanical analysis. </w:t>
      </w:r>
      <w:r w:rsidR="002C4A49">
        <w:rPr>
          <w:rFonts w:ascii="Times New Roman" w:hAnsi="Times New Roman"/>
        </w:rPr>
        <w:t>I</w:t>
      </w:r>
      <w:r w:rsidR="00F52879">
        <w:rPr>
          <w:rFonts w:ascii="Times New Roman" w:hAnsi="Times New Roman"/>
        </w:rPr>
        <w:t xml:space="preserve">t </w:t>
      </w:r>
      <w:r w:rsidR="00561D1D" w:rsidRPr="0013783D">
        <w:rPr>
          <w:rFonts w:ascii="Times New Roman" w:hAnsi="Times New Roman"/>
        </w:rPr>
        <w:t xml:space="preserve">is therefore of interest to </w:t>
      </w:r>
      <w:r w:rsidR="00A95FAA">
        <w:rPr>
          <w:rFonts w:ascii="Times New Roman" w:hAnsi="Times New Roman"/>
        </w:rPr>
        <w:t xml:space="preserve">firstly </w:t>
      </w:r>
      <w:r w:rsidR="00561D1D" w:rsidRPr="0013783D">
        <w:rPr>
          <w:rFonts w:ascii="Times New Roman" w:hAnsi="Times New Roman"/>
        </w:rPr>
        <w:t xml:space="preserve">plot </w:t>
      </w:r>
      <w:r w:rsidR="00CE30C4">
        <w:rPr>
          <w:rFonts w:ascii="Times New Roman" w:hAnsi="Times New Roman"/>
        </w:rPr>
        <w:t xml:space="preserve">the </w:t>
      </w:r>
      <w:r w:rsidR="00561D1D" w:rsidRPr="0013783D">
        <w:rPr>
          <w:rFonts w:ascii="Times New Roman" w:hAnsi="Times New Roman"/>
        </w:rPr>
        <w:t>evolution of pore pressure</w:t>
      </w:r>
      <w:r w:rsidR="00CE30C4">
        <w:rPr>
          <w:rFonts w:ascii="Times New Roman" w:hAnsi="Times New Roman"/>
        </w:rPr>
        <w:t xml:space="preserve"> under three different loading modes</w:t>
      </w:r>
      <w:r w:rsidR="00E4454B">
        <w:rPr>
          <w:rFonts w:ascii="Times New Roman" w:hAnsi="Times New Roman"/>
        </w:rPr>
        <w:t xml:space="preserve">, </w:t>
      </w:r>
      <w:r w:rsidR="00CE30C4">
        <w:rPr>
          <w:rFonts w:ascii="Times New Roman" w:hAnsi="Times New Roman"/>
        </w:rPr>
        <w:t xml:space="preserve">given </w:t>
      </w:r>
      <w:r w:rsidR="00CE30C4" w:rsidRPr="0013783D">
        <w:rPr>
          <w:rFonts w:ascii="Times New Roman" w:hAnsi="Times New Roman"/>
        </w:rPr>
        <w:t>the boundary conditions t</w:t>
      </w:r>
      <w:r w:rsidR="00CE30C4">
        <w:rPr>
          <w:rFonts w:ascii="Times New Roman" w:hAnsi="Times New Roman"/>
        </w:rPr>
        <w:t>hat</w:t>
      </w:r>
      <w:r w:rsidR="00E4454B">
        <w:rPr>
          <w:rFonts w:ascii="Times New Roman" w:hAnsi="Times New Roman"/>
        </w:rPr>
        <w:t xml:space="preserve"> are</w:t>
      </w:r>
      <w:r w:rsidR="00CE30C4">
        <w:rPr>
          <w:rFonts w:ascii="Times New Roman" w:hAnsi="Times New Roman"/>
        </w:rPr>
        <w:t xml:space="preserve"> defined in the last section</w:t>
      </w:r>
      <w:r w:rsidR="00CE30C4" w:rsidRPr="0013783D">
        <w:rPr>
          <w:rFonts w:ascii="Times New Roman" w:hAnsi="Times New Roman"/>
        </w:rPr>
        <w:t xml:space="preserve">, </w:t>
      </w:r>
      <w:r w:rsidR="00E4454B">
        <w:rPr>
          <w:rFonts w:ascii="Times New Roman" w:hAnsi="Times New Roman"/>
        </w:rPr>
        <w:t>while</w:t>
      </w:r>
      <w:r w:rsidR="00CE30C4">
        <w:rPr>
          <w:rFonts w:ascii="Times New Roman" w:hAnsi="Times New Roman"/>
        </w:rPr>
        <w:t xml:space="preserve"> </w:t>
      </w:r>
      <w:r w:rsidR="00CE30C4" w:rsidRPr="0013783D">
        <w:rPr>
          <w:rFonts w:ascii="Times New Roman" w:hAnsi="Times New Roman"/>
        </w:rPr>
        <w:t>the influence of the factors of interest on the pore pressure will be</w:t>
      </w:r>
      <w:r w:rsidR="00F52879">
        <w:rPr>
          <w:rFonts w:ascii="Times New Roman" w:hAnsi="Times New Roman"/>
        </w:rPr>
        <w:t xml:space="preserve"> analy</w:t>
      </w:r>
      <w:r w:rsidR="00164776">
        <w:rPr>
          <w:rFonts w:ascii="Times New Roman" w:hAnsi="Times New Roman"/>
        </w:rPr>
        <w:t>zed</w:t>
      </w:r>
      <w:r w:rsidR="00F52879">
        <w:rPr>
          <w:rFonts w:ascii="Times New Roman" w:hAnsi="Times New Roman"/>
        </w:rPr>
        <w:t xml:space="preserve"> and discussed later</w:t>
      </w:r>
      <w:r w:rsidR="00CE30C4">
        <w:rPr>
          <w:rFonts w:ascii="Times New Roman" w:hAnsi="Times New Roman"/>
        </w:rPr>
        <w:t>.</w:t>
      </w:r>
    </w:p>
    <w:p w14:paraId="25D92D83" w14:textId="2C1A77B0" w:rsidR="00F734BF" w:rsidRDefault="003D4F81" w:rsidP="00D414E2">
      <w:pPr>
        <w:adjustRightInd w:val="0"/>
        <w:snapToGrid w:val="0"/>
        <w:jc w:val="center"/>
        <w:rPr>
          <w:b/>
        </w:rPr>
      </w:pPr>
      <w:r>
        <w:rPr>
          <w:noProof/>
        </w:rPr>
        <w:drawing>
          <wp:inline distT="0" distB="0" distL="0" distR="0" wp14:anchorId="0E6E7501" wp14:editId="11C03C46">
            <wp:extent cx="5943600" cy="28371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stretch>
                      <a:fillRect/>
                    </a:stretch>
                  </pic:blipFill>
                  <pic:spPr>
                    <a:xfrm>
                      <a:off x="0" y="0"/>
                      <a:ext cx="5943600" cy="2837180"/>
                    </a:xfrm>
                    <a:prstGeom prst="rect">
                      <a:avLst/>
                    </a:prstGeom>
                  </pic:spPr>
                </pic:pic>
              </a:graphicData>
            </a:graphic>
          </wp:inline>
        </w:drawing>
      </w:r>
    </w:p>
    <w:p w14:paraId="17B3BB1B" w14:textId="47197C40" w:rsidR="00B77765" w:rsidRPr="00B77765" w:rsidRDefault="00AD759D" w:rsidP="00D414E2">
      <w:pPr>
        <w:adjustRightInd w:val="0"/>
        <w:snapToGrid w:val="0"/>
        <w:jc w:val="center"/>
        <w:rPr>
          <w:rFonts w:ascii="Times New Roman" w:hAnsi="Times New Roman"/>
        </w:rPr>
      </w:pPr>
      <w:r>
        <w:rPr>
          <w:rFonts w:ascii="Times New Roman" w:hAnsi="Times New Roman"/>
        </w:rPr>
        <w:t>Figure 2</w:t>
      </w:r>
      <w:r w:rsidR="00B77765" w:rsidRPr="00B77765">
        <w:rPr>
          <w:rFonts w:ascii="Times New Roman" w:hAnsi="Times New Roman"/>
        </w:rPr>
        <w:t xml:space="preserve">. </w:t>
      </w:r>
      <w:r w:rsidR="00A36539">
        <w:rPr>
          <w:rFonts w:ascii="Times New Roman" w:hAnsi="Times New Roman"/>
        </w:rPr>
        <w:t>Left: p</w:t>
      </w:r>
      <w:r w:rsidR="00B77765" w:rsidRPr="00B77765">
        <w:rPr>
          <w:rFonts w:ascii="Times New Roman" w:hAnsi="Times New Roman"/>
        </w:rPr>
        <w:t>ore pressure change</w:t>
      </w:r>
      <w:r w:rsidR="00A36539">
        <w:rPr>
          <w:rFonts w:ascii="Times New Roman" w:hAnsi="Times New Roman"/>
        </w:rPr>
        <w:t xml:space="preserve"> (</w:t>
      </w:r>
      <w:r w:rsidR="00A36539" w:rsidRPr="00160C48">
        <w:rPr>
          <w:rFonts w:ascii="Times New Roman" w:hAnsi="Times New Roman"/>
          <w:position w:val="-10"/>
        </w:rPr>
        <w:object w:dxaOrig="340" w:dyaOrig="320" w14:anchorId="6E638671">
          <v:shape id="_x0000_i1151" type="#_x0000_t75" style="width:17pt;height:16.3pt" o:ole="">
            <v:imagedata r:id="rId260" o:title=""/>
          </v:shape>
          <o:OLEObject Type="Embed" ProgID="Equation.DSMT4" ShapeID="_x0000_i1151" DrawAspect="Content" ObjectID="_1724243435" r:id="rId263"/>
        </w:object>
      </w:r>
      <w:r w:rsidR="00A36539">
        <w:rPr>
          <w:rFonts w:ascii="Times New Roman" w:hAnsi="Times New Roman"/>
        </w:rPr>
        <w:t>)</w:t>
      </w:r>
      <w:r w:rsidR="00B77765" w:rsidRPr="00B77765">
        <w:rPr>
          <w:rFonts w:ascii="Times New Roman" w:hAnsi="Times New Roman"/>
        </w:rPr>
        <w:t xml:space="preserve"> due to mode 1 loading</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w:t>
      </w:r>
      <w:commentRangeStart w:id="219"/>
      <w:commentRangeStart w:id="220"/>
      <w:r w:rsidR="00A95FAA" w:rsidRPr="00A95FAA">
        <w:rPr>
          <w:rFonts w:ascii="Times New Roman" w:hAnsi="Times New Roman"/>
        </w:rPr>
        <w:t>increases</w:t>
      </w:r>
      <w:commentRangeEnd w:id="219"/>
      <w:r w:rsidR="00566CF4">
        <w:rPr>
          <w:rStyle w:val="CommentReference"/>
        </w:rPr>
        <w:commentReference w:id="219"/>
      </w:r>
      <w:commentRangeEnd w:id="220"/>
      <w:r w:rsidR="00107A49">
        <w:rPr>
          <w:rStyle w:val="CommentReference"/>
        </w:rPr>
        <w:commentReference w:id="220"/>
      </w:r>
      <w:r w:rsidR="00A36539">
        <w:rPr>
          <w:rFonts w:ascii="Times New Roman" w:hAnsi="Times New Roman"/>
        </w:rPr>
        <w:t xml:space="preserve">; Right: evolution of </w:t>
      </w:r>
      <w:r w:rsidR="00071CC5">
        <w:rPr>
          <w:rFonts w:ascii="Times New Roman" w:hAnsi="Times New Roman"/>
        </w:rPr>
        <w:t>p</w:t>
      </w:r>
      <w:r w:rsidR="00071CC5" w:rsidRPr="00B77765">
        <w:rPr>
          <w:rFonts w:ascii="Times New Roman" w:hAnsi="Times New Roman"/>
        </w:rPr>
        <w:t>ore pressure change</w:t>
      </w:r>
      <w:r w:rsidR="00071CC5">
        <w:rPr>
          <w:rFonts w:ascii="Times New Roman" w:hAnsi="Times New Roman"/>
        </w:rPr>
        <w:t xml:space="preserve"> (</w:t>
      </w:r>
      <w:r w:rsidR="00071CC5" w:rsidRPr="00160C48">
        <w:rPr>
          <w:rFonts w:ascii="Times New Roman" w:hAnsi="Times New Roman"/>
          <w:position w:val="-10"/>
        </w:rPr>
        <w:object w:dxaOrig="340" w:dyaOrig="320" w14:anchorId="3077AE3D">
          <v:shape id="_x0000_i1152" type="#_x0000_t75" style="width:17pt;height:16.3pt" o:ole="">
            <v:imagedata r:id="rId260" o:title=""/>
          </v:shape>
          <o:OLEObject Type="Embed" ProgID="Equation.DSMT4" ShapeID="_x0000_i1152" DrawAspect="Content" ObjectID="_1724243436" r:id="rId264"/>
        </w:object>
      </w:r>
      <w:r w:rsidR="00071CC5">
        <w:rPr>
          <w:rFonts w:ascii="Times New Roman" w:hAnsi="Times New Roman"/>
        </w:rPr>
        <w:t>)</w:t>
      </w:r>
      <w:r w:rsidR="00071CC5" w:rsidRPr="00B77765">
        <w:rPr>
          <w:rFonts w:ascii="Times New Roman" w:hAnsi="Times New Roman"/>
        </w:rPr>
        <w:t xml:space="preserve"> </w:t>
      </w:r>
      <w:r w:rsidR="00A36539">
        <w:rPr>
          <w:rFonts w:ascii="Times New Roman" w:hAnsi="Times New Roman"/>
        </w:rPr>
        <w:t>that induced by mode 1 at center of the cylinder (</w:t>
      </w:r>
      <w:r w:rsidR="00A36539" w:rsidRPr="00A36539">
        <w:rPr>
          <w:rFonts w:ascii="Times New Roman" w:hAnsi="Times New Roman"/>
          <w:position w:val="-6"/>
        </w:rPr>
        <w:object w:dxaOrig="540" w:dyaOrig="279" w14:anchorId="62FFBC40">
          <v:shape id="_x0000_i1153" type="#_x0000_t75" style="width:27.15pt;height:13.6pt" o:ole="">
            <v:imagedata r:id="rId265" o:title=""/>
          </v:shape>
          <o:OLEObject Type="Embed" ProgID="Equation.DSMT4" ShapeID="_x0000_i1153" DrawAspect="Content" ObjectID="_1724243437" r:id="rId266"/>
        </w:object>
      </w:r>
      <w:r w:rsidR="00A36539">
        <w:rPr>
          <w:rFonts w:ascii="Times New Roman" w:hAnsi="Times New Roman"/>
        </w:rPr>
        <w:t xml:space="preserve">) with </w:t>
      </w:r>
      <w:commentRangeStart w:id="221"/>
      <w:r w:rsidR="00A36539">
        <w:rPr>
          <w:rFonts w:ascii="Times New Roman" w:hAnsi="Times New Roman"/>
        </w:rPr>
        <w:t>time</w:t>
      </w:r>
      <w:commentRangeEnd w:id="221"/>
      <w:r w:rsidR="00137C8D">
        <w:rPr>
          <w:rStyle w:val="CommentReference"/>
        </w:rPr>
        <w:commentReference w:id="221"/>
      </w:r>
      <w:r w:rsidR="00A36539">
        <w:rPr>
          <w:rFonts w:ascii="Times New Roman" w:hAnsi="Times New Roman"/>
        </w:rPr>
        <w:t>.</w:t>
      </w:r>
    </w:p>
    <w:p w14:paraId="651DBD58" w14:textId="7308B7D1" w:rsidR="00F734BF" w:rsidRDefault="003D4F81" w:rsidP="00751B72">
      <w:pPr>
        <w:adjustRightInd w:val="0"/>
        <w:snapToGrid w:val="0"/>
        <w:jc w:val="center"/>
        <w:rPr>
          <w:b/>
        </w:rPr>
      </w:pPr>
      <w:r>
        <w:rPr>
          <w:noProof/>
        </w:rPr>
        <w:lastRenderedPageBreak/>
        <w:drawing>
          <wp:inline distT="0" distB="0" distL="0" distR="0" wp14:anchorId="3080BFCB" wp14:editId="401A9E29">
            <wp:extent cx="5943600" cy="2940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a:stretch>
                      <a:fillRect/>
                    </a:stretch>
                  </pic:blipFill>
                  <pic:spPr>
                    <a:xfrm>
                      <a:off x="0" y="0"/>
                      <a:ext cx="5943600" cy="2940050"/>
                    </a:xfrm>
                    <a:prstGeom prst="rect">
                      <a:avLst/>
                    </a:prstGeom>
                  </pic:spPr>
                </pic:pic>
              </a:graphicData>
            </a:graphic>
          </wp:inline>
        </w:drawing>
      </w:r>
    </w:p>
    <w:p w14:paraId="3FA6836C" w14:textId="582E6F88" w:rsidR="00A36539" w:rsidRPr="00B77765" w:rsidRDefault="00AD759D" w:rsidP="00A36539">
      <w:pPr>
        <w:adjustRightInd w:val="0"/>
        <w:snapToGrid w:val="0"/>
        <w:jc w:val="center"/>
        <w:rPr>
          <w:rFonts w:ascii="Times New Roman" w:hAnsi="Times New Roman"/>
        </w:rPr>
      </w:pPr>
      <w:r>
        <w:rPr>
          <w:rFonts w:ascii="Times New Roman" w:hAnsi="Times New Roman"/>
        </w:rPr>
        <w:t>Figure 3</w:t>
      </w:r>
      <w:r w:rsidR="00A36539" w:rsidRPr="00B77765">
        <w:rPr>
          <w:rFonts w:ascii="Times New Roman" w:hAnsi="Times New Roman"/>
        </w:rPr>
        <w:t xml:space="preserve">. </w:t>
      </w:r>
      <w:r w:rsidR="00A36539">
        <w:rPr>
          <w:rFonts w:ascii="Times New Roman" w:hAnsi="Times New Roman"/>
        </w:rPr>
        <w:t>Left: p</w:t>
      </w:r>
      <w:r w:rsidR="00A36539" w:rsidRPr="00B77765">
        <w:rPr>
          <w:rFonts w:ascii="Times New Roman" w:hAnsi="Times New Roman"/>
        </w:rPr>
        <w:t>ore pressure change</w:t>
      </w:r>
      <w:r w:rsidR="00A36539">
        <w:rPr>
          <w:rFonts w:ascii="Times New Roman" w:hAnsi="Times New Roman"/>
        </w:rPr>
        <w:t xml:space="preserve"> (</w:t>
      </w:r>
      <w:r w:rsidR="00A36539" w:rsidRPr="00160C48">
        <w:rPr>
          <w:rFonts w:ascii="Times New Roman" w:hAnsi="Times New Roman"/>
          <w:position w:val="-10"/>
        </w:rPr>
        <w:object w:dxaOrig="340" w:dyaOrig="320" w14:anchorId="67F69493">
          <v:shape id="_x0000_i1154" type="#_x0000_t75" style="width:17pt;height:16.3pt" o:ole="">
            <v:imagedata r:id="rId260" o:title=""/>
          </v:shape>
          <o:OLEObject Type="Embed" ProgID="Equation.DSMT4" ShapeID="_x0000_i1154" DrawAspect="Content" ObjectID="_1724243438" r:id="rId268"/>
        </w:object>
      </w:r>
      <w:r w:rsidR="00A36539">
        <w:rPr>
          <w:rFonts w:ascii="Times New Roman" w:hAnsi="Times New Roman"/>
        </w:rPr>
        <w:t>) due to mode 2</w:t>
      </w:r>
      <w:r w:rsidR="00A36539" w:rsidRPr="00B77765">
        <w:rPr>
          <w:rFonts w:ascii="Times New Roman" w:hAnsi="Times New Roman"/>
        </w:rPr>
        <w:t xml:space="preserve"> loading</w:t>
      </w:r>
      <w:r w:rsidR="00A36539">
        <w:rPr>
          <w:rFonts w:ascii="Times New Roman" w:hAnsi="Times New Roman"/>
        </w:rPr>
        <w:t xml:space="preserve">, </w:t>
      </w:r>
      <w:r w:rsidR="00A36539" w:rsidRPr="00A95FAA">
        <w:rPr>
          <w:rFonts w:ascii="Times New Roman" w:hAnsi="Times New Roman"/>
        </w:rPr>
        <w:t>where the</w:t>
      </w:r>
      <w:r w:rsidR="00A36539">
        <w:rPr>
          <w:rFonts w:ascii="Times New Roman" w:hAnsi="Times New Roman"/>
        </w:rPr>
        <w:t xml:space="preserve"> curves grade from gray to black</w:t>
      </w:r>
      <w:r w:rsidR="00A36539" w:rsidRPr="00A95FAA">
        <w:rPr>
          <w:rFonts w:ascii="Times New Roman" w:hAnsi="Times New Roman"/>
        </w:rPr>
        <w:t xml:space="preserve"> as time increases</w:t>
      </w:r>
      <w:r w:rsidR="00A36539">
        <w:rPr>
          <w:rFonts w:ascii="Times New Roman" w:hAnsi="Times New Roman"/>
        </w:rPr>
        <w:t xml:space="preserve">; Right: evolution of </w:t>
      </w:r>
      <w:r w:rsidR="00071CC5">
        <w:rPr>
          <w:rFonts w:ascii="Times New Roman" w:hAnsi="Times New Roman"/>
        </w:rPr>
        <w:t>p</w:t>
      </w:r>
      <w:r w:rsidR="00071CC5" w:rsidRPr="00B77765">
        <w:rPr>
          <w:rFonts w:ascii="Times New Roman" w:hAnsi="Times New Roman"/>
        </w:rPr>
        <w:t>ore pressure change</w:t>
      </w:r>
      <w:r w:rsidR="00071CC5">
        <w:rPr>
          <w:rFonts w:ascii="Times New Roman" w:hAnsi="Times New Roman"/>
        </w:rPr>
        <w:t xml:space="preserve"> (</w:t>
      </w:r>
      <w:r w:rsidR="00071CC5" w:rsidRPr="00160C48">
        <w:rPr>
          <w:rFonts w:ascii="Times New Roman" w:hAnsi="Times New Roman"/>
          <w:position w:val="-10"/>
        </w:rPr>
        <w:object w:dxaOrig="340" w:dyaOrig="320" w14:anchorId="18045422">
          <v:shape id="_x0000_i1155" type="#_x0000_t75" style="width:17pt;height:16.3pt" o:ole="">
            <v:imagedata r:id="rId260" o:title=""/>
          </v:shape>
          <o:OLEObject Type="Embed" ProgID="Equation.DSMT4" ShapeID="_x0000_i1155" DrawAspect="Content" ObjectID="_1724243439" r:id="rId269"/>
        </w:object>
      </w:r>
      <w:r w:rsidR="00071CC5">
        <w:rPr>
          <w:rFonts w:ascii="Times New Roman" w:hAnsi="Times New Roman"/>
        </w:rPr>
        <w:t>)</w:t>
      </w:r>
      <w:r w:rsidR="00071CC5" w:rsidRPr="00B77765">
        <w:rPr>
          <w:rFonts w:ascii="Times New Roman" w:hAnsi="Times New Roman"/>
        </w:rPr>
        <w:t xml:space="preserve"> </w:t>
      </w:r>
      <w:r w:rsidR="00A36539">
        <w:rPr>
          <w:rFonts w:ascii="Times New Roman" w:hAnsi="Times New Roman"/>
        </w:rPr>
        <w:t>that induced by mode 2 at center of the cylinder (</w:t>
      </w:r>
      <w:r w:rsidR="00A36539" w:rsidRPr="00A36539">
        <w:rPr>
          <w:rFonts w:ascii="Times New Roman" w:hAnsi="Times New Roman"/>
          <w:position w:val="-6"/>
        </w:rPr>
        <w:object w:dxaOrig="540" w:dyaOrig="279" w14:anchorId="79AEBD71">
          <v:shape id="_x0000_i1156" type="#_x0000_t75" style="width:27.15pt;height:13.6pt" o:ole="">
            <v:imagedata r:id="rId265" o:title=""/>
          </v:shape>
          <o:OLEObject Type="Embed" ProgID="Equation.DSMT4" ShapeID="_x0000_i1156" DrawAspect="Content" ObjectID="_1724243440" r:id="rId270"/>
        </w:object>
      </w:r>
      <w:r w:rsidR="00A36539">
        <w:rPr>
          <w:rFonts w:ascii="Times New Roman" w:hAnsi="Times New Roman"/>
        </w:rPr>
        <w:t>) with time.</w:t>
      </w:r>
    </w:p>
    <w:p w14:paraId="40F5BE32" w14:textId="77777777" w:rsidR="00B77765" w:rsidRPr="00B77765" w:rsidRDefault="00B77765" w:rsidP="00B77765">
      <w:pPr>
        <w:adjustRightInd w:val="0"/>
        <w:snapToGrid w:val="0"/>
        <w:jc w:val="center"/>
        <w:rPr>
          <w:rFonts w:ascii="Times New Roman" w:hAnsi="Times New Roman"/>
        </w:rPr>
      </w:pPr>
    </w:p>
    <w:p w14:paraId="2900A3C9" w14:textId="46C3F1B8" w:rsidR="00B77765" w:rsidRDefault="00B77765" w:rsidP="00B77765">
      <w:pPr>
        <w:adjustRightInd w:val="0"/>
        <w:snapToGrid w:val="0"/>
        <w:jc w:val="center"/>
        <w:rPr>
          <w:rFonts w:ascii="Times New Roman" w:hAnsi="Times New Roman"/>
        </w:rPr>
      </w:pPr>
      <w:r w:rsidRPr="00B77765">
        <w:rPr>
          <w:rFonts w:ascii="Times New Roman" w:hAnsi="Times New Roman"/>
        </w:rPr>
        <w:t xml:space="preserve"> </w:t>
      </w:r>
    </w:p>
    <w:p w14:paraId="5FBC1BCB" w14:textId="77777777" w:rsidR="00044346" w:rsidRDefault="00044346" w:rsidP="00A36539">
      <w:pPr>
        <w:adjustRightInd w:val="0"/>
        <w:snapToGrid w:val="0"/>
        <w:jc w:val="center"/>
        <w:rPr>
          <w:rFonts w:ascii="Times New Roman" w:hAnsi="Times New Roman"/>
        </w:rPr>
      </w:pPr>
    </w:p>
    <w:p w14:paraId="7B4E894E" w14:textId="0D8EC1B9" w:rsidR="00044346" w:rsidRDefault="00044346" w:rsidP="00A36539">
      <w:pPr>
        <w:adjustRightInd w:val="0"/>
        <w:snapToGrid w:val="0"/>
        <w:jc w:val="center"/>
        <w:rPr>
          <w:rFonts w:ascii="Times New Roman" w:hAnsi="Times New Roman"/>
        </w:rPr>
      </w:pPr>
      <w:r>
        <w:rPr>
          <w:noProof/>
        </w:rPr>
        <w:drawing>
          <wp:inline distT="0" distB="0" distL="0" distR="0" wp14:anchorId="38AA9599" wp14:editId="66EA5615">
            <wp:extent cx="5669280" cy="2578432"/>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1"/>
                    <a:stretch>
                      <a:fillRect/>
                    </a:stretch>
                  </pic:blipFill>
                  <pic:spPr>
                    <a:xfrm>
                      <a:off x="0" y="0"/>
                      <a:ext cx="5677089" cy="2581983"/>
                    </a:xfrm>
                    <a:prstGeom prst="rect">
                      <a:avLst/>
                    </a:prstGeom>
                  </pic:spPr>
                </pic:pic>
              </a:graphicData>
            </a:graphic>
          </wp:inline>
        </w:drawing>
      </w:r>
    </w:p>
    <w:p w14:paraId="4129622F" w14:textId="35FB0DD6" w:rsidR="00A36539" w:rsidRPr="00B77765" w:rsidRDefault="00AD759D" w:rsidP="00A36539">
      <w:pPr>
        <w:adjustRightInd w:val="0"/>
        <w:snapToGrid w:val="0"/>
        <w:jc w:val="center"/>
        <w:rPr>
          <w:rFonts w:ascii="Times New Roman" w:hAnsi="Times New Roman"/>
        </w:rPr>
      </w:pPr>
      <w:r>
        <w:rPr>
          <w:rFonts w:ascii="Times New Roman" w:hAnsi="Times New Roman"/>
        </w:rPr>
        <w:t>Figure 4</w:t>
      </w:r>
      <w:r w:rsidR="00A36539" w:rsidRPr="00B77765">
        <w:rPr>
          <w:rFonts w:ascii="Times New Roman" w:hAnsi="Times New Roman"/>
        </w:rPr>
        <w:t xml:space="preserve">. </w:t>
      </w:r>
      <w:r w:rsidR="00A36539">
        <w:rPr>
          <w:rFonts w:ascii="Times New Roman" w:hAnsi="Times New Roman"/>
        </w:rPr>
        <w:t>Left: p</w:t>
      </w:r>
      <w:r w:rsidR="00A36539" w:rsidRPr="00B77765">
        <w:rPr>
          <w:rFonts w:ascii="Times New Roman" w:hAnsi="Times New Roman"/>
        </w:rPr>
        <w:t>ore pressure change</w:t>
      </w:r>
      <w:r w:rsidR="00A36539">
        <w:rPr>
          <w:rFonts w:ascii="Times New Roman" w:hAnsi="Times New Roman"/>
        </w:rPr>
        <w:t xml:space="preserve"> (</w:t>
      </w:r>
      <w:r w:rsidR="00A36539" w:rsidRPr="00160C48">
        <w:rPr>
          <w:rFonts w:ascii="Times New Roman" w:hAnsi="Times New Roman"/>
          <w:position w:val="-10"/>
        </w:rPr>
        <w:object w:dxaOrig="340" w:dyaOrig="320" w14:anchorId="7A9240DC">
          <v:shape id="_x0000_i1157" type="#_x0000_t75" style="width:17pt;height:16.3pt" o:ole="">
            <v:imagedata r:id="rId260" o:title=""/>
          </v:shape>
          <o:OLEObject Type="Embed" ProgID="Equation.DSMT4" ShapeID="_x0000_i1157" DrawAspect="Content" ObjectID="_1724243441" r:id="rId272"/>
        </w:object>
      </w:r>
      <w:r w:rsidR="00A36539">
        <w:rPr>
          <w:rFonts w:ascii="Times New Roman" w:hAnsi="Times New Roman"/>
        </w:rPr>
        <w:t>) due to mode 3</w:t>
      </w:r>
      <w:r w:rsidR="00A36539" w:rsidRPr="00B77765">
        <w:rPr>
          <w:rFonts w:ascii="Times New Roman" w:hAnsi="Times New Roman"/>
        </w:rPr>
        <w:t xml:space="preserve"> loading</w:t>
      </w:r>
      <w:r w:rsidR="00A36539">
        <w:rPr>
          <w:rFonts w:ascii="Times New Roman" w:hAnsi="Times New Roman"/>
        </w:rPr>
        <w:t xml:space="preserve">, </w:t>
      </w:r>
      <w:r w:rsidR="00A36539" w:rsidRPr="00A95FAA">
        <w:rPr>
          <w:rFonts w:ascii="Times New Roman" w:hAnsi="Times New Roman"/>
        </w:rPr>
        <w:t>where the</w:t>
      </w:r>
      <w:r w:rsidR="00A36539">
        <w:rPr>
          <w:rFonts w:ascii="Times New Roman" w:hAnsi="Times New Roman"/>
        </w:rPr>
        <w:t xml:space="preserve"> curves grade from gray to black</w:t>
      </w:r>
      <w:r w:rsidR="00A36539" w:rsidRPr="00A95FAA">
        <w:rPr>
          <w:rFonts w:ascii="Times New Roman" w:hAnsi="Times New Roman"/>
        </w:rPr>
        <w:t xml:space="preserve"> as time increases</w:t>
      </w:r>
      <w:r w:rsidR="00A36539">
        <w:rPr>
          <w:rFonts w:ascii="Times New Roman" w:hAnsi="Times New Roman"/>
        </w:rPr>
        <w:t xml:space="preserve">; Right: evolution of </w:t>
      </w:r>
      <w:r w:rsidR="00071CC5">
        <w:rPr>
          <w:rFonts w:ascii="Times New Roman" w:hAnsi="Times New Roman"/>
        </w:rPr>
        <w:t>p</w:t>
      </w:r>
      <w:r w:rsidR="00071CC5" w:rsidRPr="00B77765">
        <w:rPr>
          <w:rFonts w:ascii="Times New Roman" w:hAnsi="Times New Roman"/>
        </w:rPr>
        <w:t>ore pressure change</w:t>
      </w:r>
      <w:r w:rsidR="00071CC5">
        <w:rPr>
          <w:rFonts w:ascii="Times New Roman" w:hAnsi="Times New Roman"/>
        </w:rPr>
        <w:t xml:space="preserve"> (</w:t>
      </w:r>
      <w:r w:rsidR="00071CC5" w:rsidRPr="00160C48">
        <w:rPr>
          <w:rFonts w:ascii="Times New Roman" w:hAnsi="Times New Roman"/>
          <w:position w:val="-10"/>
        </w:rPr>
        <w:object w:dxaOrig="340" w:dyaOrig="320" w14:anchorId="4090B231">
          <v:shape id="_x0000_i1158" type="#_x0000_t75" style="width:17pt;height:16.3pt" o:ole="">
            <v:imagedata r:id="rId260" o:title=""/>
          </v:shape>
          <o:OLEObject Type="Embed" ProgID="Equation.DSMT4" ShapeID="_x0000_i1158" DrawAspect="Content" ObjectID="_1724243442" r:id="rId273"/>
        </w:object>
      </w:r>
      <w:r w:rsidR="00071CC5">
        <w:rPr>
          <w:rFonts w:ascii="Times New Roman" w:hAnsi="Times New Roman"/>
        </w:rPr>
        <w:t>)</w:t>
      </w:r>
      <w:r w:rsidR="00071CC5" w:rsidRPr="00B77765">
        <w:rPr>
          <w:rFonts w:ascii="Times New Roman" w:hAnsi="Times New Roman"/>
        </w:rPr>
        <w:t xml:space="preserve"> </w:t>
      </w:r>
      <w:r w:rsidR="00A36539">
        <w:rPr>
          <w:rFonts w:ascii="Times New Roman" w:hAnsi="Times New Roman"/>
        </w:rPr>
        <w:t>that induced by mode 3 at center of the cylinder (</w:t>
      </w:r>
      <w:r w:rsidR="00A36539" w:rsidRPr="00A36539">
        <w:rPr>
          <w:rFonts w:ascii="Times New Roman" w:hAnsi="Times New Roman"/>
          <w:position w:val="-6"/>
        </w:rPr>
        <w:object w:dxaOrig="540" w:dyaOrig="279" w14:anchorId="57CF2774">
          <v:shape id="_x0000_i1159" type="#_x0000_t75" style="width:27.15pt;height:13.6pt" o:ole="">
            <v:imagedata r:id="rId265" o:title=""/>
          </v:shape>
          <o:OLEObject Type="Embed" ProgID="Equation.DSMT4" ShapeID="_x0000_i1159" DrawAspect="Content" ObjectID="_1724243443" r:id="rId274"/>
        </w:object>
      </w:r>
      <w:r w:rsidR="00A36539">
        <w:rPr>
          <w:rFonts w:ascii="Times New Roman" w:hAnsi="Times New Roman"/>
        </w:rPr>
        <w:t xml:space="preserve">) with </w:t>
      </w:r>
      <w:commentRangeStart w:id="222"/>
      <w:r w:rsidR="00A36539">
        <w:rPr>
          <w:rFonts w:ascii="Times New Roman" w:hAnsi="Times New Roman"/>
        </w:rPr>
        <w:t>time</w:t>
      </w:r>
      <w:commentRangeEnd w:id="222"/>
      <w:r w:rsidR="00A80EDF">
        <w:rPr>
          <w:rStyle w:val="CommentReference"/>
        </w:rPr>
        <w:commentReference w:id="222"/>
      </w:r>
      <w:r w:rsidR="00A36539">
        <w:rPr>
          <w:rFonts w:ascii="Times New Roman" w:hAnsi="Times New Roman"/>
        </w:rPr>
        <w:t>.</w:t>
      </w:r>
    </w:p>
    <w:p w14:paraId="1CBC72C9" w14:textId="3D3C32B3" w:rsidR="00B77765" w:rsidRPr="00B77765" w:rsidRDefault="00B77765" w:rsidP="00B77765">
      <w:pPr>
        <w:adjustRightInd w:val="0"/>
        <w:snapToGrid w:val="0"/>
        <w:jc w:val="center"/>
        <w:rPr>
          <w:rFonts w:ascii="Times New Roman" w:hAnsi="Times New Roman"/>
        </w:rPr>
      </w:pPr>
    </w:p>
    <w:p w14:paraId="0CE58A11" w14:textId="77777777" w:rsidR="009E04E2" w:rsidRDefault="00B77765" w:rsidP="00B77765">
      <w:pPr>
        <w:adjustRightInd w:val="0"/>
        <w:snapToGrid w:val="0"/>
        <w:spacing w:line="360" w:lineRule="auto"/>
        <w:jc w:val="both"/>
        <w:rPr>
          <w:ins w:id="223" w:author="Bunger, Andrew P" w:date="2022-09-09T07:54:00Z"/>
          <w:rFonts w:ascii="Times New Roman" w:hAnsi="Times New Roman"/>
        </w:rPr>
      </w:pPr>
      <w:r w:rsidRPr="00B77765">
        <w:rPr>
          <w:rFonts w:ascii="Times New Roman" w:hAnsi="Times New Roman"/>
        </w:rPr>
        <w:lastRenderedPageBreak/>
        <w:tab/>
      </w:r>
      <w:del w:id="224" w:author="Bunger, Andrew P" w:date="2022-09-09T07:53:00Z">
        <w:r w:rsidR="0051708D" w:rsidDel="009E04E2">
          <w:rPr>
            <w:rFonts w:ascii="Times New Roman" w:hAnsi="Times New Roman"/>
          </w:rPr>
          <w:delText xml:space="preserve">The left figures in </w:delText>
        </w:r>
      </w:del>
      <w:r w:rsidR="0051708D">
        <w:rPr>
          <w:rFonts w:ascii="Times New Roman" w:hAnsi="Times New Roman"/>
        </w:rPr>
        <w:t>Fig</w:t>
      </w:r>
      <w:ins w:id="225" w:author="Bunger, Andrew P" w:date="2022-09-09T07:53:00Z">
        <w:r w:rsidR="009E04E2">
          <w:rPr>
            <w:rFonts w:ascii="Times New Roman" w:hAnsi="Times New Roman"/>
          </w:rPr>
          <w:t>ures</w:t>
        </w:r>
      </w:ins>
      <w:del w:id="226" w:author="Bunger, Andrew P" w:date="2022-09-09T07:53:00Z">
        <w:r w:rsidR="0051708D" w:rsidDel="009E04E2">
          <w:rPr>
            <w:rFonts w:ascii="Times New Roman" w:hAnsi="Times New Roman"/>
          </w:rPr>
          <w:delText>.</w:delText>
        </w:r>
      </w:del>
      <w:r w:rsidR="0051708D">
        <w:rPr>
          <w:rFonts w:ascii="Times New Roman" w:hAnsi="Times New Roman"/>
        </w:rPr>
        <w:t xml:space="preserve"> 2</w:t>
      </w:r>
      <w:ins w:id="227" w:author="Bunger, Andrew P" w:date="2022-09-09T07:53:00Z">
        <w:r w:rsidR="009E04E2">
          <w:rPr>
            <w:rFonts w:ascii="Times New Roman" w:hAnsi="Times New Roman"/>
          </w:rPr>
          <w:t>a</w:t>
        </w:r>
      </w:ins>
      <w:r w:rsidR="0051708D">
        <w:rPr>
          <w:rFonts w:ascii="Times New Roman" w:hAnsi="Times New Roman"/>
        </w:rPr>
        <w:t xml:space="preserve"> </w:t>
      </w:r>
      <w:del w:id="228" w:author="Bunger, Andrew P" w:date="2022-09-09T07:53:00Z">
        <w:r w:rsidR="0051708D" w:rsidDel="009E04E2">
          <w:rPr>
            <w:rFonts w:ascii="Times New Roman" w:hAnsi="Times New Roman"/>
          </w:rPr>
          <w:delText>and Fig. 3</w:delText>
        </w:r>
      </w:del>
      <w:ins w:id="229" w:author="Bunger, Andrew P" w:date="2022-09-09T07:53:00Z">
        <w:r w:rsidR="009E04E2">
          <w:rPr>
            <w:rFonts w:ascii="Times New Roman" w:hAnsi="Times New Roman"/>
          </w:rPr>
          <w:t>and 3a</w:t>
        </w:r>
      </w:ins>
      <w:r w:rsidR="00CE30C4" w:rsidRPr="00E4454B">
        <w:rPr>
          <w:rFonts w:ascii="Times New Roman" w:hAnsi="Times New Roman"/>
        </w:rPr>
        <w:t xml:space="preserve"> illustrate</w:t>
      </w:r>
      <w:r w:rsidR="00F734BF" w:rsidRPr="00E4454B">
        <w:rPr>
          <w:rFonts w:ascii="Times New Roman" w:hAnsi="Times New Roman"/>
        </w:rPr>
        <w:t xml:space="preserve"> the </w:t>
      </w:r>
      <w:r w:rsidR="00071CC5">
        <w:rPr>
          <w:rFonts w:ascii="Times New Roman" w:hAnsi="Times New Roman"/>
        </w:rPr>
        <w:t>p</w:t>
      </w:r>
      <w:r w:rsidR="00071CC5" w:rsidRPr="00B77765">
        <w:rPr>
          <w:rFonts w:ascii="Times New Roman" w:hAnsi="Times New Roman"/>
        </w:rPr>
        <w:t>ore pressure change</w:t>
      </w:r>
      <w:r w:rsidR="00071CC5">
        <w:rPr>
          <w:rFonts w:ascii="Times New Roman" w:hAnsi="Times New Roman"/>
        </w:rPr>
        <w:t xml:space="preserve"> (</w:t>
      </w:r>
      <w:r w:rsidR="00071CC5" w:rsidRPr="00160C48">
        <w:rPr>
          <w:rFonts w:ascii="Times New Roman" w:hAnsi="Times New Roman"/>
          <w:position w:val="-10"/>
        </w:rPr>
        <w:object w:dxaOrig="340" w:dyaOrig="320" w14:anchorId="0617026C">
          <v:shape id="_x0000_i1160" type="#_x0000_t75" style="width:17pt;height:16.3pt" o:ole="">
            <v:imagedata r:id="rId260" o:title=""/>
          </v:shape>
          <o:OLEObject Type="Embed" ProgID="Equation.DSMT4" ShapeID="_x0000_i1160" DrawAspect="Content" ObjectID="_1724243444" r:id="rId275"/>
        </w:object>
      </w:r>
      <w:r w:rsidR="00071CC5">
        <w:rPr>
          <w:rFonts w:ascii="Times New Roman" w:hAnsi="Times New Roman"/>
        </w:rPr>
        <w:t xml:space="preserve">) </w:t>
      </w:r>
      <w:r w:rsidR="00F734BF" w:rsidRPr="00E4454B">
        <w:rPr>
          <w:rFonts w:ascii="Times New Roman" w:hAnsi="Times New Roman"/>
        </w:rPr>
        <w:t xml:space="preserve">profile </w:t>
      </w:r>
      <w:r w:rsidR="00382787" w:rsidRPr="00E4454B">
        <w:rPr>
          <w:rFonts w:ascii="Times New Roman" w:hAnsi="Times New Roman"/>
        </w:rPr>
        <w:t xml:space="preserve">along the radius </w:t>
      </w:r>
      <w:r w:rsidR="00F734BF" w:rsidRPr="00E4454B">
        <w:rPr>
          <w:rFonts w:ascii="Times New Roman" w:hAnsi="Times New Roman"/>
        </w:rPr>
        <w:t>in response to mode 1 loading (</w:t>
      </w:r>
      <w:r w:rsidR="00382787" w:rsidRPr="00E4454B">
        <w:rPr>
          <w:rFonts w:ascii="Times New Roman" w:hAnsi="Times New Roman"/>
        </w:rPr>
        <w:t>pore pressure loading</w:t>
      </w:r>
      <w:r w:rsidR="00F734BF" w:rsidRPr="00E4454B">
        <w:rPr>
          <w:rFonts w:ascii="Times New Roman" w:hAnsi="Times New Roman"/>
        </w:rPr>
        <w:t>) and mode 2 loading (</w:t>
      </w:r>
      <w:r w:rsidR="00382787" w:rsidRPr="00E4454B">
        <w:rPr>
          <w:rFonts w:ascii="Times New Roman" w:hAnsi="Times New Roman"/>
        </w:rPr>
        <w:t>temperature loading</w:t>
      </w:r>
      <w:r w:rsidR="00F734BF" w:rsidRPr="00E4454B">
        <w:rPr>
          <w:rFonts w:ascii="Times New Roman" w:hAnsi="Times New Roman"/>
        </w:rPr>
        <w:t>)</w:t>
      </w:r>
      <w:r w:rsidR="00E4454B" w:rsidRPr="00E4454B">
        <w:rPr>
          <w:rFonts w:ascii="Times New Roman" w:hAnsi="Times New Roman"/>
        </w:rPr>
        <w:t>, respectively</w:t>
      </w:r>
      <w:r w:rsidR="00F734BF" w:rsidRPr="00E4454B">
        <w:rPr>
          <w:rFonts w:ascii="Times New Roman" w:hAnsi="Times New Roman"/>
        </w:rPr>
        <w:t xml:space="preserve">. Under </w:t>
      </w:r>
      <w:r w:rsidR="00382787" w:rsidRPr="00E4454B">
        <w:rPr>
          <w:rFonts w:ascii="Times New Roman" w:hAnsi="Times New Roman"/>
        </w:rPr>
        <w:t>the mode 1</w:t>
      </w:r>
      <w:r w:rsidRPr="00E4454B">
        <w:rPr>
          <w:rFonts w:ascii="Times New Roman" w:hAnsi="Times New Roman"/>
        </w:rPr>
        <w:t xml:space="preserve"> </w:t>
      </w:r>
      <w:r w:rsidR="00F734BF" w:rsidRPr="00E4454B">
        <w:rPr>
          <w:rFonts w:ascii="Times New Roman" w:hAnsi="Times New Roman"/>
        </w:rPr>
        <w:t xml:space="preserve">loading, </w:t>
      </w:r>
      <w:del w:id="230" w:author="Bunger, Andrew P" w:date="2022-09-09T07:53:00Z">
        <w:r w:rsidR="00F734BF" w:rsidRPr="00E4454B" w:rsidDel="009E04E2">
          <w:rPr>
            <w:rFonts w:ascii="Times New Roman" w:hAnsi="Times New Roman"/>
          </w:rPr>
          <w:delText>it is</w:delText>
        </w:r>
      </w:del>
      <w:ins w:id="231" w:author="Bunger, Andrew P" w:date="2022-09-09T07:53:00Z">
        <w:r w:rsidR="009E04E2">
          <w:rPr>
            <w:rFonts w:ascii="Times New Roman" w:hAnsi="Times New Roman"/>
          </w:rPr>
          <w:t xml:space="preserve">the pore pressure evolution </w:t>
        </w:r>
      </w:ins>
      <w:ins w:id="232" w:author="Bunger, Andrew P" w:date="2022-09-09T07:54:00Z">
        <w:r w:rsidR="009E04E2">
          <w:rPr>
            <w:rFonts w:ascii="Times New Roman" w:hAnsi="Times New Roman"/>
          </w:rPr>
          <w:t xml:space="preserve">follows in the manner of </w:t>
        </w:r>
      </w:ins>
      <w:del w:id="233" w:author="Bunger, Andrew P" w:date="2022-09-09T07:54:00Z">
        <w:r w:rsidR="00F734BF" w:rsidRPr="00E4454B" w:rsidDel="009E04E2">
          <w:rPr>
            <w:rFonts w:ascii="Times New Roman" w:hAnsi="Times New Roman"/>
          </w:rPr>
          <w:delText xml:space="preserve"> similar to </w:delText>
        </w:r>
      </w:del>
      <w:del w:id="234" w:author="Bunger, Andrew P" w:date="2022-09-09T07:53:00Z">
        <w:r w:rsidR="00F734BF" w:rsidRPr="00E4454B" w:rsidDel="009E04E2">
          <w:rPr>
            <w:rFonts w:ascii="Times New Roman" w:hAnsi="Times New Roman"/>
          </w:rPr>
          <w:delText xml:space="preserve">the </w:delText>
        </w:r>
      </w:del>
      <w:ins w:id="235" w:author="Bunger, Andrew P" w:date="2022-09-09T07:53:00Z">
        <w:r w:rsidR="009E04E2">
          <w:rPr>
            <w:rFonts w:ascii="Times New Roman" w:hAnsi="Times New Roman"/>
          </w:rPr>
          <w:t>a</w:t>
        </w:r>
        <w:r w:rsidR="009E04E2" w:rsidRPr="00E4454B">
          <w:rPr>
            <w:rFonts w:ascii="Times New Roman" w:hAnsi="Times New Roman"/>
          </w:rPr>
          <w:t xml:space="preserve"> </w:t>
        </w:r>
      </w:ins>
      <w:r w:rsidR="00F734BF" w:rsidRPr="00E4454B">
        <w:rPr>
          <w:rFonts w:ascii="Times New Roman" w:hAnsi="Times New Roman"/>
        </w:rPr>
        <w:t>classical diffusion process</w:t>
      </w:r>
      <w:del w:id="236" w:author="Bunger, Andrew P" w:date="2022-09-09T07:53:00Z">
        <w:r w:rsidR="00E4454B" w:rsidRPr="00E4454B" w:rsidDel="009E04E2">
          <w:rPr>
            <w:rFonts w:ascii="Times New Roman" w:hAnsi="Times New Roman"/>
          </w:rPr>
          <w:delText xml:space="preserve">; </w:delText>
        </w:r>
        <w:r w:rsidR="00F734BF" w:rsidRPr="00E4454B" w:rsidDel="009E04E2">
          <w:rPr>
            <w:rFonts w:ascii="Times New Roman" w:hAnsi="Times New Roman"/>
          </w:rPr>
          <w:delText>the</w:delText>
        </w:r>
      </w:del>
      <w:ins w:id="237" w:author="Bunger, Andrew P" w:date="2022-09-09T07:53:00Z">
        <w:r w:rsidR="009E04E2">
          <w:rPr>
            <w:rFonts w:ascii="Times New Roman" w:hAnsi="Times New Roman"/>
          </w:rPr>
          <w:t xml:space="preserve">. </w:t>
        </w:r>
      </w:ins>
      <w:ins w:id="238" w:author="Bunger, Andrew P" w:date="2022-09-09T07:54:00Z">
        <w:r w:rsidR="009E04E2">
          <w:rPr>
            <w:rFonts w:ascii="Times New Roman" w:hAnsi="Times New Roman"/>
          </w:rPr>
          <w:t>The</w:t>
        </w:r>
      </w:ins>
      <w:r w:rsidR="00F734BF" w:rsidRPr="00E4454B">
        <w:rPr>
          <w:rFonts w:ascii="Times New Roman" w:hAnsi="Times New Roman"/>
        </w:rPr>
        <w:t xml:space="preserve"> </w:t>
      </w:r>
      <w:r w:rsidR="003F746E" w:rsidRPr="00E4454B">
        <w:rPr>
          <w:rFonts w:ascii="Times New Roman" w:hAnsi="Times New Roman"/>
        </w:rPr>
        <w:t>pore pressure near the surface</w:t>
      </w:r>
      <w:r w:rsidR="00382787" w:rsidRPr="00E4454B">
        <w:rPr>
          <w:rFonts w:ascii="Times New Roman" w:hAnsi="Times New Roman"/>
        </w:rPr>
        <w:t xml:space="preserve"> (r=</w:t>
      </w:r>
      <w:r w:rsidR="00434F37">
        <w:rPr>
          <w:rFonts w:ascii="Times New Roman" w:hAnsi="Times New Roman"/>
        </w:rPr>
        <w:t>0.2</w:t>
      </w:r>
      <w:ins w:id="239" w:author="Bunger, Andrew P" w:date="2022-09-09T07:54:00Z">
        <w:r w:rsidR="009E04E2">
          <w:rPr>
            <w:rFonts w:ascii="Times New Roman" w:hAnsi="Times New Roman"/>
          </w:rPr>
          <w:t>m</w:t>
        </w:r>
      </w:ins>
      <w:r w:rsidR="00382787" w:rsidRPr="00E4454B">
        <w:rPr>
          <w:rFonts w:ascii="Times New Roman" w:hAnsi="Times New Roman"/>
        </w:rPr>
        <w:t>)</w:t>
      </w:r>
      <w:r w:rsidR="003F746E" w:rsidRPr="00E4454B">
        <w:rPr>
          <w:rFonts w:ascii="Times New Roman" w:hAnsi="Times New Roman"/>
        </w:rPr>
        <w:t xml:space="preserve"> is i</w:t>
      </w:r>
      <w:r w:rsidR="00382787" w:rsidRPr="00E4454B">
        <w:rPr>
          <w:rFonts w:ascii="Times New Roman" w:hAnsi="Times New Roman"/>
        </w:rPr>
        <w:t xml:space="preserve">nstantly raised to the level of </w:t>
      </w:r>
      <w:ins w:id="240" w:author="Bunger, Andrew P" w:date="2022-09-09T07:54:00Z">
        <w:r w:rsidR="009E04E2">
          <w:rPr>
            <w:rFonts w:ascii="Times New Roman" w:hAnsi="Times New Roman"/>
          </w:rPr>
          <w:t xml:space="preserve">the </w:t>
        </w:r>
      </w:ins>
      <w:r w:rsidR="003F746E" w:rsidRPr="00E4454B">
        <w:rPr>
          <w:rFonts w:ascii="Times New Roman" w:hAnsi="Times New Roman"/>
        </w:rPr>
        <w:t>pore pressure loading</w:t>
      </w:r>
      <w:r w:rsidR="00E4454B" w:rsidRPr="00E4454B">
        <w:rPr>
          <w:rFonts w:ascii="Times New Roman" w:hAnsi="Times New Roman"/>
        </w:rPr>
        <w:t xml:space="preserve">, </w:t>
      </w:r>
      <w:r w:rsidR="003F746E" w:rsidRPr="00E4454B">
        <w:rPr>
          <w:rFonts w:ascii="Times New Roman" w:hAnsi="Times New Roman"/>
        </w:rPr>
        <w:t xml:space="preserve">and then the </w:t>
      </w:r>
      <w:r w:rsidR="00382787" w:rsidRPr="00E4454B">
        <w:rPr>
          <w:rFonts w:ascii="Times New Roman" w:hAnsi="Times New Roman"/>
        </w:rPr>
        <w:t xml:space="preserve">pore </w:t>
      </w:r>
      <w:r w:rsidR="003F746E" w:rsidRPr="00E4454B">
        <w:rPr>
          <w:rFonts w:ascii="Times New Roman" w:hAnsi="Times New Roman"/>
        </w:rPr>
        <w:t>pressure is gradually</w:t>
      </w:r>
      <w:r w:rsidR="00D85DCC" w:rsidRPr="00E4454B">
        <w:rPr>
          <w:rFonts w:ascii="Times New Roman" w:hAnsi="Times New Roman"/>
        </w:rPr>
        <w:t xml:space="preserve"> d</w:t>
      </w:r>
      <w:r w:rsidR="00E4454B" w:rsidRPr="00E4454B">
        <w:rPr>
          <w:rFonts w:ascii="Times New Roman" w:hAnsi="Times New Roman"/>
        </w:rPr>
        <w:t>iffused towards t</w:t>
      </w:r>
      <w:r w:rsidR="003F746E" w:rsidRPr="00E4454B">
        <w:rPr>
          <w:rFonts w:ascii="Times New Roman" w:hAnsi="Times New Roman"/>
        </w:rPr>
        <w:t>he center</w:t>
      </w:r>
      <w:r w:rsidR="00382787" w:rsidRPr="00E4454B">
        <w:rPr>
          <w:rFonts w:ascii="Times New Roman" w:hAnsi="Times New Roman"/>
        </w:rPr>
        <w:t xml:space="preserve"> (r=0)</w:t>
      </w:r>
      <w:r w:rsidR="003F746E" w:rsidRPr="00E4454B">
        <w:rPr>
          <w:rFonts w:ascii="Times New Roman" w:hAnsi="Times New Roman"/>
        </w:rPr>
        <w:t xml:space="preserve">. </w:t>
      </w:r>
      <w:del w:id="241" w:author="Bunger, Andrew P" w:date="2022-09-09T07:54:00Z">
        <w:r w:rsidR="000952EE" w:rsidRPr="00E4454B" w:rsidDel="009E04E2">
          <w:rPr>
            <w:rFonts w:ascii="Times New Roman" w:hAnsi="Times New Roman"/>
          </w:rPr>
          <w:delText xml:space="preserve">However, in </w:delText>
        </w:r>
      </w:del>
    </w:p>
    <w:p w14:paraId="2C2A9F85" w14:textId="77777777" w:rsidR="00DD6E06" w:rsidRDefault="009E04E2" w:rsidP="009E04E2">
      <w:pPr>
        <w:adjustRightInd w:val="0"/>
        <w:snapToGrid w:val="0"/>
        <w:spacing w:line="360" w:lineRule="auto"/>
        <w:ind w:firstLine="720"/>
        <w:jc w:val="both"/>
        <w:rPr>
          <w:ins w:id="242" w:author="Bunger, Andrew P" w:date="2022-09-09T08:15:00Z"/>
          <w:rFonts w:ascii="Times New Roman" w:hAnsi="Times New Roman"/>
        </w:rPr>
      </w:pPr>
      <w:ins w:id="243" w:author="Bunger, Andrew P" w:date="2022-09-09T07:54:00Z">
        <w:r>
          <w:rPr>
            <w:rFonts w:ascii="Times New Roman" w:hAnsi="Times New Roman"/>
          </w:rPr>
          <w:t xml:space="preserve">In </w:t>
        </w:r>
      </w:ins>
      <w:r w:rsidR="000952EE" w:rsidRPr="00E4454B">
        <w:rPr>
          <w:rFonts w:ascii="Times New Roman" w:hAnsi="Times New Roman"/>
        </w:rPr>
        <w:t xml:space="preserve">contrast </w:t>
      </w:r>
      <w:r w:rsidR="00E4454B" w:rsidRPr="00E4454B">
        <w:rPr>
          <w:rFonts w:ascii="Times New Roman" w:hAnsi="Times New Roman"/>
        </w:rPr>
        <w:t>to</w:t>
      </w:r>
      <w:r w:rsidR="000952EE" w:rsidRPr="00E4454B">
        <w:rPr>
          <w:rFonts w:ascii="Times New Roman" w:hAnsi="Times New Roman"/>
        </w:rPr>
        <w:t xml:space="preserve"> gradual and smooth diffusion process</w:t>
      </w:r>
      <w:ins w:id="244" w:author="Bunger, Andrew P" w:date="2022-09-09T07:56:00Z">
        <w:r w:rsidR="00A93CF5">
          <w:rPr>
            <w:rFonts w:ascii="Times New Roman" w:hAnsi="Times New Roman"/>
          </w:rPr>
          <w:t xml:space="preserve"> from external pore pressure loading</w:t>
        </w:r>
      </w:ins>
      <w:r w:rsidR="000952EE" w:rsidRPr="00E4454B">
        <w:rPr>
          <w:rFonts w:ascii="Times New Roman" w:hAnsi="Times New Roman"/>
        </w:rPr>
        <w:t xml:space="preserve">, the </w:t>
      </w:r>
      <w:r w:rsidR="00382787" w:rsidRPr="00E4454B">
        <w:rPr>
          <w:rFonts w:ascii="Times New Roman" w:hAnsi="Times New Roman"/>
        </w:rPr>
        <w:t xml:space="preserve">pore pressure induced by mode 2 </w:t>
      </w:r>
      <w:ins w:id="245" w:author="Bunger, Andrew P" w:date="2022-09-09T07:56:00Z">
        <w:r w:rsidR="00A93CF5">
          <w:rPr>
            <w:rFonts w:ascii="Times New Roman" w:hAnsi="Times New Roman"/>
          </w:rPr>
          <w:t xml:space="preserve">temperature loading </w:t>
        </w:r>
      </w:ins>
      <w:r w:rsidR="000952EE" w:rsidRPr="00E4454B">
        <w:rPr>
          <w:rFonts w:ascii="Times New Roman" w:hAnsi="Times New Roman"/>
        </w:rPr>
        <w:t xml:space="preserve">firstly peaks </w:t>
      </w:r>
      <w:ins w:id="246" w:author="Bunger, Andrew P" w:date="2022-09-09T07:58:00Z">
        <w:r w:rsidR="00A93CF5">
          <w:rPr>
            <w:rFonts w:ascii="Times New Roman" w:hAnsi="Times New Roman"/>
          </w:rPr>
          <w:t>just inside the boundary. The</w:t>
        </w:r>
      </w:ins>
      <w:del w:id="247" w:author="Bunger, Andrew P" w:date="2022-09-09T07:58:00Z">
        <w:r w:rsidR="000952EE" w:rsidRPr="00E4454B" w:rsidDel="00A93CF5">
          <w:rPr>
            <w:rFonts w:ascii="Times New Roman" w:hAnsi="Times New Roman"/>
          </w:rPr>
          <w:delText xml:space="preserve">near the surface </w:delText>
        </w:r>
      </w:del>
      <w:del w:id="248" w:author="Bunger, Andrew P" w:date="2022-09-09T07:57:00Z">
        <w:r w:rsidR="000952EE" w:rsidRPr="00E4454B" w:rsidDel="00A93CF5">
          <w:rPr>
            <w:rFonts w:ascii="Times New Roman" w:hAnsi="Times New Roman"/>
          </w:rPr>
          <w:delText>area</w:delText>
        </w:r>
        <w:r w:rsidR="00E4454B" w:rsidRPr="00E4454B" w:rsidDel="00A93CF5">
          <w:rPr>
            <w:rFonts w:ascii="Times New Roman" w:hAnsi="Times New Roman"/>
          </w:rPr>
          <w:delText xml:space="preserve"> </w:delText>
        </w:r>
      </w:del>
      <w:ins w:id="249" w:author="Bunger, Andrew P" w:date="2022-09-09T07:58:00Z">
        <w:r w:rsidR="00A93CF5">
          <w:rPr>
            <w:rFonts w:ascii="Times New Roman" w:hAnsi="Times New Roman"/>
          </w:rPr>
          <w:t xml:space="preserve"> pressure change at the boundary in this case is held at zero</w:t>
        </w:r>
      </w:ins>
      <w:del w:id="250" w:author="Bunger, Andrew P" w:date="2022-09-09T07:57:00Z">
        <w:r w:rsidR="00E4454B" w:rsidRPr="00E4454B" w:rsidDel="00A93CF5">
          <w:rPr>
            <w:rFonts w:ascii="Times New Roman" w:hAnsi="Times New Roman"/>
          </w:rPr>
          <w:delText>(r=</w:delText>
        </w:r>
        <w:r w:rsidR="00434F37" w:rsidDel="00A93CF5">
          <w:rPr>
            <w:rFonts w:ascii="Times New Roman" w:hAnsi="Times New Roman"/>
          </w:rPr>
          <w:delText>0.2</w:delText>
        </w:r>
        <w:r w:rsidR="00E4454B" w:rsidRPr="00E4454B" w:rsidDel="00A93CF5">
          <w:rPr>
            <w:rFonts w:ascii="Times New Roman" w:hAnsi="Times New Roman"/>
          </w:rPr>
          <w:delText>)</w:delText>
        </w:r>
      </w:del>
      <w:del w:id="251" w:author="Bunger, Andrew P" w:date="2022-09-09T07:59:00Z">
        <w:r w:rsidR="000952EE" w:rsidRPr="00E4454B" w:rsidDel="00A93CF5">
          <w:rPr>
            <w:rFonts w:ascii="Times New Roman" w:hAnsi="Times New Roman"/>
          </w:rPr>
          <w:delText>. At the surface, the pore pressure returns to zero</w:delText>
        </w:r>
      </w:del>
      <w:r w:rsidR="000952EE" w:rsidRPr="00E4454B">
        <w:rPr>
          <w:rFonts w:ascii="Times New Roman" w:hAnsi="Times New Roman"/>
        </w:rPr>
        <w:t xml:space="preserve"> due to the boundary conditions</w:t>
      </w:r>
      <w:del w:id="252" w:author="Bunger, Andrew P" w:date="2022-09-09T07:58:00Z">
        <w:r w:rsidR="00382787" w:rsidRPr="00E4454B" w:rsidDel="00A93CF5">
          <w:rPr>
            <w:rFonts w:ascii="Times New Roman" w:hAnsi="Times New Roman"/>
          </w:rPr>
          <w:delText xml:space="preserve"> setup</w:delText>
        </w:r>
      </w:del>
      <w:r w:rsidR="000952EE" w:rsidRPr="00E4454B">
        <w:rPr>
          <w:rFonts w:ascii="Times New Roman" w:hAnsi="Times New Roman"/>
        </w:rPr>
        <w:t xml:space="preserve">. </w:t>
      </w:r>
      <w:ins w:id="253" w:author="Bunger, Andrew P" w:date="2022-09-09T07:59:00Z">
        <w:r w:rsidR="00A93CF5">
          <w:rPr>
            <w:rFonts w:ascii="Times New Roman" w:hAnsi="Times New Roman"/>
          </w:rPr>
          <w:t>Once the initial pressure peak develops, it initially</w:t>
        </w:r>
      </w:ins>
      <w:del w:id="254" w:author="Bunger, Andrew P" w:date="2022-09-09T07:59:00Z">
        <w:r w:rsidR="000952EE" w:rsidRPr="00E4454B" w:rsidDel="00A93CF5">
          <w:rPr>
            <w:rFonts w:ascii="Times New Roman" w:hAnsi="Times New Roman"/>
          </w:rPr>
          <w:delText>The pore pressure, however,</w:delText>
        </w:r>
      </w:del>
      <w:r w:rsidR="000952EE" w:rsidRPr="00E4454B">
        <w:rPr>
          <w:rFonts w:ascii="Times New Roman" w:hAnsi="Times New Roman"/>
        </w:rPr>
        <w:t xml:space="preserve"> decreases </w:t>
      </w:r>
      <w:del w:id="255" w:author="Bunger, Andrew P" w:date="2022-09-09T07:59:00Z">
        <w:r w:rsidR="000952EE" w:rsidRPr="00E4454B" w:rsidDel="00A93CF5">
          <w:rPr>
            <w:rFonts w:ascii="Times New Roman" w:hAnsi="Times New Roman"/>
          </w:rPr>
          <w:delText xml:space="preserve">toward </w:delText>
        </w:r>
      </w:del>
      <w:ins w:id="256" w:author="Bunger, Andrew P" w:date="2022-09-09T07:59:00Z">
        <w:r w:rsidR="00A93CF5">
          <w:rPr>
            <w:rFonts w:ascii="Times New Roman" w:hAnsi="Times New Roman"/>
          </w:rPr>
          <w:t xml:space="preserve">to zero </w:t>
        </w:r>
      </w:ins>
      <w:ins w:id="257" w:author="Bunger, Andrew P" w:date="2022-09-09T08:00:00Z">
        <w:r w:rsidR="00A93CF5">
          <w:rPr>
            <w:rFonts w:ascii="Times New Roman" w:hAnsi="Times New Roman"/>
          </w:rPr>
          <w:t>at</w:t>
        </w:r>
      </w:ins>
      <w:ins w:id="258" w:author="Bunger, Andrew P" w:date="2022-09-09T07:59:00Z">
        <w:r w:rsidR="00A93CF5" w:rsidRPr="00E4454B">
          <w:rPr>
            <w:rFonts w:ascii="Times New Roman" w:hAnsi="Times New Roman"/>
          </w:rPr>
          <w:t xml:space="preserve"> </w:t>
        </w:r>
      </w:ins>
      <w:r w:rsidR="000952EE" w:rsidRPr="00E4454B">
        <w:rPr>
          <w:rFonts w:ascii="Times New Roman" w:hAnsi="Times New Roman"/>
        </w:rPr>
        <w:t>the inner</w:t>
      </w:r>
      <w:r w:rsidR="00E4454B" w:rsidRPr="00E4454B">
        <w:rPr>
          <w:rFonts w:ascii="Times New Roman" w:hAnsi="Times New Roman"/>
        </w:rPr>
        <w:t xml:space="preserve"> core</w:t>
      </w:r>
      <w:ins w:id="259" w:author="Bunger, Andrew P" w:date="2022-09-09T08:04:00Z">
        <w:r w:rsidR="00137C8D">
          <w:rPr>
            <w:rFonts w:ascii="Times New Roman" w:hAnsi="Times New Roman"/>
          </w:rPr>
          <w:t>, resulting in a pressure peak</w:t>
        </w:r>
      </w:ins>
      <w:ins w:id="260" w:author="Bunger, Andrew P" w:date="2022-09-09T08:00:00Z">
        <w:r w:rsidR="00A93CF5">
          <w:rPr>
            <w:rFonts w:ascii="Times New Roman" w:hAnsi="Times New Roman"/>
          </w:rPr>
          <w:t>.</w:t>
        </w:r>
      </w:ins>
      <w:ins w:id="261" w:author="Bunger, Andrew P" w:date="2022-09-09T08:04:00Z">
        <w:r w:rsidR="00137C8D">
          <w:rPr>
            <w:rFonts w:ascii="Times New Roman" w:hAnsi="Times New Roman"/>
          </w:rPr>
          <w:t xml:space="preserve"> This pore pressure peak results in fluid flux both toward the boundary and toward the center</w:t>
        </w:r>
      </w:ins>
      <w:ins w:id="262" w:author="Bunger, Andrew P" w:date="2022-09-09T08:05:00Z">
        <w:r w:rsidR="00137C8D">
          <w:rPr>
            <w:rFonts w:ascii="Times New Roman" w:hAnsi="Times New Roman"/>
          </w:rPr>
          <w:t xml:space="preserve">. However, because fluid diffusion is slow compared to thermal diffusion, the pressure does not appreciably dissipate. </w:t>
        </w:r>
        <w:commentRangeStart w:id="263"/>
        <w:r w:rsidR="00137C8D">
          <w:rPr>
            <w:rFonts w:ascii="Times New Roman" w:hAnsi="Times New Roman"/>
          </w:rPr>
          <w:t>Instead,</w:t>
        </w:r>
      </w:ins>
      <w:ins w:id="264" w:author="Bunger, Andrew P" w:date="2022-09-09T08:00:00Z">
        <w:r w:rsidR="00A93CF5">
          <w:rPr>
            <w:rFonts w:ascii="Times New Roman" w:hAnsi="Times New Roman"/>
          </w:rPr>
          <w:t xml:space="preserve"> </w:t>
        </w:r>
      </w:ins>
      <w:ins w:id="265" w:author="Bunger, Andrew P" w:date="2022-09-09T08:05:00Z">
        <w:r w:rsidR="00137C8D">
          <w:rPr>
            <w:rFonts w:ascii="Times New Roman" w:hAnsi="Times New Roman"/>
          </w:rPr>
          <w:t>a</w:t>
        </w:r>
      </w:ins>
      <w:ins w:id="266" w:author="Bunger, Andrew P" w:date="2022-09-09T08:00:00Z">
        <w:r w:rsidR="00A93CF5">
          <w:rPr>
            <w:rFonts w:ascii="Times New Roman" w:hAnsi="Times New Roman"/>
          </w:rPr>
          <w:t>s the tem</w:t>
        </w:r>
      </w:ins>
      <w:ins w:id="267" w:author="Bunger, Andrew P" w:date="2022-09-09T08:01:00Z">
        <w:r w:rsidR="00A93CF5">
          <w:rPr>
            <w:rFonts w:ascii="Times New Roman" w:hAnsi="Times New Roman"/>
          </w:rPr>
          <w:t xml:space="preserve">perature front moves to the core, the pore pressure increases along with it. </w:t>
        </w:r>
      </w:ins>
      <w:commentRangeEnd w:id="263"/>
      <w:ins w:id="268" w:author="Bunger, Andrew P" w:date="2022-09-09T08:07:00Z">
        <w:r w:rsidR="00137C8D">
          <w:rPr>
            <w:rStyle w:val="CommentReference"/>
          </w:rPr>
          <w:commentReference w:id="263"/>
        </w:r>
        <w:r w:rsidR="00F63D32">
          <w:rPr>
            <w:rFonts w:ascii="Times New Roman" w:hAnsi="Times New Roman"/>
          </w:rPr>
          <w:t>Eventually the pressure becomes nearly uniform through the central region, while it continues to have a gradient toward the boundary. Hence,</w:t>
        </w:r>
      </w:ins>
      <w:ins w:id="269" w:author="Bunger, Andrew P" w:date="2022-09-09T08:01:00Z">
        <w:r w:rsidR="00A93CF5">
          <w:rPr>
            <w:rFonts w:ascii="Times New Roman" w:hAnsi="Times New Roman"/>
          </w:rPr>
          <w:t xml:space="preserve"> the pressure is</w:t>
        </w:r>
        <w:r w:rsidR="00137C8D">
          <w:rPr>
            <w:rFonts w:ascii="Times New Roman" w:hAnsi="Times New Roman"/>
          </w:rPr>
          <w:t xml:space="preserve"> being alleviated by fluid diffusion across the outer boundary. </w:t>
        </w:r>
      </w:ins>
      <w:ins w:id="270" w:author="Bunger, Andrew P" w:date="2022-09-09T08:07:00Z">
        <w:r w:rsidR="00F63D32">
          <w:rPr>
            <w:rFonts w:ascii="Times New Roman" w:hAnsi="Times New Roman"/>
          </w:rPr>
          <w:t>But</w:t>
        </w:r>
      </w:ins>
      <w:ins w:id="271" w:author="Bunger, Andrew P" w:date="2022-09-09T08:08:00Z">
        <w:r w:rsidR="00F63D32">
          <w:rPr>
            <w:rFonts w:ascii="Times New Roman" w:hAnsi="Times New Roman"/>
          </w:rPr>
          <w:t>, again</w:t>
        </w:r>
      </w:ins>
      <w:del w:id="272" w:author="Bunger, Andrew P" w:date="2022-09-09T08:07:00Z">
        <w:r w:rsidR="00E4454B" w:rsidRPr="00E4454B" w:rsidDel="00F63D32">
          <w:rPr>
            <w:rFonts w:ascii="Times New Roman" w:hAnsi="Times New Roman"/>
          </w:rPr>
          <w:delText>,</w:delText>
        </w:r>
      </w:del>
      <w:r w:rsidR="00E4454B" w:rsidRPr="00E4454B">
        <w:rPr>
          <w:rFonts w:ascii="Times New Roman" w:hAnsi="Times New Roman"/>
        </w:rPr>
        <w:t xml:space="preserve"> </w:t>
      </w:r>
      <w:r w:rsidR="00345CE4" w:rsidRPr="00E4454B">
        <w:rPr>
          <w:rFonts w:ascii="Times New Roman" w:hAnsi="Times New Roman"/>
        </w:rPr>
        <w:t xml:space="preserve">because of the slow </w:t>
      </w:r>
      <w:ins w:id="273" w:author="Bunger, Andrew P" w:date="2022-09-09T08:01:00Z">
        <w:r w:rsidR="00137C8D">
          <w:rPr>
            <w:rFonts w:ascii="Times New Roman" w:hAnsi="Times New Roman"/>
          </w:rPr>
          <w:t xml:space="preserve">fluid </w:t>
        </w:r>
      </w:ins>
      <w:r w:rsidR="00345CE4" w:rsidRPr="00E4454B">
        <w:rPr>
          <w:rFonts w:ascii="Times New Roman" w:hAnsi="Times New Roman"/>
        </w:rPr>
        <w:t>diffusion</w:t>
      </w:r>
      <w:del w:id="274" w:author="Bunger, Andrew P" w:date="2022-09-09T08:01:00Z">
        <w:r w:rsidR="00345CE4" w:rsidRPr="00E4454B" w:rsidDel="00137C8D">
          <w:rPr>
            <w:rFonts w:ascii="Times New Roman" w:hAnsi="Times New Roman"/>
          </w:rPr>
          <w:delText xml:space="preserve"> progress</w:delText>
        </w:r>
      </w:del>
      <w:r w:rsidR="00345CE4" w:rsidRPr="00E4454B">
        <w:rPr>
          <w:rFonts w:ascii="Times New Roman" w:hAnsi="Times New Roman"/>
        </w:rPr>
        <w:t xml:space="preserve"> due</w:t>
      </w:r>
      <w:r w:rsidR="00E4454B" w:rsidRPr="00E4454B">
        <w:rPr>
          <w:rFonts w:ascii="Times New Roman" w:hAnsi="Times New Roman"/>
        </w:rPr>
        <w:t xml:space="preserve"> to low hydraulic conductivity</w:t>
      </w:r>
      <w:ins w:id="275" w:author="Bunger, Andrew P" w:date="2022-09-09T08:02:00Z">
        <w:r w:rsidR="00137C8D">
          <w:rPr>
            <w:rFonts w:ascii="Times New Roman" w:hAnsi="Times New Roman"/>
          </w:rPr>
          <w:t xml:space="preserve"> (in comparison to the thermal conductivity)</w:t>
        </w:r>
      </w:ins>
      <w:ins w:id="276" w:author="Bunger, Andrew P" w:date="2022-09-09T08:08:00Z">
        <w:r w:rsidR="00F63D32">
          <w:rPr>
            <w:rFonts w:ascii="Times New Roman" w:hAnsi="Times New Roman"/>
          </w:rPr>
          <w:t>, for some time there persists only</w:t>
        </w:r>
      </w:ins>
      <w:ins w:id="277" w:author="Bunger, Andrew P" w:date="2022-09-09T08:03:00Z">
        <w:r w:rsidR="00137C8D">
          <w:rPr>
            <w:rFonts w:ascii="Times New Roman" w:hAnsi="Times New Roman"/>
          </w:rPr>
          <w:t xml:space="preserve"> a small layer at the boundary where the pressure is able to drain</w:t>
        </w:r>
      </w:ins>
      <w:del w:id="278" w:author="Bunger, Andrew P" w:date="2022-09-09T08:02:00Z">
        <w:r w:rsidR="00E4454B" w:rsidRPr="00E4454B" w:rsidDel="00137C8D">
          <w:rPr>
            <w:rFonts w:ascii="Times New Roman" w:hAnsi="Times New Roman"/>
          </w:rPr>
          <w:delText>, h</w:delText>
        </w:r>
        <w:r w:rsidR="000952EE" w:rsidRPr="00E4454B" w:rsidDel="00137C8D">
          <w:rPr>
            <w:rFonts w:ascii="Times New Roman" w:hAnsi="Times New Roman"/>
          </w:rPr>
          <w:delText>ence a peak profile is developed</w:delText>
        </w:r>
      </w:del>
      <w:r w:rsidR="000952EE" w:rsidRPr="00E4454B">
        <w:rPr>
          <w:rFonts w:ascii="Times New Roman" w:hAnsi="Times New Roman"/>
        </w:rPr>
        <w:t xml:space="preserve">. </w:t>
      </w:r>
      <w:del w:id="279" w:author="Bunger, Andrew P" w:date="2022-09-09T08:09:00Z">
        <w:r w:rsidR="000952EE" w:rsidRPr="00E4454B" w:rsidDel="00F63D32">
          <w:rPr>
            <w:rFonts w:ascii="Times New Roman" w:hAnsi="Times New Roman"/>
          </w:rPr>
          <w:delText>As time progresses, the pore pressure peak declines due to fluid diffusion, and at the same time, the inner core becomes heated as well</w:delText>
        </w:r>
        <w:r w:rsidR="00E4454B" w:rsidRPr="00E4454B" w:rsidDel="00F63D32">
          <w:delText>, a</w:delText>
        </w:r>
        <w:r w:rsidR="000952EE" w:rsidRPr="00E4454B" w:rsidDel="00F63D32">
          <w:rPr>
            <w:rFonts w:ascii="Times New Roman" w:hAnsi="Times New Roman"/>
          </w:rPr>
          <w:delText>nd so the peak is moving</w:delText>
        </w:r>
        <w:r w:rsidR="000952EE" w:rsidRPr="0013783D" w:rsidDel="00F63D32">
          <w:rPr>
            <w:rFonts w:ascii="Times New Roman" w:hAnsi="Times New Roman"/>
          </w:rPr>
          <w:delText xml:space="preserve"> toward</w:delText>
        </w:r>
        <w:r w:rsidR="00E4454B" w:rsidDel="00F63D32">
          <w:rPr>
            <w:rFonts w:ascii="Times New Roman" w:hAnsi="Times New Roman"/>
          </w:rPr>
          <w:delText>s t</w:delText>
        </w:r>
        <w:r w:rsidR="000952EE" w:rsidRPr="0013783D" w:rsidDel="00F63D32">
          <w:rPr>
            <w:rFonts w:ascii="Times New Roman" w:hAnsi="Times New Roman"/>
          </w:rPr>
          <w:delText>he center. At</w:delText>
        </w:r>
        <w:r w:rsidR="00E4454B" w:rsidDel="00F63D32">
          <w:rPr>
            <w:rFonts w:ascii="Times New Roman" w:hAnsi="Times New Roman"/>
          </w:rPr>
          <w:delText xml:space="preserve"> even later</w:delText>
        </w:r>
        <w:r w:rsidR="000952EE" w:rsidRPr="0013783D" w:rsidDel="00F63D32">
          <w:rPr>
            <w:rFonts w:ascii="Times New Roman" w:hAnsi="Times New Roman"/>
          </w:rPr>
          <w:delText xml:space="preserve"> time</w:delText>
        </w:r>
        <w:r w:rsidR="00E4454B" w:rsidDel="00F63D32">
          <w:rPr>
            <w:rFonts w:ascii="Times New Roman" w:hAnsi="Times New Roman"/>
          </w:rPr>
          <w:delText>s</w:delText>
        </w:r>
        <w:r w:rsidR="000952EE" w:rsidRPr="0013783D" w:rsidDel="00F63D32">
          <w:rPr>
            <w:rFonts w:ascii="Times New Roman" w:hAnsi="Times New Roman"/>
          </w:rPr>
          <w:delText xml:space="preserve">, </w:delText>
        </w:r>
      </w:del>
      <w:ins w:id="280" w:author="Bunger, Andrew P" w:date="2022-09-09T08:09:00Z">
        <w:r w:rsidR="00F63D32">
          <w:rPr>
            <w:rFonts w:ascii="Times New Roman" w:hAnsi="Times New Roman"/>
          </w:rPr>
          <w:t xml:space="preserve">Eventually, long after the </w:t>
        </w:r>
      </w:ins>
      <w:del w:id="281" w:author="Bunger, Andrew P" w:date="2022-09-09T08:09:00Z">
        <w:r w:rsidR="000952EE" w:rsidRPr="0013783D" w:rsidDel="00F63D32">
          <w:rPr>
            <w:rFonts w:ascii="Times New Roman" w:hAnsi="Times New Roman"/>
          </w:rPr>
          <w:delText xml:space="preserve">when the </w:delText>
        </w:r>
      </w:del>
      <w:r w:rsidR="000952EE" w:rsidRPr="0013783D">
        <w:rPr>
          <w:rFonts w:ascii="Times New Roman" w:hAnsi="Times New Roman"/>
        </w:rPr>
        <w:t xml:space="preserve">entire specimen is </w:t>
      </w:r>
      <w:ins w:id="282" w:author="Bunger, Andrew P" w:date="2022-09-09T08:09:00Z">
        <w:r w:rsidR="00F63D32">
          <w:rPr>
            <w:rFonts w:ascii="Times New Roman" w:hAnsi="Times New Roman"/>
          </w:rPr>
          <w:t xml:space="preserve">entirely </w:t>
        </w:r>
      </w:ins>
      <w:r w:rsidR="00D85DCC" w:rsidRPr="0013783D">
        <w:rPr>
          <w:rFonts w:ascii="Times New Roman" w:hAnsi="Times New Roman"/>
        </w:rPr>
        <w:t>heated</w:t>
      </w:r>
      <w:del w:id="283" w:author="Bunger, Andrew P" w:date="2022-09-09T08:09:00Z">
        <w:r w:rsidR="00D85DCC" w:rsidRPr="0013783D" w:rsidDel="00F63D32">
          <w:rPr>
            <w:rFonts w:ascii="Times New Roman" w:hAnsi="Times New Roman"/>
          </w:rPr>
          <w:delText xml:space="preserve"> but the pore pressure is not yet dissipated due to the small fluid diffusivity</w:delText>
        </w:r>
        <w:r w:rsidR="00E4454B" w:rsidDel="00F63D32">
          <w:rPr>
            <w:rFonts w:ascii="Times New Roman" w:hAnsi="Times New Roman"/>
          </w:rPr>
          <w:delText>, a</w:delText>
        </w:r>
        <w:r w:rsidR="00D85DCC" w:rsidRPr="0013783D" w:rsidDel="00F63D32">
          <w:rPr>
            <w:rFonts w:ascii="Times New Roman" w:hAnsi="Times New Roman"/>
          </w:rPr>
          <w:delText xml:space="preserve">s time further increases, </w:delText>
        </w:r>
      </w:del>
      <w:ins w:id="284" w:author="Bunger, Andrew P" w:date="2022-09-09T08:09:00Z">
        <w:r w:rsidR="00F63D32">
          <w:rPr>
            <w:rFonts w:ascii="Times New Roman" w:hAnsi="Times New Roman"/>
          </w:rPr>
          <w:t xml:space="preserve">, </w:t>
        </w:r>
      </w:ins>
      <w:r w:rsidR="00D85DCC" w:rsidRPr="0013783D">
        <w:rPr>
          <w:rFonts w:ascii="Times New Roman" w:hAnsi="Times New Roman"/>
        </w:rPr>
        <w:t>the</w:t>
      </w:r>
      <w:r w:rsidR="00345CE4">
        <w:rPr>
          <w:rFonts w:ascii="Times New Roman" w:hAnsi="Times New Roman"/>
        </w:rPr>
        <w:t xml:space="preserve"> entire pore pressure dissipates</w:t>
      </w:r>
      <w:r w:rsidR="00D85DCC" w:rsidRPr="0013783D">
        <w:rPr>
          <w:rFonts w:ascii="Times New Roman" w:hAnsi="Times New Roman"/>
        </w:rPr>
        <w:t xml:space="preserve"> and return</w:t>
      </w:r>
      <w:r w:rsidR="00E4454B">
        <w:rPr>
          <w:rFonts w:ascii="Times New Roman" w:hAnsi="Times New Roman"/>
        </w:rPr>
        <w:t>s</w:t>
      </w:r>
      <w:r w:rsidR="00D85DCC" w:rsidRPr="0013783D">
        <w:rPr>
          <w:rFonts w:ascii="Times New Roman" w:hAnsi="Times New Roman"/>
        </w:rPr>
        <w:t xml:space="preserve"> to zero everywhere.</w:t>
      </w:r>
    </w:p>
    <w:p w14:paraId="7E075418" w14:textId="257B1BF4" w:rsidR="00E4454B" w:rsidRDefault="00DD6E06" w:rsidP="009E04E2">
      <w:pPr>
        <w:adjustRightInd w:val="0"/>
        <w:snapToGrid w:val="0"/>
        <w:spacing w:line="360" w:lineRule="auto"/>
        <w:ind w:firstLine="720"/>
        <w:jc w:val="both"/>
        <w:rPr>
          <w:rFonts w:ascii="Times New Roman" w:hAnsi="Times New Roman"/>
        </w:rPr>
        <w:pPrChange w:id="285" w:author="Bunger, Andrew P" w:date="2022-09-09T07:54:00Z">
          <w:pPr>
            <w:adjustRightInd w:val="0"/>
            <w:snapToGrid w:val="0"/>
            <w:spacing w:line="360" w:lineRule="auto"/>
            <w:jc w:val="both"/>
          </w:pPr>
        </w:pPrChange>
      </w:pPr>
      <w:ins w:id="286" w:author="Bunger, Andrew P" w:date="2022-09-09T08:15:00Z">
        <w:r>
          <w:rPr>
            <w:rFonts w:ascii="Times New Roman" w:hAnsi="Times New Roman"/>
          </w:rPr>
          <w:t xml:space="preserve">The time evolution of the pore pressure due to modes 1 and 2 loading is illustrated by the pressure at the center, shown in Figs. 2b and 3b. </w:t>
        </w:r>
      </w:ins>
      <w:ins w:id="287" w:author="Bunger, Andrew P" w:date="2022-09-09T08:16:00Z">
        <w:r>
          <w:rPr>
            <w:rFonts w:ascii="Times New Roman" w:hAnsi="Times New Roman"/>
          </w:rPr>
          <w:t>After pressure loading, the pore pressure in the center is shown for this example to begin increasing after about 1 month, reaching its peak, steady-state value after about 1 year.</w:t>
        </w:r>
      </w:ins>
      <w:ins w:id="288" w:author="Bunger, Andrew P" w:date="2022-09-09T08:17:00Z">
        <w:r>
          <w:rPr>
            <w:rFonts w:ascii="Times New Roman" w:hAnsi="Times New Roman"/>
          </w:rPr>
          <w:t xml:space="preserve"> Hence, any pore pressure change that takes place over a ti</w:t>
        </w:r>
        <w:r w:rsidR="0067412B">
          <w:rPr>
            <w:rFonts w:ascii="Times New Roman" w:hAnsi="Times New Roman"/>
          </w:rPr>
          <w:t>me that is</w:t>
        </w:r>
      </w:ins>
      <w:ins w:id="289" w:author="Bunger, Andrew P" w:date="2022-09-09T08:18:00Z">
        <w:r w:rsidR="0067412B">
          <w:rPr>
            <w:rFonts w:ascii="Times New Roman" w:hAnsi="Times New Roman"/>
          </w:rPr>
          <w:t xml:space="preserve"> considerably smaller</w:t>
        </w:r>
      </w:ins>
      <w:ins w:id="290" w:author="Bunger, Andrew P" w:date="2022-09-09T08:17:00Z">
        <w:r w:rsidR="0067412B">
          <w:rPr>
            <w:rFonts w:ascii="Times New Roman" w:hAnsi="Times New Roman"/>
          </w:rPr>
          <w:t xml:space="preserve"> than this </w:t>
        </w:r>
      </w:ins>
      <w:ins w:id="291" w:author="Bunger, Andrew P" w:date="2022-09-09T08:18:00Z">
        <w:r w:rsidR="0067412B">
          <w:rPr>
            <w:rFonts w:ascii="Times New Roman" w:hAnsi="Times New Roman"/>
          </w:rPr>
          <w:t>characteristic time of evolution</w:t>
        </w:r>
      </w:ins>
      <w:ins w:id="292" w:author="Bunger, Andrew P" w:date="2022-09-09T08:17:00Z">
        <w:r w:rsidR="0067412B">
          <w:rPr>
            <w:rFonts w:ascii="Times New Roman" w:hAnsi="Times New Roman"/>
          </w:rPr>
          <w:t xml:space="preserve"> can be approximated by the instantaneous change considered in this solution.</w:t>
        </w:r>
      </w:ins>
      <w:r w:rsidR="00D85DCC" w:rsidRPr="0013783D">
        <w:rPr>
          <w:rFonts w:ascii="Times New Roman" w:hAnsi="Times New Roman"/>
        </w:rPr>
        <w:t xml:space="preserve"> </w:t>
      </w:r>
      <w:ins w:id="293" w:author="Bunger, Andrew P" w:date="2022-09-09T08:18:00Z">
        <w:r w:rsidR="0067412B">
          <w:rPr>
            <w:rFonts w:ascii="Times New Roman" w:hAnsi="Times New Roman"/>
          </w:rPr>
          <w:t>The pore</w:t>
        </w:r>
      </w:ins>
      <w:ins w:id="294" w:author="Bunger, Andrew P" w:date="2022-09-09T08:19:00Z">
        <w:r w:rsidR="0067412B">
          <w:rPr>
            <w:rFonts w:ascii="Times New Roman" w:hAnsi="Times New Roman"/>
          </w:rPr>
          <w:t xml:space="preserve"> pressure due to thermal loading progresses somewhat more quickly, owing to the higher thermal diffusivity. After the thermal loading is induced, the pressure at the center begins to rise very soon there</w:t>
        </w:r>
      </w:ins>
      <w:ins w:id="295" w:author="Bunger, Andrew P" w:date="2022-09-09T08:20:00Z">
        <w:r w:rsidR="0067412B">
          <w:rPr>
            <w:rFonts w:ascii="Times New Roman" w:hAnsi="Times New Roman"/>
          </w:rPr>
          <w:t xml:space="preserve">after, within less than 1 day. The induced pressure pulse in this example persists for </w:t>
        </w:r>
      </w:ins>
      <w:ins w:id="296" w:author="Bunger, Andrew P" w:date="2022-09-09T08:24:00Z">
        <w:r w:rsidR="00745314">
          <w:rPr>
            <w:rFonts w:ascii="Times New Roman" w:hAnsi="Times New Roman"/>
          </w:rPr>
          <w:t>a few months.</w:t>
        </w:r>
      </w:ins>
    </w:p>
    <w:p w14:paraId="2D321779" w14:textId="6CFDBA0B" w:rsidR="00F52879" w:rsidRDefault="00E4454B" w:rsidP="00B77765">
      <w:pPr>
        <w:adjustRightInd w:val="0"/>
        <w:snapToGrid w:val="0"/>
        <w:spacing w:line="360" w:lineRule="auto"/>
        <w:jc w:val="both"/>
        <w:rPr>
          <w:rFonts w:ascii="Times New Roman" w:hAnsi="Times New Roman"/>
        </w:rPr>
      </w:pPr>
      <w:r>
        <w:rPr>
          <w:rFonts w:ascii="Times New Roman" w:hAnsi="Times New Roman"/>
        </w:rPr>
        <w:tab/>
      </w:r>
      <w:del w:id="297" w:author="Bunger, Andrew P" w:date="2022-09-09T08:10:00Z">
        <w:r w:rsidR="00D85DCC" w:rsidRPr="0013783D" w:rsidDel="00F63D32">
          <w:rPr>
            <w:rFonts w:ascii="Times New Roman" w:hAnsi="Times New Roman"/>
          </w:rPr>
          <w:delText>For the</w:delText>
        </w:r>
      </w:del>
      <w:ins w:id="298" w:author="Bunger, Andrew P" w:date="2022-09-09T08:10:00Z">
        <w:r w:rsidR="00F63D32">
          <w:rPr>
            <w:rFonts w:ascii="Times New Roman" w:hAnsi="Times New Roman"/>
          </w:rPr>
          <w:t>In contrast to the prev</w:t>
        </w:r>
      </w:ins>
      <w:ins w:id="299" w:author="Bunger, Andrew P" w:date="2022-09-09T08:11:00Z">
        <w:r w:rsidR="00F63D32">
          <w:rPr>
            <w:rFonts w:ascii="Times New Roman" w:hAnsi="Times New Roman"/>
          </w:rPr>
          <w:t>ious two modes, the</w:t>
        </w:r>
      </w:ins>
      <w:r w:rsidR="00D85DCC" w:rsidRPr="0013783D">
        <w:rPr>
          <w:rFonts w:ascii="Times New Roman" w:hAnsi="Times New Roman"/>
        </w:rPr>
        <w:t xml:space="preserve"> </w:t>
      </w:r>
      <w:r w:rsidR="00071CC5">
        <w:rPr>
          <w:rFonts w:ascii="Times New Roman" w:hAnsi="Times New Roman"/>
        </w:rPr>
        <w:t>p</w:t>
      </w:r>
      <w:r w:rsidR="00071CC5" w:rsidRPr="00B77765">
        <w:rPr>
          <w:rFonts w:ascii="Times New Roman" w:hAnsi="Times New Roman"/>
        </w:rPr>
        <w:t>ore pressure change</w:t>
      </w:r>
      <w:r w:rsidR="00071CC5">
        <w:rPr>
          <w:rFonts w:ascii="Times New Roman" w:hAnsi="Times New Roman"/>
        </w:rPr>
        <w:t xml:space="preserve"> (</w:t>
      </w:r>
      <w:r w:rsidR="00071CC5" w:rsidRPr="00160C48">
        <w:rPr>
          <w:rFonts w:ascii="Times New Roman" w:hAnsi="Times New Roman"/>
          <w:position w:val="-10"/>
        </w:rPr>
        <w:object w:dxaOrig="340" w:dyaOrig="320" w14:anchorId="38070515">
          <v:shape id="_x0000_i1161" type="#_x0000_t75" style="width:17pt;height:16.3pt" o:ole="">
            <v:imagedata r:id="rId260" o:title=""/>
          </v:shape>
          <o:OLEObject Type="Embed" ProgID="Equation.DSMT4" ShapeID="_x0000_i1161" DrawAspect="Content" ObjectID="_1724243445" r:id="rId276"/>
        </w:object>
      </w:r>
      <w:r w:rsidR="00071CC5">
        <w:rPr>
          <w:rFonts w:ascii="Times New Roman" w:hAnsi="Times New Roman"/>
        </w:rPr>
        <w:t xml:space="preserve">) </w:t>
      </w:r>
      <w:r w:rsidR="00E7107A" w:rsidRPr="0013783D">
        <w:rPr>
          <w:rFonts w:ascii="Times New Roman" w:hAnsi="Times New Roman"/>
        </w:rPr>
        <w:t>that</w:t>
      </w:r>
      <w:r>
        <w:rPr>
          <w:rFonts w:ascii="Times New Roman" w:hAnsi="Times New Roman"/>
        </w:rPr>
        <w:t xml:space="preserve"> is</w:t>
      </w:r>
      <w:r w:rsidR="00E7107A" w:rsidRPr="0013783D">
        <w:rPr>
          <w:rFonts w:ascii="Times New Roman" w:hAnsi="Times New Roman"/>
        </w:rPr>
        <w:t xml:space="preserve"> induced </w:t>
      </w:r>
      <w:r>
        <w:rPr>
          <w:rFonts w:ascii="Times New Roman" w:hAnsi="Times New Roman"/>
        </w:rPr>
        <w:t>by m</w:t>
      </w:r>
      <w:r w:rsidR="00E7107A" w:rsidRPr="0013783D">
        <w:rPr>
          <w:rFonts w:ascii="Times New Roman" w:hAnsi="Times New Roman"/>
        </w:rPr>
        <w:t xml:space="preserve">ode </w:t>
      </w:r>
      <w:r w:rsidR="00345CE4">
        <w:rPr>
          <w:rFonts w:ascii="Times New Roman" w:hAnsi="Times New Roman"/>
        </w:rPr>
        <w:t>3 (isotropic far-f</w:t>
      </w:r>
      <w:r w:rsidR="0051708D">
        <w:rPr>
          <w:rFonts w:ascii="Times New Roman" w:hAnsi="Times New Roman"/>
        </w:rPr>
        <w:t>ield stress)</w:t>
      </w:r>
      <w:ins w:id="300" w:author="Bunger, Andrew P" w:date="2022-09-09T08:10:00Z">
        <w:r w:rsidR="00F63D32">
          <w:rPr>
            <w:rFonts w:ascii="Times New Roman" w:hAnsi="Times New Roman"/>
          </w:rPr>
          <w:t xml:space="preserve"> is </w:t>
        </w:r>
      </w:ins>
      <w:del w:id="301" w:author="Bunger, Andrew P" w:date="2022-09-09T08:10:00Z">
        <w:r w:rsidR="0051708D" w:rsidDel="00F63D32">
          <w:rPr>
            <w:rFonts w:ascii="Times New Roman" w:hAnsi="Times New Roman"/>
          </w:rPr>
          <w:delText xml:space="preserve">, as </w:delText>
        </w:r>
      </w:del>
      <w:r w:rsidR="0051708D">
        <w:rPr>
          <w:rFonts w:ascii="Times New Roman" w:hAnsi="Times New Roman"/>
        </w:rPr>
        <w:t>shown in Fig. 4</w:t>
      </w:r>
      <w:ins w:id="302" w:author="Bunger, Andrew P" w:date="2022-09-09T08:09:00Z">
        <w:r w:rsidR="00F63D32">
          <w:rPr>
            <w:rFonts w:ascii="Times New Roman" w:hAnsi="Times New Roman"/>
          </w:rPr>
          <w:t>a</w:t>
        </w:r>
      </w:ins>
      <w:ins w:id="303" w:author="Bunger, Andrew P" w:date="2022-09-09T08:11:00Z">
        <w:r w:rsidR="00F63D32">
          <w:rPr>
            <w:rFonts w:ascii="Times New Roman" w:hAnsi="Times New Roman"/>
          </w:rPr>
          <w:t xml:space="preserve">. Here the pore pressure immediately </w:t>
        </w:r>
      </w:ins>
      <w:del w:id="304" w:author="Bunger, Andrew P" w:date="2022-09-09T08:11:00Z">
        <w:r w:rsidR="00345CE4" w:rsidDel="00F63D32">
          <w:rPr>
            <w:rFonts w:ascii="Times New Roman" w:hAnsi="Times New Roman"/>
          </w:rPr>
          <w:delText xml:space="preserve">, </w:delText>
        </w:r>
        <w:r w:rsidR="00F46066" w:rsidDel="00F63D32">
          <w:rPr>
            <w:rFonts w:ascii="Times New Roman" w:hAnsi="Times New Roman"/>
          </w:rPr>
          <w:delText xml:space="preserve">it </w:delText>
        </w:r>
        <w:r w:rsidR="00E7107A" w:rsidRPr="0013783D" w:rsidDel="00F63D32">
          <w:rPr>
            <w:rFonts w:ascii="Times New Roman" w:hAnsi="Times New Roman"/>
          </w:rPr>
          <w:delText xml:space="preserve">firstly </w:delText>
        </w:r>
      </w:del>
      <w:r w:rsidR="00E7107A" w:rsidRPr="0013783D">
        <w:rPr>
          <w:rFonts w:ascii="Times New Roman" w:hAnsi="Times New Roman"/>
        </w:rPr>
        <w:t>arrives</w:t>
      </w:r>
      <w:del w:id="305" w:author="Bunger, Andrew P" w:date="2022-09-09T08:11:00Z">
        <w:r w:rsidR="00E7107A" w:rsidRPr="0013783D" w:rsidDel="00F63D32">
          <w:rPr>
            <w:rFonts w:ascii="Times New Roman" w:hAnsi="Times New Roman"/>
          </w:rPr>
          <w:delText xml:space="preserve"> the</w:delText>
        </w:r>
      </w:del>
      <w:ins w:id="306" w:author="Bunger, Andrew P" w:date="2022-09-09T08:11:00Z">
        <w:r w:rsidR="00F63D32">
          <w:rPr>
            <w:rFonts w:ascii="Times New Roman" w:hAnsi="Times New Roman"/>
          </w:rPr>
          <w:t xml:space="preserve"> at its</w:t>
        </w:r>
      </w:ins>
      <w:r w:rsidR="00E7107A" w:rsidRPr="0013783D">
        <w:rPr>
          <w:rFonts w:ascii="Times New Roman" w:hAnsi="Times New Roman"/>
        </w:rPr>
        <w:t xml:space="preserve"> highest value </w:t>
      </w:r>
      <w:del w:id="307" w:author="Bunger, Andrew P" w:date="2022-09-09T08:11:00Z">
        <w:r w:rsidR="00E7107A" w:rsidRPr="0013783D" w:rsidDel="00F63D32">
          <w:rPr>
            <w:rFonts w:ascii="Times New Roman" w:hAnsi="Times New Roman"/>
          </w:rPr>
          <w:delText>right after the loading (again,</w:delText>
        </w:r>
      </w:del>
      <w:ins w:id="308" w:author="Bunger, Andrew P" w:date="2022-09-09T08:11:00Z">
        <w:r w:rsidR="00F63D32">
          <w:rPr>
            <w:rFonts w:ascii="Times New Roman" w:hAnsi="Times New Roman"/>
          </w:rPr>
          <w:t>except in a small layer near the boundary where the</w:t>
        </w:r>
      </w:ins>
      <w:r w:rsidR="00E7107A" w:rsidRPr="0013783D">
        <w:rPr>
          <w:rFonts w:ascii="Times New Roman" w:hAnsi="Times New Roman"/>
        </w:rPr>
        <w:t xml:space="preserve"> pore pressure </w:t>
      </w:r>
      <w:del w:id="309" w:author="Bunger, Andrew P" w:date="2022-09-09T08:11:00Z">
        <w:r w:rsidR="00E7107A" w:rsidRPr="0013783D" w:rsidDel="00F63D32">
          <w:rPr>
            <w:rFonts w:ascii="Times New Roman" w:hAnsi="Times New Roman"/>
          </w:rPr>
          <w:delText xml:space="preserve">at </w:delText>
        </w:r>
        <w:r w:rsidR="00F46066" w:rsidDel="00F63D32">
          <w:rPr>
            <w:rFonts w:ascii="Times New Roman" w:hAnsi="Times New Roman"/>
          </w:rPr>
          <w:delText xml:space="preserve">the </w:delText>
        </w:r>
        <w:r w:rsidR="00E7107A" w:rsidRPr="0013783D" w:rsidDel="00F63D32">
          <w:rPr>
            <w:rFonts w:ascii="Times New Roman" w:hAnsi="Times New Roman"/>
          </w:rPr>
          <w:delText xml:space="preserve">surface </w:delText>
        </w:r>
      </w:del>
      <w:r w:rsidR="00E7107A" w:rsidRPr="0013783D">
        <w:rPr>
          <w:rFonts w:ascii="Times New Roman" w:hAnsi="Times New Roman"/>
        </w:rPr>
        <w:t>reduces to zero due to the boundary conditions</w:t>
      </w:r>
      <w:del w:id="310" w:author="Bunger, Andrew P" w:date="2022-09-09T08:11:00Z">
        <w:r w:rsidR="00345CE4" w:rsidDel="00F63D32">
          <w:rPr>
            <w:rFonts w:ascii="Times New Roman" w:hAnsi="Times New Roman"/>
          </w:rPr>
          <w:delText xml:space="preserve"> setup</w:delText>
        </w:r>
        <w:r w:rsidR="00E7107A" w:rsidRPr="0013783D" w:rsidDel="00F63D32">
          <w:rPr>
            <w:rFonts w:ascii="Times New Roman" w:hAnsi="Times New Roman"/>
          </w:rPr>
          <w:delText xml:space="preserve">), </w:delText>
        </w:r>
      </w:del>
      <w:ins w:id="311" w:author="Bunger, Andrew P" w:date="2022-09-09T08:11:00Z">
        <w:r w:rsidR="00F63D32">
          <w:rPr>
            <w:rFonts w:ascii="Times New Roman" w:hAnsi="Times New Roman"/>
          </w:rPr>
          <w:t xml:space="preserve">. </w:t>
        </w:r>
      </w:ins>
      <w:del w:id="312" w:author="Bunger, Andrew P" w:date="2022-09-09T08:12:00Z">
        <w:r w:rsidR="00E7107A" w:rsidRPr="0013783D" w:rsidDel="00F63D32">
          <w:rPr>
            <w:rFonts w:ascii="Times New Roman" w:hAnsi="Times New Roman"/>
          </w:rPr>
          <w:delText>but it</w:delText>
        </w:r>
      </w:del>
      <w:ins w:id="313" w:author="Bunger, Andrew P" w:date="2022-09-09T08:12:00Z">
        <w:r w:rsidR="00F63D32">
          <w:rPr>
            <w:rFonts w:ascii="Times New Roman" w:hAnsi="Times New Roman"/>
          </w:rPr>
          <w:t>This initial</w:t>
        </w:r>
        <w:r w:rsidR="00785F71">
          <w:rPr>
            <w:rFonts w:ascii="Times New Roman" w:hAnsi="Times New Roman"/>
          </w:rPr>
          <w:t xml:space="preserve"> pore pressure field</w:t>
        </w:r>
      </w:ins>
      <w:r w:rsidR="00E7107A" w:rsidRPr="0013783D">
        <w:rPr>
          <w:rFonts w:ascii="Times New Roman" w:hAnsi="Times New Roman"/>
        </w:rPr>
        <w:t xml:space="preserve"> gradually declines to zero</w:t>
      </w:r>
      <w:ins w:id="314" w:author="Bunger, Andrew P" w:date="2022-09-09T08:12:00Z">
        <w:r w:rsidR="00785F71">
          <w:rPr>
            <w:rFonts w:ascii="Times New Roman" w:hAnsi="Times New Roman"/>
          </w:rPr>
          <w:t xml:space="preserve"> everywhere</w:t>
        </w:r>
      </w:ins>
      <w:r w:rsidR="00E7107A" w:rsidRPr="0013783D">
        <w:rPr>
          <w:rFonts w:ascii="Times New Roman" w:hAnsi="Times New Roman"/>
        </w:rPr>
        <w:t xml:space="preserve"> due to </w:t>
      </w:r>
      <w:del w:id="315" w:author="Bunger, Andrew P" w:date="2022-09-09T08:12:00Z">
        <w:r w:rsidR="00E7107A" w:rsidRPr="0013783D" w:rsidDel="00785F71">
          <w:rPr>
            <w:rFonts w:ascii="Times New Roman" w:hAnsi="Times New Roman"/>
          </w:rPr>
          <w:delText xml:space="preserve">the dissipation process as the time </w:delText>
        </w:r>
      </w:del>
      <w:del w:id="316" w:author="Bunger, Andrew P" w:date="2022-09-08T18:03:00Z">
        <w:r w:rsidR="00E7107A" w:rsidRPr="0013783D" w:rsidDel="00EB0341">
          <w:rPr>
            <w:rFonts w:ascii="Times New Roman" w:hAnsi="Times New Roman"/>
          </w:rPr>
          <w:delText>process</w:delText>
        </w:r>
        <w:r w:rsidR="00F46066" w:rsidDel="00EB0341">
          <w:rPr>
            <w:rFonts w:ascii="Times New Roman" w:hAnsi="Times New Roman"/>
          </w:rPr>
          <w:delText>es</w:delText>
        </w:r>
      </w:del>
      <w:ins w:id="317" w:author="Bunger, Andrew P" w:date="2022-09-09T08:12:00Z">
        <w:r w:rsidR="00785F71">
          <w:rPr>
            <w:rFonts w:ascii="Times New Roman" w:hAnsi="Times New Roman"/>
          </w:rPr>
          <w:t>fluid diffusion</w:t>
        </w:r>
      </w:ins>
      <w:r w:rsidR="00E7107A" w:rsidRPr="0013783D">
        <w:rPr>
          <w:rFonts w:ascii="Times New Roman" w:hAnsi="Times New Roman"/>
        </w:rPr>
        <w:t xml:space="preserve">. </w:t>
      </w:r>
      <w:ins w:id="318" w:author="Bunger, Andrew P" w:date="2022-09-09T08:24:00Z">
        <w:r w:rsidR="00745314">
          <w:rPr>
            <w:rFonts w:ascii="Times New Roman" w:hAnsi="Times New Roman"/>
          </w:rPr>
          <w:t xml:space="preserve">The entire process for this example takes place over the course of about 1 month (Fig. 4b). </w:t>
        </w:r>
      </w:ins>
      <w:r w:rsidR="00E7107A" w:rsidRPr="0013783D">
        <w:rPr>
          <w:rFonts w:ascii="Times New Roman" w:hAnsi="Times New Roman"/>
        </w:rPr>
        <w:t xml:space="preserve">It </w:t>
      </w:r>
      <w:r w:rsidR="00F46066">
        <w:rPr>
          <w:rFonts w:ascii="Times New Roman" w:hAnsi="Times New Roman"/>
        </w:rPr>
        <w:t xml:space="preserve">should be noted </w:t>
      </w:r>
      <w:r w:rsidR="00E7107A" w:rsidRPr="0013783D">
        <w:rPr>
          <w:rFonts w:ascii="Times New Roman" w:hAnsi="Times New Roman"/>
        </w:rPr>
        <w:t>that the magnitude of the pore pressure induced by mode 3 is much smaller compared to the pore pressure induced by mode 1 and mode 2</w:t>
      </w:r>
      <w:r w:rsidR="00F46066">
        <w:rPr>
          <w:rFonts w:ascii="Times New Roman" w:hAnsi="Times New Roman"/>
        </w:rPr>
        <w:t xml:space="preserve">. Even at the </w:t>
      </w:r>
      <w:r w:rsidR="00BA5707" w:rsidRPr="0013783D">
        <w:rPr>
          <w:rFonts w:ascii="Times New Roman" w:hAnsi="Times New Roman"/>
        </w:rPr>
        <w:t xml:space="preserve">highest level </w:t>
      </w:r>
      <w:r w:rsidR="00F46066">
        <w:rPr>
          <w:rFonts w:ascii="Times New Roman" w:hAnsi="Times New Roman"/>
        </w:rPr>
        <w:t>of pore pressure</w:t>
      </w:r>
      <w:ins w:id="319" w:author="Bunger, Andrew P" w:date="2022-09-09T08:12:00Z">
        <w:r w:rsidR="00785F71">
          <w:rPr>
            <w:rFonts w:ascii="Times New Roman" w:hAnsi="Times New Roman"/>
          </w:rPr>
          <w:t>,</w:t>
        </w:r>
      </w:ins>
      <w:r w:rsidR="00F46066">
        <w:rPr>
          <w:rFonts w:ascii="Times New Roman" w:hAnsi="Times New Roman"/>
        </w:rPr>
        <w:t xml:space="preserve"> </w:t>
      </w:r>
      <w:r w:rsidR="00BA5707" w:rsidRPr="0013783D">
        <w:rPr>
          <w:rFonts w:ascii="Times New Roman" w:hAnsi="Times New Roman"/>
        </w:rPr>
        <w:t xml:space="preserve">which is right </w:t>
      </w:r>
      <w:r w:rsidR="00F46066">
        <w:rPr>
          <w:rFonts w:ascii="Times New Roman" w:hAnsi="Times New Roman"/>
        </w:rPr>
        <w:t>af</w:t>
      </w:r>
      <w:r w:rsidR="00BA5707" w:rsidRPr="0013783D">
        <w:rPr>
          <w:rFonts w:ascii="Times New Roman" w:hAnsi="Times New Roman"/>
        </w:rPr>
        <w:t>ter the loading</w:t>
      </w:r>
      <w:r w:rsidR="00345CE4">
        <w:rPr>
          <w:rFonts w:ascii="Times New Roman" w:hAnsi="Times New Roman"/>
        </w:rPr>
        <w:t xml:space="preserve"> </w:t>
      </w:r>
      <w:r w:rsidR="00345CE4">
        <w:rPr>
          <w:rFonts w:ascii="Times New Roman" w:hAnsi="Times New Roman"/>
        </w:rPr>
        <w:lastRenderedPageBreak/>
        <w:t>is applied, the ratio of mode 3</w:t>
      </w:r>
      <w:r w:rsidR="00BA5707" w:rsidRPr="0013783D">
        <w:rPr>
          <w:rFonts w:ascii="Times New Roman" w:hAnsi="Times New Roman"/>
        </w:rPr>
        <w:t xml:space="preserve"> induce</w:t>
      </w:r>
      <w:r w:rsidR="00F46066">
        <w:rPr>
          <w:rFonts w:ascii="Times New Roman" w:hAnsi="Times New Roman"/>
        </w:rPr>
        <w:t>d pore pressure over m</w:t>
      </w:r>
      <w:r w:rsidR="00345CE4">
        <w:rPr>
          <w:rFonts w:ascii="Times New Roman" w:hAnsi="Times New Roman"/>
        </w:rPr>
        <w:t>ode 1 and mode 2</w:t>
      </w:r>
      <w:r w:rsidR="00BA5707" w:rsidRPr="0013783D">
        <w:rPr>
          <w:rFonts w:ascii="Times New Roman" w:hAnsi="Times New Roman"/>
        </w:rPr>
        <w:t xml:space="preserve"> induced pore pressure is around 0.01%-0.02%</w:t>
      </w:r>
      <w:r w:rsidR="00E7107A" w:rsidRPr="0013783D">
        <w:rPr>
          <w:rFonts w:ascii="Times New Roman" w:hAnsi="Times New Roman"/>
        </w:rPr>
        <w:t>. This is also in l</w:t>
      </w:r>
      <w:r w:rsidR="004148D1">
        <w:rPr>
          <w:rFonts w:ascii="Times New Roman" w:hAnsi="Times New Roman"/>
        </w:rPr>
        <w:t>ine with the findings from the</w:t>
      </w:r>
      <w:r w:rsidR="00E7107A" w:rsidRPr="0013783D">
        <w:rPr>
          <w:rFonts w:ascii="Times New Roman" w:hAnsi="Times New Roman"/>
        </w:rPr>
        <w:t xml:space="preserve"> classical</w:t>
      </w:r>
      <w:del w:id="320" w:author="Bunger, Andrew P" w:date="2022-09-09T08:13:00Z">
        <w:r w:rsidR="00E7107A" w:rsidRPr="0013783D" w:rsidDel="00D85EC3">
          <w:rPr>
            <w:rFonts w:ascii="Times New Roman" w:hAnsi="Times New Roman"/>
          </w:rPr>
          <w:delText xml:space="preserve"> pure</w:delText>
        </w:r>
      </w:del>
      <w:r w:rsidR="00E7107A" w:rsidRPr="0013783D">
        <w:rPr>
          <w:rFonts w:ascii="Times New Roman" w:hAnsi="Times New Roman"/>
        </w:rPr>
        <w:t xml:space="preserve"> poroelastic model</w:t>
      </w:r>
      <w:del w:id="321" w:author="Bunger, Andrew P" w:date="2022-09-09T08:12:00Z">
        <w:r w:rsidR="004148D1" w:rsidDel="00785F71">
          <w:rPr>
            <w:rFonts w:ascii="Times New Roman" w:hAnsi="Times New Roman"/>
          </w:rPr>
          <w:delText xml:space="preserve"> that</w:delText>
        </w:r>
        <w:r w:rsidR="00E7107A" w:rsidRPr="0013783D" w:rsidDel="00785F71">
          <w:rPr>
            <w:rFonts w:ascii="Times New Roman" w:hAnsi="Times New Roman"/>
          </w:rPr>
          <w:delText xml:space="preserve"> </w:delText>
        </w:r>
      </w:del>
      <w:ins w:id="322" w:author="Bunger, Andrew P" w:date="2022-09-09T08:12:00Z">
        <w:r w:rsidR="00785F71">
          <w:rPr>
            <w:rFonts w:ascii="Times New Roman" w:hAnsi="Times New Roman"/>
          </w:rPr>
          <w:t xml:space="preserve"> (</w:t>
        </w:r>
      </w:ins>
      <w:r w:rsidR="00E7107A" w:rsidRPr="0013783D">
        <w:rPr>
          <w:rFonts w:ascii="Times New Roman" w:hAnsi="Times New Roman"/>
        </w:rPr>
        <w:fldChar w:fldCharType="begin"/>
      </w:r>
      <w:r w:rsidR="006375C0">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name="Journal Article"&gt;17&lt;/ref-type&gt;&lt;contributors&gt;&lt;authors&gt;&lt;author&gt;Detournay,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num-vols&gt;25&lt;/num-vols&gt;&lt;dates&gt;&lt;year&gt;1988&lt;/year&gt;&lt;/dates&gt;&lt;publisher&gt;Elsevier&lt;/publisher&gt;&lt;isbn&gt;0148-9062&lt;/isbn&gt;&lt;urls&gt;&lt;/urls&gt;&lt;/record&gt;&lt;/Cite&gt;&lt;/EndNote&gt;</w:instrText>
      </w:r>
      <w:r w:rsidR="00E7107A" w:rsidRPr="0013783D">
        <w:rPr>
          <w:rFonts w:ascii="Times New Roman" w:hAnsi="Times New Roman"/>
        </w:rPr>
        <w:fldChar w:fldCharType="separate"/>
      </w:r>
      <w:r w:rsidR="006375C0">
        <w:rPr>
          <w:rFonts w:ascii="Times New Roman" w:hAnsi="Times New Roman"/>
          <w:noProof/>
        </w:rPr>
        <w:t xml:space="preserve">Detournay et al. </w:t>
      </w:r>
      <w:del w:id="323" w:author="Bunger, Andrew P" w:date="2022-09-09T08:13:00Z">
        <w:r w:rsidR="006375C0" w:rsidDel="00785F71">
          <w:rPr>
            <w:rFonts w:ascii="Times New Roman" w:hAnsi="Times New Roman"/>
            <w:noProof/>
          </w:rPr>
          <w:delText>(</w:delText>
        </w:r>
      </w:del>
      <w:r w:rsidR="006375C0">
        <w:rPr>
          <w:rFonts w:ascii="Times New Roman" w:hAnsi="Times New Roman"/>
          <w:noProof/>
        </w:rPr>
        <w:t>1988)</w:t>
      </w:r>
      <w:r w:rsidR="00E7107A" w:rsidRPr="0013783D">
        <w:rPr>
          <w:rFonts w:ascii="Times New Roman" w:hAnsi="Times New Roman"/>
        </w:rPr>
        <w:fldChar w:fldCharType="end"/>
      </w:r>
      <w:del w:id="324" w:author="Bunger, Andrew P" w:date="2022-09-09T08:13:00Z">
        <w:r w:rsidR="004148D1" w:rsidDel="00785F71">
          <w:rPr>
            <w:rFonts w:ascii="Times New Roman" w:hAnsi="Times New Roman"/>
          </w:rPr>
          <w:delText xml:space="preserve"> concluded</w:delText>
        </w:r>
      </w:del>
      <w:r w:rsidR="004148D1">
        <w:rPr>
          <w:rFonts w:ascii="Times New Roman" w:hAnsi="Times New Roman"/>
        </w:rPr>
        <w:t>.</w:t>
      </w:r>
    </w:p>
    <w:p w14:paraId="12F6C5F1" w14:textId="38977463" w:rsidR="00600D8D" w:rsidRPr="00B77765" w:rsidRDefault="003D4F81" w:rsidP="00B77765">
      <w:pPr>
        <w:adjustRightInd w:val="0"/>
        <w:snapToGrid w:val="0"/>
        <w:spacing w:line="360" w:lineRule="auto"/>
        <w:jc w:val="center"/>
        <w:rPr>
          <w:rFonts w:ascii="Times New Roman" w:hAnsi="Times New Roman"/>
        </w:rPr>
      </w:pPr>
      <w:r>
        <w:rPr>
          <w:noProof/>
        </w:rPr>
        <w:drawing>
          <wp:inline distT="0" distB="0" distL="0" distR="0" wp14:anchorId="2558DBE6" wp14:editId="45BF41A9">
            <wp:extent cx="5010912" cy="437277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stretch>
                      <a:fillRect/>
                    </a:stretch>
                  </pic:blipFill>
                  <pic:spPr>
                    <a:xfrm>
                      <a:off x="0" y="0"/>
                      <a:ext cx="5019781" cy="4380509"/>
                    </a:xfrm>
                    <a:prstGeom prst="rect">
                      <a:avLst/>
                    </a:prstGeom>
                  </pic:spPr>
                </pic:pic>
              </a:graphicData>
            </a:graphic>
          </wp:inline>
        </w:drawing>
      </w:r>
    </w:p>
    <w:p w14:paraId="201465B3" w14:textId="0F48A6D5" w:rsidR="004A7B41" w:rsidRPr="00B77765" w:rsidRDefault="0051708D" w:rsidP="00B77765">
      <w:pPr>
        <w:adjustRightInd w:val="0"/>
        <w:snapToGrid w:val="0"/>
        <w:jc w:val="center"/>
        <w:rPr>
          <w:rFonts w:ascii="Times New Roman" w:hAnsi="Times New Roman"/>
        </w:rPr>
      </w:pPr>
      <w:r>
        <w:rPr>
          <w:rFonts w:ascii="Times New Roman" w:hAnsi="Times New Roman"/>
        </w:rPr>
        <w:t>Figure 5</w:t>
      </w:r>
      <w:r w:rsidR="00B77765" w:rsidRPr="00B77765">
        <w:rPr>
          <w:rFonts w:ascii="Times New Roman" w:hAnsi="Times New Roman"/>
        </w:rPr>
        <w:t>.</w:t>
      </w:r>
      <w:r w:rsidR="00E34C45">
        <w:rPr>
          <w:rFonts w:ascii="Times New Roman" w:hAnsi="Times New Roman"/>
        </w:rPr>
        <w:t xml:space="preserve"> </w:t>
      </w:r>
      <w:r w:rsidR="004A7B41">
        <w:rPr>
          <w:rFonts w:ascii="Times New Roman" w:hAnsi="Times New Roman"/>
        </w:rPr>
        <w:t>V</w:t>
      </w:r>
      <w:r w:rsidR="00B77765" w:rsidRPr="00B77765">
        <w:rPr>
          <w:rFonts w:ascii="Times New Roman" w:hAnsi="Times New Roman"/>
        </w:rPr>
        <w:t xml:space="preserve">arious ratio of </w:t>
      </w:r>
      <w:r w:rsidR="0090156F" w:rsidRPr="00B77765">
        <w:rPr>
          <w:rFonts w:ascii="Times New Roman" w:hAnsi="Times New Roman"/>
          <w:noProof/>
          <w:position w:val="-14"/>
        </w:rPr>
        <w:object w:dxaOrig="639" w:dyaOrig="380" w14:anchorId="118FC6B9">
          <v:shape id="_x0000_i1162" type="#_x0000_t75" alt="" style="width:33.3pt;height:17pt;mso-width-percent:0;mso-height-percent:0;mso-width-percent:0;mso-height-percent:0" o:ole="">
            <v:imagedata r:id="rId278" o:title=""/>
          </v:shape>
          <o:OLEObject Type="Embed" ProgID="Equation.DSMT4" ShapeID="_x0000_i1162" DrawAspect="Content" ObjectID="_1724243446" r:id="rId279"/>
        </w:object>
      </w:r>
      <w:r w:rsidR="004A7B41">
        <w:rPr>
          <w:rFonts w:ascii="Times New Roman" w:hAnsi="Times New Roman"/>
        </w:rPr>
        <w:t>(t</w:t>
      </w:r>
      <w:r w:rsidR="004A7B41" w:rsidRPr="00D570D0">
        <w:rPr>
          <w:rFonts w:ascii="Times New Roman" w:hAnsi="Times New Roman"/>
        </w:rPr>
        <w:t>hermo-osmosis</w:t>
      </w:r>
      <w:r w:rsidR="004A7B41">
        <w:rPr>
          <w:rFonts w:ascii="Times New Roman" w:hAnsi="Times New Roman"/>
        </w:rPr>
        <w:t>’s influence) on the induced pore pressure</w:t>
      </w:r>
      <w:r w:rsidR="00692F3E">
        <w:rPr>
          <w:rFonts w:ascii="Times New Roman" w:hAnsi="Times New Roman"/>
        </w:rPr>
        <w:t xml:space="preserve"> </w:t>
      </w:r>
      <w:r w:rsidR="00692F3E">
        <w:rPr>
          <w:rFonts w:ascii="Times New Roman" w:hAnsi="Times New Roman" w:hint="eastAsia"/>
        </w:rPr>
        <w:t>(</w:t>
      </w:r>
      <w:r w:rsidR="0090156F" w:rsidRPr="0013783D">
        <w:rPr>
          <w:rFonts w:ascii="Times New Roman" w:hAnsi="Times New Roman"/>
          <w:noProof/>
          <w:position w:val="-6"/>
        </w:rPr>
        <w:object w:dxaOrig="720" w:dyaOrig="300" w14:anchorId="0B519D58">
          <v:shape id="_x0000_i1163" type="#_x0000_t75" alt="" style="width:37.35pt;height:13.6pt;mso-width-percent:0;mso-height-percent:0;mso-width-percent:0;mso-height-percent:0" o:ole="">
            <v:imagedata r:id="rId280" o:title=""/>
          </v:shape>
          <o:OLEObject Type="Embed" ProgID="Equation.DSMT4" ShapeID="_x0000_i1163" DrawAspect="Content" ObjectID="_1724243447" r:id="rId281"/>
        </w:object>
      </w:r>
      <w:r w:rsidR="00692F3E" w:rsidRPr="0013783D">
        <w:rPr>
          <w:rFonts w:ascii="Times New Roman" w:hAnsi="Times New Roman"/>
        </w:rPr>
        <w:t>days</w:t>
      </w:r>
      <w:r w:rsidR="00692F3E">
        <w:rPr>
          <w:rFonts w:ascii="Times New Roman" w:hAnsi="Times New Roman"/>
        </w:rPr>
        <w:t>)</w:t>
      </w:r>
    </w:p>
    <w:p w14:paraId="05CF2214" w14:textId="2EB1E578" w:rsidR="008E6D20" w:rsidRPr="00F87AC5" w:rsidDel="008E6D20" w:rsidRDefault="008E6D20" w:rsidP="008E6D20">
      <w:pPr>
        <w:adjustRightInd w:val="0"/>
        <w:snapToGrid w:val="0"/>
        <w:jc w:val="both"/>
        <w:rPr>
          <w:del w:id="325" w:author="Bunger, Andrew P" w:date="2022-09-09T08:54:00Z"/>
          <w:moveTo w:id="326" w:author="Bunger, Andrew P" w:date="2022-09-09T08:54:00Z"/>
          <w:rFonts w:ascii="Times New Roman" w:hAnsi="Times New Roman"/>
          <w:sz w:val="24"/>
          <w:szCs w:val="24"/>
        </w:rPr>
      </w:pPr>
      <w:moveToRangeStart w:id="327" w:author="Bunger, Andrew P" w:date="2022-09-09T08:54:00Z" w:name="move113606060"/>
      <w:moveTo w:id="328" w:author="Bunger, Andrew P" w:date="2022-09-09T08:54:00Z">
        <w:r w:rsidRPr="00F87AC5">
          <w:rPr>
            <w:rFonts w:ascii="Times New Roman" w:hAnsi="Times New Roman"/>
            <w:sz w:val="24"/>
            <w:szCs w:val="24"/>
          </w:rPr>
          <w:t>4</w:t>
        </w:r>
        <w:r>
          <w:rPr>
            <w:rFonts w:ascii="Times New Roman" w:hAnsi="Times New Roman"/>
            <w:sz w:val="24"/>
            <w:szCs w:val="24"/>
          </w:rPr>
          <w:t xml:space="preserve">.2 </w:t>
        </w:r>
        <w:del w:id="329" w:author="Bunger, Andrew P" w:date="2022-09-09T08:54:00Z">
          <w:r w:rsidDel="008E6D20">
            <w:rPr>
              <w:rFonts w:ascii="Times New Roman" w:hAnsi="Times New Roman"/>
              <w:sz w:val="24"/>
              <w:szCs w:val="24"/>
            </w:rPr>
            <w:delText>Temperature response and thermal</w:delText>
          </w:r>
        </w:del>
      </w:moveTo>
      <w:ins w:id="330" w:author="Bunger, Andrew P" w:date="2022-09-09T08:54:00Z">
        <w:r>
          <w:rPr>
            <w:rFonts w:ascii="Times New Roman" w:hAnsi="Times New Roman"/>
            <w:sz w:val="24"/>
            <w:szCs w:val="24"/>
          </w:rPr>
          <w:t>Thermo-osmosis and thermo-</w:t>
        </w:r>
      </w:ins>
      <w:moveTo w:id="331" w:author="Bunger, Andrew P" w:date="2022-09-09T08:54:00Z">
        <w:del w:id="332" w:author="Bunger, Andrew P" w:date="2022-09-09T08:54:00Z">
          <w:r w:rsidDel="008E6D20">
            <w:rPr>
              <w:rFonts w:ascii="Times New Roman" w:hAnsi="Times New Roman"/>
              <w:sz w:val="24"/>
              <w:szCs w:val="24"/>
            </w:rPr>
            <w:delText xml:space="preserve"> </w:delText>
          </w:r>
        </w:del>
        <w:r>
          <w:rPr>
            <w:rFonts w:ascii="Times New Roman" w:hAnsi="Times New Roman"/>
            <w:sz w:val="24"/>
            <w:szCs w:val="24"/>
          </w:rPr>
          <w:t>filtration effect</w:t>
        </w:r>
      </w:moveTo>
      <w:ins w:id="333" w:author="Bunger, Andrew P" w:date="2022-09-09T08:54:00Z">
        <w:r>
          <w:rPr>
            <w:rFonts w:ascii="Times New Roman" w:hAnsi="Times New Roman"/>
            <w:sz w:val="24"/>
            <w:szCs w:val="24"/>
          </w:rPr>
          <w:t>s</w:t>
        </w:r>
      </w:ins>
    </w:p>
    <w:moveToRangeEnd w:id="327"/>
    <w:p w14:paraId="75C14F52" w14:textId="77777777" w:rsidR="008E6D20" w:rsidRDefault="006F59B8" w:rsidP="008E6D20">
      <w:pPr>
        <w:adjustRightInd w:val="0"/>
        <w:snapToGrid w:val="0"/>
        <w:jc w:val="both"/>
        <w:rPr>
          <w:ins w:id="334" w:author="Bunger, Andrew P" w:date="2022-09-09T08:54:00Z"/>
          <w:rFonts w:ascii="Times New Roman" w:hAnsi="Times New Roman"/>
        </w:rPr>
        <w:pPrChange w:id="335" w:author="Bunger, Andrew P" w:date="2022-09-09T08:54:00Z">
          <w:pPr>
            <w:adjustRightInd w:val="0"/>
            <w:snapToGrid w:val="0"/>
            <w:spacing w:line="360" w:lineRule="auto"/>
            <w:jc w:val="both"/>
          </w:pPr>
        </w:pPrChange>
      </w:pPr>
      <w:r>
        <w:rPr>
          <w:rFonts w:ascii="Times New Roman" w:hAnsi="Times New Roman"/>
        </w:rPr>
        <w:tab/>
      </w:r>
    </w:p>
    <w:p w14:paraId="23060578" w14:textId="06F8116E" w:rsidR="00060E7C" w:rsidDel="008E6D20" w:rsidRDefault="00A0301D" w:rsidP="008E6D20">
      <w:pPr>
        <w:adjustRightInd w:val="0"/>
        <w:snapToGrid w:val="0"/>
        <w:spacing w:line="360" w:lineRule="auto"/>
        <w:ind w:firstLine="720"/>
        <w:jc w:val="both"/>
        <w:rPr>
          <w:del w:id="336" w:author="Bunger, Andrew P" w:date="2022-09-09T08:54:00Z"/>
          <w:rFonts w:ascii="Times New Roman" w:hAnsi="Times New Roman"/>
        </w:rPr>
        <w:pPrChange w:id="337" w:author="Bunger, Andrew P" w:date="2022-09-09T08:54:00Z">
          <w:pPr>
            <w:adjustRightInd w:val="0"/>
            <w:snapToGrid w:val="0"/>
            <w:spacing w:line="360" w:lineRule="auto"/>
            <w:jc w:val="both"/>
          </w:pPr>
        </w:pPrChange>
      </w:pPr>
      <w:ins w:id="338" w:author="Bunger, Andrew P" w:date="2022-09-09T08:25:00Z">
        <w:r>
          <w:rPr>
            <w:rFonts w:ascii="Times New Roman" w:hAnsi="Times New Roman"/>
          </w:rPr>
          <w:t>So far, all results have been presented with</w:t>
        </w:r>
      </w:ins>
      <w:ins w:id="339" w:author="Bunger, Andrew P" w:date="2022-09-09T08:26:00Z">
        <w:r>
          <w:rPr>
            <w:rFonts w:ascii="Times New Roman" w:hAnsi="Times New Roman"/>
          </w:rPr>
          <w:t xml:space="preserve"> a single combination of parameters governing thermos-osmosis and thermo-filtration. To examine these effects, </w:t>
        </w:r>
      </w:ins>
      <w:del w:id="340" w:author="Bunger, Andrew P" w:date="2022-09-09T08:26:00Z">
        <w:r w:rsidR="00345CE4" w:rsidRPr="0013783D" w:rsidDel="00A0301D">
          <w:rPr>
            <w:rFonts w:ascii="Times New Roman" w:hAnsi="Times New Roman"/>
          </w:rPr>
          <w:delText>Since the peak pore pressure usua</w:delText>
        </w:r>
        <w:r w:rsidR="00F46066" w:rsidDel="00A0301D">
          <w:rPr>
            <w:rFonts w:ascii="Times New Roman" w:hAnsi="Times New Roman"/>
          </w:rPr>
          <w:delText xml:space="preserve">lly occurs at an early </w:delText>
        </w:r>
        <w:r w:rsidR="00BF4A29" w:rsidDel="00A0301D">
          <w:rPr>
            <w:rFonts w:ascii="Times New Roman" w:hAnsi="Times New Roman"/>
          </w:rPr>
          <w:delText>time</w:delText>
        </w:r>
        <w:r w:rsidR="00345CE4" w:rsidRPr="0013783D" w:rsidDel="00A0301D">
          <w:rPr>
            <w:rFonts w:ascii="Times New Roman" w:hAnsi="Times New Roman"/>
          </w:rPr>
          <w:delText xml:space="preserve">, </w:delText>
        </w:r>
      </w:del>
      <w:r w:rsidR="00345CE4" w:rsidRPr="0013783D">
        <w:rPr>
          <w:rFonts w:ascii="Times New Roman" w:hAnsi="Times New Roman"/>
        </w:rPr>
        <w:t xml:space="preserve">we will </w:t>
      </w:r>
      <w:ins w:id="341" w:author="Bunger, Andrew P" w:date="2022-09-09T08:27:00Z">
        <w:r>
          <w:rPr>
            <w:rFonts w:ascii="Times New Roman" w:hAnsi="Times New Roman"/>
          </w:rPr>
          <w:t xml:space="preserve">present the internal pressure profile at </w:t>
        </w:r>
        <w:r w:rsidRPr="007D6388">
          <w:rPr>
            <w:rFonts w:ascii="Times New Roman" w:hAnsi="Times New Roman"/>
            <w:i/>
            <w:iCs/>
            <w:rPrChange w:id="342" w:author="Bunger, Andrew P" w:date="2022-09-09T08:27:00Z">
              <w:rPr>
                <w:rFonts w:ascii="Times New Roman" w:hAnsi="Times New Roman"/>
              </w:rPr>
            </w:rPrChange>
          </w:rPr>
          <w:t>t</w:t>
        </w:r>
        <w:r>
          <w:rPr>
            <w:rFonts w:ascii="Times New Roman" w:hAnsi="Times New Roman"/>
          </w:rPr>
          <w:t xml:space="preserve">=10 days after </w:t>
        </w:r>
      </w:ins>
      <w:ins w:id="343" w:author="Bunger, Andrew P" w:date="2022-09-09T08:28:00Z">
        <w:r w:rsidR="006C5917">
          <w:rPr>
            <w:rFonts w:ascii="Times New Roman" w:hAnsi="Times New Roman"/>
          </w:rPr>
          <w:t xml:space="preserve">thermal (mode 2) </w:t>
        </w:r>
      </w:ins>
      <w:ins w:id="344" w:author="Bunger, Andrew P" w:date="2022-09-09T08:27:00Z">
        <w:r>
          <w:rPr>
            <w:rFonts w:ascii="Times New Roman" w:hAnsi="Times New Roman"/>
          </w:rPr>
          <w:t>loading</w:t>
        </w:r>
        <w:r w:rsidR="007D6388">
          <w:rPr>
            <w:rFonts w:ascii="Times New Roman" w:hAnsi="Times New Roman"/>
          </w:rPr>
          <w:t xml:space="preserve">. </w:t>
        </w:r>
      </w:ins>
      <w:del w:id="345" w:author="Bunger, Andrew P" w:date="2022-09-09T08:27:00Z">
        <w:r w:rsidR="00345CE4" w:rsidRPr="0013783D" w:rsidDel="007D6388">
          <w:rPr>
            <w:rFonts w:ascii="Times New Roman" w:hAnsi="Times New Roman"/>
          </w:rPr>
          <w:delText xml:space="preserve">use the smaller time </w:delText>
        </w:r>
        <w:r w:rsidR="00E34C45" w:rsidDel="007D6388">
          <w:rPr>
            <w:rFonts w:ascii="Times New Roman" w:hAnsi="Times New Roman"/>
          </w:rPr>
          <w:delText>at</w:delText>
        </w:r>
        <w:r w:rsidR="00345CE4" w:rsidRPr="0013783D" w:rsidDel="007D6388">
          <w:rPr>
            <w:rFonts w:ascii="Times New Roman" w:hAnsi="Times New Roman"/>
          </w:rPr>
          <w:delText xml:space="preserve"> </w:delText>
        </w:r>
        <w:r w:rsidR="0090156F" w:rsidRPr="0013783D" w:rsidDel="007D6388">
          <w:rPr>
            <w:rFonts w:ascii="Times New Roman" w:hAnsi="Times New Roman"/>
            <w:noProof/>
            <w:position w:val="-6"/>
          </w:rPr>
          <w:object w:dxaOrig="720" w:dyaOrig="300" w14:anchorId="2ADC813C">
            <v:shape id="_x0000_i1164" type="#_x0000_t75" alt="" style="width:37.35pt;height:13.6pt;mso-width-percent:0;mso-height-percent:0;mso-width-percent:0;mso-height-percent:0" o:ole="">
              <v:imagedata r:id="rId280" o:title=""/>
            </v:shape>
            <o:OLEObject Type="Embed" ProgID="Equation.DSMT4" ShapeID="_x0000_i1164" DrawAspect="Content" ObjectID="_1724243448" r:id="rId282"/>
          </w:object>
        </w:r>
        <w:r w:rsidR="00345CE4" w:rsidRPr="0013783D" w:rsidDel="007D6388">
          <w:rPr>
            <w:rFonts w:ascii="Times New Roman" w:hAnsi="Times New Roman"/>
          </w:rPr>
          <w:delText>days after loading to illustrate the thermal osmosis effect on the induced pore pressure</w:delText>
        </w:r>
        <w:r w:rsidR="00345CE4" w:rsidDel="007D6388">
          <w:rPr>
            <w:rFonts w:ascii="Times New Roman" w:hAnsi="Times New Roman"/>
          </w:rPr>
          <w:delText xml:space="preserve"> profile</w:delText>
        </w:r>
        <w:r w:rsidR="00345CE4" w:rsidRPr="0013783D" w:rsidDel="007D6388">
          <w:rPr>
            <w:rFonts w:ascii="Times New Roman" w:hAnsi="Times New Roman"/>
          </w:rPr>
          <w:delText>.</w:delText>
        </w:r>
        <w:r w:rsidR="00345CE4" w:rsidDel="007D6388">
          <w:rPr>
            <w:rFonts w:ascii="Times New Roman" w:hAnsi="Times New Roman"/>
          </w:rPr>
          <w:delText xml:space="preserve"> </w:delText>
        </w:r>
      </w:del>
      <w:r w:rsidR="00345CE4">
        <w:rPr>
          <w:rFonts w:ascii="Times New Roman" w:hAnsi="Times New Roman"/>
        </w:rPr>
        <w:t xml:space="preserve">Three different </w:t>
      </w:r>
      <w:r w:rsidR="00001443">
        <w:rPr>
          <w:rFonts w:ascii="Times New Roman" w:hAnsi="Times New Roman"/>
        </w:rPr>
        <w:t>ratios</w:t>
      </w:r>
      <w:r w:rsidR="00345CE4">
        <w:rPr>
          <w:rFonts w:ascii="Times New Roman" w:hAnsi="Times New Roman"/>
        </w:rPr>
        <w:t xml:space="preserve"> </w:t>
      </w:r>
      <w:r w:rsidR="00BF4A29">
        <w:rPr>
          <w:rFonts w:ascii="Times New Roman" w:hAnsi="Times New Roman"/>
        </w:rPr>
        <w:t>(</w:t>
      </w:r>
      <w:r w:rsidR="00E34C45">
        <w:rPr>
          <w:rFonts w:ascii="Times New Roman" w:hAnsi="Times New Roman"/>
        </w:rPr>
        <w:t>1</w:t>
      </w:r>
      <w:r w:rsidR="00BF4A29">
        <w:rPr>
          <w:rFonts w:ascii="Times New Roman" w:hAnsi="Times New Roman"/>
        </w:rPr>
        <w:t xml:space="preserve">, </w:t>
      </w:r>
      <w:r w:rsidR="00E34C45">
        <w:rPr>
          <w:rFonts w:ascii="Times New Roman" w:hAnsi="Times New Roman"/>
        </w:rPr>
        <w:t>10</w:t>
      </w:r>
      <w:r w:rsidR="003D4F81">
        <w:rPr>
          <w:rFonts w:ascii="Times New Roman" w:hAnsi="Times New Roman"/>
          <w:vertAlign w:val="superscript"/>
        </w:rPr>
        <w:t>5</w:t>
      </w:r>
      <w:r w:rsidR="00BF4A29">
        <w:rPr>
          <w:rFonts w:ascii="Times New Roman" w:hAnsi="Times New Roman"/>
        </w:rPr>
        <w:t xml:space="preserve">, </w:t>
      </w:r>
      <w:r w:rsidR="00E34C45">
        <w:rPr>
          <w:rFonts w:ascii="Times New Roman" w:hAnsi="Times New Roman"/>
        </w:rPr>
        <w:t>10</w:t>
      </w:r>
      <w:r w:rsidR="003D4F81">
        <w:rPr>
          <w:rFonts w:ascii="Times New Roman" w:hAnsi="Times New Roman"/>
          <w:vertAlign w:val="superscript"/>
        </w:rPr>
        <w:t>9</w:t>
      </w:r>
      <w:r w:rsidR="00BF4A29">
        <w:rPr>
          <w:rFonts w:ascii="Times New Roman" w:hAnsi="Times New Roman"/>
        </w:rPr>
        <w:t>)</w:t>
      </w:r>
      <w:r w:rsidR="00345CE4">
        <w:rPr>
          <w:rFonts w:ascii="Times New Roman" w:hAnsi="Times New Roman"/>
        </w:rPr>
        <w:t xml:space="preserve"> of</w:t>
      </w:r>
      <w:r w:rsidR="00060E7C">
        <w:rPr>
          <w:rFonts w:ascii="Times New Roman" w:hAnsi="Times New Roman"/>
        </w:rPr>
        <w:t xml:space="preserve"> </w:t>
      </w:r>
      <w:r w:rsidR="0090156F" w:rsidRPr="00345CE4">
        <w:rPr>
          <w:rFonts w:ascii="Times New Roman" w:hAnsi="Times New Roman"/>
          <w:noProof/>
          <w:position w:val="-14"/>
        </w:rPr>
        <w:object w:dxaOrig="639" w:dyaOrig="380" w14:anchorId="27CE5617">
          <v:shape id="_x0000_i1165" type="#_x0000_t75" alt="" style="width:33.3pt;height:17pt;mso-width-percent:0;mso-height-percent:0;mso-width-percent:0;mso-height-percent:0" o:ole="">
            <v:imagedata r:id="rId283" o:title=""/>
          </v:shape>
          <o:OLEObject Type="Embed" ProgID="Equation.DSMT4" ShapeID="_x0000_i1165" DrawAspect="Content" ObjectID="_1724243449" r:id="rId284"/>
        </w:object>
      </w:r>
      <w:r w:rsidR="00345CE4">
        <w:rPr>
          <w:rFonts w:ascii="Times New Roman" w:hAnsi="Times New Roman"/>
        </w:rPr>
        <w:t xml:space="preserve"> </w:t>
      </w:r>
      <w:r w:rsidR="009126ED" w:rsidRPr="006F59B8">
        <w:rPr>
          <w:rFonts w:ascii="Times New Roman" w:hAnsi="Times New Roman"/>
        </w:rPr>
        <w:t xml:space="preserve">are </w:t>
      </w:r>
      <w:r w:rsidR="00345CE4">
        <w:rPr>
          <w:rFonts w:ascii="Times New Roman" w:hAnsi="Times New Roman"/>
        </w:rPr>
        <w:t xml:space="preserve">selected </w:t>
      </w:r>
      <w:r w:rsidR="009126ED" w:rsidRPr="006F59B8">
        <w:rPr>
          <w:rFonts w:ascii="Times New Roman" w:hAnsi="Times New Roman"/>
        </w:rPr>
        <w:t xml:space="preserve">to show the </w:t>
      </w:r>
      <w:r w:rsidR="004148D1">
        <w:rPr>
          <w:rFonts w:ascii="Times New Roman" w:hAnsi="Times New Roman"/>
        </w:rPr>
        <w:t xml:space="preserve">different </w:t>
      </w:r>
      <w:r w:rsidR="009126ED" w:rsidRPr="006F59B8">
        <w:rPr>
          <w:rFonts w:ascii="Times New Roman" w:hAnsi="Times New Roman"/>
        </w:rPr>
        <w:t>development</w:t>
      </w:r>
      <w:r w:rsidR="004148D1">
        <w:rPr>
          <w:rFonts w:ascii="Times New Roman" w:hAnsi="Times New Roman"/>
        </w:rPr>
        <w:t>s</w:t>
      </w:r>
      <w:r w:rsidR="009126ED" w:rsidRPr="006F59B8">
        <w:rPr>
          <w:rFonts w:ascii="Times New Roman" w:hAnsi="Times New Roman"/>
        </w:rPr>
        <w:t xml:space="preserve"> of the temperature induced pore pressure</w:t>
      </w:r>
      <w:r w:rsidR="0051708D">
        <w:rPr>
          <w:rFonts w:ascii="Times New Roman" w:hAnsi="Times New Roman"/>
        </w:rPr>
        <w:t xml:space="preserve"> (Fig. 5</w:t>
      </w:r>
      <w:r w:rsidR="00B84F78">
        <w:rPr>
          <w:rFonts w:ascii="Times New Roman" w:hAnsi="Times New Roman"/>
        </w:rPr>
        <w:t>)</w:t>
      </w:r>
      <w:ins w:id="346" w:author="Bunger, Andrew P" w:date="2022-09-09T08:28:00Z">
        <w:r w:rsidR="006C5917">
          <w:rPr>
            <w:rFonts w:ascii="Times New Roman" w:hAnsi="Times New Roman"/>
          </w:rPr>
          <w:t>, noting that</w:t>
        </w:r>
      </w:ins>
      <w:ins w:id="347" w:author="Bunger, Andrew P" w:date="2022-09-09T08:29:00Z">
        <w:r w:rsidR="006C5917">
          <w:rPr>
            <w:rFonts w:ascii="Times New Roman" w:hAnsi="Times New Roman"/>
          </w:rPr>
          <w:t xml:space="preserve"> </w:t>
        </w:r>
        <w:r w:rsidR="006C5917" w:rsidRPr="00345CE4">
          <w:rPr>
            <w:rFonts w:ascii="Times New Roman" w:hAnsi="Times New Roman"/>
            <w:noProof/>
            <w:position w:val="-14"/>
          </w:rPr>
          <w:object w:dxaOrig="639" w:dyaOrig="380" w14:anchorId="777D7640">
            <v:shape id="_x0000_i1324" type="#_x0000_t75" alt="" style="width:33.3pt;height:17pt;mso-width-percent:0;mso-height-percent:0;mso-width-percent:0;mso-height-percent:0" o:ole="">
              <v:imagedata r:id="rId283" o:title=""/>
            </v:shape>
            <o:OLEObject Type="Embed" ProgID="Equation.DSMT4" ShapeID="_x0000_i1324" DrawAspect="Content" ObjectID="_1724243450" r:id="rId285"/>
          </w:object>
        </w:r>
        <w:r w:rsidR="006C5917">
          <w:rPr>
            <w:rFonts w:ascii="Times New Roman" w:hAnsi="Times New Roman"/>
            <w:noProof/>
          </w:rPr>
          <w:t>=1</w:t>
        </w:r>
        <w:r w:rsidR="006C5917">
          <w:rPr>
            <w:rFonts w:ascii="Times New Roman" w:hAnsi="Times New Roman"/>
          </w:rPr>
          <w:t xml:space="preserve"> </w:t>
        </w:r>
      </w:ins>
      <w:ins w:id="348" w:author="Bunger, Andrew P" w:date="2022-09-09T08:28:00Z">
        <w:r w:rsidR="006C5917">
          <w:rPr>
            <w:rFonts w:ascii="Times New Roman" w:hAnsi="Times New Roman"/>
          </w:rPr>
          <w:t xml:space="preserve"> corresponds to the case</w:t>
        </w:r>
      </w:ins>
      <w:ins w:id="349" w:author="Bunger, Andrew P" w:date="2022-09-09T08:29:00Z">
        <w:r w:rsidR="006C5917">
          <w:rPr>
            <w:rFonts w:ascii="Times New Roman" w:hAnsi="Times New Roman"/>
          </w:rPr>
          <w:t xml:space="preserve"> presented in Fig. 4</w:t>
        </w:r>
      </w:ins>
      <w:r w:rsidR="009126ED" w:rsidRPr="006F59B8">
        <w:rPr>
          <w:rFonts w:ascii="Times New Roman" w:hAnsi="Times New Roman"/>
        </w:rPr>
        <w:t>.</w:t>
      </w:r>
      <w:r w:rsidR="00A93058" w:rsidRPr="006F59B8">
        <w:rPr>
          <w:rFonts w:ascii="Times New Roman" w:hAnsi="Times New Roman"/>
        </w:rPr>
        <w:t xml:space="preserve"> </w:t>
      </w:r>
      <w:del w:id="350" w:author="Bunger, Andrew P" w:date="2022-09-09T08:29:00Z">
        <w:r w:rsidR="00137220" w:rsidRPr="006F59B8" w:rsidDel="00837D5B">
          <w:rPr>
            <w:rFonts w:ascii="Times New Roman" w:hAnsi="Times New Roman"/>
          </w:rPr>
          <w:delText xml:space="preserve">Taking the early time as </w:delText>
        </w:r>
        <w:r w:rsidR="00F46066" w:rsidDel="00837D5B">
          <w:rPr>
            <w:rFonts w:ascii="Times New Roman" w:hAnsi="Times New Roman"/>
          </w:rPr>
          <w:delText xml:space="preserve">an </w:delText>
        </w:r>
        <w:r w:rsidR="00137220" w:rsidRPr="006F59B8" w:rsidDel="00837D5B">
          <w:rPr>
            <w:rFonts w:ascii="Times New Roman" w:hAnsi="Times New Roman"/>
          </w:rPr>
          <w:delText xml:space="preserve">example, </w:delText>
        </w:r>
        <w:r w:rsidR="00E34C45" w:rsidDel="00837D5B">
          <w:rPr>
            <w:rFonts w:ascii="Times New Roman" w:hAnsi="Times New Roman"/>
          </w:rPr>
          <w:delText>all</w:delText>
        </w:r>
      </w:del>
      <w:ins w:id="351" w:author="Bunger, Andrew P" w:date="2022-09-09T08:29:00Z">
        <w:r w:rsidR="00837D5B">
          <w:rPr>
            <w:rFonts w:ascii="Times New Roman" w:hAnsi="Times New Roman"/>
          </w:rPr>
          <w:t>All</w:t>
        </w:r>
      </w:ins>
      <w:r w:rsidR="00E34C45">
        <w:rPr>
          <w:rFonts w:ascii="Times New Roman" w:hAnsi="Times New Roman"/>
        </w:rPr>
        <w:t xml:space="preserve"> three cases </w:t>
      </w:r>
      <w:r w:rsidR="00F46066">
        <w:rPr>
          <w:rFonts w:ascii="Times New Roman" w:hAnsi="Times New Roman"/>
        </w:rPr>
        <w:t xml:space="preserve">show </w:t>
      </w:r>
      <w:r w:rsidR="00E34C45">
        <w:rPr>
          <w:rFonts w:ascii="Times New Roman" w:hAnsi="Times New Roman"/>
        </w:rPr>
        <w:t>a peak pore pressure near the s</w:t>
      </w:r>
      <w:r w:rsidR="00F46066">
        <w:rPr>
          <w:rFonts w:ascii="Times New Roman" w:hAnsi="Times New Roman"/>
        </w:rPr>
        <w:t>urface region;</w:t>
      </w:r>
      <w:r w:rsidR="00E34C45">
        <w:rPr>
          <w:rFonts w:ascii="Times New Roman" w:hAnsi="Times New Roman"/>
        </w:rPr>
        <w:t xml:space="preserve"> </w:t>
      </w:r>
      <w:r w:rsidR="00F46066">
        <w:rPr>
          <w:rFonts w:ascii="Times New Roman" w:hAnsi="Times New Roman"/>
        </w:rPr>
        <w:t>h</w:t>
      </w:r>
      <w:r w:rsidR="00137220" w:rsidRPr="006F59B8">
        <w:rPr>
          <w:rFonts w:ascii="Times New Roman" w:hAnsi="Times New Roman"/>
        </w:rPr>
        <w:t xml:space="preserve">owever, the magnitude of the </w:t>
      </w:r>
      <w:r w:rsidR="00E34C45">
        <w:rPr>
          <w:rFonts w:ascii="Times New Roman" w:hAnsi="Times New Roman"/>
        </w:rPr>
        <w:t xml:space="preserve">peak </w:t>
      </w:r>
      <w:r w:rsidR="00137220" w:rsidRPr="006F59B8">
        <w:rPr>
          <w:rFonts w:ascii="Times New Roman" w:hAnsi="Times New Roman"/>
        </w:rPr>
        <w:t xml:space="preserve">induced pore pressure </w:t>
      </w:r>
      <w:r w:rsidR="00A40318">
        <w:rPr>
          <w:rFonts w:ascii="Times New Roman" w:hAnsi="Times New Roman" w:hint="eastAsia"/>
        </w:rPr>
        <w:t>has</w:t>
      </w:r>
      <w:r w:rsidR="00A40318">
        <w:rPr>
          <w:rFonts w:ascii="Times New Roman" w:hAnsi="Times New Roman"/>
        </w:rPr>
        <w:t xml:space="preserve"> considerable reduction </w:t>
      </w:r>
      <w:r w:rsidR="00137220" w:rsidRPr="006F59B8">
        <w:rPr>
          <w:rFonts w:ascii="Times New Roman" w:hAnsi="Times New Roman"/>
        </w:rPr>
        <w:t>when the thermo</w:t>
      </w:r>
      <w:del w:id="352" w:author="Bunger, Andrew P" w:date="2022-09-09T08:30:00Z">
        <w:r w:rsidR="00137220" w:rsidRPr="006F59B8" w:rsidDel="00837D5B">
          <w:rPr>
            <w:rFonts w:ascii="Times New Roman" w:hAnsi="Times New Roman"/>
          </w:rPr>
          <w:delText>s</w:delText>
        </w:r>
      </w:del>
      <w:r w:rsidR="00137220" w:rsidRPr="006F59B8">
        <w:rPr>
          <w:rFonts w:ascii="Times New Roman" w:hAnsi="Times New Roman"/>
        </w:rPr>
        <w:t>-osmotic coefficient is significantly larger than the hydraulic conductivity (</w:t>
      </w:r>
      <w:r w:rsidR="00001443">
        <w:rPr>
          <w:rFonts w:ascii="Times New Roman" w:hAnsi="Times New Roman"/>
        </w:rPr>
        <w:t xml:space="preserve">i.e., </w:t>
      </w:r>
      <w:r w:rsidR="0090156F" w:rsidRPr="00345CE4">
        <w:rPr>
          <w:rFonts w:ascii="Times New Roman" w:hAnsi="Times New Roman"/>
          <w:noProof/>
          <w:position w:val="-14"/>
        </w:rPr>
        <w:object w:dxaOrig="639" w:dyaOrig="380" w14:anchorId="0B312674">
          <v:shape id="_x0000_i1166" type="#_x0000_t75" alt="" style="width:33.3pt;height:17pt;mso-width-percent:0;mso-height-percent:0;mso-width-percent:0;mso-height-percent:0" o:ole="">
            <v:imagedata r:id="rId286" o:title=""/>
          </v:shape>
          <o:OLEObject Type="Embed" ProgID="Equation.DSMT4" ShapeID="_x0000_i1166" DrawAspect="Content" ObjectID="_1724243451" r:id="rId287"/>
        </w:object>
      </w:r>
      <w:r w:rsidR="00001443">
        <w:rPr>
          <w:rFonts w:ascii="Times New Roman" w:hAnsi="Times New Roman"/>
        </w:rPr>
        <w:t>=10</w:t>
      </w:r>
      <w:r w:rsidR="003D4F81">
        <w:rPr>
          <w:rFonts w:ascii="Times New Roman" w:hAnsi="Times New Roman"/>
          <w:vertAlign w:val="superscript"/>
        </w:rPr>
        <w:t>9</w:t>
      </w:r>
      <w:r w:rsidR="00A40318">
        <w:rPr>
          <w:rFonts w:ascii="Times New Roman" w:hAnsi="Times New Roman"/>
        </w:rPr>
        <w:t>).</w:t>
      </w:r>
      <w:ins w:id="353" w:author="Bunger, Andrew P" w:date="2022-09-09T08:30:00Z">
        <w:r w:rsidR="00837D5B">
          <w:rPr>
            <w:rFonts w:ascii="Times New Roman" w:hAnsi="Times New Roman"/>
          </w:rPr>
          <w:t xml:space="preserve"> While </w:t>
        </w:r>
        <w:r w:rsidR="00837D5B">
          <w:rPr>
            <w:rFonts w:ascii="Times New Roman" w:hAnsi="Times New Roman"/>
          </w:rPr>
          <w:lastRenderedPageBreak/>
          <w:t xml:space="preserve">it is not clear if this ratio is realistic (it might be, but there has been little study), it is clear that </w:t>
        </w:r>
      </w:ins>
      <w:ins w:id="354" w:author="Bunger, Andrew P" w:date="2022-09-09T08:31:00Z">
        <w:r w:rsidR="00837D5B">
          <w:rPr>
            <w:rFonts w:ascii="Times New Roman" w:hAnsi="Times New Roman"/>
          </w:rPr>
          <w:t>thermos-osmosis does have potential to contribute a reduction in the induced pore pressure from temperature loading.</w:t>
        </w:r>
      </w:ins>
    </w:p>
    <w:p w14:paraId="71E7FDC8" w14:textId="2BE33E8C" w:rsidR="00FE5782" w:rsidRPr="00060E7C" w:rsidRDefault="00FE5782" w:rsidP="008E6D20">
      <w:pPr>
        <w:adjustRightInd w:val="0"/>
        <w:snapToGrid w:val="0"/>
        <w:spacing w:line="360" w:lineRule="auto"/>
        <w:ind w:firstLine="720"/>
        <w:jc w:val="both"/>
        <w:rPr>
          <w:rFonts w:ascii="Times New Roman" w:hAnsi="Times New Roman"/>
        </w:rPr>
        <w:pPrChange w:id="355" w:author="Bunger, Andrew P" w:date="2022-09-09T08:54:00Z">
          <w:pPr>
            <w:adjustRightInd w:val="0"/>
            <w:snapToGrid w:val="0"/>
            <w:spacing w:line="360" w:lineRule="auto"/>
            <w:jc w:val="both"/>
          </w:pPr>
        </w:pPrChange>
      </w:pPr>
    </w:p>
    <w:p w14:paraId="2488F7AD" w14:textId="4E2EF53E" w:rsidR="009127D9" w:rsidRPr="00F87AC5" w:rsidDel="008E6D20" w:rsidRDefault="00F87AC5" w:rsidP="00F87AC5">
      <w:pPr>
        <w:adjustRightInd w:val="0"/>
        <w:snapToGrid w:val="0"/>
        <w:jc w:val="both"/>
        <w:rPr>
          <w:moveFrom w:id="356" w:author="Bunger, Andrew P" w:date="2022-09-09T08:54:00Z"/>
          <w:rFonts w:ascii="Times New Roman" w:hAnsi="Times New Roman"/>
          <w:sz w:val="24"/>
          <w:szCs w:val="24"/>
        </w:rPr>
      </w:pPr>
      <w:moveFromRangeStart w:id="357" w:author="Bunger, Andrew P" w:date="2022-09-09T08:54:00Z" w:name="move113606060"/>
      <w:moveFrom w:id="358" w:author="Bunger, Andrew P" w:date="2022-09-09T08:54:00Z">
        <w:r w:rsidRPr="00F87AC5" w:rsidDel="008E6D20">
          <w:rPr>
            <w:rFonts w:ascii="Times New Roman" w:hAnsi="Times New Roman"/>
            <w:sz w:val="24"/>
            <w:szCs w:val="24"/>
          </w:rPr>
          <w:t>4</w:t>
        </w:r>
        <w:r w:rsidDel="008E6D20">
          <w:rPr>
            <w:rFonts w:ascii="Times New Roman" w:hAnsi="Times New Roman"/>
            <w:sz w:val="24"/>
            <w:szCs w:val="24"/>
          </w:rPr>
          <w:t xml:space="preserve">.2 Temperature response </w:t>
        </w:r>
        <w:r w:rsidR="00BB2BB6" w:rsidDel="008E6D20">
          <w:rPr>
            <w:rFonts w:ascii="Times New Roman" w:hAnsi="Times New Roman"/>
            <w:sz w:val="24"/>
            <w:szCs w:val="24"/>
          </w:rPr>
          <w:t>and thermal filtration effect</w:t>
        </w:r>
      </w:moveFrom>
    </w:p>
    <w:moveFromRangeEnd w:id="357"/>
    <w:p w14:paraId="32E01997" w14:textId="22A1CDC7" w:rsidR="00BB2BB6" w:rsidRDefault="006F59B8" w:rsidP="001F6E5E">
      <w:pPr>
        <w:spacing w:line="360" w:lineRule="auto"/>
        <w:jc w:val="both"/>
        <w:rPr>
          <w:rFonts w:ascii="Times New Roman" w:hAnsi="Times New Roman"/>
        </w:rPr>
      </w:pPr>
      <w:r>
        <w:rPr>
          <w:rFonts w:ascii="Times New Roman" w:hAnsi="Times New Roman"/>
        </w:rPr>
        <w:tab/>
      </w:r>
      <w:r w:rsidR="00BB2BB6">
        <w:rPr>
          <w:rFonts w:ascii="Times New Roman" w:hAnsi="Times New Roman"/>
        </w:rPr>
        <w:t>The</w:t>
      </w:r>
      <w:ins w:id="359" w:author="Bunger, Andrew P" w:date="2022-09-09T08:54:00Z">
        <w:r w:rsidR="008E6D20">
          <w:rPr>
            <w:rFonts w:ascii="Times New Roman" w:hAnsi="Times New Roman"/>
          </w:rPr>
          <w:t xml:space="preserve"> role of thermo-filtration is most apparent by observing the</w:t>
        </w:r>
      </w:ins>
      <w:r w:rsidR="00BB2BB6">
        <w:rPr>
          <w:rFonts w:ascii="Times New Roman" w:hAnsi="Times New Roman"/>
        </w:rPr>
        <w:t xml:space="preserve"> temperature profiles </w:t>
      </w:r>
      <w:del w:id="360" w:author="Bunger, Andrew P" w:date="2022-09-09T08:55:00Z">
        <w:r w:rsidR="00BB2BB6" w:rsidDel="008E6D20">
          <w:rPr>
            <w:rFonts w:ascii="Times New Roman" w:hAnsi="Times New Roman"/>
          </w:rPr>
          <w:delText xml:space="preserve">under </w:delText>
        </w:r>
      </w:del>
      <w:ins w:id="361" w:author="Bunger, Andrew P" w:date="2022-09-09T08:55:00Z">
        <w:r w:rsidR="008E6D20">
          <w:rPr>
            <w:rFonts w:ascii="Times New Roman" w:hAnsi="Times New Roman"/>
          </w:rPr>
          <w:t>resulting from</w:t>
        </w:r>
        <w:r w:rsidR="008E6D20">
          <w:rPr>
            <w:rFonts w:ascii="Times New Roman" w:hAnsi="Times New Roman"/>
          </w:rPr>
          <w:t xml:space="preserve"> </w:t>
        </w:r>
      </w:ins>
      <w:r w:rsidR="00BB2BB6">
        <w:rPr>
          <w:rFonts w:ascii="Times New Roman" w:hAnsi="Times New Roman"/>
        </w:rPr>
        <w:t xml:space="preserve">the </w:t>
      </w:r>
      <w:r w:rsidR="00BB2BB6" w:rsidRPr="0013783D">
        <w:rPr>
          <w:rFonts w:ascii="Times New Roman" w:hAnsi="Times New Roman"/>
        </w:rPr>
        <w:t xml:space="preserve">mode 2 </w:t>
      </w:r>
      <w:ins w:id="362" w:author="Bunger, Andrew P" w:date="2022-09-09T08:55:00Z">
        <w:r w:rsidR="008E6D20">
          <w:rPr>
            <w:rFonts w:ascii="Times New Roman" w:hAnsi="Times New Roman"/>
          </w:rPr>
          <w:t xml:space="preserve">(temperature) </w:t>
        </w:r>
      </w:ins>
      <w:r w:rsidR="00BB2BB6" w:rsidRPr="0013783D">
        <w:rPr>
          <w:rFonts w:ascii="Times New Roman" w:hAnsi="Times New Roman"/>
        </w:rPr>
        <w:t>loading</w:t>
      </w:r>
      <w:ins w:id="363" w:author="Bunger, Andrew P" w:date="2022-09-09T08:55:00Z">
        <w:r w:rsidR="008E6D20">
          <w:rPr>
            <w:rFonts w:ascii="Times New Roman" w:hAnsi="Times New Roman"/>
          </w:rPr>
          <w:t xml:space="preserve">. </w:t>
        </w:r>
      </w:ins>
      <w:ins w:id="364" w:author="Bunger, Andrew P" w:date="2022-09-09T09:01:00Z">
        <w:r w:rsidR="001F2282">
          <w:rPr>
            <w:rFonts w:ascii="Times New Roman" w:hAnsi="Times New Roman"/>
          </w:rPr>
          <w:t>A base case is</w:t>
        </w:r>
      </w:ins>
      <w:ins w:id="365" w:author="Bunger, Andrew P" w:date="2022-09-09T08:55:00Z">
        <w:r w:rsidR="008E6D20">
          <w:rPr>
            <w:rFonts w:ascii="Times New Roman" w:hAnsi="Times New Roman"/>
          </w:rPr>
          <w:t xml:space="preserve"> </w:t>
        </w:r>
      </w:ins>
      <w:del w:id="366" w:author="Bunger, Andrew P" w:date="2022-09-09T08:55:00Z">
        <w:r w:rsidR="00BB2BB6" w:rsidRPr="0013783D" w:rsidDel="008E6D20">
          <w:rPr>
            <w:rFonts w:ascii="Times New Roman" w:hAnsi="Times New Roman"/>
          </w:rPr>
          <w:delText xml:space="preserve"> (</w:delText>
        </w:r>
        <w:r w:rsidR="00BB2BB6" w:rsidDel="008E6D20">
          <w:rPr>
            <w:rFonts w:ascii="Times New Roman" w:hAnsi="Times New Roman"/>
          </w:rPr>
          <w:delText xml:space="preserve">temperature loading) </w:delText>
        </w:r>
        <w:r w:rsidR="00F46066" w:rsidDel="008E6D20">
          <w:rPr>
            <w:rFonts w:ascii="Times New Roman" w:hAnsi="Times New Roman"/>
          </w:rPr>
          <w:delText xml:space="preserve">are </w:delText>
        </w:r>
      </w:del>
      <w:r w:rsidR="00BB2BB6" w:rsidRPr="006F59B8">
        <w:rPr>
          <w:rFonts w:ascii="Times New Roman" w:hAnsi="Times New Roman"/>
        </w:rPr>
        <w:t>show</w:t>
      </w:r>
      <w:r w:rsidR="00BB2BB6">
        <w:rPr>
          <w:rFonts w:ascii="Times New Roman" w:hAnsi="Times New Roman"/>
        </w:rPr>
        <w:t>n</w:t>
      </w:r>
      <w:r w:rsidR="00BB2BB6" w:rsidRPr="006F59B8">
        <w:rPr>
          <w:rFonts w:ascii="Times New Roman" w:hAnsi="Times New Roman"/>
        </w:rPr>
        <w:t xml:space="preserve"> in</w:t>
      </w:r>
      <w:r w:rsidR="00BB2BB6">
        <w:rPr>
          <w:rFonts w:ascii="Times New Roman" w:hAnsi="Times New Roman"/>
        </w:rPr>
        <w:t xml:space="preserve"> Figure </w:t>
      </w:r>
      <w:commentRangeStart w:id="367"/>
      <w:r w:rsidR="0051708D">
        <w:rPr>
          <w:rFonts w:ascii="Times New Roman" w:hAnsi="Times New Roman"/>
        </w:rPr>
        <w:t>6</w:t>
      </w:r>
      <w:commentRangeEnd w:id="367"/>
      <w:r w:rsidR="001F2282">
        <w:rPr>
          <w:rStyle w:val="CommentReference"/>
        </w:rPr>
        <w:commentReference w:id="367"/>
      </w:r>
      <w:r w:rsidR="00BB2BB6" w:rsidRPr="006F59B8">
        <w:rPr>
          <w:rFonts w:ascii="Times New Roman" w:hAnsi="Times New Roman"/>
        </w:rPr>
        <w:t>. As the time proceeds, temperature is increasing monotonically from surface towards the inner core of the plug</w:t>
      </w:r>
      <w:r w:rsidR="00F46066">
        <w:rPr>
          <w:rFonts w:ascii="Times New Roman" w:hAnsi="Times New Roman"/>
        </w:rPr>
        <w:t xml:space="preserve">, </w:t>
      </w:r>
      <w:r w:rsidR="00BB2BB6" w:rsidRPr="006F59B8">
        <w:rPr>
          <w:rFonts w:ascii="Times New Roman" w:hAnsi="Times New Roman"/>
        </w:rPr>
        <w:t>and finally a</w:t>
      </w:r>
      <w:r w:rsidR="00F46066">
        <w:rPr>
          <w:rFonts w:ascii="Times New Roman" w:hAnsi="Times New Roman"/>
        </w:rPr>
        <w:t>rrives at</w:t>
      </w:r>
      <w:r w:rsidR="00BB2BB6" w:rsidRPr="006F59B8">
        <w:rPr>
          <w:rFonts w:ascii="Times New Roman" w:hAnsi="Times New Roman"/>
        </w:rPr>
        <w:t xml:space="preserve"> equilibrium</w:t>
      </w:r>
      <w:r w:rsidR="00F46066">
        <w:rPr>
          <w:rFonts w:ascii="Times New Roman" w:hAnsi="Times New Roman"/>
        </w:rPr>
        <w:t>,</w:t>
      </w:r>
      <w:r w:rsidR="00BB2BB6">
        <w:rPr>
          <w:rFonts w:ascii="Times New Roman" w:hAnsi="Times New Roman"/>
        </w:rPr>
        <w:t xml:space="preserve"> </w:t>
      </w:r>
      <w:r w:rsidR="00F46066" w:rsidRPr="00F46066">
        <w:rPr>
          <w:rFonts w:ascii="Times New Roman" w:hAnsi="Times New Roman"/>
        </w:rPr>
        <w:t>which is the equilibrium of the boundary conditions at the later time</w:t>
      </w:r>
      <w:r w:rsidR="00BB2BB6" w:rsidRPr="006F59B8">
        <w:rPr>
          <w:rFonts w:ascii="Times New Roman" w:hAnsi="Times New Roman"/>
        </w:rPr>
        <w:t>.</w:t>
      </w:r>
      <w:r w:rsidR="00BB2BB6">
        <w:rPr>
          <w:rFonts w:ascii="Times New Roman" w:hAnsi="Times New Roman"/>
        </w:rPr>
        <w:t xml:space="preserve"> </w:t>
      </w:r>
      <w:r w:rsidR="00BB2BB6" w:rsidRPr="006F59B8">
        <w:rPr>
          <w:rFonts w:ascii="Times New Roman" w:hAnsi="Times New Roman"/>
        </w:rPr>
        <w:t xml:space="preserve">Three different ratios of thermal conductivity over the thermal filtration coefficients are selected to show </w:t>
      </w:r>
      <w:r w:rsidR="00BB2BB6">
        <w:rPr>
          <w:rFonts w:ascii="Times New Roman" w:hAnsi="Times New Roman"/>
        </w:rPr>
        <w:t xml:space="preserve">the </w:t>
      </w:r>
      <w:r w:rsidR="00BB2BB6" w:rsidRPr="006F59B8">
        <w:rPr>
          <w:rFonts w:ascii="Times New Roman" w:hAnsi="Times New Roman"/>
        </w:rPr>
        <w:t>impact</w:t>
      </w:r>
      <w:r w:rsidR="00BB2BB6">
        <w:rPr>
          <w:rFonts w:ascii="Times New Roman" w:hAnsi="Times New Roman"/>
        </w:rPr>
        <w:t xml:space="preserve"> of</w:t>
      </w:r>
      <w:r w:rsidR="00F46066">
        <w:rPr>
          <w:rFonts w:ascii="Times New Roman" w:hAnsi="Times New Roman"/>
        </w:rPr>
        <w:t xml:space="preserve"> the</w:t>
      </w:r>
      <w:r w:rsidR="00BB2BB6">
        <w:rPr>
          <w:rFonts w:ascii="Times New Roman" w:hAnsi="Times New Roman"/>
        </w:rPr>
        <w:t xml:space="preserve"> thermal filtration effect</w:t>
      </w:r>
      <w:r w:rsidR="00BB2BB6" w:rsidRPr="006F59B8">
        <w:rPr>
          <w:rFonts w:ascii="Times New Roman" w:hAnsi="Times New Roman"/>
        </w:rPr>
        <w:t xml:space="preserve"> on the temperature profile</w:t>
      </w:r>
      <w:r w:rsidR="00F46066">
        <w:rPr>
          <w:rFonts w:ascii="Times New Roman" w:hAnsi="Times New Roman"/>
        </w:rPr>
        <w:t>,</w:t>
      </w:r>
      <w:r w:rsidR="00BB2BB6" w:rsidRPr="006F59B8">
        <w:rPr>
          <w:rFonts w:ascii="Times New Roman" w:hAnsi="Times New Roman"/>
        </w:rPr>
        <w:t xml:space="preserve"> that is changed by the pore pressure gradient. As shown in </w:t>
      </w:r>
      <w:r w:rsidR="00BB2BB6">
        <w:rPr>
          <w:rFonts w:ascii="Times New Roman" w:hAnsi="Times New Roman"/>
        </w:rPr>
        <w:t>F</w:t>
      </w:r>
      <w:r w:rsidR="0051708D">
        <w:rPr>
          <w:rFonts w:ascii="Times New Roman" w:hAnsi="Times New Roman"/>
        </w:rPr>
        <w:t>igure 7</w:t>
      </w:r>
      <w:r w:rsidR="00BB2BB6" w:rsidRPr="006F59B8">
        <w:rPr>
          <w:rFonts w:ascii="Times New Roman" w:hAnsi="Times New Roman"/>
        </w:rPr>
        <w:t xml:space="preserve">, among the three selected ratios, the maximum temperature difference induced by the pore pressure gradient is within </w:t>
      </w:r>
      <w:commentRangeStart w:id="368"/>
      <w:r w:rsidR="00BB2BB6" w:rsidRPr="006F59B8">
        <w:rPr>
          <w:rFonts w:ascii="Times New Roman" w:hAnsi="Times New Roman"/>
        </w:rPr>
        <w:t>1</w:t>
      </w:r>
      <w:r w:rsidR="00BB2BB6">
        <w:rPr>
          <w:rFonts w:ascii="Times New Roman" w:hAnsi="Times New Roman"/>
        </w:rPr>
        <w:t xml:space="preserve"> degree K</w:t>
      </w:r>
      <w:r w:rsidR="00F46066">
        <w:rPr>
          <w:rFonts w:ascii="Times New Roman" w:hAnsi="Times New Roman"/>
        </w:rPr>
        <w:t>e</w:t>
      </w:r>
      <w:r w:rsidR="00BB2BB6">
        <w:rPr>
          <w:rFonts w:ascii="Times New Roman" w:hAnsi="Times New Roman"/>
        </w:rPr>
        <w:t>lvin</w:t>
      </w:r>
      <w:commentRangeEnd w:id="368"/>
      <w:r w:rsidR="001F2282">
        <w:rPr>
          <w:rStyle w:val="CommentReference"/>
        </w:rPr>
        <w:commentReference w:id="368"/>
      </w:r>
      <w:r w:rsidR="00BB2BB6">
        <w:rPr>
          <w:rFonts w:ascii="Times New Roman" w:hAnsi="Times New Roman"/>
        </w:rPr>
        <w:t>. Furthermore, when the</w:t>
      </w:r>
      <w:r w:rsidR="00BB2BB6" w:rsidRPr="006F59B8">
        <w:rPr>
          <w:rFonts w:ascii="Times New Roman" w:hAnsi="Times New Roman"/>
        </w:rPr>
        <w:t xml:space="preserve"> thermal conductivity is signi</w:t>
      </w:r>
      <w:r w:rsidR="00BB2BB6">
        <w:rPr>
          <w:rFonts w:ascii="Times New Roman" w:hAnsi="Times New Roman"/>
        </w:rPr>
        <w:t>fi</w:t>
      </w:r>
      <w:r w:rsidR="00BB2BB6" w:rsidRPr="006F59B8">
        <w:rPr>
          <w:rFonts w:ascii="Times New Roman" w:hAnsi="Times New Roman"/>
        </w:rPr>
        <w:t xml:space="preserve">cantly larger than the </w:t>
      </w:r>
      <w:r w:rsidR="003A6AA5">
        <w:rPr>
          <w:rFonts w:ascii="Times New Roman" w:hAnsi="Times New Roman"/>
        </w:rPr>
        <w:t>thermal filtration coefficient (</w:t>
      </w:r>
      <w:commentRangeStart w:id="369"/>
      <w:r w:rsidR="00060E7C" w:rsidRPr="00345CE4">
        <w:rPr>
          <w:rFonts w:ascii="Times New Roman" w:hAnsi="Times New Roman"/>
          <w:noProof/>
          <w:position w:val="-14"/>
        </w:rPr>
        <w:object w:dxaOrig="680" w:dyaOrig="380" w14:anchorId="22735BAD">
          <v:shape id="_x0000_i1167" type="#_x0000_t75" alt="" style="width:36pt;height:17pt" o:ole="">
            <v:imagedata r:id="rId288" o:title=""/>
          </v:shape>
          <o:OLEObject Type="Embed" ProgID="Equation.DSMT4" ShapeID="_x0000_i1167" DrawAspect="Content" ObjectID="_1724243452" r:id="rId289"/>
        </w:object>
      </w:r>
      <w:r w:rsidR="00BB2BB6" w:rsidRPr="006F59B8">
        <w:rPr>
          <w:rFonts w:ascii="Times New Roman" w:hAnsi="Times New Roman"/>
        </w:rPr>
        <w:t>=</w:t>
      </w:r>
      <w:r w:rsidR="00BB2BB6">
        <w:rPr>
          <w:rFonts w:ascii="Times New Roman" w:hAnsi="Times New Roman"/>
        </w:rPr>
        <w:t>10</w:t>
      </w:r>
      <w:r w:rsidR="00434F37">
        <w:rPr>
          <w:rFonts w:ascii="Times New Roman" w:hAnsi="Times New Roman"/>
          <w:vertAlign w:val="superscript"/>
        </w:rPr>
        <w:t>8</w:t>
      </w:r>
      <w:commentRangeEnd w:id="369"/>
      <w:r w:rsidR="001F2282">
        <w:rPr>
          <w:rStyle w:val="CommentReference"/>
        </w:rPr>
        <w:commentReference w:id="369"/>
      </w:r>
      <w:r w:rsidR="00BB2BB6" w:rsidRPr="006F59B8">
        <w:rPr>
          <w:rFonts w:ascii="Times New Roman" w:hAnsi="Times New Roman"/>
        </w:rPr>
        <w:t>), the induced temperature difference</w:t>
      </w:r>
      <w:r w:rsidR="00F46066">
        <w:rPr>
          <w:rFonts w:ascii="Times New Roman" w:hAnsi="Times New Roman"/>
        </w:rPr>
        <w:t>s</w:t>
      </w:r>
      <w:r w:rsidR="00BB2BB6" w:rsidRPr="006F59B8">
        <w:rPr>
          <w:rFonts w:ascii="Times New Roman" w:hAnsi="Times New Roman"/>
        </w:rPr>
        <w:t xml:space="preserve"> </w:t>
      </w:r>
      <w:r w:rsidR="00BB2BB6">
        <w:rPr>
          <w:rFonts w:ascii="Times New Roman" w:hAnsi="Times New Roman"/>
        </w:rPr>
        <w:t xml:space="preserve">are </w:t>
      </w:r>
      <w:r w:rsidR="00BB2BB6" w:rsidRPr="00E04DF8">
        <w:rPr>
          <w:rFonts w:ascii="Times New Roman" w:hAnsi="Times New Roman"/>
        </w:rPr>
        <w:t>negligible</w:t>
      </w:r>
      <w:r w:rsidR="00BB2BB6" w:rsidRPr="006F59B8">
        <w:rPr>
          <w:rFonts w:ascii="Times New Roman" w:hAnsi="Times New Roman"/>
        </w:rPr>
        <w:t xml:space="preserve"> under the current model settings and </w:t>
      </w:r>
      <w:commentRangeStart w:id="370"/>
      <w:r w:rsidR="00BB2BB6" w:rsidRPr="006F59B8">
        <w:rPr>
          <w:rFonts w:ascii="Times New Roman" w:hAnsi="Times New Roman"/>
        </w:rPr>
        <w:t>input</w:t>
      </w:r>
      <w:r w:rsidR="00F46066">
        <w:rPr>
          <w:rFonts w:ascii="Times New Roman" w:hAnsi="Times New Roman"/>
        </w:rPr>
        <w:t>s</w:t>
      </w:r>
      <w:commentRangeEnd w:id="370"/>
      <w:r w:rsidR="0070361F">
        <w:rPr>
          <w:rStyle w:val="CommentReference"/>
        </w:rPr>
        <w:commentReference w:id="370"/>
      </w:r>
      <w:r w:rsidR="00BB2BB6" w:rsidRPr="006F59B8">
        <w:rPr>
          <w:rFonts w:ascii="Times New Roman" w:hAnsi="Times New Roman"/>
        </w:rPr>
        <w:t>.</w:t>
      </w:r>
    </w:p>
    <w:p w14:paraId="4B8F87C5" w14:textId="36C5A7D1" w:rsidR="00241C59" w:rsidRDefault="0052054A" w:rsidP="000E70D7">
      <w:pPr>
        <w:jc w:val="center"/>
      </w:pPr>
      <w:r>
        <w:rPr>
          <w:noProof/>
        </w:rPr>
        <w:drawing>
          <wp:inline distT="0" distB="0" distL="0" distR="0" wp14:anchorId="57C3CA53" wp14:editId="17E0A4E5">
            <wp:extent cx="4111309" cy="3561817"/>
            <wp:effectExtent l="0" t="0" r="0" b="63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90"/>
                    <a:stretch>
                      <a:fillRect/>
                    </a:stretch>
                  </pic:blipFill>
                  <pic:spPr>
                    <a:xfrm>
                      <a:off x="0" y="0"/>
                      <a:ext cx="4117166" cy="3566892"/>
                    </a:xfrm>
                    <a:prstGeom prst="rect">
                      <a:avLst/>
                    </a:prstGeom>
                  </pic:spPr>
                </pic:pic>
              </a:graphicData>
            </a:graphic>
          </wp:inline>
        </w:drawing>
      </w:r>
    </w:p>
    <w:p w14:paraId="2F23B340" w14:textId="3781056D" w:rsidR="00A95FAA" w:rsidRPr="00B77765" w:rsidRDefault="0051708D" w:rsidP="00A95FAA">
      <w:pPr>
        <w:adjustRightInd w:val="0"/>
        <w:snapToGrid w:val="0"/>
        <w:jc w:val="center"/>
        <w:rPr>
          <w:rFonts w:ascii="Times New Roman" w:hAnsi="Times New Roman"/>
        </w:rPr>
      </w:pPr>
      <w:r>
        <w:rPr>
          <w:rFonts w:ascii="Times New Roman" w:hAnsi="Times New Roman"/>
        </w:rPr>
        <w:t>Figure 6</w:t>
      </w:r>
      <w:r w:rsidR="00437EF3">
        <w:rPr>
          <w:rFonts w:ascii="Times New Roman" w:hAnsi="Times New Roman"/>
        </w:rPr>
        <w:t xml:space="preserve">. </w:t>
      </w:r>
      <w:r w:rsidR="00071CC5">
        <w:rPr>
          <w:rFonts w:ascii="Times New Roman" w:hAnsi="Times New Roman"/>
        </w:rPr>
        <w:t>The development of temperature change (</w:t>
      </w:r>
      <w:r w:rsidR="00071CC5" w:rsidRPr="00CC35E9">
        <w:rPr>
          <w:rFonts w:ascii="Times New Roman" w:hAnsi="Times New Roman"/>
          <w:position w:val="-4"/>
        </w:rPr>
        <w:object w:dxaOrig="380" w:dyaOrig="260" w14:anchorId="3FCBC0C4">
          <v:shape id="_x0000_i1168" type="#_x0000_t75" style="width:19pt;height:12.9pt" o:ole="">
            <v:imagedata r:id="rId291" o:title=""/>
          </v:shape>
          <o:OLEObject Type="Embed" ProgID="Equation.DSMT4" ShapeID="_x0000_i1168" DrawAspect="Content" ObjectID="_1724243453" r:id="rId292"/>
        </w:object>
      </w:r>
      <w:r w:rsidR="00071CC5">
        <w:rPr>
          <w:rFonts w:ascii="Times New Roman" w:hAnsi="Times New Roman"/>
        </w:rPr>
        <w:t xml:space="preserve">) </w:t>
      </w:r>
      <w:r w:rsidR="00437EF3">
        <w:rPr>
          <w:rFonts w:ascii="Times New Roman" w:hAnsi="Times New Roman"/>
        </w:rPr>
        <w:t>under the loading mode 2</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p>
    <w:p w14:paraId="2DA73EC3" w14:textId="49C1B994" w:rsidR="00B27921" w:rsidRPr="006F59B8" w:rsidRDefault="00B27921" w:rsidP="00437EF3">
      <w:pPr>
        <w:jc w:val="center"/>
        <w:rPr>
          <w:rFonts w:ascii="Times New Roman" w:hAnsi="Times New Roman"/>
        </w:rPr>
      </w:pPr>
    </w:p>
    <w:p w14:paraId="6B6A2649" w14:textId="26F6D2AE" w:rsidR="006E449A" w:rsidRPr="005D56CB" w:rsidRDefault="003D4F81" w:rsidP="005D56CB">
      <w:pPr>
        <w:adjustRightInd w:val="0"/>
        <w:snapToGrid w:val="0"/>
        <w:spacing w:line="360" w:lineRule="auto"/>
        <w:jc w:val="center"/>
        <w:rPr>
          <w:rFonts w:ascii="Times New Roman" w:hAnsi="Times New Roman"/>
        </w:rPr>
      </w:pPr>
      <w:r>
        <w:rPr>
          <w:noProof/>
        </w:rPr>
        <w:lastRenderedPageBreak/>
        <w:drawing>
          <wp:inline distT="0" distB="0" distL="0" distR="0" wp14:anchorId="65FD322D" wp14:editId="728E5D05">
            <wp:extent cx="4403750" cy="381987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3"/>
                    <a:stretch>
                      <a:fillRect/>
                    </a:stretch>
                  </pic:blipFill>
                  <pic:spPr>
                    <a:xfrm>
                      <a:off x="0" y="0"/>
                      <a:ext cx="4414433" cy="3829144"/>
                    </a:xfrm>
                    <a:prstGeom prst="rect">
                      <a:avLst/>
                    </a:prstGeom>
                  </pic:spPr>
                </pic:pic>
              </a:graphicData>
            </a:graphic>
          </wp:inline>
        </w:drawing>
      </w:r>
    </w:p>
    <w:p w14:paraId="63E990D4" w14:textId="19789810" w:rsidR="006D65C1" w:rsidRDefault="0051708D" w:rsidP="00CC35E9">
      <w:pPr>
        <w:adjustRightInd w:val="0"/>
        <w:snapToGrid w:val="0"/>
        <w:jc w:val="center"/>
        <w:rPr>
          <w:rFonts w:ascii="Times New Roman" w:hAnsi="Times New Roman"/>
        </w:rPr>
      </w:pPr>
      <w:r>
        <w:rPr>
          <w:rFonts w:ascii="Times New Roman" w:hAnsi="Times New Roman"/>
        </w:rPr>
        <w:t>Figure 7</w:t>
      </w:r>
      <w:r w:rsidR="00E04DF8">
        <w:rPr>
          <w:rFonts w:ascii="Times New Roman" w:hAnsi="Times New Roman" w:hint="eastAsia"/>
        </w:rPr>
        <w:t>.</w:t>
      </w:r>
      <w:r w:rsidR="004A7B41" w:rsidRPr="004A7B41">
        <w:rPr>
          <w:rFonts w:ascii="Times New Roman" w:hAnsi="Times New Roman"/>
        </w:rPr>
        <w:t xml:space="preserve"> </w:t>
      </w:r>
      <w:r w:rsidR="004A7B41">
        <w:rPr>
          <w:rFonts w:ascii="Times New Roman" w:hAnsi="Times New Roman"/>
        </w:rPr>
        <w:t>V</w:t>
      </w:r>
      <w:r w:rsidR="004A7B41" w:rsidRPr="00B77765">
        <w:rPr>
          <w:rFonts w:ascii="Times New Roman" w:hAnsi="Times New Roman"/>
        </w:rPr>
        <w:t xml:space="preserve">arious ratio of </w:t>
      </w:r>
      <w:r w:rsidR="00060E7C" w:rsidRPr="00B77765">
        <w:rPr>
          <w:rFonts w:ascii="Times New Roman" w:hAnsi="Times New Roman"/>
          <w:noProof/>
          <w:position w:val="-14"/>
        </w:rPr>
        <w:object w:dxaOrig="680" w:dyaOrig="380" w14:anchorId="2F39841A">
          <v:shape id="_x0000_i1169" type="#_x0000_t75" alt="" style="width:36pt;height:17pt" o:ole="">
            <v:imagedata r:id="rId294" o:title=""/>
          </v:shape>
          <o:OLEObject Type="Embed" ProgID="Equation.DSMT4" ShapeID="_x0000_i1169" DrawAspect="Content" ObjectID="_1724243454" r:id="rId295"/>
        </w:object>
      </w:r>
      <w:r w:rsidR="004A7B41">
        <w:rPr>
          <w:rFonts w:ascii="Times New Roman" w:hAnsi="Times New Roman"/>
        </w:rPr>
        <w:t>(thermal filtration’s influe</w:t>
      </w:r>
      <w:r w:rsidR="00CC35E9">
        <w:rPr>
          <w:rFonts w:ascii="Times New Roman" w:hAnsi="Times New Roman"/>
        </w:rPr>
        <w:t xml:space="preserve">nce) on the temperature </w:t>
      </w:r>
      <w:r w:rsidR="004A7B41">
        <w:rPr>
          <w:rFonts w:ascii="Times New Roman" w:hAnsi="Times New Roman"/>
        </w:rPr>
        <w:t>change</w:t>
      </w:r>
      <w:r w:rsidR="00CC35E9">
        <w:rPr>
          <w:rFonts w:ascii="Times New Roman" w:hAnsi="Times New Roman"/>
        </w:rPr>
        <w:t xml:space="preserve"> (</w:t>
      </w:r>
      <w:r w:rsidR="00CC35E9" w:rsidRPr="00CC35E9">
        <w:rPr>
          <w:rFonts w:ascii="Times New Roman" w:hAnsi="Times New Roman"/>
          <w:position w:val="-4"/>
        </w:rPr>
        <w:object w:dxaOrig="380" w:dyaOrig="260" w14:anchorId="1E369B7E">
          <v:shape id="_x0000_i1170" type="#_x0000_t75" style="width:19pt;height:12.9pt" o:ole="">
            <v:imagedata r:id="rId291" o:title=""/>
          </v:shape>
          <o:OLEObject Type="Embed" ProgID="Equation.DSMT4" ShapeID="_x0000_i1170" DrawAspect="Content" ObjectID="_1724243455" r:id="rId296"/>
        </w:object>
      </w:r>
      <w:r w:rsidR="00CC35E9">
        <w:rPr>
          <w:rFonts w:ascii="Times New Roman" w:hAnsi="Times New Roman"/>
        </w:rPr>
        <w:t xml:space="preserve">) profile </w:t>
      </w:r>
    </w:p>
    <w:p w14:paraId="295BCF00" w14:textId="77777777" w:rsidR="00071CC5" w:rsidRPr="00CC35E9" w:rsidRDefault="00071CC5" w:rsidP="00CC35E9">
      <w:pPr>
        <w:adjustRightInd w:val="0"/>
        <w:snapToGrid w:val="0"/>
        <w:jc w:val="center"/>
        <w:rPr>
          <w:rFonts w:ascii="Times New Roman" w:hAnsi="Times New Roman"/>
        </w:rPr>
      </w:pPr>
    </w:p>
    <w:p w14:paraId="1266117A" w14:textId="77777777" w:rsidR="001D678D" w:rsidRPr="00F87AC5" w:rsidRDefault="00F87AC5" w:rsidP="006F59B8">
      <w:pPr>
        <w:spacing w:line="360" w:lineRule="auto"/>
        <w:rPr>
          <w:rFonts w:ascii="Times New Roman" w:hAnsi="Times New Roman"/>
          <w:sz w:val="24"/>
          <w:szCs w:val="24"/>
        </w:rPr>
      </w:pPr>
      <w:r w:rsidRPr="00F87AC5">
        <w:rPr>
          <w:rFonts w:ascii="Times New Roman" w:hAnsi="Times New Roman"/>
          <w:sz w:val="24"/>
          <w:szCs w:val="24"/>
        </w:rPr>
        <w:t>4</w:t>
      </w:r>
      <w:r w:rsidR="001D678D" w:rsidRPr="00F87AC5">
        <w:rPr>
          <w:rFonts w:ascii="Times New Roman" w:hAnsi="Times New Roman"/>
          <w:sz w:val="24"/>
          <w:szCs w:val="24"/>
        </w:rPr>
        <w:t>.3 Effective Stress</w:t>
      </w:r>
    </w:p>
    <w:p w14:paraId="7ADF0F62" w14:textId="72CF2663" w:rsidR="00504D1E" w:rsidRPr="00504D1E" w:rsidRDefault="0063518E" w:rsidP="006F59B8">
      <w:pPr>
        <w:spacing w:line="360" w:lineRule="auto"/>
        <w:jc w:val="both"/>
        <w:rPr>
          <w:rFonts w:ascii="Times New Roman" w:hAnsi="Times New Roman"/>
        </w:rPr>
      </w:pPr>
      <w:r>
        <w:rPr>
          <w:rFonts w:ascii="Times New Roman" w:hAnsi="Times New Roman"/>
        </w:rPr>
        <w:tab/>
      </w:r>
      <w:del w:id="371" w:author="Bunger, Andrew P" w:date="2022-09-09T09:04:00Z">
        <w:r w:rsidR="00B84F78" w:rsidRPr="00504D1E" w:rsidDel="001579DC">
          <w:rPr>
            <w:rFonts w:ascii="Times New Roman" w:hAnsi="Times New Roman"/>
          </w:rPr>
          <w:delText>Many</w:delText>
        </w:r>
        <w:r w:rsidR="00434894" w:rsidRPr="00504D1E" w:rsidDel="001579DC">
          <w:rPr>
            <w:rFonts w:ascii="Times New Roman" w:hAnsi="Times New Roman"/>
          </w:rPr>
          <w:delText xml:space="preserve"> pioneering researches</w:delText>
        </w:r>
      </w:del>
      <w:ins w:id="372" w:author="Bunger, Andrew P" w:date="2022-09-09T09:04:00Z">
        <w:r w:rsidR="001579DC">
          <w:rPr>
            <w:rFonts w:ascii="Times New Roman" w:hAnsi="Times New Roman"/>
          </w:rPr>
          <w:t>There is a vast literature pointing to the impa</w:t>
        </w:r>
      </w:ins>
      <w:ins w:id="373" w:author="Bunger, Andrew P" w:date="2022-09-09T09:05:00Z">
        <w:r w:rsidR="001579DC">
          <w:rPr>
            <w:rFonts w:ascii="Times New Roman" w:hAnsi="Times New Roman"/>
          </w:rPr>
          <w:t>ct of</w:t>
        </w:r>
      </w:ins>
      <w:r w:rsidR="00434894" w:rsidRPr="00504D1E">
        <w:rPr>
          <w:rFonts w:ascii="Times New Roman" w:hAnsi="Times New Roman"/>
        </w:rPr>
        <w:t xml:space="preserve"> </w:t>
      </w:r>
      <w:del w:id="374" w:author="Bunger, Andrew P" w:date="2022-09-09T09:05:00Z">
        <w:r w:rsidR="00434894" w:rsidRPr="00504D1E" w:rsidDel="001579DC">
          <w:rPr>
            <w:rFonts w:ascii="Times New Roman" w:hAnsi="Times New Roman"/>
          </w:rPr>
          <w:delText xml:space="preserve">have shown that </w:delText>
        </w:r>
      </w:del>
      <w:r w:rsidR="00434894" w:rsidRPr="00504D1E">
        <w:rPr>
          <w:rFonts w:ascii="Times New Roman" w:hAnsi="Times New Roman"/>
        </w:rPr>
        <w:t xml:space="preserve">the </w:t>
      </w:r>
      <w:ins w:id="375" w:author="Bunger, Andrew P" w:date="2022-09-09T09:05:00Z">
        <w:r w:rsidR="001579DC">
          <w:rPr>
            <w:rFonts w:ascii="Times New Roman" w:hAnsi="Times New Roman"/>
          </w:rPr>
          <w:t xml:space="preserve">so-called </w:t>
        </w:r>
      </w:ins>
      <w:r w:rsidR="00434894" w:rsidRPr="00504D1E">
        <w:rPr>
          <w:rFonts w:ascii="Times New Roman" w:hAnsi="Times New Roman"/>
        </w:rPr>
        <w:t>effective stress</w:t>
      </w:r>
      <w:ins w:id="376" w:author="Bunger, Andrew P" w:date="2022-09-09T09:05:00Z">
        <w:r w:rsidR="001579DC">
          <w:rPr>
            <w:rFonts w:ascii="Times New Roman" w:hAnsi="Times New Roman"/>
          </w:rPr>
          <w:t xml:space="preserve"> on behavior of porous media, where effective stress is defined as the difference between the total stress and the pore pressure (</w:t>
        </w:r>
        <w:r w:rsidR="001579DC" w:rsidRPr="001579DC">
          <w:rPr>
            <w:rFonts w:ascii="Times New Roman" w:hAnsi="Times New Roman"/>
            <w:highlight w:val="yellow"/>
            <w:rPrChange w:id="377" w:author="Bunger, Andrew P" w:date="2022-09-09T09:07:00Z">
              <w:rPr>
                <w:rFonts w:ascii="Times New Roman" w:hAnsi="Times New Roman"/>
              </w:rPr>
            </w:rPrChange>
          </w:rPr>
          <w:t>cite</w:t>
        </w:r>
      </w:ins>
      <w:ins w:id="378" w:author="Bunger, Andrew P" w:date="2022-09-09T09:07:00Z">
        <w:r w:rsidR="001579DC" w:rsidRPr="001579DC">
          <w:rPr>
            <w:rFonts w:ascii="Times New Roman" w:hAnsi="Times New Roman"/>
            <w:highlight w:val="yellow"/>
            <w:rPrChange w:id="379" w:author="Bunger, Andrew P" w:date="2022-09-09T09:07:00Z">
              <w:rPr>
                <w:rFonts w:ascii="Times New Roman" w:hAnsi="Times New Roman"/>
              </w:rPr>
            </w:rPrChange>
          </w:rPr>
          <w:t xml:space="preserve"> – perhaps Terzaghi and Biot</w:t>
        </w:r>
      </w:ins>
      <w:ins w:id="380" w:author="Bunger, Andrew P" w:date="2022-09-09T09:05:00Z">
        <w:r w:rsidR="001579DC">
          <w:rPr>
            <w:rFonts w:ascii="Times New Roman" w:hAnsi="Times New Roman"/>
          </w:rPr>
          <w:t>). Its significance lies in that it</w:t>
        </w:r>
      </w:ins>
      <w:ins w:id="381" w:author="Bunger, Andrew P" w:date="2022-09-09T09:06:00Z">
        <w:r w:rsidR="001579DC">
          <w:rPr>
            <w:rFonts w:ascii="Times New Roman" w:hAnsi="Times New Roman"/>
          </w:rPr>
          <w:t xml:space="preserve"> quantifies the total stress carried by the solid skeleton. Hence, when it becomes tensile, it indicates that the skeleton is subject</w:t>
        </w:r>
      </w:ins>
      <w:ins w:id="382" w:author="Bunger, Andrew P" w:date="2022-09-09T09:07:00Z">
        <w:r w:rsidR="001579DC">
          <w:rPr>
            <w:rFonts w:ascii="Times New Roman" w:hAnsi="Times New Roman"/>
          </w:rPr>
          <w:t xml:space="preserve">ed to tension. In materials like cement, rock, and soil, the tensile strength is low and so generation of tension indicates risk of tensile failure. </w:t>
        </w:r>
      </w:ins>
      <w:del w:id="383" w:author="Bunger, Andrew P" w:date="2022-09-09T09:06:00Z">
        <w:r w:rsidR="00434894" w:rsidRPr="00504D1E" w:rsidDel="001579DC">
          <w:rPr>
            <w:rFonts w:ascii="Times New Roman" w:hAnsi="Times New Roman"/>
          </w:rPr>
          <w:delText xml:space="preserve"> </w:delText>
        </w:r>
      </w:del>
      <w:del w:id="384" w:author="Bunger, Andrew P" w:date="2022-09-09T09:08:00Z">
        <w:r w:rsidR="00434894" w:rsidRPr="00504D1E" w:rsidDel="001579DC">
          <w:rPr>
            <w:rFonts w:ascii="Times New Roman" w:hAnsi="Times New Roman"/>
          </w:rPr>
          <w:delText xml:space="preserve">is a key factor </w:delText>
        </w:r>
        <w:r w:rsidR="00F46066" w:rsidRPr="00504D1E" w:rsidDel="001579DC">
          <w:rPr>
            <w:rFonts w:ascii="Times New Roman" w:hAnsi="Times New Roman"/>
          </w:rPr>
          <w:delText>in controlling</w:delText>
        </w:r>
        <w:r w:rsidR="00434894" w:rsidRPr="00504D1E" w:rsidDel="001579DC">
          <w:rPr>
            <w:rFonts w:ascii="Times New Roman" w:hAnsi="Times New Roman"/>
          </w:rPr>
          <w:delText xml:space="preserve"> the</w:delText>
        </w:r>
        <w:r w:rsidR="00B84F78" w:rsidRPr="00504D1E" w:rsidDel="001579DC">
          <w:rPr>
            <w:rFonts w:ascii="Times New Roman" w:hAnsi="Times New Roman"/>
          </w:rPr>
          <w:delText xml:space="preserve"> behaviors</w:delText>
        </w:r>
        <w:r w:rsidR="00434894" w:rsidRPr="00504D1E" w:rsidDel="001579DC">
          <w:rPr>
            <w:rFonts w:ascii="Times New Roman" w:hAnsi="Times New Roman"/>
          </w:rPr>
          <w:delText xml:space="preserve"> </w:delText>
        </w:r>
        <w:r w:rsidR="00B84F78" w:rsidRPr="00504D1E" w:rsidDel="001579DC">
          <w:rPr>
            <w:rFonts w:ascii="Times New Roman" w:hAnsi="Times New Roman"/>
          </w:rPr>
          <w:delText xml:space="preserve">of </w:delText>
        </w:r>
        <w:r w:rsidR="00F46066" w:rsidRPr="00504D1E" w:rsidDel="001579DC">
          <w:rPr>
            <w:rFonts w:ascii="Times New Roman" w:hAnsi="Times New Roman"/>
          </w:rPr>
          <w:delText>p</w:delText>
        </w:r>
        <w:r w:rsidR="00B84F78" w:rsidRPr="00504D1E" w:rsidDel="001579DC">
          <w:rPr>
            <w:rFonts w:ascii="Times New Roman" w:hAnsi="Times New Roman"/>
          </w:rPr>
          <w:delText xml:space="preserve">orous medias </w:delText>
        </w:r>
        <w:r w:rsidR="00434894" w:rsidRPr="00504D1E" w:rsidDel="001579DC">
          <w:rPr>
            <w:rFonts w:ascii="Times New Roman" w:hAnsi="Times New Roman"/>
          </w:rPr>
          <w:delText>in the geotechnical and earth applications</w:delText>
        </w:r>
        <w:r w:rsidRPr="00504D1E" w:rsidDel="001579DC">
          <w:rPr>
            <w:rFonts w:ascii="Times New Roman" w:hAnsi="Times New Roman"/>
          </w:rPr>
          <w:delText xml:space="preserve"> </w:delText>
        </w:r>
        <w:r w:rsidRPr="00504D1E" w:rsidDel="001579DC">
          <w:rPr>
            <w:rFonts w:ascii="Times New Roman" w:hAnsi="Times New Roman"/>
          </w:rPr>
          <w:fldChar w:fldCharType="begin"/>
        </w:r>
        <w:r w:rsidR="006375C0" w:rsidDel="001579DC">
          <w:rPr>
            <w:rFonts w:ascii="Times New Roman" w:hAnsi="Times New Roman"/>
          </w:rPr>
          <w:delInstrText xml:space="preserve"> ADDIN EN.CITE &lt;EndNote&gt;&lt;Cite&gt;&lt;Author&gt;Skempton&lt;/Author&gt;&lt;Year&gt;1984&lt;/Year&gt;&lt;RecNum&gt;89&lt;/RecNum&gt;&lt;DisplayText&gt;(Khalili et al., 2004; Skempton, 1984)&lt;/DisplayText&gt;&lt;record&gt;&lt;rec-number&gt;89&lt;/rec-number&gt;&lt;foreign-keys&gt;&lt;key app="EN" db-id="xrt0eexxkfpstqer0xlvs2vzff2w2rveftf9" timestamp="1650210248"&gt;89&lt;/key&gt;&lt;/foreign-keys&gt;&lt;ref-type name="Journal Article"&gt;17&lt;/ref-type&gt;&lt;contributors&gt;&lt;authors&gt;&lt;author&gt;Skempton, A&lt;/author&gt;&lt;/authors&gt;&lt;/contributors&gt;&lt;titles&gt;&lt;title&gt;Effective stress in soils, concrete and rocks&lt;/title&gt;&lt;secondary-title&gt;Selected papers on soil mechanics&lt;/secondary-title&gt;&lt;/titles&gt;&lt;periodical&gt;&lt;full-title&gt;Selected papers on soil mechanics&lt;/full-title&gt;&lt;/periodical&gt;&lt;pages&gt;4-16&lt;/pages&gt;&lt;volume&gt;1032&lt;/volume&gt;&lt;number&gt;3&lt;/number&gt;&lt;dates&gt;&lt;year&gt;1984&lt;/year&gt;&lt;/dates&gt;&lt;urls&gt;&lt;/urls&gt;&lt;/record&gt;&lt;/Cite&gt;&lt;Cite&gt;&lt;Author&gt;Khalili&lt;/Author&gt;&lt;Year&gt;2004&lt;/Year&gt;&lt;RecNum&gt;90&lt;/RecNum&gt;&lt;record&gt;&lt;rec-number&gt;90&lt;/rec-number&gt;&lt;foreign-keys&gt;&lt;key app="EN" db-id="xrt0eexxkfpstqer0xlvs2vzff2w2rveftf9" timestamp="1650210289"&gt;90&lt;/key&gt;&lt;/foreign-keys&gt;&lt;ref-type name="Journal Article"&gt;17&lt;/ref-type&gt;&lt;contributors&gt;&lt;authors&gt;&lt;author&gt;Khalili, NGFA&lt;/author&gt;&lt;author&gt;Geiser, F&lt;/author&gt;&lt;author&gt;Blight, GE&lt;/author&gt;&lt;/authors&gt;&lt;/contributors&gt;&lt;titles&gt;&lt;title&gt;Effective stress in unsaturated soils: Review with new evidence&lt;/title&gt;&lt;secondary-title&gt;International journal of Geomechanics&lt;/secondary-title&gt;&lt;/titles&gt;&lt;periodical&gt;&lt;full-title&gt;International journal of Geomechanics&lt;/full-title&gt;&lt;/periodical&gt;&lt;pages&gt;115-126&lt;/pages&gt;&lt;volume&gt;4&lt;/volume&gt;&lt;number&gt;2&lt;/number&gt;&lt;dates&gt;&lt;year&gt;2004&lt;/year&gt;&lt;/dates&gt;&lt;isbn&gt;1532-3641&lt;/isbn&gt;&lt;urls&gt;&lt;/urls&gt;&lt;/record&gt;&lt;/Cite&gt;&lt;/EndNote&gt;</w:delInstrText>
        </w:r>
        <w:r w:rsidRPr="00504D1E" w:rsidDel="001579DC">
          <w:rPr>
            <w:rFonts w:ascii="Times New Roman" w:hAnsi="Times New Roman"/>
          </w:rPr>
          <w:fldChar w:fldCharType="separate"/>
        </w:r>
        <w:r w:rsidR="006375C0" w:rsidDel="001579DC">
          <w:rPr>
            <w:rFonts w:ascii="Times New Roman" w:hAnsi="Times New Roman"/>
            <w:noProof/>
          </w:rPr>
          <w:delText>(Khalili et al., 2004; Skempton, 1984)</w:delText>
        </w:r>
        <w:r w:rsidRPr="00504D1E" w:rsidDel="001579DC">
          <w:rPr>
            <w:rFonts w:ascii="Times New Roman" w:hAnsi="Times New Roman"/>
          </w:rPr>
          <w:fldChar w:fldCharType="end"/>
        </w:r>
        <w:r w:rsidR="00434894" w:rsidRPr="00504D1E" w:rsidDel="001579DC">
          <w:rPr>
            <w:rFonts w:ascii="Times New Roman" w:hAnsi="Times New Roman"/>
          </w:rPr>
          <w:delText xml:space="preserve">. Specifically, </w:delText>
        </w:r>
        <w:r w:rsidR="00F46066" w:rsidRPr="00504D1E" w:rsidDel="001579DC">
          <w:rPr>
            <w:rFonts w:ascii="Times New Roman" w:hAnsi="Times New Roman"/>
          </w:rPr>
          <w:delText>increasing pore pressure will reduce the e</w:delText>
        </w:r>
        <w:r w:rsidR="00434894" w:rsidRPr="00504D1E" w:rsidDel="001579DC">
          <w:rPr>
            <w:rFonts w:ascii="Times New Roman" w:hAnsi="Times New Roman"/>
          </w:rPr>
          <w:delText>ffective stress</w:delText>
        </w:r>
        <w:r w:rsidR="00F46066" w:rsidRPr="00504D1E" w:rsidDel="001579DC">
          <w:rPr>
            <w:rFonts w:ascii="Times New Roman" w:hAnsi="Times New Roman"/>
          </w:rPr>
          <w:delText xml:space="preserve">, </w:delText>
        </w:r>
        <w:r w:rsidR="00434894" w:rsidRPr="00504D1E" w:rsidDel="001579DC">
          <w:rPr>
            <w:rFonts w:ascii="Times New Roman" w:hAnsi="Times New Roman"/>
          </w:rPr>
          <w:delText>which can increase the possibility of</w:delText>
        </w:r>
        <w:r w:rsidR="00B84F78" w:rsidRPr="00504D1E" w:rsidDel="001579DC">
          <w:rPr>
            <w:rFonts w:ascii="Times New Roman" w:hAnsi="Times New Roman"/>
          </w:rPr>
          <w:delText xml:space="preserve"> many types of </w:delText>
        </w:r>
        <w:r w:rsidR="00434894" w:rsidRPr="00504D1E" w:rsidDel="001579DC">
          <w:rPr>
            <w:rFonts w:ascii="Times New Roman" w:hAnsi="Times New Roman"/>
          </w:rPr>
          <w:delText>failure</w:delText>
        </w:r>
        <w:r w:rsidR="00B84F78" w:rsidRPr="00504D1E" w:rsidDel="001579DC">
          <w:rPr>
            <w:rFonts w:ascii="Times New Roman" w:hAnsi="Times New Roman"/>
          </w:rPr>
          <w:delText>s</w:delText>
        </w:r>
        <w:r w:rsidR="00434894" w:rsidRPr="00504D1E" w:rsidDel="001579DC">
          <w:rPr>
            <w:rFonts w:ascii="Times New Roman" w:hAnsi="Times New Roman"/>
          </w:rPr>
          <w:delText xml:space="preserve">. Thus, appropriate estimation and calculation of </w:delText>
        </w:r>
        <w:r w:rsidR="00504D1E" w:rsidRPr="00504D1E" w:rsidDel="001579DC">
          <w:rPr>
            <w:rFonts w:ascii="Times New Roman" w:hAnsi="Times New Roman"/>
          </w:rPr>
          <w:delText xml:space="preserve">the </w:delText>
        </w:r>
        <w:commentRangeStart w:id="385"/>
        <w:commentRangeStart w:id="386"/>
        <w:r w:rsidR="00434894" w:rsidRPr="00504D1E" w:rsidDel="001579DC">
          <w:rPr>
            <w:rFonts w:ascii="Times New Roman" w:hAnsi="Times New Roman"/>
          </w:rPr>
          <w:delText xml:space="preserve">effective stress </w:delText>
        </w:r>
        <w:commentRangeEnd w:id="385"/>
        <w:r w:rsidR="00560E69" w:rsidRPr="00504D1E" w:rsidDel="001579DC">
          <w:rPr>
            <w:rStyle w:val="CommentReference"/>
            <w:rFonts w:ascii="Times New Roman" w:hAnsi="Times New Roman"/>
          </w:rPr>
          <w:commentReference w:id="385"/>
        </w:r>
        <w:commentRangeEnd w:id="386"/>
        <w:r w:rsidR="00107A49" w:rsidDel="001579DC">
          <w:rPr>
            <w:rStyle w:val="CommentReference"/>
          </w:rPr>
          <w:commentReference w:id="386"/>
        </w:r>
        <w:r w:rsidR="00434894" w:rsidRPr="00504D1E" w:rsidDel="001579DC">
          <w:rPr>
            <w:rFonts w:ascii="Times New Roman" w:hAnsi="Times New Roman"/>
          </w:rPr>
          <w:delText>will greatly enhance the understanding of the behaviors</w:delText>
        </w:r>
        <w:r w:rsidRPr="00504D1E" w:rsidDel="001579DC">
          <w:rPr>
            <w:rFonts w:ascii="Times New Roman" w:hAnsi="Times New Roman"/>
          </w:rPr>
          <w:delText xml:space="preserve"> of the porous system</w:delText>
        </w:r>
        <w:r w:rsidR="00434894" w:rsidRPr="00504D1E" w:rsidDel="001579DC">
          <w:rPr>
            <w:rFonts w:ascii="Times New Roman" w:hAnsi="Times New Roman"/>
          </w:rPr>
          <w:delText>.</w:delText>
        </w:r>
      </w:del>
      <w:ins w:id="387" w:author="Bunger, Andrew P" w:date="2022-09-09T09:08:00Z">
        <w:r w:rsidR="001579DC">
          <w:rPr>
            <w:rFonts w:ascii="Times New Roman" w:hAnsi="Times New Roman"/>
          </w:rPr>
          <w:t>Here, t</w:t>
        </w:r>
      </w:ins>
      <w:del w:id="388" w:author="Bunger, Andrew P" w:date="2022-09-09T09:08:00Z">
        <w:r w:rsidR="00434894" w:rsidRPr="00504D1E" w:rsidDel="001579DC">
          <w:rPr>
            <w:rFonts w:ascii="Times New Roman" w:hAnsi="Times New Roman"/>
          </w:rPr>
          <w:delText xml:space="preserve"> </w:delText>
        </w:r>
        <w:r w:rsidR="00504D1E" w:rsidDel="001579DC">
          <w:rPr>
            <w:rFonts w:ascii="Times New Roman" w:hAnsi="Times New Roman"/>
          </w:rPr>
          <w:delText>T</w:delText>
        </w:r>
      </w:del>
      <w:r w:rsidR="001D678D" w:rsidRPr="00504D1E">
        <w:rPr>
          <w:rFonts w:ascii="Times New Roman" w:hAnsi="Times New Roman"/>
        </w:rPr>
        <w:t xml:space="preserve">he effective radial </w:t>
      </w:r>
      <w:r w:rsidR="00504D1E" w:rsidRPr="00504D1E">
        <w:rPr>
          <w:rFonts w:ascii="Times New Roman" w:hAnsi="Times New Roman"/>
        </w:rPr>
        <w:t>stress</w:t>
      </w:r>
      <w:ins w:id="389" w:author="Lu, Yunxing" w:date="2022-08-22T10:30:00Z">
        <w:r w:rsidR="00A34BEA">
          <w:rPr>
            <w:rFonts w:ascii="Times New Roman" w:hAnsi="Times New Roman"/>
          </w:rPr>
          <w:t xml:space="preserve"> </w:t>
        </w:r>
      </w:ins>
      <w:r w:rsidR="00504D1E" w:rsidRPr="00504D1E">
        <w:rPr>
          <w:rFonts w:ascii="Times New Roman" w:hAnsi="Times New Roman"/>
          <w:position w:val="-12"/>
        </w:rPr>
        <w:object w:dxaOrig="300" w:dyaOrig="380" w14:anchorId="4EFBA270">
          <v:shape id="_x0000_i1171" type="#_x0000_t75" style="width:14.95pt;height:19pt" o:ole="">
            <v:imagedata r:id="rId297" o:title=""/>
          </v:shape>
          <o:OLEObject Type="Embed" ProgID="Equation.DSMT4" ShapeID="_x0000_i1171" DrawAspect="Content" ObjectID="_1724243456" r:id="rId298"/>
        </w:object>
      </w:r>
      <w:del w:id="390" w:author="Bunger, Andrew P" w:date="2022-09-09T09:08:00Z">
        <w:r w:rsidR="00504D1E" w:rsidRPr="00504D1E" w:rsidDel="001579DC">
          <w:rPr>
            <w:rFonts w:ascii="Times New Roman" w:hAnsi="Times New Roman"/>
          </w:rPr>
          <w:delText>, which</w:delText>
        </w:r>
      </w:del>
      <w:r w:rsidR="00504D1E" w:rsidRPr="00504D1E">
        <w:rPr>
          <w:rFonts w:ascii="Times New Roman" w:hAnsi="Times New Roman"/>
        </w:rPr>
        <w:t xml:space="preserve"> is obtained as the </w:t>
      </w:r>
      <w:r w:rsidR="00434894" w:rsidRPr="00504D1E">
        <w:rPr>
          <w:rFonts w:ascii="Times New Roman" w:hAnsi="Times New Roman"/>
        </w:rPr>
        <w:t>superp</w:t>
      </w:r>
      <w:r w:rsidR="00B84F78" w:rsidRPr="00504D1E">
        <w:rPr>
          <w:rFonts w:ascii="Times New Roman" w:hAnsi="Times New Roman"/>
        </w:rPr>
        <w:t xml:space="preserve">osition </w:t>
      </w:r>
      <w:r w:rsidR="00504D1E" w:rsidRPr="00504D1E">
        <w:rPr>
          <w:rFonts w:ascii="Times New Roman" w:hAnsi="Times New Roman"/>
        </w:rPr>
        <w:t>of</w:t>
      </w:r>
      <w:ins w:id="391" w:author="Bunger, Andrew P" w:date="2022-09-09T09:10:00Z">
        <w:r w:rsidR="003353C0">
          <w:rPr>
            <w:rFonts w:ascii="Times New Roman" w:hAnsi="Times New Roman"/>
          </w:rPr>
          <w:t xml:space="preserve"> the effective stress</w:t>
        </w:r>
      </w:ins>
      <w:r w:rsidR="00504D1E" w:rsidRPr="00504D1E">
        <w:rPr>
          <w:rFonts w:ascii="Times New Roman" w:hAnsi="Times New Roman"/>
        </w:rPr>
        <w:t xml:space="preserve"> </w:t>
      </w:r>
      <w:r w:rsidR="00504D1E" w:rsidRPr="001579DC">
        <w:rPr>
          <w:rFonts w:ascii="Times New Roman" w:hAnsi="Times New Roman"/>
          <w:position w:val="-12"/>
          <w:highlight w:val="yellow"/>
          <w:rPrChange w:id="392" w:author="Bunger, Andrew P" w:date="2022-09-09T09:08:00Z">
            <w:rPr>
              <w:rFonts w:ascii="Times New Roman" w:hAnsi="Times New Roman"/>
              <w:position w:val="-12"/>
            </w:rPr>
          </w:rPrChange>
        </w:rPr>
        <w:object w:dxaOrig="320" w:dyaOrig="380" w14:anchorId="6E594705">
          <v:shape id="_x0000_i1172" type="#_x0000_t75" style="width:16.3pt;height:19pt" o:ole="">
            <v:imagedata r:id="rId299" o:title=""/>
          </v:shape>
          <o:OLEObject Type="Embed" ProgID="Equation.DSMT4" ShapeID="_x0000_i1172" DrawAspect="Content" ObjectID="_1724243457" r:id="rId300"/>
        </w:object>
      </w:r>
      <w:r w:rsidR="00504D1E" w:rsidRPr="00504D1E">
        <w:rPr>
          <w:rFonts w:ascii="Times New Roman" w:hAnsi="Times New Roman"/>
        </w:rPr>
        <w:t xml:space="preserve"> from </w:t>
      </w:r>
      <w:r w:rsidR="00B84F78" w:rsidRPr="00504D1E">
        <w:rPr>
          <w:rFonts w:ascii="Times New Roman" w:hAnsi="Times New Roman"/>
        </w:rPr>
        <w:t xml:space="preserve">three loading </w:t>
      </w:r>
      <w:r w:rsidR="00504D1E" w:rsidRPr="00504D1E">
        <w:rPr>
          <w:rFonts w:ascii="Times New Roman" w:hAnsi="Times New Roman"/>
        </w:rPr>
        <w:t>modes</w:t>
      </w:r>
      <w:moveFromRangeStart w:id="393" w:author="Bunger, Andrew P" w:date="2022-09-09T09:10:00Z" w:name="move113607056"/>
      <w:moveFrom w:id="394" w:author="Bunger, Andrew P" w:date="2022-09-09T09:10:00Z">
        <w:r w:rsidR="00504D1E" w:rsidRPr="00504D1E" w:rsidDel="003353C0">
          <w:rPr>
            <w:rFonts w:ascii="Times New Roman" w:hAnsi="Times New Roman"/>
          </w:rPr>
          <w:t xml:space="preserve"> (Eq. 24),</w:t>
        </w:r>
        <w:r w:rsidR="001D678D" w:rsidRPr="00504D1E" w:rsidDel="003353C0">
          <w:rPr>
            <w:rFonts w:ascii="Times New Roman" w:hAnsi="Times New Roman"/>
          </w:rPr>
          <w:t xml:space="preserve"> is plotted</w:t>
        </w:r>
        <w:r w:rsidR="00504D1E" w:rsidDel="003353C0">
          <w:rPr>
            <w:rFonts w:ascii="Times New Roman" w:hAnsi="Times New Roman"/>
          </w:rPr>
          <w:t xml:space="preserve"> (again, tensile is positive) is plotted</w:t>
        </w:r>
        <w:r w:rsidR="0051708D" w:rsidDel="003353C0">
          <w:rPr>
            <w:rFonts w:ascii="Times New Roman" w:hAnsi="Times New Roman"/>
          </w:rPr>
          <w:t xml:space="preserve"> in Fig. 8</w:t>
        </w:r>
        <w:r w:rsidR="00504D1E" w:rsidDel="003353C0">
          <w:rPr>
            <w:rFonts w:ascii="Times New Roman" w:hAnsi="Times New Roman"/>
          </w:rPr>
          <w:t>.</w:t>
        </w:r>
      </w:moveFrom>
      <w:moveFromRangeEnd w:id="393"/>
      <w:ins w:id="395" w:author="Bunger, Andrew P" w:date="2022-09-09T09:10:00Z">
        <w:r w:rsidR="003353C0">
          <w:rPr>
            <w:rFonts w:ascii="Times New Roman" w:hAnsi="Times New Roman"/>
          </w:rPr>
          <w:t xml:space="preserve"> as</w:t>
        </w:r>
      </w:ins>
    </w:p>
    <w:p w14:paraId="569D225C" w14:textId="57913052" w:rsidR="00504D1E" w:rsidRDefault="00504D1E" w:rsidP="00504D1E">
      <w:pPr>
        <w:spacing w:line="360" w:lineRule="auto"/>
        <w:jc w:val="center"/>
        <w:rPr>
          <w:rFonts w:ascii="Times New Roman" w:hAnsi="Times New Roman"/>
        </w:rPr>
      </w:pPr>
      <w:r>
        <w:rPr>
          <w:rFonts w:ascii="Times New Roman" w:hAnsi="Times New Roman"/>
        </w:rPr>
        <w:t xml:space="preserve">                                                                </w:t>
      </w:r>
      <w:commentRangeStart w:id="396"/>
      <w:r w:rsidRPr="00504D1E">
        <w:rPr>
          <w:rFonts w:ascii="Times New Roman" w:hAnsi="Times New Roman"/>
          <w:position w:val="-12"/>
        </w:rPr>
        <w:object w:dxaOrig="1900" w:dyaOrig="380" w14:anchorId="663E8882">
          <v:shape id="_x0000_i1173" type="#_x0000_t75" style="width:95.1pt;height:19pt" o:ole="">
            <v:imagedata r:id="rId301" o:title=""/>
          </v:shape>
          <o:OLEObject Type="Embed" ProgID="Equation.DSMT4" ShapeID="_x0000_i1173" DrawAspect="Content" ObjectID="_1724243458" r:id="rId302"/>
        </w:object>
      </w:r>
      <w:r>
        <w:rPr>
          <w:rFonts w:ascii="Times New Roman" w:hAnsi="Times New Roman"/>
        </w:rPr>
        <w:t xml:space="preserve">   </w:t>
      </w:r>
      <w:commentRangeEnd w:id="396"/>
      <w:r w:rsidR="003353C0">
        <w:rPr>
          <w:rStyle w:val="CommentReference"/>
        </w:rPr>
        <w:commentReference w:id="396"/>
      </w:r>
      <w:r>
        <w:rPr>
          <w:rFonts w:ascii="Times New Roman" w:hAnsi="Times New Roman"/>
        </w:rPr>
        <w:t xml:space="preserve">                                                             (24)</w:t>
      </w:r>
    </w:p>
    <w:p w14:paraId="569B938B" w14:textId="138B0717" w:rsidR="00D61B32" w:rsidRDefault="003353C0" w:rsidP="006F59B8">
      <w:pPr>
        <w:spacing w:line="360" w:lineRule="auto"/>
        <w:jc w:val="both"/>
        <w:rPr>
          <w:rFonts w:ascii="Times New Roman" w:hAnsi="Times New Roman"/>
        </w:rPr>
      </w:pPr>
      <w:ins w:id="397" w:author="Bunger, Andrew P" w:date="2022-09-09T09:10:00Z">
        <w:r>
          <w:rPr>
            <w:rFonts w:ascii="Times New Roman" w:hAnsi="Times New Roman"/>
          </w:rPr>
          <w:t>The result is</w:t>
        </w:r>
        <w:moveToRangeStart w:id="398" w:author="Bunger, Andrew P" w:date="2022-09-09T09:10:00Z" w:name="move113607056"/>
        <w:r w:rsidRPr="003353C0">
          <w:rPr>
            <w:rFonts w:ascii="Times New Roman" w:hAnsi="Times New Roman"/>
          </w:rPr>
          <w:t xml:space="preserve"> plotted in Fig. 8.</w:t>
        </w:r>
      </w:ins>
      <w:moveToRangeEnd w:id="398"/>
      <w:ins w:id="399" w:author="Bunger, Andrew P" w:date="2022-09-09T09:11:00Z">
        <w:r>
          <w:rPr>
            <w:rFonts w:ascii="Times New Roman" w:hAnsi="Times New Roman"/>
          </w:rPr>
          <w:t xml:space="preserve"> Recall that tension is positive.</w:t>
        </w:r>
      </w:ins>
      <w:ins w:id="400" w:author="Bunger, Andrew P" w:date="2022-09-09T09:10:00Z">
        <w:r>
          <w:rPr>
            <w:rFonts w:ascii="Times New Roman" w:hAnsi="Times New Roman"/>
          </w:rPr>
          <w:t xml:space="preserve"> </w:t>
        </w:r>
      </w:ins>
      <w:del w:id="401" w:author="Bunger, Andrew P" w:date="2022-09-09T09:11:00Z">
        <w:r w:rsidR="00434894" w:rsidDel="003353C0">
          <w:rPr>
            <w:rFonts w:ascii="Times New Roman" w:hAnsi="Times New Roman"/>
          </w:rPr>
          <w:delText>A</w:delText>
        </w:r>
        <w:r w:rsidR="00C00103" w:rsidRPr="006F59B8" w:rsidDel="003353C0">
          <w:rPr>
            <w:rFonts w:ascii="Times New Roman" w:hAnsi="Times New Roman"/>
          </w:rPr>
          <w:delText xml:space="preserve">fter </w:delText>
        </w:r>
      </w:del>
      <w:ins w:id="402" w:author="Bunger, Andrew P" w:date="2022-09-09T09:11:00Z">
        <w:r>
          <w:rPr>
            <w:rFonts w:ascii="Times New Roman" w:hAnsi="Times New Roman"/>
          </w:rPr>
          <w:t>It is observed that after</w:t>
        </w:r>
        <w:r w:rsidRPr="006F59B8">
          <w:rPr>
            <w:rFonts w:ascii="Times New Roman" w:hAnsi="Times New Roman"/>
          </w:rPr>
          <w:t xml:space="preserve"> </w:t>
        </w:r>
      </w:ins>
      <w:r w:rsidR="00C00103" w:rsidRPr="006F59B8">
        <w:rPr>
          <w:rFonts w:ascii="Times New Roman" w:hAnsi="Times New Roman"/>
        </w:rPr>
        <w:t>the cement is placed u</w:t>
      </w:r>
      <w:r w:rsidR="00F46066">
        <w:rPr>
          <w:rFonts w:ascii="Times New Roman" w:hAnsi="Times New Roman"/>
        </w:rPr>
        <w:t xml:space="preserve">nder the </w:t>
      </w:r>
      <w:del w:id="403" w:author="Bunger, Andrew P" w:date="2022-09-09T09:11:00Z">
        <w:r w:rsidR="00F46066" w:rsidDel="003353C0">
          <w:rPr>
            <w:rFonts w:ascii="Times New Roman" w:hAnsi="Times New Roman"/>
          </w:rPr>
          <w:delText>boundary conditions mentioned previously</w:delText>
        </w:r>
        <w:r w:rsidR="00C00103" w:rsidRPr="006F59B8" w:rsidDel="003353C0">
          <w:rPr>
            <w:rFonts w:ascii="Times New Roman" w:hAnsi="Times New Roman"/>
          </w:rPr>
          <w:delText xml:space="preserve"> </w:delText>
        </w:r>
        <w:r w:rsidR="00147199" w:rsidDel="003353C0">
          <w:rPr>
            <w:rFonts w:ascii="Times New Roman" w:hAnsi="Times New Roman"/>
          </w:rPr>
          <w:delText>at the early stage</w:delText>
        </w:r>
      </w:del>
      <w:ins w:id="404" w:author="Bunger, Andrew P" w:date="2022-09-09T09:11:00Z">
        <w:r>
          <w:rPr>
            <w:rFonts w:ascii="Times New Roman" w:hAnsi="Times New Roman"/>
          </w:rPr>
          <w:t>pore pressure, temperature, and stress loading</w:t>
        </w:r>
      </w:ins>
      <w:r w:rsidR="00147199">
        <w:rPr>
          <w:rFonts w:ascii="Times New Roman" w:hAnsi="Times New Roman"/>
        </w:rPr>
        <w:t xml:space="preserve">, </w:t>
      </w:r>
      <w:r w:rsidR="00C00103" w:rsidRPr="006F59B8">
        <w:rPr>
          <w:rFonts w:ascii="Times New Roman" w:hAnsi="Times New Roman"/>
        </w:rPr>
        <w:t xml:space="preserve">the induced pore pressure will </w:t>
      </w:r>
      <w:ins w:id="405" w:author="Bunger, Andrew P" w:date="2022-09-09T09:11:00Z">
        <w:r>
          <w:rPr>
            <w:rFonts w:ascii="Times New Roman" w:hAnsi="Times New Roman"/>
          </w:rPr>
          <w:t>increase</w:t>
        </w:r>
      </w:ins>
      <w:ins w:id="406" w:author="Bunger, Andrew P" w:date="2022-09-09T09:12:00Z">
        <w:r>
          <w:rPr>
            <w:rFonts w:ascii="Times New Roman" w:hAnsi="Times New Roman"/>
          </w:rPr>
          <w:t xml:space="preserve"> and will therefore </w:t>
        </w:r>
      </w:ins>
      <w:r w:rsidR="00C00103" w:rsidRPr="006F59B8">
        <w:rPr>
          <w:rFonts w:ascii="Times New Roman" w:hAnsi="Times New Roman"/>
        </w:rPr>
        <w:t>reduce the radial effective</w:t>
      </w:r>
      <w:r w:rsidR="0063518E">
        <w:rPr>
          <w:rFonts w:ascii="Times New Roman" w:hAnsi="Times New Roman"/>
        </w:rPr>
        <w:t xml:space="preserve"> </w:t>
      </w:r>
      <w:r w:rsidR="00147199">
        <w:rPr>
          <w:rFonts w:ascii="Times New Roman" w:hAnsi="Times New Roman"/>
        </w:rPr>
        <w:t xml:space="preserve">stress near the </w:t>
      </w:r>
      <w:del w:id="407" w:author="Bunger, Andrew P" w:date="2022-09-09T09:12:00Z">
        <w:r w:rsidR="00147199" w:rsidDel="003353C0">
          <w:rPr>
            <w:rFonts w:ascii="Times New Roman" w:hAnsi="Times New Roman"/>
          </w:rPr>
          <w:delText>surface region</w:delText>
        </w:r>
      </w:del>
      <w:ins w:id="408" w:author="Bunger, Andrew P" w:date="2022-09-09T09:12:00Z">
        <w:r>
          <w:rPr>
            <w:rFonts w:ascii="Times New Roman" w:hAnsi="Times New Roman"/>
          </w:rPr>
          <w:t>boundary</w:t>
        </w:r>
      </w:ins>
      <w:ins w:id="409" w:author="Bunger, Andrew P" w:date="2022-09-09T09:13:00Z">
        <w:r>
          <w:rPr>
            <w:rFonts w:ascii="Times New Roman" w:hAnsi="Times New Roman"/>
          </w:rPr>
          <w:t xml:space="preserve"> and can create a region where effective stress </w:t>
        </w:r>
        <w:r>
          <w:rPr>
            <w:rFonts w:ascii="Times New Roman" w:hAnsi="Times New Roman"/>
          </w:rPr>
          <w:lastRenderedPageBreak/>
          <w:t>is tensile</w:t>
        </w:r>
      </w:ins>
      <w:ins w:id="410" w:author="Bunger, Andrew P" w:date="2022-09-09T09:12:00Z">
        <w:r>
          <w:rPr>
            <w:rFonts w:ascii="Times New Roman" w:hAnsi="Times New Roman"/>
          </w:rPr>
          <w:t xml:space="preserve">. </w:t>
        </w:r>
      </w:ins>
      <w:ins w:id="411" w:author="Bunger, Andrew P" w:date="2022-09-09T09:13:00Z">
        <w:r>
          <w:rPr>
            <w:rFonts w:ascii="Times New Roman" w:hAnsi="Times New Roman"/>
          </w:rPr>
          <w:t>However, outside of this region</w:t>
        </w:r>
      </w:ins>
      <w:ins w:id="412" w:author="Bunger, Andrew P" w:date="2022-09-09T09:12:00Z">
        <w:r>
          <w:rPr>
            <w:rFonts w:ascii="Times New Roman" w:hAnsi="Times New Roman"/>
          </w:rPr>
          <w:t>, at early times</w:t>
        </w:r>
      </w:ins>
      <w:del w:id="413" w:author="Bunger, Andrew P" w:date="2022-09-09T09:12:00Z">
        <w:r w:rsidR="00147199" w:rsidDel="003353C0">
          <w:rPr>
            <w:rFonts w:ascii="Times New Roman" w:hAnsi="Times New Roman"/>
          </w:rPr>
          <w:delText>,</w:delText>
        </w:r>
      </w:del>
      <w:r w:rsidR="00147199">
        <w:rPr>
          <w:rFonts w:ascii="Times New Roman" w:hAnsi="Times New Roman"/>
        </w:rPr>
        <w:t xml:space="preserve"> </w:t>
      </w:r>
      <w:del w:id="414" w:author="Bunger, Andrew P" w:date="2022-09-09T09:12:00Z">
        <w:r w:rsidR="00147199" w:rsidDel="003353C0">
          <w:rPr>
            <w:rFonts w:ascii="Times New Roman" w:hAnsi="Times New Roman"/>
          </w:rPr>
          <w:delText xml:space="preserve">but </w:delText>
        </w:r>
      </w:del>
      <w:r w:rsidR="00147199">
        <w:rPr>
          <w:rFonts w:ascii="Times New Roman" w:hAnsi="Times New Roman"/>
        </w:rPr>
        <w:t xml:space="preserve">the </w:t>
      </w:r>
      <w:del w:id="415" w:author="Bunger, Andrew P" w:date="2022-09-09T09:13:00Z">
        <w:r w:rsidR="00147199" w:rsidDel="003353C0">
          <w:rPr>
            <w:rFonts w:ascii="Times New Roman" w:hAnsi="Times New Roman"/>
          </w:rPr>
          <w:delText xml:space="preserve">entire </w:delText>
        </w:r>
      </w:del>
      <w:ins w:id="416" w:author="Bunger, Andrew P" w:date="2022-09-09T09:13:00Z">
        <w:r>
          <w:rPr>
            <w:rFonts w:ascii="Times New Roman" w:hAnsi="Times New Roman"/>
          </w:rPr>
          <w:t>rest of the</w:t>
        </w:r>
        <w:r>
          <w:rPr>
            <w:rFonts w:ascii="Times New Roman" w:hAnsi="Times New Roman"/>
          </w:rPr>
          <w:t xml:space="preserve"> </w:t>
        </w:r>
      </w:ins>
      <w:del w:id="417" w:author="Bunger, Andrew P" w:date="2022-09-09T09:13:00Z">
        <w:r w:rsidR="00147199" w:rsidDel="003353C0">
          <w:rPr>
            <w:rFonts w:ascii="Times New Roman" w:hAnsi="Times New Roman"/>
          </w:rPr>
          <w:delText xml:space="preserve">sample </w:delText>
        </w:r>
      </w:del>
      <w:ins w:id="418" w:author="Bunger, Andrew P" w:date="2022-09-09T09:13:00Z">
        <w:r>
          <w:rPr>
            <w:rFonts w:ascii="Times New Roman" w:hAnsi="Times New Roman"/>
          </w:rPr>
          <w:t>material</w:t>
        </w:r>
        <w:r>
          <w:rPr>
            <w:rFonts w:ascii="Times New Roman" w:hAnsi="Times New Roman"/>
          </w:rPr>
          <w:t xml:space="preserve"> </w:t>
        </w:r>
      </w:ins>
      <w:r w:rsidR="00F46066">
        <w:rPr>
          <w:rFonts w:ascii="Times New Roman" w:hAnsi="Times New Roman"/>
        </w:rPr>
        <w:t>will</w:t>
      </w:r>
      <w:r w:rsidR="00147199">
        <w:rPr>
          <w:rFonts w:ascii="Times New Roman" w:hAnsi="Times New Roman"/>
        </w:rPr>
        <w:t xml:space="preserve"> still</w:t>
      </w:r>
      <w:r w:rsidR="00F46066">
        <w:rPr>
          <w:rFonts w:ascii="Times New Roman" w:hAnsi="Times New Roman"/>
        </w:rPr>
        <w:t xml:space="preserve"> be</w:t>
      </w:r>
      <w:r w:rsidR="00147199">
        <w:rPr>
          <w:rFonts w:ascii="Times New Roman" w:hAnsi="Times New Roman"/>
        </w:rPr>
        <w:t xml:space="preserve"> </w:t>
      </w:r>
      <w:del w:id="419" w:author="Bunger, Andrew P" w:date="2022-09-09T09:12:00Z">
        <w:r w:rsidR="00147199" w:rsidDel="003353C0">
          <w:rPr>
            <w:rFonts w:ascii="Times New Roman" w:hAnsi="Times New Roman"/>
          </w:rPr>
          <w:delText>under the c</w:delText>
        </w:r>
        <w:r w:rsidR="00F46066" w:rsidDel="003353C0">
          <w:rPr>
            <w:rFonts w:ascii="Times New Roman" w:hAnsi="Times New Roman"/>
          </w:rPr>
          <w:delText>ompressive condition</w:delText>
        </w:r>
      </w:del>
      <w:ins w:id="420" w:author="Bunger, Andrew P" w:date="2022-09-09T09:12:00Z">
        <w:r>
          <w:rPr>
            <w:rFonts w:ascii="Times New Roman" w:hAnsi="Times New Roman"/>
          </w:rPr>
          <w:t>subjected to compressive effective stres</w:t>
        </w:r>
      </w:ins>
      <w:ins w:id="421" w:author="Bunger, Andrew P" w:date="2022-09-09T09:13:00Z">
        <w:r>
          <w:rPr>
            <w:rFonts w:ascii="Times New Roman" w:hAnsi="Times New Roman"/>
          </w:rPr>
          <w:t>ses</w:t>
        </w:r>
      </w:ins>
      <w:r w:rsidR="00F46066">
        <w:rPr>
          <w:rFonts w:ascii="Times New Roman" w:hAnsi="Times New Roman"/>
        </w:rPr>
        <w:t xml:space="preserve">. However, because </w:t>
      </w:r>
      <w:r w:rsidR="00147199">
        <w:rPr>
          <w:rFonts w:ascii="Times New Roman" w:hAnsi="Times New Roman"/>
        </w:rPr>
        <w:t xml:space="preserve">the </w:t>
      </w:r>
      <w:ins w:id="422" w:author="Bunger, Andrew P" w:date="2022-09-09T09:14:00Z">
        <w:r>
          <w:rPr>
            <w:rFonts w:ascii="Times New Roman" w:hAnsi="Times New Roman"/>
          </w:rPr>
          <w:t xml:space="preserve">pore pressure </w:t>
        </w:r>
      </w:ins>
      <w:r w:rsidR="00147199">
        <w:rPr>
          <w:rFonts w:ascii="Times New Roman" w:hAnsi="Times New Roman"/>
        </w:rPr>
        <w:t>diffusion process is very slow</w:t>
      </w:r>
      <w:ins w:id="423" w:author="Bunger, Andrew P" w:date="2022-09-09T09:14:00Z">
        <w:r>
          <w:rPr>
            <w:rFonts w:ascii="Times New Roman" w:hAnsi="Times New Roman"/>
          </w:rPr>
          <w:t xml:space="preserve"> compared to thermal diffusion</w:t>
        </w:r>
      </w:ins>
      <w:del w:id="424" w:author="Bunger, Andrew P" w:date="2022-09-09T09:14:00Z">
        <w:r w:rsidR="00147199" w:rsidDel="003353C0">
          <w:rPr>
            <w:rFonts w:ascii="Times New Roman" w:hAnsi="Times New Roman"/>
          </w:rPr>
          <w:delText xml:space="preserve"> inside the sample</w:delText>
        </w:r>
        <w:r w:rsidR="00F46066" w:rsidDel="003353C0">
          <w:rPr>
            <w:rFonts w:ascii="Times New Roman" w:hAnsi="Times New Roman"/>
          </w:rPr>
          <w:delText xml:space="preserve">, </w:delText>
        </w:r>
        <w:r w:rsidR="00147199" w:rsidDel="003353C0">
          <w:rPr>
            <w:rFonts w:ascii="Times New Roman" w:hAnsi="Times New Roman"/>
          </w:rPr>
          <w:delText xml:space="preserve">but </w:delText>
        </w:r>
      </w:del>
      <w:ins w:id="425" w:author="Bunger, Andrew P" w:date="2022-09-09T09:14:00Z">
        <w:r>
          <w:rPr>
            <w:rFonts w:ascii="Times New Roman" w:hAnsi="Times New Roman"/>
          </w:rPr>
          <w:t xml:space="preserve">, </w:t>
        </w:r>
      </w:ins>
      <w:r w:rsidR="00147199">
        <w:rPr>
          <w:rFonts w:ascii="Times New Roman" w:hAnsi="Times New Roman"/>
        </w:rPr>
        <w:t xml:space="preserve">the pore pressure </w:t>
      </w:r>
      <w:del w:id="426" w:author="Bunger, Andrew P" w:date="2022-09-09T09:16:00Z">
        <w:r w:rsidR="00147199" w:rsidDel="00D301D0">
          <w:rPr>
            <w:rFonts w:ascii="Times New Roman" w:hAnsi="Times New Roman"/>
          </w:rPr>
          <w:delText xml:space="preserve">is </w:delText>
        </w:r>
        <w:r w:rsidR="00F46066" w:rsidDel="00D301D0">
          <w:rPr>
            <w:rFonts w:ascii="Times New Roman" w:hAnsi="Times New Roman"/>
          </w:rPr>
          <w:delText>still</w:delText>
        </w:r>
        <w:r w:rsidR="00147199" w:rsidDel="00D301D0">
          <w:rPr>
            <w:rFonts w:ascii="Times New Roman" w:hAnsi="Times New Roman"/>
          </w:rPr>
          <w:delText xml:space="preserve"> </w:delText>
        </w:r>
        <w:r w:rsidR="00F46066" w:rsidDel="00D301D0">
          <w:rPr>
            <w:rFonts w:ascii="Times New Roman" w:hAnsi="Times New Roman"/>
          </w:rPr>
          <w:delText>ac</w:delText>
        </w:r>
        <w:r w:rsidR="00147199" w:rsidDel="00D301D0">
          <w:rPr>
            <w:rFonts w:ascii="Times New Roman" w:hAnsi="Times New Roman"/>
          </w:rPr>
          <w:delText>cumulating due to the HTHP conditions,</w:delText>
        </w:r>
      </w:del>
      <w:ins w:id="427" w:author="Bunger, Andrew P" w:date="2022-09-09T09:16:00Z">
        <w:r w:rsidR="00D301D0">
          <w:rPr>
            <w:rFonts w:ascii="Times New Roman" w:hAnsi="Times New Roman"/>
          </w:rPr>
          <w:t>continues to increase through to the center and eventually a</w:t>
        </w:r>
      </w:ins>
      <w:r w:rsidR="00147199">
        <w:rPr>
          <w:rFonts w:ascii="Times New Roman" w:hAnsi="Times New Roman"/>
        </w:rPr>
        <w:t xml:space="preserve"> </w:t>
      </w:r>
      <w:del w:id="428" w:author="Bunger, Andrew P" w:date="2022-09-09T09:16:00Z">
        <w:r w:rsidR="00147199" w:rsidDel="00D301D0">
          <w:rPr>
            <w:rFonts w:ascii="Times New Roman" w:hAnsi="Times New Roman"/>
          </w:rPr>
          <w:delText xml:space="preserve">the </w:delText>
        </w:r>
        <w:r w:rsidR="00D447E4" w:rsidRPr="006F59B8" w:rsidDel="00D301D0">
          <w:rPr>
            <w:rFonts w:ascii="Times New Roman" w:hAnsi="Times New Roman"/>
          </w:rPr>
          <w:delText>effective stress will be further reduced</w:delText>
        </w:r>
        <w:r w:rsidR="00F46066" w:rsidDel="00D301D0">
          <w:rPr>
            <w:rFonts w:ascii="Times New Roman" w:hAnsi="Times New Roman"/>
          </w:rPr>
          <w:delText xml:space="preserve">, and a </w:delText>
        </w:r>
      </w:del>
      <w:r w:rsidR="00D447E4" w:rsidRPr="006F59B8">
        <w:rPr>
          <w:rFonts w:ascii="Times New Roman" w:hAnsi="Times New Roman"/>
        </w:rPr>
        <w:t xml:space="preserve">tensile region will be created </w:t>
      </w:r>
      <w:del w:id="429" w:author="Bunger, Andrew P" w:date="2022-09-09T09:17:00Z">
        <w:r w:rsidR="00D447E4" w:rsidRPr="006F59B8" w:rsidDel="00D301D0">
          <w:rPr>
            <w:rFonts w:ascii="Times New Roman" w:hAnsi="Times New Roman"/>
          </w:rPr>
          <w:delText>inside t</w:delText>
        </w:r>
        <w:r w:rsidR="00147199" w:rsidDel="00D301D0">
          <w:rPr>
            <w:rFonts w:ascii="Times New Roman" w:hAnsi="Times New Roman"/>
          </w:rPr>
          <w:delText>he core</w:delText>
        </w:r>
      </w:del>
      <w:ins w:id="430" w:author="Bunger, Andrew P" w:date="2022-09-09T09:17:00Z">
        <w:r w:rsidR="00D301D0">
          <w:rPr>
            <w:rFonts w:ascii="Times New Roman" w:hAnsi="Times New Roman"/>
          </w:rPr>
          <w:t>throughout the central region</w:t>
        </w:r>
      </w:ins>
      <w:r w:rsidR="00147199">
        <w:rPr>
          <w:rFonts w:ascii="Times New Roman" w:hAnsi="Times New Roman"/>
        </w:rPr>
        <w:t xml:space="preserve">. </w:t>
      </w:r>
      <w:del w:id="431" w:author="Bunger, Andrew P" w:date="2022-09-09T09:17:00Z">
        <w:r w:rsidR="00147199" w:rsidDel="00D301D0">
          <w:rPr>
            <w:rFonts w:ascii="Times New Roman" w:hAnsi="Times New Roman"/>
          </w:rPr>
          <w:delText>A</w:delText>
        </w:r>
        <w:r w:rsidR="00F46066" w:rsidDel="00D301D0">
          <w:rPr>
            <w:rFonts w:ascii="Times New Roman" w:hAnsi="Times New Roman"/>
          </w:rPr>
          <w:delText xml:space="preserve">t </w:delText>
        </w:r>
      </w:del>
      <w:ins w:id="432" w:author="Bunger, Andrew P" w:date="2022-09-09T09:17:00Z">
        <w:r w:rsidR="00D301D0">
          <w:rPr>
            <w:rFonts w:ascii="Times New Roman" w:hAnsi="Times New Roman"/>
          </w:rPr>
          <w:t>Finally, at</w:t>
        </w:r>
        <w:r w:rsidR="00D301D0">
          <w:rPr>
            <w:rFonts w:ascii="Times New Roman" w:hAnsi="Times New Roman"/>
          </w:rPr>
          <w:t xml:space="preserve"> </w:t>
        </w:r>
      </w:ins>
      <w:r w:rsidR="00F46066">
        <w:rPr>
          <w:rFonts w:ascii="Times New Roman" w:hAnsi="Times New Roman"/>
        </w:rPr>
        <w:t>a later time</w:t>
      </w:r>
      <w:r w:rsidR="00147199">
        <w:rPr>
          <w:rFonts w:ascii="Times New Roman" w:hAnsi="Times New Roman"/>
        </w:rPr>
        <w:t xml:space="preserve"> when</w:t>
      </w:r>
      <w:r w:rsidR="00D447E4" w:rsidRPr="006F59B8">
        <w:rPr>
          <w:rFonts w:ascii="Times New Roman" w:hAnsi="Times New Roman"/>
        </w:rPr>
        <w:t xml:space="preserve"> induced pore pressure </w:t>
      </w:r>
      <w:r w:rsidR="00147199">
        <w:rPr>
          <w:rFonts w:ascii="Times New Roman" w:hAnsi="Times New Roman"/>
        </w:rPr>
        <w:t xml:space="preserve">is fully </w:t>
      </w:r>
      <w:r w:rsidR="00D447E4" w:rsidRPr="006F59B8">
        <w:rPr>
          <w:rFonts w:ascii="Times New Roman" w:hAnsi="Times New Roman"/>
        </w:rPr>
        <w:t>dissipated, the radial effectiv</w:t>
      </w:r>
      <w:r w:rsidR="00147199">
        <w:rPr>
          <w:rFonts w:ascii="Times New Roman" w:hAnsi="Times New Roman"/>
        </w:rPr>
        <w:t>e stress will return to</w:t>
      </w:r>
      <w:ins w:id="433" w:author="Bunger, Andrew P" w:date="2022-09-09T09:17:00Z">
        <w:r w:rsidR="00D301D0">
          <w:rPr>
            <w:rFonts w:ascii="Times New Roman" w:hAnsi="Times New Roman"/>
          </w:rPr>
          <w:t xml:space="preserve"> be</w:t>
        </w:r>
      </w:ins>
      <w:r w:rsidR="00147199">
        <w:rPr>
          <w:rFonts w:ascii="Times New Roman" w:hAnsi="Times New Roman"/>
        </w:rPr>
        <w:t xml:space="preserve"> compressive </w:t>
      </w:r>
      <w:r w:rsidR="00D447E4" w:rsidRPr="006F59B8">
        <w:rPr>
          <w:rFonts w:ascii="Times New Roman" w:hAnsi="Times New Roman"/>
        </w:rPr>
        <w:t xml:space="preserve">again. This demonstration of the whole </w:t>
      </w:r>
      <w:r w:rsidR="00147199">
        <w:rPr>
          <w:rFonts w:ascii="Times New Roman" w:hAnsi="Times New Roman"/>
        </w:rPr>
        <w:t xml:space="preserve">diffusion </w:t>
      </w:r>
      <w:r w:rsidR="00D447E4" w:rsidRPr="006F59B8">
        <w:rPr>
          <w:rFonts w:ascii="Times New Roman" w:hAnsi="Times New Roman"/>
        </w:rPr>
        <w:t xml:space="preserve">process </w:t>
      </w:r>
      <w:del w:id="434" w:author="Bunger, Andrew P" w:date="2022-09-09T09:17:00Z">
        <w:r w:rsidR="00D447E4" w:rsidRPr="006F59B8" w:rsidDel="00D301D0">
          <w:rPr>
            <w:rFonts w:ascii="Times New Roman" w:hAnsi="Times New Roman"/>
          </w:rPr>
          <w:delText xml:space="preserve">of </w:delText>
        </w:r>
        <w:r w:rsidR="000862A1" w:rsidDel="00D301D0">
          <w:rPr>
            <w:rFonts w:ascii="Times New Roman" w:hAnsi="Times New Roman"/>
          </w:rPr>
          <w:delText xml:space="preserve">the </w:delText>
        </w:r>
        <w:r w:rsidR="00D447E4" w:rsidRPr="006F59B8" w:rsidDel="00D301D0">
          <w:rPr>
            <w:rFonts w:ascii="Times New Roman" w:hAnsi="Times New Roman"/>
          </w:rPr>
          <w:delText>PTEOF model with given input</w:delText>
        </w:r>
        <w:r w:rsidR="000862A1" w:rsidDel="00D301D0">
          <w:rPr>
            <w:rFonts w:ascii="Times New Roman" w:hAnsi="Times New Roman"/>
          </w:rPr>
          <w:delText>s,</w:delText>
        </w:r>
        <w:r w:rsidR="00D447E4" w:rsidRPr="006F59B8" w:rsidDel="00D301D0">
          <w:rPr>
            <w:rFonts w:ascii="Times New Roman" w:hAnsi="Times New Roman"/>
          </w:rPr>
          <w:delText xml:space="preserve"> </w:delText>
        </w:r>
      </w:del>
      <w:r w:rsidR="00D447E4" w:rsidRPr="006F59B8">
        <w:rPr>
          <w:rFonts w:ascii="Times New Roman" w:hAnsi="Times New Roman"/>
        </w:rPr>
        <w:t xml:space="preserve">indicates that cementing under the </w:t>
      </w:r>
      <w:r w:rsidR="000862A1">
        <w:rPr>
          <w:rFonts w:ascii="Times New Roman" w:hAnsi="Times New Roman"/>
        </w:rPr>
        <w:t xml:space="preserve">HTHP </w:t>
      </w:r>
      <w:del w:id="435" w:author="Bunger, Andrew P" w:date="2022-09-09T09:17:00Z">
        <w:r w:rsidR="00D447E4" w:rsidRPr="006F59B8" w:rsidDel="00D301D0">
          <w:rPr>
            <w:rFonts w:ascii="Times New Roman" w:hAnsi="Times New Roman"/>
          </w:rPr>
          <w:delText>will</w:delText>
        </w:r>
        <w:r w:rsidR="00147199" w:rsidDel="00D301D0">
          <w:rPr>
            <w:rFonts w:ascii="Times New Roman" w:hAnsi="Times New Roman"/>
          </w:rPr>
          <w:delText xml:space="preserve"> definitely</w:delText>
        </w:r>
      </w:del>
      <w:ins w:id="436" w:author="Bunger, Andrew P" w:date="2022-09-09T09:17:00Z">
        <w:r w:rsidR="00D301D0">
          <w:rPr>
            <w:rFonts w:ascii="Times New Roman" w:hAnsi="Times New Roman"/>
          </w:rPr>
          <w:t>has</w:t>
        </w:r>
      </w:ins>
      <w:ins w:id="437" w:author="Bunger, Andrew P" w:date="2022-09-09T09:18:00Z">
        <w:r w:rsidR="00D301D0">
          <w:rPr>
            <w:rFonts w:ascii="Times New Roman" w:hAnsi="Times New Roman"/>
          </w:rPr>
          <w:t xml:space="preserve"> potential to</w:t>
        </w:r>
      </w:ins>
      <w:r w:rsidR="00147199">
        <w:rPr>
          <w:rFonts w:ascii="Times New Roman" w:hAnsi="Times New Roman"/>
        </w:rPr>
        <w:t xml:space="preserve"> induce a high value of pore pressure, which will </w:t>
      </w:r>
      <w:r w:rsidR="00D447E4" w:rsidRPr="006F59B8">
        <w:rPr>
          <w:rFonts w:ascii="Times New Roman" w:hAnsi="Times New Roman"/>
        </w:rPr>
        <w:t xml:space="preserve"> lower the ef</w:t>
      </w:r>
      <w:r w:rsidR="000862A1">
        <w:rPr>
          <w:rFonts w:ascii="Times New Roman" w:hAnsi="Times New Roman"/>
        </w:rPr>
        <w:t xml:space="preserve">fective stress and </w:t>
      </w:r>
      <w:ins w:id="438" w:author="Bunger, Andrew P" w:date="2022-09-09T09:18:00Z">
        <w:r w:rsidR="00D301D0">
          <w:rPr>
            <w:rFonts w:ascii="Times New Roman" w:hAnsi="Times New Roman"/>
          </w:rPr>
          <w:t xml:space="preserve">can </w:t>
        </w:r>
      </w:ins>
      <w:r w:rsidR="000862A1">
        <w:rPr>
          <w:rFonts w:ascii="Times New Roman" w:hAnsi="Times New Roman"/>
        </w:rPr>
        <w:t>even generate a t</w:t>
      </w:r>
      <w:r w:rsidR="00147199">
        <w:rPr>
          <w:rFonts w:ascii="Times New Roman" w:hAnsi="Times New Roman"/>
        </w:rPr>
        <w:t>ensile region</w:t>
      </w:r>
      <w:del w:id="439" w:author="Bunger, Andrew P" w:date="2022-09-09T09:18:00Z">
        <w:r w:rsidR="00147199" w:rsidDel="00D301D0">
          <w:rPr>
            <w:rFonts w:ascii="Times New Roman" w:hAnsi="Times New Roman"/>
          </w:rPr>
          <w:delText xml:space="preserve"> </w:delText>
        </w:r>
        <w:r w:rsidR="00B84F78" w:rsidDel="00D301D0">
          <w:rPr>
            <w:rFonts w:ascii="Times New Roman" w:hAnsi="Times New Roman"/>
          </w:rPr>
          <w:delText>as the</w:delText>
        </w:r>
        <w:r w:rsidR="00D61B32" w:rsidDel="00D301D0">
          <w:rPr>
            <w:rFonts w:ascii="Times New Roman" w:hAnsi="Times New Roman"/>
          </w:rPr>
          <w:delText xml:space="preserve"> results of pore pressure slowly diffuse inward</w:delText>
        </w:r>
      </w:del>
      <w:r w:rsidR="00D61B32">
        <w:rPr>
          <w:rFonts w:ascii="Times New Roman" w:hAnsi="Times New Roman"/>
        </w:rPr>
        <w:t xml:space="preserve">. </w:t>
      </w:r>
      <w:del w:id="440" w:author="Bunger, Andrew P" w:date="2022-09-09T09:18:00Z">
        <w:r w:rsidR="00D61B32" w:rsidDel="00D301D0">
          <w:rPr>
            <w:rFonts w:ascii="Times New Roman" w:hAnsi="Times New Roman"/>
          </w:rPr>
          <w:delText>T</w:delText>
        </w:r>
        <w:r w:rsidR="000862A1" w:rsidDel="00D301D0">
          <w:rPr>
            <w:rFonts w:ascii="Times New Roman" w:hAnsi="Times New Roman"/>
          </w:rPr>
          <w:delText xml:space="preserve">hese </w:delText>
        </w:r>
      </w:del>
      <w:ins w:id="441" w:author="Bunger, Andrew P" w:date="2022-09-09T09:18:00Z">
        <w:r w:rsidR="00D301D0">
          <w:rPr>
            <w:rFonts w:ascii="Times New Roman" w:hAnsi="Times New Roman"/>
          </w:rPr>
          <w:t>Th</w:t>
        </w:r>
        <w:r w:rsidR="00D301D0">
          <w:rPr>
            <w:rFonts w:ascii="Times New Roman" w:hAnsi="Times New Roman"/>
          </w:rPr>
          <w:t>is coupled behavior can therefore lead to cracking of the cement</w:t>
        </w:r>
      </w:ins>
      <w:ins w:id="442" w:author="Bunger, Andrew P" w:date="2022-09-09T09:19:00Z">
        <w:r w:rsidR="00D301D0">
          <w:rPr>
            <w:rFonts w:ascii="Times New Roman" w:hAnsi="Times New Roman"/>
          </w:rPr>
          <w:t xml:space="preserve">, </w:t>
        </w:r>
      </w:ins>
      <w:del w:id="443" w:author="Bunger, Andrew P" w:date="2022-09-09T09:19:00Z">
        <w:r w:rsidR="00D61B32" w:rsidDel="00D301D0">
          <w:rPr>
            <w:rFonts w:ascii="Times New Roman" w:hAnsi="Times New Roman"/>
          </w:rPr>
          <w:delText>increase</w:delText>
        </w:r>
        <w:r w:rsidR="000862A1" w:rsidDel="00D301D0">
          <w:rPr>
            <w:rFonts w:ascii="Times New Roman" w:hAnsi="Times New Roman"/>
          </w:rPr>
          <w:delText>s</w:delText>
        </w:r>
        <w:r w:rsidR="00D61B32" w:rsidDel="00D301D0">
          <w:rPr>
            <w:rFonts w:ascii="Times New Roman" w:hAnsi="Times New Roman"/>
          </w:rPr>
          <w:delText xml:space="preserve"> the possibility of inducing different kinds of failures </w:delText>
        </w:r>
        <w:r w:rsidR="000862A1" w:rsidDel="00D301D0">
          <w:rPr>
            <w:rFonts w:ascii="Times New Roman" w:hAnsi="Times New Roman"/>
          </w:rPr>
          <w:delText>in</w:delText>
        </w:r>
        <w:r w:rsidR="00D61B32" w:rsidDel="00D301D0">
          <w:rPr>
            <w:rFonts w:ascii="Times New Roman" w:hAnsi="Times New Roman"/>
          </w:rPr>
          <w:delText xml:space="preserve"> the cement </w:delText>
        </w:r>
        <w:r w:rsidR="000862A1" w:rsidDel="00D301D0">
          <w:rPr>
            <w:rFonts w:ascii="Times New Roman" w:hAnsi="Times New Roman"/>
          </w:rPr>
          <w:delText xml:space="preserve">and </w:delText>
        </w:r>
      </w:del>
      <w:r w:rsidR="000862A1">
        <w:rPr>
          <w:rFonts w:ascii="Times New Roman" w:hAnsi="Times New Roman"/>
        </w:rPr>
        <w:t>jeopardiz</w:t>
      </w:r>
      <w:del w:id="444" w:author="Bunger, Andrew P" w:date="2022-09-09T09:19:00Z">
        <w:r w:rsidR="000862A1" w:rsidDel="00D301D0">
          <w:rPr>
            <w:rFonts w:ascii="Times New Roman" w:hAnsi="Times New Roman"/>
          </w:rPr>
          <w:delText>es</w:delText>
        </w:r>
      </w:del>
      <w:ins w:id="445" w:author="Bunger, Andrew P" w:date="2022-09-09T09:19:00Z">
        <w:r w:rsidR="00D301D0">
          <w:rPr>
            <w:rFonts w:ascii="Times New Roman" w:hAnsi="Times New Roman"/>
          </w:rPr>
          <w:t>ing</w:t>
        </w:r>
      </w:ins>
      <w:r w:rsidR="000862A1">
        <w:rPr>
          <w:rFonts w:ascii="Times New Roman" w:hAnsi="Times New Roman"/>
        </w:rPr>
        <w:t xml:space="preserve"> </w:t>
      </w:r>
      <w:r w:rsidR="00D61B32">
        <w:rPr>
          <w:rFonts w:ascii="Times New Roman" w:hAnsi="Times New Roman"/>
        </w:rPr>
        <w:t>the integrity of the cementing system</w:t>
      </w:r>
      <w:del w:id="446" w:author="Bunger, Andrew P" w:date="2022-09-09T09:19:00Z">
        <w:r w:rsidR="000862A1" w:rsidDel="00D301D0">
          <w:rPr>
            <w:rFonts w:ascii="Times New Roman" w:hAnsi="Times New Roman"/>
          </w:rPr>
          <w:delText xml:space="preserve">, </w:delText>
        </w:r>
        <w:r w:rsidR="00D61B32" w:rsidDel="00D301D0">
          <w:rPr>
            <w:rFonts w:ascii="Times New Roman" w:hAnsi="Times New Roman"/>
          </w:rPr>
          <w:delText xml:space="preserve">which will cause </w:delText>
        </w:r>
      </w:del>
      <w:ins w:id="447" w:author="Bunger, Andrew P" w:date="2022-09-09T09:19:00Z">
        <w:r w:rsidR="00D301D0">
          <w:rPr>
            <w:rFonts w:ascii="Times New Roman" w:hAnsi="Times New Roman"/>
          </w:rPr>
          <w:t xml:space="preserve"> with the potential to trigger </w:t>
        </w:r>
      </w:ins>
      <w:del w:id="448" w:author="Bunger, Andrew P" w:date="2022-09-09T09:19:00Z">
        <w:r w:rsidR="00D61B32" w:rsidDel="00D301D0">
          <w:rPr>
            <w:rFonts w:ascii="Times New Roman" w:hAnsi="Times New Roman"/>
          </w:rPr>
          <w:delText>more severe</w:delText>
        </w:r>
      </w:del>
      <w:ins w:id="449" w:author="Bunger, Andrew P" w:date="2022-09-09T09:19:00Z">
        <w:r w:rsidR="00D301D0">
          <w:rPr>
            <w:rFonts w:ascii="Times New Roman" w:hAnsi="Times New Roman"/>
          </w:rPr>
          <w:t>unwanted</w:t>
        </w:r>
      </w:ins>
      <w:r w:rsidR="00D61B32">
        <w:rPr>
          <w:rFonts w:ascii="Times New Roman" w:hAnsi="Times New Roman"/>
        </w:rPr>
        <w:t xml:space="preserve"> </w:t>
      </w:r>
      <w:r w:rsidR="000862A1">
        <w:rPr>
          <w:rFonts w:ascii="Times New Roman" w:hAnsi="Times New Roman"/>
        </w:rPr>
        <w:t>con</w:t>
      </w:r>
      <w:r w:rsidR="00D61B32">
        <w:rPr>
          <w:rFonts w:ascii="Times New Roman" w:hAnsi="Times New Roman"/>
        </w:rPr>
        <w:t xml:space="preserve">sequences. </w:t>
      </w:r>
    </w:p>
    <w:p w14:paraId="08ACDF50" w14:textId="125F4F90" w:rsidR="00A02BD8" w:rsidRDefault="003D4F81" w:rsidP="002041EA">
      <w:pPr>
        <w:jc w:val="center"/>
      </w:pPr>
      <w:r>
        <w:rPr>
          <w:noProof/>
        </w:rPr>
        <w:drawing>
          <wp:inline distT="0" distB="0" distL="0" distR="0" wp14:anchorId="6D7C0773" wp14:editId="07C33758">
            <wp:extent cx="4440326" cy="3992498"/>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3"/>
                    <a:stretch>
                      <a:fillRect/>
                    </a:stretch>
                  </pic:blipFill>
                  <pic:spPr>
                    <a:xfrm>
                      <a:off x="0" y="0"/>
                      <a:ext cx="4443483" cy="3995337"/>
                    </a:xfrm>
                    <a:prstGeom prst="rect">
                      <a:avLst/>
                    </a:prstGeom>
                  </pic:spPr>
                </pic:pic>
              </a:graphicData>
            </a:graphic>
          </wp:inline>
        </w:drawing>
      </w:r>
    </w:p>
    <w:p w14:paraId="6AFFBBA1" w14:textId="5B296FF3" w:rsidR="00A02BD8" w:rsidRPr="00A6117B" w:rsidRDefault="0051708D" w:rsidP="00A95FAA">
      <w:pPr>
        <w:adjustRightInd w:val="0"/>
        <w:snapToGrid w:val="0"/>
        <w:jc w:val="center"/>
        <w:rPr>
          <w:rFonts w:ascii="Times New Roman" w:hAnsi="Times New Roman"/>
        </w:rPr>
      </w:pPr>
      <w:r>
        <w:rPr>
          <w:rFonts w:ascii="Times New Roman" w:hAnsi="Times New Roman"/>
        </w:rPr>
        <w:t>Figure 8</w:t>
      </w:r>
      <w:r w:rsidR="00A02BD8" w:rsidRPr="00A6117B">
        <w:rPr>
          <w:rFonts w:ascii="Times New Roman" w:hAnsi="Times New Roman"/>
        </w:rPr>
        <w:t xml:space="preserve">. </w:t>
      </w:r>
      <w:r w:rsidR="00107A49">
        <w:rPr>
          <w:rFonts w:ascii="Times New Roman" w:hAnsi="Times New Roman"/>
        </w:rPr>
        <w:t>E</w:t>
      </w:r>
      <w:r w:rsidR="00A02BD8" w:rsidRPr="00A6117B">
        <w:rPr>
          <w:rFonts w:ascii="Times New Roman" w:hAnsi="Times New Roman"/>
        </w:rPr>
        <w:t xml:space="preserve">ffective </w:t>
      </w:r>
      <w:r w:rsidR="00071CC5">
        <w:rPr>
          <w:rFonts w:ascii="Times New Roman" w:hAnsi="Times New Roman"/>
        </w:rPr>
        <w:t xml:space="preserve">radial </w:t>
      </w:r>
      <w:r w:rsidR="00A02BD8" w:rsidRPr="00A6117B">
        <w:rPr>
          <w:rFonts w:ascii="Times New Roman" w:hAnsi="Times New Roman"/>
        </w:rPr>
        <w:t>stress</w:t>
      </w:r>
      <w:r w:rsidR="001F6E5E">
        <w:rPr>
          <w:rFonts w:ascii="Times New Roman" w:hAnsi="Times New Roman"/>
        </w:rPr>
        <w:t xml:space="preserve"> of cement</w:t>
      </w:r>
      <w:del w:id="450" w:author="Bunger, Andrew P" w:date="2022-09-09T09:19:00Z">
        <w:r w:rsidR="00A6117B" w:rsidDel="009B106D">
          <w:rPr>
            <w:rFonts w:ascii="Times New Roman" w:hAnsi="Times New Roman"/>
          </w:rPr>
          <w:delText xml:space="preserve"> </w:delText>
        </w:r>
      </w:del>
      <w:ins w:id="451" w:author="Bunger, Andrew P" w:date="2022-09-09T09:20:00Z">
        <w:r w:rsidR="009B106D">
          <w:rPr>
            <w:rFonts w:ascii="Times New Roman" w:hAnsi="Times New Roman"/>
          </w:rPr>
          <w:t>, with tension positive</w:t>
        </w:r>
      </w:ins>
      <w:del w:id="452" w:author="Bunger, Andrew P" w:date="2022-09-09T09:19:00Z">
        <w:r w:rsidR="00A6117B" w:rsidDel="009B106D">
          <w:rPr>
            <w:rFonts w:ascii="Times New Roman" w:hAnsi="Times New Roman"/>
          </w:rPr>
          <w:delText>under the conditions of</w:delText>
        </w:r>
        <w:r w:rsidR="00A95FAA" w:rsidDel="009B106D">
          <w:rPr>
            <w:rFonts w:ascii="Times New Roman" w:hAnsi="Times New Roman"/>
          </w:rPr>
          <w:delText xml:space="preserve"> HTHP</w:delText>
        </w:r>
      </w:del>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r w:rsidR="00A95FAA">
        <w:rPr>
          <w:rFonts w:ascii="Times New Roman" w:hAnsi="Times New Roman"/>
        </w:rPr>
        <w:t xml:space="preserve"> </w:t>
      </w:r>
      <w:r w:rsidR="001F6E5E">
        <w:rPr>
          <w:rFonts w:ascii="Times New Roman" w:hAnsi="Times New Roman"/>
        </w:rPr>
        <w:t>(</w:t>
      </w:r>
      <w:commentRangeStart w:id="453"/>
      <w:r w:rsidR="001F6E5E">
        <w:rPr>
          <w:rFonts w:ascii="Times New Roman" w:hAnsi="Times New Roman"/>
        </w:rPr>
        <w:t>boundary conditions and input values of each parameter are stated a</w:t>
      </w:r>
      <w:r w:rsidR="00D61B32">
        <w:rPr>
          <w:rFonts w:ascii="Times New Roman" w:hAnsi="Times New Roman"/>
        </w:rPr>
        <w:t>t the beginning of this section</w:t>
      </w:r>
      <w:r w:rsidR="001F6E5E">
        <w:rPr>
          <w:rFonts w:ascii="Times New Roman" w:hAnsi="Times New Roman"/>
        </w:rPr>
        <w:t>)</w:t>
      </w:r>
      <w:ins w:id="454" w:author="Bunger, Andrew P" w:date="2022-09-09T09:20:00Z">
        <w:r w:rsidR="009B106D">
          <w:rPr>
            <w:rFonts w:ascii="Times New Roman" w:hAnsi="Times New Roman"/>
          </w:rPr>
          <w:t>.</w:t>
        </w:r>
      </w:ins>
      <w:commentRangeEnd w:id="453"/>
      <w:ins w:id="455" w:author="Bunger, Andrew P" w:date="2022-09-09T09:21:00Z">
        <w:r w:rsidR="009B106D">
          <w:rPr>
            <w:rStyle w:val="CommentReference"/>
          </w:rPr>
          <w:commentReference w:id="453"/>
        </w:r>
      </w:ins>
    </w:p>
    <w:p w14:paraId="6FCDF8D6" w14:textId="77777777" w:rsidR="003E1AAB" w:rsidRDefault="003E1AAB"/>
    <w:p w14:paraId="65B9A03D" w14:textId="30D7717C" w:rsidR="003A6AA5" w:rsidRPr="003A6AA5" w:rsidRDefault="003A6AA5" w:rsidP="003A6AA5">
      <w:pPr>
        <w:pStyle w:val="Paper"/>
      </w:pPr>
      <w:r w:rsidRPr="003A6AA5">
        <w:t xml:space="preserve">5. </w:t>
      </w:r>
      <w:r>
        <w:t>Pairwise Bivariate Analysis and Dimensional Analysis</w:t>
      </w:r>
    </w:p>
    <w:p w14:paraId="2DE5CEE0" w14:textId="44BE6184" w:rsidR="00DF5422" w:rsidRDefault="00D10CC1" w:rsidP="00BA2861">
      <w:pPr>
        <w:spacing w:line="360" w:lineRule="auto"/>
        <w:jc w:val="both"/>
        <w:rPr>
          <w:rFonts w:ascii="Times New Roman" w:hAnsi="Times New Roman"/>
        </w:rPr>
      </w:pPr>
      <w:r>
        <w:rPr>
          <w:rFonts w:ascii="Times New Roman" w:hAnsi="Times New Roman"/>
        </w:rPr>
        <w:tab/>
      </w:r>
      <w:del w:id="456" w:author="Bunger, Andrew P" w:date="2022-09-08T18:05:00Z">
        <w:r w:rsidRPr="006F59B8" w:rsidDel="00EB0341">
          <w:rPr>
            <w:rFonts w:ascii="Times New Roman" w:hAnsi="Times New Roman"/>
          </w:rPr>
          <w:delText>I</w:delText>
        </w:r>
        <w:r w:rsidR="000862A1" w:rsidDel="00EB0341">
          <w:rPr>
            <w:rFonts w:ascii="Times New Roman" w:hAnsi="Times New Roman"/>
          </w:rPr>
          <w:delText xml:space="preserve">t is worth </w:delText>
        </w:r>
        <w:r w:rsidRPr="006F59B8" w:rsidDel="00EB0341">
          <w:rPr>
            <w:rFonts w:ascii="Times New Roman" w:hAnsi="Times New Roman"/>
          </w:rPr>
          <w:delText>mention</w:delText>
        </w:r>
        <w:r w:rsidR="000862A1" w:rsidDel="00EB0341">
          <w:rPr>
            <w:rFonts w:ascii="Times New Roman" w:hAnsi="Times New Roman"/>
          </w:rPr>
          <w:delText>ing</w:delText>
        </w:r>
        <w:r w:rsidRPr="006F59B8" w:rsidDel="00EB0341">
          <w:rPr>
            <w:rFonts w:ascii="Times New Roman" w:hAnsi="Times New Roman"/>
          </w:rPr>
          <w:delText xml:space="preserve"> that </w:delText>
        </w:r>
        <w:r w:rsidDel="00EB0341">
          <w:rPr>
            <w:rFonts w:ascii="Times New Roman" w:hAnsi="Times New Roman"/>
          </w:rPr>
          <w:delText>the</w:delText>
        </w:r>
      </w:del>
      <w:ins w:id="457" w:author="Bunger, Andrew P" w:date="2022-09-08T18:05:00Z">
        <w:r w:rsidR="00EB0341">
          <w:rPr>
            <w:rFonts w:ascii="Times New Roman" w:hAnsi="Times New Roman"/>
          </w:rPr>
          <w:t>The</w:t>
        </w:r>
      </w:ins>
      <w:r>
        <w:rPr>
          <w:rFonts w:ascii="Times New Roman" w:hAnsi="Times New Roman"/>
        </w:rPr>
        <w:t xml:space="preserve"> system behaviors discussed </w:t>
      </w:r>
      <w:del w:id="458" w:author="Bunger, Andrew P" w:date="2022-09-09T09:21:00Z">
        <w:r w:rsidDel="00276048">
          <w:rPr>
            <w:rFonts w:ascii="Times New Roman" w:hAnsi="Times New Roman"/>
          </w:rPr>
          <w:delText>in the last section</w:delText>
        </w:r>
        <w:r w:rsidRPr="006F59B8" w:rsidDel="00276048">
          <w:rPr>
            <w:rFonts w:ascii="Times New Roman" w:hAnsi="Times New Roman"/>
          </w:rPr>
          <w:delText xml:space="preserve"> </w:delText>
        </w:r>
      </w:del>
      <w:ins w:id="459" w:author="Bunger, Andrew P" w:date="2022-09-09T09:21:00Z">
        <w:r w:rsidR="00276048">
          <w:rPr>
            <w:rFonts w:ascii="Times New Roman" w:hAnsi="Times New Roman"/>
          </w:rPr>
          <w:t xml:space="preserve">so far </w:t>
        </w:r>
      </w:ins>
      <w:r w:rsidRPr="006F59B8">
        <w:rPr>
          <w:rFonts w:ascii="Times New Roman" w:hAnsi="Times New Roman"/>
        </w:rPr>
        <w:t>d</w:t>
      </w:r>
      <w:r w:rsidR="000862A1">
        <w:rPr>
          <w:rFonts w:ascii="Times New Roman" w:hAnsi="Times New Roman"/>
        </w:rPr>
        <w:t>epend</w:t>
      </w:r>
      <w:r w:rsidRPr="006F59B8">
        <w:rPr>
          <w:rFonts w:ascii="Times New Roman" w:hAnsi="Times New Roman"/>
        </w:rPr>
        <w:t xml:space="preserve"> on the different values of input parameters and the mutual interaction</w:t>
      </w:r>
      <w:ins w:id="460" w:author="Bunger, Andrew P" w:date="2022-09-09T09:22:00Z">
        <w:r w:rsidR="00276048">
          <w:rPr>
            <w:rFonts w:ascii="Times New Roman" w:hAnsi="Times New Roman"/>
          </w:rPr>
          <w:t>s of the physical processes they determine</w:t>
        </w:r>
      </w:ins>
      <w:del w:id="461" w:author="Bunger, Andrew P" w:date="2022-09-09T09:22:00Z">
        <w:r w:rsidRPr="006F59B8" w:rsidDel="00276048">
          <w:rPr>
            <w:rFonts w:ascii="Times New Roman" w:hAnsi="Times New Roman"/>
          </w:rPr>
          <w:delText xml:space="preserve"> and group effect among them</w:delText>
        </w:r>
      </w:del>
      <w:r w:rsidRPr="006F59B8">
        <w:rPr>
          <w:rFonts w:ascii="Times New Roman" w:hAnsi="Times New Roman"/>
        </w:rPr>
        <w:t xml:space="preserve">. If some of these parameters </w:t>
      </w:r>
      <w:r w:rsidR="002A31AE">
        <w:rPr>
          <w:rFonts w:ascii="Times New Roman" w:hAnsi="Times New Roman"/>
        </w:rPr>
        <w:t xml:space="preserve">take on </w:t>
      </w:r>
      <w:r w:rsidRPr="006F59B8">
        <w:rPr>
          <w:rFonts w:ascii="Times New Roman" w:hAnsi="Times New Roman"/>
        </w:rPr>
        <w:t xml:space="preserve">different </w:t>
      </w:r>
      <w:r w:rsidRPr="006F59B8">
        <w:rPr>
          <w:rFonts w:ascii="Times New Roman" w:hAnsi="Times New Roman"/>
        </w:rPr>
        <w:lastRenderedPageBreak/>
        <w:t xml:space="preserve">values, the results can be much different. </w:t>
      </w:r>
      <w:r>
        <w:rPr>
          <w:rFonts w:ascii="Times New Roman" w:hAnsi="Times New Roman"/>
        </w:rPr>
        <w:t xml:space="preserve">Thus, </w:t>
      </w:r>
      <w:ins w:id="462" w:author="Bunger, Andrew P" w:date="2022-09-09T09:22:00Z">
        <w:r w:rsidR="00276048">
          <w:rPr>
            <w:rFonts w:ascii="Times New Roman" w:hAnsi="Times New Roman"/>
          </w:rPr>
          <w:t>it is important to investigate the potential prevalence of the high pore pressure generation and its associated genera</w:t>
        </w:r>
      </w:ins>
      <w:ins w:id="463" w:author="Bunger, Andrew P" w:date="2022-09-09T09:23:00Z">
        <w:r w:rsidR="00276048">
          <w:rPr>
            <w:rFonts w:ascii="Times New Roman" w:hAnsi="Times New Roman"/>
          </w:rPr>
          <w:t xml:space="preserve">tion of tensile effective stress. </w:t>
        </w:r>
      </w:ins>
      <w:del w:id="464" w:author="Bunger, Andrew P" w:date="2022-09-09T09:23:00Z">
        <w:r w:rsidDel="00276048">
          <w:rPr>
            <w:rFonts w:ascii="Times New Roman" w:hAnsi="Times New Roman"/>
          </w:rPr>
          <w:delText>t</w:delText>
        </w:r>
        <w:r w:rsidRPr="006F59B8" w:rsidDel="00276048">
          <w:rPr>
            <w:rFonts w:ascii="Times New Roman" w:hAnsi="Times New Roman"/>
          </w:rPr>
          <w:delText xml:space="preserve">hese </w:delText>
        </w:r>
        <w:r w:rsidR="007C3E2C" w:rsidDel="00276048">
          <w:rPr>
            <w:rFonts w:ascii="Times New Roman" w:hAnsi="Times New Roman"/>
          </w:rPr>
          <w:delText xml:space="preserve">phenomena </w:delText>
        </w:r>
        <w:r w:rsidRPr="006F59B8" w:rsidDel="00276048">
          <w:rPr>
            <w:rFonts w:ascii="Times New Roman" w:hAnsi="Times New Roman"/>
          </w:rPr>
          <w:delText xml:space="preserve">will be investigated and discussed in </w:delText>
        </w:r>
        <w:r w:rsidDel="00276048">
          <w:rPr>
            <w:rFonts w:ascii="Times New Roman" w:hAnsi="Times New Roman"/>
          </w:rPr>
          <w:delText xml:space="preserve">this </w:delText>
        </w:r>
        <w:r w:rsidRPr="006F59B8" w:rsidDel="00276048">
          <w:rPr>
            <w:rFonts w:ascii="Times New Roman" w:hAnsi="Times New Roman"/>
          </w:rPr>
          <w:delText>section.</w:delText>
        </w:r>
        <w:r w:rsidR="00BA2861" w:rsidDel="00276048">
          <w:rPr>
            <w:rFonts w:ascii="Times New Roman" w:hAnsi="Times New Roman"/>
          </w:rPr>
          <w:delText xml:space="preserve"> </w:delText>
        </w:r>
      </w:del>
      <w:r w:rsidR="00A56081">
        <w:rPr>
          <w:rFonts w:ascii="Times New Roman" w:hAnsi="Times New Roman"/>
        </w:rPr>
        <w:t xml:space="preserve">The analysis </w:t>
      </w:r>
      <w:r w:rsidR="002A31AE">
        <w:rPr>
          <w:rFonts w:ascii="Times New Roman" w:hAnsi="Times New Roman"/>
        </w:rPr>
        <w:t xml:space="preserve">starts </w:t>
      </w:r>
      <w:r w:rsidR="00D61B32">
        <w:rPr>
          <w:rFonts w:ascii="Times New Roman" w:hAnsi="Times New Roman"/>
        </w:rPr>
        <w:t xml:space="preserve">with assigning values </w:t>
      </w:r>
      <w:ins w:id="465" w:author="Bunger, Andrew P" w:date="2022-09-09T09:23:00Z">
        <w:r w:rsidR="00276048">
          <w:rPr>
            <w:rFonts w:ascii="Times New Roman" w:hAnsi="Times New Roman"/>
          </w:rPr>
          <w:t xml:space="preserve">at random to each parameter </w:t>
        </w:r>
      </w:ins>
      <w:del w:id="466" w:author="Bunger, Andrew P" w:date="2022-09-09T09:23:00Z">
        <w:r w:rsidR="00D61B32" w:rsidDel="00276048">
          <w:rPr>
            <w:rFonts w:ascii="Times New Roman" w:hAnsi="Times New Roman"/>
          </w:rPr>
          <w:delText>(</w:delText>
        </w:r>
      </w:del>
      <w:r w:rsidR="00D61B32">
        <w:rPr>
          <w:rFonts w:ascii="Times New Roman" w:hAnsi="Times New Roman"/>
        </w:rPr>
        <w:t>within a certain range</w:t>
      </w:r>
      <w:ins w:id="467" w:author="Bunger, Andrew P" w:date="2022-09-09T09:23:00Z">
        <w:r w:rsidR="00276048">
          <w:rPr>
            <w:rFonts w:ascii="Times New Roman" w:hAnsi="Times New Roman"/>
          </w:rPr>
          <w:t xml:space="preserve">, as </w:t>
        </w:r>
      </w:ins>
      <w:del w:id="468" w:author="Bunger, Andrew P" w:date="2022-09-09T09:23:00Z">
        <w:r w:rsidR="00D61B32" w:rsidDel="00276048">
          <w:rPr>
            <w:rFonts w:ascii="Times New Roman" w:hAnsi="Times New Roman"/>
          </w:rPr>
          <w:delText xml:space="preserve"> that </w:delText>
        </w:r>
        <w:r w:rsidR="002A31AE" w:rsidDel="00276048">
          <w:rPr>
            <w:rFonts w:ascii="Times New Roman" w:hAnsi="Times New Roman"/>
          </w:rPr>
          <w:delText xml:space="preserve">is </w:delText>
        </w:r>
      </w:del>
      <w:r w:rsidR="00D61B32">
        <w:rPr>
          <w:rFonts w:ascii="Times New Roman" w:hAnsi="Times New Roman"/>
        </w:rPr>
        <w:t>summarized in Table 2</w:t>
      </w:r>
      <w:r w:rsidR="002D17FC">
        <w:rPr>
          <w:rFonts w:ascii="Times New Roman" w:hAnsi="Times New Roman"/>
        </w:rPr>
        <w:t xml:space="preserve"> in Appendix A</w:t>
      </w:r>
      <w:del w:id="469" w:author="Bunger, Andrew P" w:date="2022-09-09T09:24:00Z">
        <w:r w:rsidR="00D61B32" w:rsidDel="00007F08">
          <w:rPr>
            <w:rFonts w:ascii="Times New Roman" w:hAnsi="Times New Roman"/>
          </w:rPr>
          <w:delText xml:space="preserve">) </w:delText>
        </w:r>
        <w:r w:rsidR="00A56081" w:rsidDel="00007F08">
          <w:rPr>
            <w:rFonts w:ascii="Times New Roman" w:hAnsi="Times New Roman"/>
          </w:rPr>
          <w:delText>to</w:delText>
        </w:r>
      </w:del>
      <w:ins w:id="470" w:author="Bunger, Andrew P" w:date="2022-09-09T09:24:00Z">
        <w:r w:rsidR="00007F08">
          <w:rPr>
            <w:rFonts w:ascii="Times New Roman" w:hAnsi="Times New Roman"/>
          </w:rPr>
          <w:t xml:space="preserve">. </w:t>
        </w:r>
      </w:ins>
      <w:r w:rsidR="00A56081">
        <w:rPr>
          <w:rFonts w:ascii="Times New Roman" w:hAnsi="Times New Roman"/>
        </w:rPr>
        <w:t xml:space="preserve"> </w:t>
      </w:r>
      <w:del w:id="471" w:author="Bunger, Andrew P" w:date="2022-09-09T09:24:00Z">
        <w:r w:rsidR="00A56081" w:rsidDel="00007F08">
          <w:rPr>
            <w:rFonts w:ascii="Times New Roman" w:hAnsi="Times New Roman"/>
          </w:rPr>
          <w:delText>each parameter by the Monte Carlo method</w:delText>
        </w:r>
        <w:r w:rsidR="002A31AE" w:rsidDel="00007F08">
          <w:rPr>
            <w:rFonts w:ascii="Times New Roman" w:hAnsi="Times New Roman"/>
          </w:rPr>
          <w:delText>,</w:delText>
        </w:r>
        <w:r w:rsidR="009051F6" w:rsidDel="00007F08">
          <w:rPr>
            <w:rFonts w:ascii="Times New Roman" w:hAnsi="Times New Roman"/>
          </w:rPr>
          <w:delText xml:space="preserve"> </w:delText>
        </w:r>
        <w:r w:rsidR="00A56081" w:rsidDel="00007F08">
          <w:rPr>
            <w:rFonts w:ascii="Times New Roman" w:hAnsi="Times New Roman"/>
          </w:rPr>
          <w:delText xml:space="preserve">which is </w:delText>
        </w:r>
        <w:r w:rsidR="002A31AE" w:rsidDel="00007F08">
          <w:rPr>
            <w:rFonts w:ascii="Times New Roman" w:hAnsi="Times New Roman"/>
          </w:rPr>
          <w:delText xml:space="preserve">a </w:delText>
        </w:r>
        <w:r w:rsidR="00A56081" w:rsidDel="00007F08">
          <w:rPr>
            <w:rFonts w:ascii="Times New Roman" w:hAnsi="Times New Roman"/>
          </w:rPr>
          <w:delText>class of te</w:delText>
        </w:r>
        <w:r w:rsidR="004848C1" w:rsidDel="00007F08">
          <w:rPr>
            <w:rFonts w:ascii="Times New Roman" w:hAnsi="Times New Roman"/>
          </w:rPr>
          <w:delText xml:space="preserve">chniques for randomly sampling </w:delText>
        </w:r>
        <w:r w:rsidR="004848C1" w:rsidDel="00007F08">
          <w:rPr>
            <w:rFonts w:ascii="Times New Roman" w:hAnsi="Times New Roman"/>
          </w:rPr>
          <w:fldChar w:fldCharType="begin"/>
        </w:r>
        <w:r w:rsidR="004848C1" w:rsidDel="00007F08">
          <w:rPr>
            <w:rFonts w:ascii="Times New Roman" w:hAnsi="Times New Roman"/>
          </w:rPr>
          <w:delInstrText xml:space="preserve"> ADDIN EN.CITE &lt;EndNote&gt;&lt;Cite&gt;&lt;Author&gt;Shapiro&lt;/Author&gt;&lt;Year&gt;2003&lt;/Year&gt;&lt;RecNum&gt;96&lt;/RecNum&gt;&lt;DisplayText&gt;(Shapiro, 2003)&lt;/DisplayText&gt;&lt;record&gt;&lt;rec-number&gt;96&lt;/rec-number&gt;&lt;foreign-keys&gt;&lt;key app="EN" db-id="xrt0eexxkfpstqer0xlvs2vzff2w2rveftf9" timestamp="1652838551"&gt;96&lt;/key&gt;&lt;/foreign-keys&gt;&lt;ref-type name="Journal Article"&gt;17&lt;/ref-type&gt;&lt;contributors&gt;&lt;authors&gt;&lt;author&gt;Shapiro, Alexander&lt;/author&gt;&lt;/authors&gt;&lt;/contributors&gt;&lt;titles&gt;&lt;title&gt;Monte Carlo sampling methods&lt;/title&gt;&lt;secondary-title&gt;Handbooks in operations research and management science&lt;/secondary-title&gt;&lt;/titles&gt;&lt;periodical&gt;&lt;full-title&gt;Handbooks in operations research and management science&lt;/full-title&gt;&lt;/periodical&gt;&lt;pages&gt;353-425&lt;/pages&gt;&lt;volume&gt;10&lt;/volume&gt;&lt;dates&gt;&lt;year&gt;2003&lt;/year&gt;&lt;/dates&gt;&lt;isbn&gt;0927-0507&lt;/isbn&gt;&lt;urls&gt;&lt;/urls&gt;&lt;/record&gt;&lt;/Cite&gt;&lt;/EndNote&gt;</w:delInstrText>
        </w:r>
        <w:r w:rsidR="004848C1" w:rsidDel="00007F08">
          <w:rPr>
            <w:rFonts w:ascii="Times New Roman" w:hAnsi="Times New Roman"/>
          </w:rPr>
          <w:fldChar w:fldCharType="separate"/>
        </w:r>
        <w:r w:rsidR="004848C1" w:rsidDel="00007F08">
          <w:rPr>
            <w:rFonts w:ascii="Times New Roman" w:hAnsi="Times New Roman"/>
          </w:rPr>
          <w:delText>(Shapiro, 2003)</w:delText>
        </w:r>
        <w:r w:rsidR="004848C1" w:rsidDel="00007F08">
          <w:rPr>
            <w:rFonts w:ascii="Times New Roman" w:hAnsi="Times New Roman"/>
          </w:rPr>
          <w:fldChar w:fldCharType="end"/>
        </w:r>
        <w:r w:rsidR="00A56081" w:rsidDel="00007F08">
          <w:rPr>
            <w:rFonts w:ascii="Times New Roman" w:hAnsi="Times New Roman"/>
          </w:rPr>
          <w:delText>. Then</w:delText>
        </w:r>
        <w:r w:rsidR="002A31AE" w:rsidDel="00007F08">
          <w:rPr>
            <w:rFonts w:ascii="Times New Roman" w:hAnsi="Times New Roman"/>
          </w:rPr>
          <w:delText xml:space="preserve">, </w:delText>
        </w:r>
      </w:del>
      <w:ins w:id="472" w:author="Bunger, Andrew P" w:date="2022-09-09T09:25:00Z">
        <w:r w:rsidR="00007F08">
          <w:rPr>
            <w:rFonts w:ascii="Times New Roman" w:hAnsi="Times New Roman"/>
          </w:rPr>
          <w:t>O</w:t>
        </w:r>
      </w:ins>
      <w:del w:id="473" w:author="Bunger, Andrew P" w:date="2022-09-09T09:24:00Z">
        <w:r w:rsidR="002A31AE" w:rsidRPr="002A31AE" w:rsidDel="00007F08">
          <w:rPr>
            <w:rFonts w:ascii="Times New Roman" w:hAnsi="Times New Roman"/>
          </w:rPr>
          <w:delText>o</w:delText>
        </w:r>
      </w:del>
      <w:r w:rsidR="002A31AE" w:rsidRPr="002A31AE">
        <w:rPr>
          <w:rFonts w:ascii="Times New Roman" w:hAnsi="Times New Roman"/>
        </w:rPr>
        <w:t>nce these variables have been given values</w:t>
      </w:r>
      <w:ins w:id="474" w:author="Bunger, Andrew P" w:date="2022-09-09T09:25:00Z">
        <w:r w:rsidR="00007F08">
          <w:rPr>
            <w:rFonts w:ascii="Times New Roman" w:hAnsi="Times New Roman"/>
          </w:rPr>
          <w:t xml:space="preserve"> according to this Monte Carlo approach</w:t>
        </w:r>
      </w:ins>
      <w:r w:rsidR="002A31AE" w:rsidRPr="002A31AE">
        <w:rPr>
          <w:rFonts w:ascii="Times New Roman" w:hAnsi="Times New Roman"/>
        </w:rPr>
        <w:t xml:space="preserve">, they </w:t>
      </w:r>
      <w:del w:id="475" w:author="Bunger, Andrew P" w:date="2022-09-09T09:25:00Z">
        <w:r w:rsidR="002A31AE" w:rsidRPr="002A31AE" w:rsidDel="00007F08">
          <w:rPr>
            <w:rFonts w:ascii="Times New Roman" w:hAnsi="Times New Roman"/>
          </w:rPr>
          <w:delText>will be</w:delText>
        </w:r>
      </w:del>
      <w:ins w:id="476" w:author="Bunger, Andrew P" w:date="2022-09-09T09:25:00Z">
        <w:r w:rsidR="00007F08">
          <w:rPr>
            <w:rFonts w:ascii="Times New Roman" w:hAnsi="Times New Roman"/>
          </w:rPr>
          <w:t>are</w:t>
        </w:r>
      </w:ins>
      <w:r w:rsidR="002A31AE">
        <w:rPr>
          <w:rFonts w:ascii="Times New Roman" w:hAnsi="Times New Roman"/>
        </w:rPr>
        <w:t xml:space="preserve"> </w:t>
      </w:r>
      <w:r w:rsidR="00A56081">
        <w:rPr>
          <w:rFonts w:ascii="Times New Roman" w:hAnsi="Times New Roman"/>
        </w:rPr>
        <w:t xml:space="preserve">substituted into the </w:t>
      </w:r>
      <w:ins w:id="477" w:author="Bunger, Andrew P" w:date="2022-09-09T10:58:00Z">
        <w:r w:rsidR="00E9695A">
          <w:rPr>
            <w:rFonts w:ascii="Times New Roman" w:hAnsi="Times New Roman"/>
          </w:rPr>
          <w:t>semi-analytical solution and a new</w:t>
        </w:r>
      </w:ins>
      <w:ins w:id="478" w:author="Bunger, Andrew P" w:date="2022-09-09T10:59:00Z">
        <w:r w:rsidR="00E9695A">
          <w:rPr>
            <w:rFonts w:ascii="Times New Roman" w:hAnsi="Times New Roman"/>
          </w:rPr>
          <w:t xml:space="preserve"> solution is thus computed. For each solution, the most tensile effective radial stress at any location and any time is extracted from the data and then used to classify the case as “tensile” or “compressive”. </w:t>
        </w:r>
      </w:ins>
      <w:del w:id="479" w:author="Bunger, Andrew P" w:date="2022-09-09T11:00:00Z">
        <w:r w:rsidR="00A56081" w:rsidDel="00E9695A">
          <w:rPr>
            <w:rFonts w:ascii="Times New Roman" w:hAnsi="Times New Roman"/>
          </w:rPr>
          <w:delText>constitutive equations and loading decomposition p</w:delText>
        </w:r>
        <w:r w:rsidR="002A31AE" w:rsidDel="00E9695A">
          <w:rPr>
            <w:rFonts w:ascii="Times New Roman" w:hAnsi="Times New Roman"/>
          </w:rPr>
          <w:delText xml:space="preserve">rocedures </w:delText>
        </w:r>
        <w:r w:rsidR="00A56081" w:rsidDel="00E9695A">
          <w:rPr>
            <w:rFonts w:ascii="Times New Roman" w:hAnsi="Times New Roman"/>
          </w:rPr>
          <w:delText>discussed previously</w:delText>
        </w:r>
        <w:r w:rsidR="004848C1" w:rsidDel="00E9695A">
          <w:rPr>
            <w:rFonts w:ascii="Times New Roman" w:hAnsi="Times New Roman"/>
          </w:rPr>
          <w:delText xml:space="preserve"> </w:delText>
        </w:r>
        <w:r w:rsidR="00D4771D" w:rsidDel="00E9695A">
          <w:rPr>
            <w:rFonts w:ascii="Times New Roman" w:hAnsi="Times New Roman"/>
          </w:rPr>
          <w:delText>to obtain</w:delText>
        </w:r>
        <w:r w:rsidR="004848C1" w:rsidDel="00E9695A">
          <w:rPr>
            <w:rFonts w:ascii="Times New Roman" w:hAnsi="Times New Roman"/>
          </w:rPr>
          <w:delText xml:space="preserve"> the effective radial stress, which </w:delText>
        </w:r>
        <w:r w:rsidR="007720AC" w:rsidDel="00E9695A">
          <w:rPr>
            <w:rFonts w:ascii="Times New Roman" w:hAnsi="Times New Roman"/>
          </w:rPr>
          <w:delText>will be categorized into tensile and compressive groups.</w:delText>
        </w:r>
        <w:r w:rsidR="004848C1" w:rsidDel="00E9695A">
          <w:rPr>
            <w:rFonts w:ascii="Times New Roman" w:hAnsi="Times New Roman"/>
          </w:rPr>
          <w:delText xml:space="preserve"> </w:delText>
        </w:r>
      </w:del>
      <w:r w:rsidR="004848C1">
        <w:rPr>
          <w:rFonts w:ascii="Times New Roman" w:hAnsi="Times New Roman"/>
        </w:rPr>
        <w:t>The details of the a</w:t>
      </w:r>
      <w:r w:rsidR="002A31AE">
        <w:rPr>
          <w:rFonts w:ascii="Times New Roman" w:hAnsi="Times New Roman"/>
        </w:rPr>
        <w:t>bove-</w:t>
      </w:r>
      <w:r w:rsidR="004848C1">
        <w:rPr>
          <w:rFonts w:ascii="Times New Roman" w:hAnsi="Times New Roman"/>
        </w:rPr>
        <w:t>mentioned procedures are summarized in</w:t>
      </w:r>
      <w:r w:rsidR="002A31AE">
        <w:rPr>
          <w:rFonts w:ascii="Times New Roman" w:hAnsi="Times New Roman"/>
        </w:rPr>
        <w:t xml:space="preserve"> the</w:t>
      </w:r>
      <w:r w:rsidR="004848C1">
        <w:rPr>
          <w:rFonts w:ascii="Times New Roman" w:hAnsi="Times New Roman"/>
        </w:rPr>
        <w:t xml:space="preserve"> </w:t>
      </w:r>
      <w:r w:rsidR="00D4771D">
        <w:rPr>
          <w:rFonts w:ascii="Times New Roman" w:hAnsi="Times New Roman"/>
        </w:rPr>
        <w:t xml:space="preserve">flowchart in </w:t>
      </w:r>
      <w:r w:rsidR="004848C1">
        <w:rPr>
          <w:rFonts w:ascii="Times New Roman" w:hAnsi="Times New Roman"/>
        </w:rPr>
        <w:t xml:space="preserve">Figure </w:t>
      </w:r>
      <w:r w:rsidR="00201B72">
        <w:rPr>
          <w:rFonts w:ascii="Times New Roman" w:hAnsi="Times New Roman"/>
        </w:rPr>
        <w:t>9</w:t>
      </w:r>
      <w:r w:rsidR="004848C1">
        <w:rPr>
          <w:rFonts w:ascii="Times New Roman" w:hAnsi="Times New Roman"/>
        </w:rPr>
        <w:t>.</w:t>
      </w:r>
    </w:p>
    <w:p w14:paraId="6B7B8F4C" w14:textId="1B03A975" w:rsidR="00DF5422" w:rsidRDefault="0036216A" w:rsidP="00DF5422">
      <w:pPr>
        <w:spacing w:line="360" w:lineRule="auto"/>
        <w:jc w:val="center"/>
        <w:rPr>
          <w:rFonts w:ascii="Times New Roman" w:hAnsi="Times New Roman"/>
        </w:rPr>
      </w:pPr>
      <w:r>
        <w:rPr>
          <w:noProof/>
        </w:rPr>
        <w:drawing>
          <wp:inline distT="0" distB="0" distL="0" distR="0" wp14:anchorId="7688A685" wp14:editId="2BF9B856">
            <wp:extent cx="5943600" cy="3538220"/>
            <wp:effectExtent l="254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a:stretch>
                      <a:fillRect/>
                    </a:stretch>
                  </pic:blipFill>
                  <pic:spPr>
                    <a:xfrm rot="5400000">
                      <a:off x="0" y="0"/>
                      <a:ext cx="5943600" cy="3538220"/>
                    </a:xfrm>
                    <a:prstGeom prst="rect">
                      <a:avLst/>
                    </a:prstGeom>
                  </pic:spPr>
                </pic:pic>
              </a:graphicData>
            </a:graphic>
          </wp:inline>
        </w:drawing>
      </w:r>
    </w:p>
    <w:p w14:paraId="527ECC91" w14:textId="0EFB6AF7" w:rsidR="00D4771D" w:rsidRDefault="00DF5422" w:rsidP="0036216A">
      <w:pPr>
        <w:jc w:val="center"/>
        <w:rPr>
          <w:rFonts w:ascii="Times New Roman" w:hAnsi="Times New Roman"/>
        </w:rPr>
      </w:pPr>
      <w:r w:rsidRPr="00971EAC">
        <w:rPr>
          <w:rFonts w:ascii="Times New Roman" w:hAnsi="Times New Roman"/>
        </w:rPr>
        <w:lastRenderedPageBreak/>
        <w:t xml:space="preserve">Figure </w:t>
      </w:r>
      <w:r w:rsidR="00201B72">
        <w:rPr>
          <w:rFonts w:ascii="Times New Roman" w:hAnsi="Times New Roman"/>
        </w:rPr>
        <w:t>9</w:t>
      </w:r>
      <w:r w:rsidRPr="00971EAC">
        <w:rPr>
          <w:rFonts w:ascii="Times New Roman" w:hAnsi="Times New Roman"/>
        </w:rPr>
        <w:t xml:space="preserve">. The Algorithm that is used to construct the </w:t>
      </w:r>
      <w:r>
        <w:rPr>
          <w:rFonts w:ascii="Times New Roman" w:hAnsi="Times New Roman"/>
        </w:rPr>
        <w:t xml:space="preserve">fully parametric </w:t>
      </w:r>
      <w:commentRangeStart w:id="480"/>
      <w:commentRangeStart w:id="481"/>
      <w:r>
        <w:rPr>
          <w:rFonts w:ascii="Times New Roman" w:hAnsi="Times New Roman"/>
        </w:rPr>
        <w:t>studies</w:t>
      </w:r>
      <w:commentRangeEnd w:id="480"/>
      <w:r w:rsidR="00576BCD">
        <w:rPr>
          <w:rStyle w:val="CommentReference"/>
        </w:rPr>
        <w:commentReference w:id="480"/>
      </w:r>
      <w:commentRangeEnd w:id="481"/>
      <w:r w:rsidR="00201B72">
        <w:rPr>
          <w:rStyle w:val="CommentReference"/>
        </w:rPr>
        <w:commentReference w:id="481"/>
      </w:r>
    </w:p>
    <w:p w14:paraId="2A4256F3" w14:textId="372868C4" w:rsidR="00103C90" w:rsidRDefault="003A6AA5" w:rsidP="00103C90">
      <w:pPr>
        <w:spacing w:line="360" w:lineRule="auto"/>
        <w:rPr>
          <w:rFonts w:ascii="Times New Roman" w:hAnsi="Times New Roman"/>
        </w:rPr>
      </w:pPr>
      <w:r>
        <w:rPr>
          <w:rFonts w:ascii="Times New Roman" w:hAnsi="Times New Roman"/>
        </w:rPr>
        <w:t>5.</w:t>
      </w:r>
      <w:r w:rsidR="00103C90">
        <w:rPr>
          <w:rFonts w:ascii="Times New Roman" w:hAnsi="Times New Roman"/>
        </w:rPr>
        <w:t>1 Pairwise Bivariate Analysis for Each Variable</w:t>
      </w:r>
    </w:p>
    <w:p w14:paraId="78FC5A2D" w14:textId="09F36075" w:rsidR="00CC7DA2" w:rsidRDefault="002A31AE" w:rsidP="00DF5422">
      <w:pPr>
        <w:spacing w:line="360" w:lineRule="auto"/>
        <w:ind w:firstLine="720"/>
        <w:jc w:val="both"/>
        <w:rPr>
          <w:rFonts w:ascii="Times New Roman" w:hAnsi="Times New Roman"/>
        </w:rPr>
      </w:pPr>
      <w:r>
        <w:rPr>
          <w:rFonts w:ascii="Times New Roman" w:hAnsi="Times New Roman"/>
        </w:rPr>
        <w:t xml:space="preserve">Following the procedures the </w:t>
      </w:r>
      <w:r w:rsidR="00C813AA">
        <w:rPr>
          <w:rFonts w:ascii="Times New Roman" w:hAnsi="Times New Roman"/>
        </w:rPr>
        <w:t xml:space="preserve">flowchart described in Figure </w:t>
      </w:r>
      <w:r w:rsidR="00201B72">
        <w:rPr>
          <w:rFonts w:ascii="Times New Roman" w:hAnsi="Times New Roman"/>
        </w:rPr>
        <w:t>9</w:t>
      </w:r>
      <w:r w:rsidR="00C813AA">
        <w:rPr>
          <w:rFonts w:ascii="Times New Roman" w:hAnsi="Times New Roman"/>
        </w:rPr>
        <w:t>,</w:t>
      </w:r>
      <w:r>
        <w:rPr>
          <w:rFonts w:ascii="Times New Roman" w:hAnsi="Times New Roman"/>
        </w:rPr>
        <w:t xml:space="preserve"> a</w:t>
      </w:r>
      <w:r w:rsidR="00C813AA">
        <w:rPr>
          <w:rFonts w:ascii="Times New Roman" w:hAnsi="Times New Roman"/>
        </w:rPr>
        <w:t xml:space="preserve"> total of 3000 cases are calculated and t</w:t>
      </w:r>
      <w:r>
        <w:rPr>
          <w:rFonts w:ascii="Times New Roman" w:hAnsi="Times New Roman"/>
        </w:rPr>
        <w:t xml:space="preserve">hen categorized into two groups: </w:t>
      </w:r>
      <w:r w:rsidR="00C813AA">
        <w:rPr>
          <w:rFonts w:ascii="Times New Roman" w:hAnsi="Times New Roman"/>
        </w:rPr>
        <w:t>tensile</w:t>
      </w:r>
      <w:r w:rsidR="00001DCC">
        <w:rPr>
          <w:rFonts w:ascii="Times New Roman" w:hAnsi="Times New Roman"/>
        </w:rPr>
        <w:t xml:space="preserve"> (</w:t>
      </w:r>
      <w:r w:rsidR="00201B72">
        <w:rPr>
          <w:rFonts w:ascii="Times New Roman" w:hAnsi="Times New Roman"/>
        </w:rPr>
        <w:t>21</w:t>
      </w:r>
      <w:r w:rsidR="00001DCC">
        <w:rPr>
          <w:rFonts w:ascii="Times New Roman" w:hAnsi="Times New Roman"/>
        </w:rPr>
        <w:t>27 cases)</w:t>
      </w:r>
      <w:r w:rsidR="00C813AA">
        <w:rPr>
          <w:rFonts w:ascii="Times New Roman" w:hAnsi="Times New Roman"/>
        </w:rPr>
        <w:t xml:space="preserve"> and compressive</w:t>
      </w:r>
      <w:r w:rsidR="00001DCC">
        <w:rPr>
          <w:rFonts w:ascii="Times New Roman" w:hAnsi="Times New Roman"/>
        </w:rPr>
        <w:t xml:space="preserve"> (</w:t>
      </w:r>
      <w:r w:rsidR="00201B72">
        <w:rPr>
          <w:rFonts w:ascii="Times New Roman" w:hAnsi="Times New Roman"/>
        </w:rPr>
        <w:t>9</w:t>
      </w:r>
      <w:r w:rsidR="00A45FA8">
        <w:rPr>
          <w:rFonts w:ascii="Times New Roman" w:hAnsi="Times New Roman"/>
        </w:rPr>
        <w:t>1</w:t>
      </w:r>
      <w:r w:rsidR="00001DCC">
        <w:rPr>
          <w:rFonts w:ascii="Times New Roman" w:hAnsi="Times New Roman"/>
        </w:rPr>
        <w:t>3 cases)</w:t>
      </w:r>
      <w:r w:rsidR="00C813AA">
        <w:rPr>
          <w:rFonts w:ascii="Times New Roman" w:hAnsi="Times New Roman"/>
        </w:rPr>
        <w:t>. Next</w:t>
      </w:r>
      <w:r w:rsidR="009211A7">
        <w:rPr>
          <w:rFonts w:ascii="Times New Roman" w:hAnsi="Times New Roman"/>
        </w:rPr>
        <w:t>,</w:t>
      </w:r>
      <w:r w:rsidR="00BA2861">
        <w:rPr>
          <w:rFonts w:ascii="Times New Roman" w:hAnsi="Times New Roman"/>
        </w:rPr>
        <w:t xml:space="preserve"> the relationship between each variable</w:t>
      </w:r>
      <w:ins w:id="482" w:author="Bunger, Andrew P" w:date="2022-09-09T11:02:00Z">
        <w:r w:rsidR="00E9695A">
          <w:rPr>
            <w:rFonts w:ascii="Times New Roman" w:hAnsi="Times New Roman"/>
          </w:rPr>
          <w:t xml:space="preserve"> and the outcome of “tensile”</w:t>
        </w:r>
      </w:ins>
      <w:r w:rsidR="00BA2861">
        <w:rPr>
          <w:rFonts w:ascii="Times New Roman" w:hAnsi="Times New Roman"/>
        </w:rPr>
        <w:t xml:space="preserve"> </w:t>
      </w:r>
      <w:r w:rsidR="00B509CC">
        <w:rPr>
          <w:rFonts w:ascii="Times New Roman" w:hAnsi="Times New Roman"/>
        </w:rPr>
        <w:t>is</w:t>
      </w:r>
      <w:r w:rsidR="00BA2861">
        <w:rPr>
          <w:rFonts w:ascii="Times New Roman" w:hAnsi="Times New Roman"/>
        </w:rPr>
        <w:t xml:space="preserve"> </w:t>
      </w:r>
      <w:del w:id="483" w:author="Bunger, Andrew P" w:date="2022-09-09T11:02:00Z">
        <w:r w:rsidR="00D4771D" w:rsidDel="00E9695A">
          <w:rPr>
            <w:rFonts w:ascii="Times New Roman" w:hAnsi="Times New Roman"/>
          </w:rPr>
          <w:delText xml:space="preserve">firstly </w:delText>
        </w:r>
        <w:r w:rsidDel="00E9695A">
          <w:rPr>
            <w:rFonts w:ascii="Times New Roman" w:hAnsi="Times New Roman"/>
          </w:rPr>
          <w:delText>shown</w:delText>
        </w:r>
      </w:del>
      <w:ins w:id="484" w:author="Bunger, Andrew P" w:date="2022-09-09T11:02:00Z">
        <w:r w:rsidR="00E9695A">
          <w:rPr>
            <w:rFonts w:ascii="Times New Roman" w:hAnsi="Times New Roman"/>
          </w:rPr>
          <w:t>examined</w:t>
        </w:r>
      </w:ins>
      <w:r>
        <w:rPr>
          <w:rFonts w:ascii="Times New Roman" w:hAnsi="Times New Roman"/>
        </w:rPr>
        <w:t xml:space="preserve"> </w:t>
      </w:r>
      <w:r w:rsidR="00BA2861">
        <w:rPr>
          <w:rFonts w:ascii="Times New Roman" w:hAnsi="Times New Roman"/>
        </w:rPr>
        <w:t xml:space="preserve">by the </w:t>
      </w:r>
      <w:r w:rsidR="00BA2861" w:rsidRPr="00BA2861">
        <w:rPr>
          <w:rFonts w:ascii="Times New Roman" w:hAnsi="Times New Roman"/>
        </w:rPr>
        <w:t>pairwise bivariate distributions</w:t>
      </w:r>
      <w:r>
        <w:rPr>
          <w:rFonts w:ascii="Times New Roman" w:hAnsi="Times New Roman"/>
        </w:rPr>
        <w:t xml:space="preserve"> that are s</w:t>
      </w:r>
      <w:r w:rsidR="00C813AA">
        <w:rPr>
          <w:rFonts w:ascii="Times New Roman" w:hAnsi="Times New Roman"/>
        </w:rPr>
        <w:t>hown</w:t>
      </w:r>
      <w:r w:rsidR="00BA2861" w:rsidRPr="00BA2861">
        <w:rPr>
          <w:rFonts w:ascii="Times New Roman" w:hAnsi="Times New Roman"/>
        </w:rPr>
        <w:t xml:space="preserve"> in</w:t>
      </w:r>
      <w:r w:rsidR="00B45083">
        <w:rPr>
          <w:rFonts w:ascii="Times New Roman" w:hAnsi="Times New Roman"/>
        </w:rPr>
        <w:t xml:space="preserve"> </w:t>
      </w:r>
      <w:commentRangeStart w:id="485"/>
      <w:r w:rsidR="00B45083">
        <w:rPr>
          <w:rFonts w:ascii="Times New Roman" w:hAnsi="Times New Roman"/>
        </w:rPr>
        <w:t>Appe</w:t>
      </w:r>
      <w:r>
        <w:rPr>
          <w:rFonts w:ascii="Times New Roman" w:hAnsi="Times New Roman"/>
        </w:rPr>
        <w:t>n</w:t>
      </w:r>
      <w:r w:rsidR="00B45083">
        <w:rPr>
          <w:rFonts w:ascii="Times New Roman" w:hAnsi="Times New Roman"/>
        </w:rPr>
        <w:t>dix C</w:t>
      </w:r>
      <w:commentRangeEnd w:id="485"/>
      <w:r w:rsidR="00E9695A">
        <w:rPr>
          <w:rStyle w:val="CommentReference"/>
        </w:rPr>
        <w:commentReference w:id="485"/>
      </w:r>
      <w:r w:rsidR="00BA2861">
        <w:rPr>
          <w:rFonts w:ascii="Times New Roman" w:hAnsi="Times New Roman"/>
        </w:rPr>
        <w:t xml:space="preserve">. </w:t>
      </w:r>
      <w:r w:rsidR="005A4765">
        <w:rPr>
          <w:rFonts w:ascii="Times New Roman" w:hAnsi="Times New Roman"/>
        </w:rPr>
        <w:t xml:space="preserve">The </w:t>
      </w:r>
      <w:r>
        <w:rPr>
          <w:rFonts w:ascii="Times New Roman" w:hAnsi="Times New Roman"/>
        </w:rPr>
        <w:t>non</w:t>
      </w:r>
      <w:r w:rsidR="005A4765">
        <w:rPr>
          <w:rFonts w:ascii="Times New Roman" w:hAnsi="Times New Roman"/>
        </w:rPr>
        <w:t>-diagonal elements are scatter plots whi</w:t>
      </w:r>
      <w:r>
        <w:rPr>
          <w:rFonts w:ascii="Times New Roman" w:hAnsi="Times New Roman"/>
        </w:rPr>
        <w:t xml:space="preserve">ch display the correlation between </w:t>
      </w:r>
      <w:r w:rsidRPr="002A31AE">
        <w:rPr>
          <w:rFonts w:ascii="Times New Roman" w:hAnsi="Times New Roman"/>
        </w:rPr>
        <w:t>t</w:t>
      </w:r>
      <w:r w:rsidR="005A4765">
        <w:rPr>
          <w:rFonts w:ascii="Times New Roman" w:hAnsi="Times New Roman"/>
        </w:rPr>
        <w:t xml:space="preserve">wo variables and give </w:t>
      </w:r>
      <w:del w:id="486" w:author="Bunger, Andrew P" w:date="2022-09-09T11:01:00Z">
        <w:r w:rsidR="005A4765" w:rsidDel="00E9695A">
          <w:rPr>
            <w:rFonts w:ascii="Times New Roman" w:hAnsi="Times New Roman"/>
          </w:rPr>
          <w:delText xml:space="preserve">a valuable </w:delText>
        </w:r>
      </w:del>
      <w:r w:rsidR="005A4765">
        <w:rPr>
          <w:rFonts w:ascii="Times New Roman" w:hAnsi="Times New Roman"/>
        </w:rPr>
        <w:t xml:space="preserve">insight </w:t>
      </w:r>
      <w:r>
        <w:rPr>
          <w:rFonts w:ascii="Times New Roman" w:hAnsi="Times New Roman"/>
        </w:rPr>
        <w:t>on</w:t>
      </w:r>
      <w:r w:rsidR="005A4765">
        <w:rPr>
          <w:rFonts w:ascii="Times New Roman" w:hAnsi="Times New Roman"/>
        </w:rPr>
        <w:t xml:space="preserve"> the distribution features of these variables. The </w:t>
      </w:r>
      <w:del w:id="487" w:author="Bunger, Andrew P" w:date="2022-09-09T11:04:00Z">
        <w:r w:rsidR="005A4765" w:rsidDel="00FF793D">
          <w:rPr>
            <w:rFonts w:ascii="Times New Roman" w:hAnsi="Times New Roman"/>
          </w:rPr>
          <w:delText xml:space="preserve">lower and upper triangles </w:delText>
        </w:r>
        <w:r w:rsidDel="00FF793D">
          <w:rPr>
            <w:rFonts w:ascii="Times New Roman" w:hAnsi="Times New Roman"/>
          </w:rPr>
          <w:delText xml:space="preserve">formed </w:delText>
        </w:r>
      </w:del>
      <w:del w:id="488" w:author="Bunger, Andrew P" w:date="2022-09-09T11:03:00Z">
        <w:r w:rsidDel="00FF793D">
          <w:rPr>
            <w:rFonts w:ascii="Times New Roman" w:hAnsi="Times New Roman"/>
          </w:rPr>
          <w:delText>by the</w:delText>
        </w:r>
      </w:del>
      <w:del w:id="489" w:author="Bunger, Andrew P" w:date="2022-09-09T11:04:00Z">
        <w:r w:rsidDel="00FF793D">
          <w:rPr>
            <w:rFonts w:ascii="Times New Roman" w:hAnsi="Times New Roman"/>
          </w:rPr>
          <w:delText xml:space="preserve"> diagonal </w:delText>
        </w:r>
        <w:r w:rsidR="005A4765" w:rsidDel="00FF793D">
          <w:rPr>
            <w:rFonts w:ascii="Times New Roman" w:hAnsi="Times New Roman"/>
          </w:rPr>
          <w:delText>are symmetrical</w:delText>
        </w:r>
      </w:del>
      <w:ins w:id="490" w:author="Bunger, Andrew P" w:date="2022-09-09T11:04:00Z">
        <w:r w:rsidR="00FF793D">
          <w:rPr>
            <w:rFonts w:ascii="Times New Roman" w:hAnsi="Times New Roman"/>
          </w:rPr>
          <w:t>matrix of the results is symmetric about its diagonal</w:t>
        </w:r>
      </w:ins>
      <w:r w:rsidR="005A4765">
        <w:rPr>
          <w:rFonts w:ascii="Times New Roman" w:hAnsi="Times New Roman"/>
        </w:rPr>
        <w:t>. T</w:t>
      </w:r>
      <w:r w:rsidR="00BA2861">
        <w:rPr>
          <w:rFonts w:ascii="Times New Roman" w:hAnsi="Times New Roman"/>
        </w:rPr>
        <w:t>he diagonal elements</w:t>
      </w:r>
      <w:r w:rsidR="00BA41FB">
        <w:rPr>
          <w:rFonts w:ascii="Times New Roman" w:hAnsi="Times New Roman"/>
        </w:rPr>
        <w:t xml:space="preserve"> </w:t>
      </w:r>
      <w:r w:rsidR="005A4765">
        <w:rPr>
          <w:rFonts w:ascii="Times New Roman" w:hAnsi="Times New Roman"/>
        </w:rPr>
        <w:t>are</w:t>
      </w:r>
      <w:r w:rsidR="00BA41FB" w:rsidRPr="00BA41FB">
        <w:rPr>
          <w:rFonts w:ascii="Times New Roman" w:hAnsi="Times New Roman"/>
        </w:rPr>
        <w:t xml:space="preserve"> univariate distribution plot</w:t>
      </w:r>
      <w:r w:rsidR="005A4765">
        <w:rPr>
          <w:rFonts w:ascii="Times New Roman" w:hAnsi="Times New Roman"/>
        </w:rPr>
        <w:t>s which are</w:t>
      </w:r>
      <w:r w:rsidR="00BA41FB" w:rsidRPr="00BA41FB">
        <w:rPr>
          <w:rFonts w:ascii="Times New Roman" w:hAnsi="Times New Roman"/>
        </w:rPr>
        <w:t xml:space="preserve"> drawn to show the probability density function</w:t>
      </w:r>
      <w:r w:rsidR="00BA41FB">
        <w:rPr>
          <w:rFonts w:ascii="Times New Roman" w:hAnsi="Times New Roman"/>
        </w:rPr>
        <w:t xml:space="preserve"> </w:t>
      </w:r>
      <w:r w:rsidR="00BA41FB" w:rsidRPr="00BA41FB">
        <w:rPr>
          <w:rFonts w:ascii="Times New Roman" w:hAnsi="Times New Roman"/>
        </w:rPr>
        <w:t>of</w:t>
      </w:r>
      <w:r w:rsidR="005A4765">
        <w:rPr>
          <w:rFonts w:ascii="Times New Roman" w:hAnsi="Times New Roman"/>
        </w:rPr>
        <w:t xml:space="preserve"> each variable. I</w:t>
      </w:r>
      <w:r w:rsidR="00BA41FB">
        <w:rPr>
          <w:rFonts w:ascii="Times New Roman" w:hAnsi="Times New Roman"/>
        </w:rPr>
        <w:t xml:space="preserve">t can be found that </w:t>
      </w:r>
      <w:r w:rsidR="003672FA">
        <w:rPr>
          <w:rFonts w:ascii="Times New Roman" w:hAnsi="Times New Roman"/>
        </w:rPr>
        <w:t xml:space="preserve">in the events of </w:t>
      </w:r>
      <w:r>
        <w:rPr>
          <w:rFonts w:ascii="Times New Roman" w:hAnsi="Times New Roman"/>
        </w:rPr>
        <w:t xml:space="preserve">a </w:t>
      </w:r>
      <w:r w:rsidR="003672FA">
        <w:rPr>
          <w:rFonts w:ascii="Times New Roman" w:hAnsi="Times New Roman"/>
        </w:rPr>
        <w:t xml:space="preserve">tensile case, </w:t>
      </w:r>
      <w:r w:rsidR="007F4828">
        <w:rPr>
          <w:rFonts w:ascii="Times New Roman" w:hAnsi="Times New Roman"/>
        </w:rPr>
        <w:t>the</w:t>
      </w:r>
      <w:bookmarkStart w:id="491" w:name="OLE_LINK7"/>
      <w:bookmarkStart w:id="492" w:name="OLE_LINK8"/>
      <w:r w:rsidR="003672FA">
        <w:rPr>
          <w:rFonts w:ascii="Times New Roman" w:hAnsi="Times New Roman"/>
        </w:rPr>
        <w:t xml:space="preserve"> specific heat</w:t>
      </w:r>
      <w:r w:rsidR="007F4828">
        <w:rPr>
          <w:rFonts w:ascii="Times New Roman" w:hAnsi="Times New Roman"/>
        </w:rPr>
        <w:t xml:space="preserve"> </w:t>
      </w:r>
      <w:bookmarkEnd w:id="491"/>
      <w:bookmarkEnd w:id="492"/>
      <w:r w:rsidR="007F4828">
        <w:rPr>
          <w:rFonts w:ascii="Times New Roman" w:hAnsi="Times New Roman"/>
        </w:rPr>
        <w:t xml:space="preserve">and permeability </w:t>
      </w:r>
      <w:r w:rsidR="003672FA">
        <w:rPr>
          <w:rFonts w:ascii="Times New Roman" w:hAnsi="Times New Roman"/>
        </w:rPr>
        <w:t>are more concentrated at the</w:t>
      </w:r>
      <w:r w:rsidR="00C813AA">
        <w:rPr>
          <w:rFonts w:ascii="Times New Roman" w:hAnsi="Times New Roman"/>
        </w:rPr>
        <w:t>ir</w:t>
      </w:r>
      <w:r w:rsidR="003672FA">
        <w:rPr>
          <w:rFonts w:ascii="Times New Roman" w:hAnsi="Times New Roman"/>
        </w:rPr>
        <w:t xml:space="preserve"> lower range</w:t>
      </w:r>
      <w:r w:rsidRPr="002A31AE">
        <w:rPr>
          <w:rFonts w:ascii="Times New Roman" w:hAnsi="Times New Roman"/>
        </w:rPr>
        <w:t>, and</w:t>
      </w:r>
      <w:r w:rsidR="003672FA">
        <w:rPr>
          <w:rFonts w:ascii="Times New Roman" w:hAnsi="Times New Roman"/>
        </w:rPr>
        <w:t xml:space="preserve"> the thermal conductivity and the thermal expansion coefficient difference</w:t>
      </w:r>
      <w:r>
        <w:rPr>
          <w:rFonts w:ascii="Times New Roman" w:hAnsi="Times New Roman"/>
        </w:rPr>
        <w:t>s</w:t>
      </w:r>
      <w:r w:rsidR="003672FA">
        <w:rPr>
          <w:rFonts w:ascii="Times New Roman" w:hAnsi="Times New Roman"/>
        </w:rPr>
        <w:t xml:space="preserve"> are more concentrated at the</w:t>
      </w:r>
      <w:r w:rsidR="00C813AA">
        <w:rPr>
          <w:rFonts w:ascii="Times New Roman" w:hAnsi="Times New Roman"/>
        </w:rPr>
        <w:t>ir</w:t>
      </w:r>
      <w:r w:rsidR="003672FA">
        <w:rPr>
          <w:rFonts w:ascii="Times New Roman" w:hAnsi="Times New Roman"/>
        </w:rPr>
        <w:t xml:space="preserve"> higher range, whereas the rest of the parameters are almost </w:t>
      </w:r>
      <w:r>
        <w:rPr>
          <w:rFonts w:ascii="Times New Roman" w:hAnsi="Times New Roman"/>
        </w:rPr>
        <w:t xml:space="preserve">evenly distributed along </w:t>
      </w:r>
      <w:r w:rsidR="003672FA">
        <w:rPr>
          <w:rFonts w:ascii="Times New Roman" w:hAnsi="Times New Roman"/>
        </w:rPr>
        <w:t xml:space="preserve">their whole </w:t>
      </w:r>
      <w:commentRangeStart w:id="493"/>
      <w:r w:rsidR="003672FA">
        <w:rPr>
          <w:rFonts w:ascii="Times New Roman" w:hAnsi="Times New Roman"/>
        </w:rPr>
        <w:t>range</w:t>
      </w:r>
      <w:commentRangeEnd w:id="493"/>
      <w:r w:rsidR="00FF793D">
        <w:rPr>
          <w:rStyle w:val="CommentReference"/>
        </w:rPr>
        <w:commentReference w:id="493"/>
      </w:r>
      <w:r w:rsidR="003672FA">
        <w:rPr>
          <w:rFonts w:ascii="Times New Roman" w:hAnsi="Times New Roman"/>
        </w:rPr>
        <w:t>. This indicates a</w:t>
      </w:r>
      <w:r w:rsidR="003672FA" w:rsidRPr="006F59B8">
        <w:rPr>
          <w:rFonts w:ascii="Times New Roman" w:hAnsi="Times New Roman"/>
        </w:rPr>
        <w:t xml:space="preserve"> general trend</w:t>
      </w:r>
      <w:r w:rsidR="003672FA">
        <w:rPr>
          <w:rFonts w:ascii="Times New Roman" w:hAnsi="Times New Roman"/>
        </w:rPr>
        <w:t xml:space="preserve"> </w:t>
      </w:r>
      <w:r w:rsidR="00F41882">
        <w:rPr>
          <w:rFonts w:ascii="Times New Roman" w:hAnsi="Times New Roman"/>
        </w:rPr>
        <w:t xml:space="preserve">that, within the framework of </w:t>
      </w:r>
      <w:r w:rsidR="00A45FA8">
        <w:rPr>
          <w:rFonts w:ascii="Times New Roman" w:hAnsi="Times New Roman"/>
        </w:rPr>
        <w:t xml:space="preserve">PTEOF, </w:t>
      </w:r>
      <w:r w:rsidR="003672FA" w:rsidRPr="006F59B8">
        <w:rPr>
          <w:rFonts w:ascii="Times New Roman" w:hAnsi="Times New Roman"/>
        </w:rPr>
        <w:t>a</w:t>
      </w:r>
      <w:r>
        <w:rPr>
          <w:rFonts w:ascii="Times New Roman" w:hAnsi="Times New Roman"/>
        </w:rPr>
        <w:t>t</w:t>
      </w:r>
      <w:r w:rsidR="003672FA" w:rsidRPr="006F59B8">
        <w:rPr>
          <w:rFonts w:ascii="Times New Roman" w:hAnsi="Times New Roman"/>
        </w:rPr>
        <w:t xml:space="preserve"> higher </w:t>
      </w:r>
      <w:r w:rsidR="003672FA" w:rsidRPr="00E71ADF">
        <w:rPr>
          <w:rFonts w:ascii="Times New Roman" w:hAnsi="Times New Roman"/>
        </w:rPr>
        <w:t xml:space="preserve">values of </w:t>
      </w:r>
      <w:r w:rsidR="0090156F" w:rsidRPr="00DF5422">
        <w:rPr>
          <w:rFonts w:ascii="Times New Roman" w:hAnsi="Times New Roman"/>
          <w:noProof/>
          <w:position w:val="-12"/>
        </w:rPr>
        <w:object w:dxaOrig="600" w:dyaOrig="380" w14:anchorId="4A6DAE2E">
          <v:shape id="_x0000_i1174" type="#_x0000_t75" alt="" style="width:29.9pt;height:17pt;mso-width-percent:0;mso-height-percent:0;mso-width-percent:0;mso-height-percent:0" o:ole="">
            <v:imagedata r:id="rId305" o:title=""/>
          </v:shape>
          <o:OLEObject Type="Embed" ProgID="Equation.DSMT4" ShapeID="_x0000_i1174" DrawAspect="Content" ObjectID="_1724243459" r:id="rId306"/>
        </w:object>
      </w:r>
      <w:r w:rsidR="003672FA" w:rsidRPr="00E71ADF">
        <w:rPr>
          <w:rFonts w:ascii="Times New Roman" w:hAnsi="Times New Roman"/>
        </w:rPr>
        <w:t xml:space="preserve"> and lower</w:t>
      </w:r>
      <w:r w:rsidR="003672FA" w:rsidRPr="006F59B8">
        <w:rPr>
          <w:rFonts w:ascii="Times New Roman" w:hAnsi="Times New Roman"/>
        </w:rPr>
        <w:t xml:space="preserve"> value</w:t>
      </w:r>
      <w:r>
        <w:rPr>
          <w:rFonts w:ascii="Times New Roman" w:hAnsi="Times New Roman"/>
        </w:rPr>
        <w:t>s</w:t>
      </w:r>
      <w:r w:rsidR="003672FA" w:rsidRPr="006F59B8">
        <w:rPr>
          <w:rFonts w:ascii="Times New Roman" w:hAnsi="Times New Roman"/>
        </w:rPr>
        <w:t xml:space="preserve"> of </w:t>
      </w:r>
      <w:r w:rsidR="0090156F" w:rsidRPr="00DF5422">
        <w:rPr>
          <w:rFonts w:ascii="Times New Roman" w:hAnsi="Times New Roman"/>
          <w:noProof/>
          <w:position w:val="-4"/>
        </w:rPr>
        <w:object w:dxaOrig="200" w:dyaOrig="260" w14:anchorId="1D14F9C3">
          <v:shape id="_x0000_i1175" type="#_x0000_t75" alt="" style="width:9.5pt;height:11.55pt;mso-width-percent:0;mso-height-percent:0;mso-width-percent:0;mso-height-percent:0" o:ole="">
            <v:imagedata r:id="rId307" o:title=""/>
          </v:shape>
          <o:OLEObject Type="Embed" ProgID="Equation.DSMT4" ShapeID="_x0000_i1175" DrawAspect="Content" ObjectID="_1724243460" r:id="rId308"/>
        </w:object>
      </w:r>
      <w:r w:rsidR="00F41882">
        <w:rPr>
          <w:rFonts w:ascii="Times New Roman" w:hAnsi="Times New Roman"/>
          <w:noProof/>
        </w:rPr>
        <w:t xml:space="preserve"> </w:t>
      </w:r>
      <w:r w:rsidR="003672FA" w:rsidRPr="006F59B8">
        <w:rPr>
          <w:rFonts w:ascii="Times New Roman" w:hAnsi="Times New Roman"/>
        </w:rPr>
        <w:t>and</w:t>
      </w:r>
      <w:r w:rsidR="00F41882">
        <w:rPr>
          <w:rFonts w:ascii="Times New Roman" w:hAnsi="Times New Roman"/>
        </w:rPr>
        <w:t xml:space="preserve"> </w:t>
      </w:r>
      <w:r w:rsidR="0090156F" w:rsidRPr="00DF5422">
        <w:rPr>
          <w:rFonts w:ascii="Times New Roman" w:hAnsi="Times New Roman"/>
          <w:noProof/>
          <w:position w:val="-4"/>
        </w:rPr>
        <w:object w:dxaOrig="240" w:dyaOrig="200" w14:anchorId="7C3A24AB">
          <v:shape id="_x0000_i1176" type="#_x0000_t75" alt="" style="width:11.55pt;height:9.5pt;mso-width-percent:0;mso-height-percent:0;mso-width-percent:0;mso-height-percent:0" o:ole="">
            <v:imagedata r:id="rId309" o:title=""/>
          </v:shape>
          <o:OLEObject Type="Embed" ProgID="Equation.DSMT4" ShapeID="_x0000_i1176" DrawAspect="Content" ObjectID="_1724243461" r:id="rId310"/>
        </w:object>
      </w:r>
      <w:r w:rsidR="00DF5422">
        <w:rPr>
          <w:rFonts w:ascii="Times New Roman" w:hAnsi="Times New Roman"/>
        </w:rPr>
        <w:t xml:space="preserve"> </w:t>
      </w:r>
      <w:r>
        <w:rPr>
          <w:rFonts w:ascii="Times New Roman" w:hAnsi="Times New Roman"/>
        </w:rPr>
        <w:t xml:space="preserve">will increase </w:t>
      </w:r>
      <w:r w:rsidRPr="002A31AE">
        <w:rPr>
          <w:rFonts w:ascii="Times New Roman" w:hAnsi="Times New Roman"/>
        </w:rPr>
        <w:t xml:space="preserve">the </w:t>
      </w:r>
      <w:del w:id="494" w:author="Bunger, Andrew P" w:date="2022-09-09T11:05:00Z">
        <w:r w:rsidRPr="002A31AE" w:rsidDel="00FF793D">
          <w:rPr>
            <w:rFonts w:ascii="Times New Roman" w:hAnsi="Times New Roman"/>
          </w:rPr>
          <w:delText>probability of</w:delText>
        </w:r>
      </w:del>
      <w:ins w:id="495" w:author="Bunger, Andrew P" w:date="2022-09-09T11:05:00Z">
        <w:r w:rsidR="00FF793D">
          <w:rPr>
            <w:rFonts w:ascii="Times New Roman" w:hAnsi="Times New Roman"/>
          </w:rPr>
          <w:t>propensity for</w:t>
        </w:r>
      </w:ins>
      <w:r w:rsidRPr="002A31AE">
        <w:rPr>
          <w:rFonts w:ascii="Times New Roman" w:hAnsi="Times New Roman"/>
        </w:rPr>
        <w:t xml:space="preserve"> generating tensile radial effective stress increases</w:t>
      </w:r>
      <w:r>
        <w:rPr>
          <w:rFonts w:ascii="Times New Roman" w:hAnsi="Times New Roman"/>
        </w:rPr>
        <w:t>.</w:t>
      </w:r>
    </w:p>
    <w:p w14:paraId="2F952E8F" w14:textId="3FC8206B" w:rsidR="00FF5EDE" w:rsidRDefault="00A45FA8" w:rsidP="00897E60">
      <w:pPr>
        <w:spacing w:line="360" w:lineRule="auto"/>
        <w:ind w:firstLine="720"/>
        <w:jc w:val="both"/>
        <w:rPr>
          <w:rFonts w:ascii="Times New Roman" w:hAnsi="Times New Roman"/>
        </w:rPr>
      </w:pPr>
      <w:r>
        <w:rPr>
          <w:rFonts w:ascii="Times New Roman" w:hAnsi="Times New Roman"/>
        </w:rPr>
        <w:t xml:space="preserve"> </w:t>
      </w:r>
      <w:del w:id="496" w:author="Bunger, Andrew P" w:date="2022-09-09T11:07:00Z">
        <w:r w:rsidDel="00820CC3">
          <w:rPr>
            <w:rFonts w:ascii="Times New Roman" w:hAnsi="Times New Roman"/>
          </w:rPr>
          <w:delText>A very interesting point</w:delText>
        </w:r>
        <w:r w:rsidR="003672FA" w:rsidDel="00820CC3">
          <w:rPr>
            <w:rFonts w:ascii="Times New Roman" w:hAnsi="Times New Roman"/>
          </w:rPr>
          <w:delText xml:space="preserve"> can be found</w:delText>
        </w:r>
        <w:r w:rsidDel="00820CC3">
          <w:rPr>
            <w:rFonts w:ascii="Times New Roman" w:hAnsi="Times New Roman"/>
          </w:rPr>
          <w:delText xml:space="preserve"> and discussed</w:delText>
        </w:r>
        <w:r w:rsidR="003672FA" w:rsidDel="00820CC3">
          <w:rPr>
            <w:rFonts w:ascii="Times New Roman" w:hAnsi="Times New Roman"/>
          </w:rPr>
          <w:delText xml:space="preserve"> here</w:delText>
        </w:r>
      </w:del>
      <w:ins w:id="497" w:author="Bunger, Andrew P" w:date="2022-09-09T11:07:00Z">
        <w:r w:rsidR="00820CC3">
          <w:rPr>
            <w:rFonts w:ascii="Times New Roman" w:hAnsi="Times New Roman"/>
          </w:rPr>
          <w:t>The impact of permeability on tendency to generate tension is a point that bears further discussion</w:t>
        </w:r>
      </w:ins>
      <w:r w:rsidR="00B81BE8">
        <w:rPr>
          <w:rFonts w:ascii="Times New Roman" w:hAnsi="Times New Roman"/>
        </w:rPr>
        <w:t>.</w:t>
      </w:r>
      <w:r w:rsidR="003672FA">
        <w:rPr>
          <w:rFonts w:ascii="Times New Roman" w:hAnsi="Times New Roman"/>
        </w:rPr>
        <w:t xml:space="preserve"> </w:t>
      </w:r>
      <w:r w:rsidR="002A31AE">
        <w:rPr>
          <w:rFonts w:ascii="Times New Roman" w:hAnsi="Times New Roman"/>
        </w:rPr>
        <w:t>One</w:t>
      </w:r>
      <w:r w:rsidR="003672FA">
        <w:rPr>
          <w:rFonts w:ascii="Times New Roman" w:hAnsi="Times New Roman"/>
        </w:rPr>
        <w:t xml:space="preserve"> </w:t>
      </w:r>
      <w:del w:id="498" w:author="Bunger, Andrew P" w:date="2022-09-09T11:07:00Z">
        <w:r w:rsidR="003672FA" w:rsidDel="00820CC3">
          <w:rPr>
            <w:rFonts w:ascii="Times New Roman" w:hAnsi="Times New Roman"/>
          </w:rPr>
          <w:delText xml:space="preserve">current </w:delText>
        </w:r>
      </w:del>
      <w:ins w:id="499" w:author="Bunger, Andrew P" w:date="2022-09-09T11:07:00Z">
        <w:r w:rsidR="00820CC3">
          <w:rPr>
            <w:rFonts w:ascii="Times New Roman" w:hAnsi="Times New Roman"/>
          </w:rPr>
          <w:t>c</w:t>
        </w:r>
        <w:r w:rsidR="00820CC3">
          <w:rPr>
            <w:rFonts w:ascii="Times New Roman" w:hAnsi="Times New Roman"/>
          </w:rPr>
          <w:t>ommon</w:t>
        </w:r>
        <w:r w:rsidR="00820CC3">
          <w:rPr>
            <w:rFonts w:ascii="Times New Roman" w:hAnsi="Times New Roman"/>
          </w:rPr>
          <w:t xml:space="preserve"> </w:t>
        </w:r>
      </w:ins>
      <w:r w:rsidR="003672FA">
        <w:rPr>
          <w:rFonts w:ascii="Times New Roman" w:hAnsi="Times New Roman"/>
        </w:rPr>
        <w:t>cement design</w:t>
      </w:r>
      <w:del w:id="500" w:author="Bunger, Andrew P" w:date="2022-09-09T11:07:00Z">
        <w:r w:rsidR="003672FA" w:rsidDel="00820CC3">
          <w:rPr>
            <w:rFonts w:ascii="Times New Roman" w:hAnsi="Times New Roman"/>
          </w:rPr>
          <w:delText>ing</w:delText>
        </w:r>
      </w:del>
      <w:r w:rsidR="003672FA">
        <w:rPr>
          <w:rFonts w:ascii="Times New Roman" w:hAnsi="Times New Roman"/>
        </w:rPr>
        <w:t xml:space="preserve"> principle</w:t>
      </w:r>
      <w:del w:id="501" w:author="Bunger, Andrew P" w:date="2022-09-09T11:07:00Z">
        <w:r w:rsidR="003672FA" w:rsidDel="00820CC3">
          <w:rPr>
            <w:rFonts w:ascii="Times New Roman" w:hAnsi="Times New Roman"/>
          </w:rPr>
          <w:delText>s</w:delText>
        </w:r>
      </w:del>
      <w:r w:rsidR="003672FA">
        <w:rPr>
          <w:rFonts w:ascii="Times New Roman" w:hAnsi="Times New Roman"/>
        </w:rPr>
        <w:t xml:space="preserve"> </w:t>
      </w:r>
      <w:ins w:id="502" w:author="Bunger, Andrew P" w:date="2022-09-09T11:07:00Z">
        <w:r w:rsidR="00820CC3">
          <w:rPr>
            <w:rFonts w:ascii="Times New Roman" w:hAnsi="Times New Roman"/>
          </w:rPr>
          <w:t>is</w:t>
        </w:r>
      </w:ins>
      <w:del w:id="503" w:author="Bunger, Andrew P" w:date="2022-09-09T11:07:00Z">
        <w:r w:rsidR="00B509CC" w:rsidDel="00820CC3">
          <w:rPr>
            <w:rFonts w:ascii="Times New Roman" w:hAnsi="Times New Roman"/>
          </w:rPr>
          <w:delText>are</w:delText>
        </w:r>
      </w:del>
      <w:r w:rsidR="00B81BE8">
        <w:rPr>
          <w:rFonts w:ascii="Times New Roman" w:hAnsi="Times New Roman"/>
        </w:rPr>
        <w:t xml:space="preserve"> that</w:t>
      </w:r>
      <w:del w:id="504" w:author="Bunger, Andrew P" w:date="2022-09-09T11:07:00Z">
        <w:r w:rsidR="00B81BE8" w:rsidDel="00820CC3">
          <w:rPr>
            <w:rFonts w:ascii="Times New Roman" w:hAnsi="Times New Roman"/>
          </w:rPr>
          <w:delText xml:space="preserve"> t</w:delText>
        </w:r>
        <w:r w:rsidR="003672FA" w:rsidDel="00820CC3">
          <w:rPr>
            <w:rFonts w:ascii="Times New Roman" w:hAnsi="Times New Roman"/>
          </w:rPr>
          <w:delText>he</w:delText>
        </w:r>
      </w:del>
      <w:r w:rsidR="003672FA">
        <w:rPr>
          <w:rFonts w:ascii="Times New Roman" w:hAnsi="Times New Roman"/>
        </w:rPr>
        <w:t xml:space="preserve"> lower hydraulic conductivi</w:t>
      </w:r>
      <w:r>
        <w:rPr>
          <w:rFonts w:ascii="Times New Roman" w:hAnsi="Times New Roman"/>
        </w:rPr>
        <w:t>ty</w:t>
      </w:r>
      <w:del w:id="505" w:author="Bunger, Andrew P" w:date="2022-09-09T11:08:00Z">
        <w:r w:rsidDel="00820CC3">
          <w:rPr>
            <w:rFonts w:ascii="Times New Roman" w:hAnsi="Times New Roman"/>
          </w:rPr>
          <w:delText>, the better</w:delText>
        </w:r>
        <w:r w:rsidR="002A31AE" w:rsidDel="00820CC3">
          <w:rPr>
            <w:rFonts w:ascii="Times New Roman" w:hAnsi="Times New Roman"/>
          </w:rPr>
          <w:delText xml:space="preserve"> the</w:delText>
        </w:r>
        <w:r w:rsidDel="00820CC3">
          <w:rPr>
            <w:rFonts w:ascii="Times New Roman" w:hAnsi="Times New Roman"/>
          </w:rPr>
          <w:delText xml:space="preserve"> system behavior</w:delText>
        </w:r>
      </w:del>
      <w:ins w:id="506" w:author="Bunger, Andrew P" w:date="2022-09-09T11:08:00Z">
        <w:r w:rsidR="00820CC3">
          <w:rPr>
            <w:rFonts w:ascii="Times New Roman" w:hAnsi="Times New Roman"/>
          </w:rPr>
          <w:t xml:space="preserve"> is synonymous with a better cement barrier</w:t>
        </w:r>
      </w:ins>
      <w:r>
        <w:rPr>
          <w:rFonts w:ascii="Times New Roman" w:hAnsi="Times New Roman"/>
        </w:rPr>
        <w:t xml:space="preserve">. This cement designing philosophy is </w:t>
      </w:r>
      <w:ins w:id="507" w:author="Bunger, Andrew P" w:date="2022-09-09T11:08:00Z">
        <w:r w:rsidR="00820CC3">
          <w:rPr>
            <w:rFonts w:ascii="Times New Roman" w:hAnsi="Times New Roman"/>
          </w:rPr>
          <w:t xml:space="preserve">possibly </w:t>
        </w:r>
      </w:ins>
      <w:r w:rsidR="002A31AE">
        <w:rPr>
          <w:rFonts w:ascii="Times New Roman" w:hAnsi="Times New Roman"/>
        </w:rPr>
        <w:t>effective under m</w:t>
      </w:r>
      <w:ins w:id="508" w:author="Bunger, Andrew P" w:date="2022-09-09T11:08:00Z">
        <w:r w:rsidR="00820CC3">
          <w:rPr>
            <w:rFonts w:ascii="Times New Roman" w:hAnsi="Times New Roman"/>
          </w:rPr>
          <w:t>any</w:t>
        </w:r>
      </w:ins>
      <w:del w:id="509" w:author="Bunger, Andrew P" w:date="2022-09-09T11:08:00Z">
        <w:r w:rsidR="002A31AE" w:rsidDel="00820CC3">
          <w:rPr>
            <w:rFonts w:ascii="Times New Roman" w:hAnsi="Times New Roman"/>
          </w:rPr>
          <w:delText>ost</w:delText>
        </w:r>
      </w:del>
      <w:r w:rsidR="002A31AE">
        <w:rPr>
          <w:rFonts w:ascii="Times New Roman" w:hAnsi="Times New Roman"/>
        </w:rPr>
        <w:t xml:space="preserve"> w</w:t>
      </w:r>
      <w:r w:rsidR="00CC7DA2">
        <w:rPr>
          <w:rFonts w:ascii="Times New Roman" w:hAnsi="Times New Roman"/>
        </w:rPr>
        <w:t>orking conditions (</w:t>
      </w:r>
      <w:r w:rsidR="002A31AE">
        <w:rPr>
          <w:rFonts w:ascii="Times New Roman" w:hAnsi="Times New Roman"/>
        </w:rPr>
        <w:t xml:space="preserve">i.e., </w:t>
      </w:r>
      <w:r w:rsidR="00CC7DA2">
        <w:rPr>
          <w:rFonts w:ascii="Times New Roman" w:hAnsi="Times New Roman"/>
        </w:rPr>
        <w:t xml:space="preserve">ambient temperature and pressure) that cement is originally </w:t>
      </w:r>
      <w:r w:rsidR="006A4530">
        <w:rPr>
          <w:rFonts w:ascii="Times New Roman" w:hAnsi="Times New Roman"/>
        </w:rPr>
        <w:t xml:space="preserve">built </w:t>
      </w:r>
      <w:r w:rsidR="00CC7DA2">
        <w:rPr>
          <w:rFonts w:ascii="Times New Roman" w:hAnsi="Times New Roman" w:hint="eastAsia"/>
        </w:rPr>
        <w:t>f</w:t>
      </w:r>
      <w:r w:rsidR="002A31AE">
        <w:rPr>
          <w:rFonts w:ascii="Times New Roman" w:hAnsi="Times New Roman"/>
        </w:rPr>
        <w:t>or. However, when the cement</w:t>
      </w:r>
      <w:r w:rsidR="00CC7DA2">
        <w:rPr>
          <w:rFonts w:ascii="Times New Roman" w:hAnsi="Times New Roman"/>
        </w:rPr>
        <w:t xml:space="preserve"> </w:t>
      </w:r>
      <w:r w:rsidR="002A31AE">
        <w:rPr>
          <w:rFonts w:ascii="Times New Roman" w:hAnsi="Times New Roman"/>
        </w:rPr>
        <w:t xml:space="preserve">is </w:t>
      </w:r>
      <w:del w:id="510" w:author="Bunger, Andrew P" w:date="2022-09-09T11:08:00Z">
        <w:r w:rsidR="002A31AE" w:rsidDel="00820CC3">
          <w:rPr>
            <w:rFonts w:ascii="Times New Roman" w:hAnsi="Times New Roman"/>
          </w:rPr>
          <w:delText xml:space="preserve">placing </w:delText>
        </w:r>
      </w:del>
      <w:ins w:id="511" w:author="Bunger, Andrew P" w:date="2022-09-09T11:08:00Z">
        <w:r w:rsidR="00820CC3">
          <w:rPr>
            <w:rFonts w:ascii="Times New Roman" w:hAnsi="Times New Roman"/>
          </w:rPr>
          <w:t>plac</w:t>
        </w:r>
        <w:r w:rsidR="00820CC3">
          <w:rPr>
            <w:rFonts w:ascii="Times New Roman" w:hAnsi="Times New Roman"/>
          </w:rPr>
          <w:t>ed</w:t>
        </w:r>
        <w:r w:rsidR="00820CC3">
          <w:rPr>
            <w:rFonts w:ascii="Times New Roman" w:hAnsi="Times New Roman"/>
          </w:rPr>
          <w:t xml:space="preserve"> </w:t>
        </w:r>
      </w:ins>
      <w:r w:rsidR="00CC7DA2">
        <w:rPr>
          <w:rFonts w:ascii="Times New Roman" w:hAnsi="Times New Roman"/>
        </w:rPr>
        <w:t>under the HTHP conditions</w:t>
      </w:r>
      <w:r w:rsidR="002A31AE">
        <w:rPr>
          <w:rFonts w:ascii="Times New Roman" w:hAnsi="Times New Roman"/>
        </w:rPr>
        <w:t xml:space="preserve">, </w:t>
      </w:r>
      <w:r w:rsidR="00CC7DA2">
        <w:rPr>
          <w:rFonts w:ascii="Times New Roman" w:hAnsi="Times New Roman"/>
        </w:rPr>
        <w:t>and poromechanics</w:t>
      </w:r>
      <w:r w:rsidR="002A31AE">
        <w:rPr>
          <w:rFonts w:ascii="Times New Roman" w:hAnsi="Times New Roman"/>
        </w:rPr>
        <w:t xml:space="preserve"> are taken</w:t>
      </w:r>
      <w:r w:rsidR="00CC7DA2">
        <w:rPr>
          <w:rFonts w:ascii="Times New Roman" w:hAnsi="Times New Roman"/>
        </w:rPr>
        <w:t xml:space="preserve"> into considerations, o</w:t>
      </w:r>
      <w:r w:rsidR="003672FA">
        <w:rPr>
          <w:rFonts w:ascii="Times New Roman" w:hAnsi="Times New Roman"/>
        </w:rPr>
        <w:t xml:space="preserve">ur results show that the lower permeability will actually increase the probability of </w:t>
      </w:r>
      <w:del w:id="512" w:author="Bunger, Andrew P" w:date="2022-09-09T11:08:00Z">
        <w:r w:rsidR="003672FA" w:rsidDel="00820CC3">
          <w:rPr>
            <w:rFonts w:ascii="Times New Roman" w:hAnsi="Times New Roman"/>
          </w:rPr>
          <w:delText>the tensile case</w:delText>
        </w:r>
      </w:del>
      <w:ins w:id="513" w:author="Bunger, Andrew P" w:date="2022-09-09T11:08:00Z">
        <w:r w:rsidR="00820CC3">
          <w:rPr>
            <w:rFonts w:ascii="Times New Roman" w:hAnsi="Times New Roman"/>
          </w:rPr>
          <w:t>the cement experie</w:t>
        </w:r>
      </w:ins>
      <w:ins w:id="514" w:author="Bunger, Andrew P" w:date="2022-09-09T11:09:00Z">
        <w:r w:rsidR="00820CC3">
          <w:rPr>
            <w:rFonts w:ascii="Times New Roman" w:hAnsi="Times New Roman"/>
          </w:rPr>
          <w:t>ncing tensile effect stress</w:t>
        </w:r>
      </w:ins>
      <w:r w:rsidR="00834A3B">
        <w:rPr>
          <w:rFonts w:ascii="Times New Roman" w:hAnsi="Times New Roman"/>
        </w:rPr>
        <w:t xml:space="preserve">, </w:t>
      </w:r>
      <w:r w:rsidR="003672FA">
        <w:rPr>
          <w:rFonts w:ascii="Times New Roman" w:hAnsi="Times New Roman"/>
        </w:rPr>
        <w:t xml:space="preserve">which </w:t>
      </w:r>
      <w:del w:id="515" w:author="Bunger, Andrew P" w:date="2022-09-09T11:09:00Z">
        <w:r w:rsidR="003672FA" w:rsidDel="00820CC3">
          <w:rPr>
            <w:rFonts w:ascii="Times New Roman" w:hAnsi="Times New Roman"/>
          </w:rPr>
          <w:delText>is considered</w:delText>
        </w:r>
      </w:del>
      <w:ins w:id="516" w:author="Bunger, Andrew P" w:date="2022-09-09T11:09:00Z">
        <w:r w:rsidR="00820CC3">
          <w:rPr>
            <w:rFonts w:ascii="Times New Roman" w:hAnsi="Times New Roman"/>
          </w:rPr>
          <w:t>can be</w:t>
        </w:r>
      </w:ins>
      <w:r w:rsidR="003672FA">
        <w:rPr>
          <w:rFonts w:ascii="Times New Roman" w:hAnsi="Times New Roman"/>
        </w:rPr>
        <w:t xml:space="preserve"> detrimental to the</w:t>
      </w:r>
      <w:r w:rsidR="00CC7DA2">
        <w:rPr>
          <w:rFonts w:ascii="Times New Roman" w:hAnsi="Times New Roman"/>
        </w:rPr>
        <w:t xml:space="preserve"> integrity of the cementing system</w:t>
      </w:r>
      <w:r w:rsidR="003672FA">
        <w:rPr>
          <w:rFonts w:ascii="Times New Roman" w:hAnsi="Times New Roman"/>
        </w:rPr>
        <w:t xml:space="preserve">. This is mainly due to </w:t>
      </w:r>
      <w:r w:rsidR="00834A3B">
        <w:rPr>
          <w:rFonts w:ascii="Times New Roman" w:hAnsi="Times New Roman"/>
        </w:rPr>
        <w:t xml:space="preserve">the fact </w:t>
      </w:r>
      <w:r w:rsidR="003672FA">
        <w:rPr>
          <w:rFonts w:ascii="Times New Roman" w:hAnsi="Times New Roman"/>
        </w:rPr>
        <w:t xml:space="preserve">that under the framework of porous media, the lower permeability will </w:t>
      </w:r>
      <w:r w:rsidR="00834A3B">
        <w:rPr>
          <w:rFonts w:ascii="Times New Roman" w:hAnsi="Times New Roman"/>
        </w:rPr>
        <w:t xml:space="preserve">greatly </w:t>
      </w:r>
      <w:r w:rsidR="00B81BE8">
        <w:rPr>
          <w:rFonts w:ascii="Times New Roman" w:hAnsi="Times New Roman"/>
        </w:rPr>
        <w:t xml:space="preserve">slow down the </w:t>
      </w:r>
      <w:r w:rsidR="003672FA">
        <w:rPr>
          <w:rFonts w:ascii="Times New Roman" w:hAnsi="Times New Roman"/>
        </w:rPr>
        <w:t xml:space="preserve">pore fluid diffusion </w:t>
      </w:r>
      <w:r w:rsidR="00375A78">
        <w:rPr>
          <w:rFonts w:ascii="Times New Roman" w:hAnsi="Times New Roman"/>
        </w:rPr>
        <w:t xml:space="preserve">process </w:t>
      </w:r>
      <w:r w:rsidR="003672FA">
        <w:rPr>
          <w:rFonts w:ascii="Times New Roman" w:hAnsi="Times New Roman"/>
        </w:rPr>
        <w:t xml:space="preserve">when the pore pressure is </w:t>
      </w:r>
      <w:r w:rsidR="00E71ADF">
        <w:rPr>
          <w:rFonts w:ascii="Times New Roman" w:hAnsi="Times New Roman"/>
        </w:rPr>
        <w:t xml:space="preserve">rapidly </w:t>
      </w:r>
      <w:r w:rsidR="004F0F01">
        <w:rPr>
          <w:rFonts w:ascii="Times New Roman" w:hAnsi="Times New Roman"/>
        </w:rPr>
        <w:t>built</w:t>
      </w:r>
      <w:r w:rsidR="003672FA">
        <w:rPr>
          <w:rFonts w:ascii="Times New Roman" w:hAnsi="Times New Roman"/>
        </w:rPr>
        <w:t xml:space="preserve"> up within the cement </w:t>
      </w:r>
      <w:r w:rsidR="00C813AA">
        <w:rPr>
          <w:rFonts w:ascii="Times New Roman" w:hAnsi="Times New Roman"/>
        </w:rPr>
        <w:t>due to</w:t>
      </w:r>
      <w:r w:rsidR="00E71ADF">
        <w:rPr>
          <w:rFonts w:ascii="Times New Roman" w:hAnsi="Times New Roman"/>
        </w:rPr>
        <w:t xml:space="preserve"> the </w:t>
      </w:r>
      <w:r w:rsidR="00CC7DA2">
        <w:rPr>
          <w:rFonts w:ascii="Times New Roman" w:hAnsi="Times New Roman"/>
        </w:rPr>
        <w:t>HTHP</w:t>
      </w:r>
      <w:r w:rsidR="00E71ADF">
        <w:rPr>
          <w:rFonts w:ascii="Times New Roman" w:hAnsi="Times New Roman"/>
        </w:rPr>
        <w:t xml:space="preserve"> </w:t>
      </w:r>
      <w:r w:rsidR="004F0F01">
        <w:rPr>
          <w:rFonts w:ascii="Times New Roman" w:hAnsi="Times New Roman"/>
        </w:rPr>
        <w:t xml:space="preserve">boundary </w:t>
      </w:r>
      <w:r w:rsidR="00E71ADF">
        <w:rPr>
          <w:rFonts w:ascii="Times New Roman" w:hAnsi="Times New Roman"/>
        </w:rPr>
        <w:t>condi</w:t>
      </w:r>
      <w:r w:rsidR="004F0F01">
        <w:rPr>
          <w:rFonts w:ascii="Times New Roman" w:hAnsi="Times New Roman"/>
        </w:rPr>
        <w:t>tions</w:t>
      </w:r>
      <w:r w:rsidR="003672FA">
        <w:rPr>
          <w:rFonts w:ascii="Times New Roman" w:hAnsi="Times New Roman"/>
        </w:rPr>
        <w:t xml:space="preserve">. </w:t>
      </w:r>
      <w:del w:id="517" w:author="Bunger, Andrew P" w:date="2022-09-09T11:09:00Z">
        <w:r w:rsidR="00897E60" w:rsidDel="00820CC3">
          <w:rPr>
            <w:rFonts w:ascii="Times New Roman" w:hAnsi="Times New Roman"/>
          </w:rPr>
          <w:delText xml:space="preserve">The accumulated pore fluid within the clogged porous system will build up excess pore pressure </w:delText>
        </w:r>
        <w:r w:rsidR="00C813AA" w:rsidDel="00820CC3">
          <w:rPr>
            <w:rFonts w:ascii="Times New Roman" w:hAnsi="Times New Roman"/>
          </w:rPr>
          <w:delText xml:space="preserve">and </w:delText>
        </w:r>
        <w:r w:rsidR="003672FA" w:rsidDel="00820CC3">
          <w:rPr>
            <w:rFonts w:ascii="Times New Roman" w:hAnsi="Times New Roman"/>
          </w:rPr>
          <w:delText>the effective stress will thus</w:delText>
        </w:r>
        <w:r w:rsidR="00834A3B" w:rsidDel="00820CC3">
          <w:rPr>
            <w:rFonts w:ascii="Times New Roman" w:hAnsi="Times New Roman"/>
          </w:rPr>
          <w:delText xml:space="preserve"> be</w:delText>
        </w:r>
        <w:r w:rsidR="003672FA" w:rsidDel="00820CC3">
          <w:rPr>
            <w:rFonts w:ascii="Times New Roman" w:hAnsi="Times New Roman"/>
          </w:rPr>
          <w:delText xml:space="preserve"> reduced </w:delText>
        </w:r>
        <w:r w:rsidR="00C813AA" w:rsidDel="00820CC3">
          <w:rPr>
            <w:rFonts w:ascii="Times New Roman" w:hAnsi="Times New Roman"/>
          </w:rPr>
          <w:delText>or even extend</w:delText>
        </w:r>
        <w:r w:rsidR="00834A3B" w:rsidDel="00820CC3">
          <w:rPr>
            <w:rFonts w:ascii="Times New Roman" w:hAnsi="Times New Roman"/>
          </w:rPr>
          <w:delText>ed</w:delText>
        </w:r>
        <w:r w:rsidR="00C813AA" w:rsidDel="00820CC3">
          <w:rPr>
            <w:rFonts w:ascii="Times New Roman" w:hAnsi="Times New Roman"/>
          </w:rPr>
          <w:delText xml:space="preserve"> </w:delText>
        </w:r>
        <w:r w:rsidR="00897E60" w:rsidDel="00820CC3">
          <w:rPr>
            <w:rFonts w:ascii="Times New Roman" w:hAnsi="Times New Roman"/>
          </w:rPr>
          <w:delText>into the tensile region which will eventually jeopardize</w:delText>
        </w:r>
        <w:r w:rsidR="003672FA" w:rsidDel="00820CC3">
          <w:rPr>
            <w:rFonts w:ascii="Times New Roman" w:hAnsi="Times New Roman"/>
          </w:rPr>
          <w:delText xml:space="preserve"> the whole system. Th</w:delText>
        </w:r>
        <w:r w:rsidR="00834A3B" w:rsidDel="00820CC3">
          <w:rPr>
            <w:rFonts w:ascii="Times New Roman" w:hAnsi="Times New Roman"/>
          </w:rPr>
          <w:delText>at is to say</w:delText>
        </w:r>
      </w:del>
      <w:ins w:id="518" w:author="Bunger, Andrew P" w:date="2022-09-09T11:09:00Z">
        <w:r w:rsidR="00820CC3">
          <w:rPr>
            <w:rFonts w:ascii="Times New Roman" w:hAnsi="Times New Roman"/>
          </w:rPr>
          <w:t>Hence</w:t>
        </w:r>
      </w:ins>
      <w:r w:rsidR="00834A3B">
        <w:rPr>
          <w:rFonts w:ascii="Times New Roman" w:hAnsi="Times New Roman"/>
        </w:rPr>
        <w:t xml:space="preserve">, </w:t>
      </w:r>
      <w:del w:id="519" w:author="Bunger, Andrew P" w:date="2022-09-09T11:09:00Z">
        <w:r w:rsidR="00834A3B" w:rsidDel="00820CC3">
          <w:rPr>
            <w:rFonts w:ascii="Times New Roman" w:hAnsi="Times New Roman"/>
          </w:rPr>
          <w:delText xml:space="preserve">blindly </w:delText>
        </w:r>
      </w:del>
      <w:ins w:id="520" w:author="Bunger, Andrew P" w:date="2022-09-09T11:09:00Z">
        <w:r w:rsidR="00820CC3">
          <w:rPr>
            <w:rFonts w:ascii="Times New Roman" w:hAnsi="Times New Roman"/>
          </w:rPr>
          <w:t>the pursuit of</w:t>
        </w:r>
      </w:ins>
      <w:del w:id="521" w:author="Bunger, Andrew P" w:date="2022-09-09T11:09:00Z">
        <w:r w:rsidR="00834A3B" w:rsidDel="00820CC3">
          <w:rPr>
            <w:rFonts w:ascii="Times New Roman" w:hAnsi="Times New Roman"/>
          </w:rPr>
          <w:delText>pursing</w:delText>
        </w:r>
      </w:del>
      <w:r w:rsidR="00834A3B">
        <w:rPr>
          <w:rFonts w:ascii="Times New Roman" w:hAnsi="Times New Roman"/>
        </w:rPr>
        <w:t xml:space="preserve"> l</w:t>
      </w:r>
      <w:r w:rsidR="003672FA">
        <w:rPr>
          <w:rFonts w:ascii="Times New Roman" w:hAnsi="Times New Roman"/>
        </w:rPr>
        <w:t xml:space="preserve">ow permeability regardless </w:t>
      </w:r>
      <w:r w:rsidR="00834A3B">
        <w:rPr>
          <w:rFonts w:ascii="Times New Roman" w:hAnsi="Times New Roman"/>
        </w:rPr>
        <w:t xml:space="preserve">of </w:t>
      </w:r>
      <w:r w:rsidR="003672FA">
        <w:rPr>
          <w:rFonts w:ascii="Times New Roman" w:hAnsi="Times New Roman"/>
        </w:rPr>
        <w:t xml:space="preserve">the intrinsic </w:t>
      </w:r>
      <w:r w:rsidR="00897E60">
        <w:rPr>
          <w:rFonts w:ascii="Times New Roman" w:hAnsi="Times New Roman"/>
        </w:rPr>
        <w:t xml:space="preserve">porous </w:t>
      </w:r>
      <w:r w:rsidR="003672FA">
        <w:rPr>
          <w:rFonts w:ascii="Times New Roman" w:hAnsi="Times New Roman"/>
        </w:rPr>
        <w:t>properties of the cement itself</w:t>
      </w:r>
      <w:ins w:id="522" w:author="Bunger, Andrew P" w:date="2022-09-09T11:10:00Z">
        <w:r w:rsidR="00820CC3">
          <w:rPr>
            <w:rFonts w:ascii="Times New Roman" w:hAnsi="Times New Roman"/>
          </w:rPr>
          <w:t xml:space="preserve"> and without guidance from poromechanical models could</w:t>
        </w:r>
      </w:ins>
      <w:r w:rsidR="003672FA">
        <w:rPr>
          <w:rFonts w:ascii="Times New Roman" w:hAnsi="Times New Roman"/>
        </w:rPr>
        <w:t xml:space="preserve"> </w:t>
      </w:r>
      <w:del w:id="523" w:author="Bunger, Andrew P" w:date="2022-09-09T11:10:00Z">
        <w:r w:rsidR="003672FA" w:rsidDel="00820CC3">
          <w:rPr>
            <w:rFonts w:ascii="Times New Roman" w:hAnsi="Times New Roman"/>
          </w:rPr>
          <w:delText xml:space="preserve">will </w:delText>
        </w:r>
      </w:del>
      <w:r w:rsidR="00897E60">
        <w:rPr>
          <w:rFonts w:ascii="Times New Roman" w:hAnsi="Times New Roman"/>
        </w:rPr>
        <w:t xml:space="preserve">instead </w:t>
      </w:r>
      <w:del w:id="524" w:author="Bunger, Andrew P" w:date="2022-09-09T11:10:00Z">
        <w:r w:rsidR="003672FA" w:rsidDel="00820CC3">
          <w:rPr>
            <w:rFonts w:ascii="Times New Roman" w:hAnsi="Times New Roman"/>
          </w:rPr>
          <w:delText>victimize</w:delText>
        </w:r>
        <w:r w:rsidR="00897E60" w:rsidDel="00820CC3">
          <w:rPr>
            <w:rFonts w:ascii="Times New Roman" w:hAnsi="Times New Roman"/>
          </w:rPr>
          <w:delText xml:space="preserve"> </w:delText>
        </w:r>
      </w:del>
      <w:ins w:id="525" w:author="Bunger, Andrew P" w:date="2022-09-09T11:10:00Z">
        <w:r w:rsidR="00820CC3">
          <w:rPr>
            <w:rFonts w:ascii="Times New Roman" w:hAnsi="Times New Roman"/>
          </w:rPr>
          <w:t>increase likelihood of degradation of</w:t>
        </w:r>
        <w:r w:rsidR="00820CC3">
          <w:rPr>
            <w:rFonts w:ascii="Times New Roman" w:hAnsi="Times New Roman"/>
          </w:rPr>
          <w:t xml:space="preserve"> </w:t>
        </w:r>
      </w:ins>
      <w:r w:rsidR="00834A3B">
        <w:rPr>
          <w:rFonts w:ascii="Times New Roman" w:hAnsi="Times New Roman"/>
        </w:rPr>
        <w:t xml:space="preserve">the </w:t>
      </w:r>
      <w:r w:rsidR="00897E60">
        <w:rPr>
          <w:rFonts w:ascii="Times New Roman" w:hAnsi="Times New Roman"/>
        </w:rPr>
        <w:t>c</w:t>
      </w:r>
      <w:r w:rsidR="00834A3B">
        <w:rPr>
          <w:rFonts w:ascii="Times New Roman" w:hAnsi="Times New Roman"/>
        </w:rPr>
        <w:t>ement</w:t>
      </w:r>
      <w:r w:rsidR="00897E60">
        <w:rPr>
          <w:rFonts w:ascii="Times New Roman" w:hAnsi="Times New Roman"/>
        </w:rPr>
        <w:t xml:space="preserve"> </w:t>
      </w:r>
      <w:ins w:id="526" w:author="Bunger, Andrew P" w:date="2022-09-09T11:10:00Z">
        <w:r w:rsidR="00820CC3">
          <w:rPr>
            <w:rFonts w:ascii="Times New Roman" w:hAnsi="Times New Roman"/>
          </w:rPr>
          <w:t>and hence reduce it</w:t>
        </w:r>
      </w:ins>
      <w:ins w:id="527" w:author="Bunger, Andrew P" w:date="2022-09-09T11:11:00Z">
        <w:r w:rsidR="00820CC3">
          <w:rPr>
            <w:rFonts w:ascii="Times New Roman" w:hAnsi="Times New Roman"/>
          </w:rPr>
          <w:t>s</w:t>
        </w:r>
      </w:ins>
      <w:ins w:id="528" w:author="Bunger, Andrew P" w:date="2022-09-09T11:10:00Z">
        <w:r w:rsidR="00820CC3">
          <w:rPr>
            <w:rFonts w:ascii="Times New Roman" w:hAnsi="Times New Roman"/>
          </w:rPr>
          <w:t xml:space="preserve"> effectiveness </w:t>
        </w:r>
      </w:ins>
      <w:del w:id="529" w:author="Bunger, Andrew P" w:date="2022-09-09T11:11:00Z">
        <w:r w:rsidR="00897E60" w:rsidDel="00820CC3">
          <w:rPr>
            <w:rFonts w:ascii="Times New Roman" w:hAnsi="Times New Roman"/>
          </w:rPr>
          <w:delText>functions that are</w:delText>
        </w:r>
      </w:del>
      <w:ins w:id="530" w:author="Bunger, Andrew P" w:date="2022-09-09T11:11:00Z">
        <w:r w:rsidR="00820CC3">
          <w:rPr>
            <w:rFonts w:ascii="Times New Roman" w:hAnsi="Times New Roman"/>
          </w:rPr>
          <w:t>at</w:t>
        </w:r>
      </w:ins>
      <w:r w:rsidR="00897E60">
        <w:rPr>
          <w:rFonts w:ascii="Times New Roman" w:hAnsi="Times New Roman"/>
        </w:rPr>
        <w:t xml:space="preserve"> providing mechanical support and zonal isolation</w:t>
      </w:r>
      <w:del w:id="531" w:author="Bunger, Andrew P" w:date="2022-09-09T11:11:00Z">
        <w:r w:rsidR="00897E60" w:rsidDel="00820CC3">
          <w:rPr>
            <w:rFonts w:ascii="Times New Roman" w:hAnsi="Times New Roman"/>
          </w:rPr>
          <w:delText>s</w:delText>
        </w:r>
      </w:del>
      <w:r w:rsidR="003672FA">
        <w:rPr>
          <w:rFonts w:ascii="Times New Roman" w:hAnsi="Times New Roman"/>
        </w:rPr>
        <w:t xml:space="preserve">. </w:t>
      </w:r>
      <w:del w:id="532" w:author="Bunger, Andrew P" w:date="2022-09-09T11:11:00Z">
        <w:r w:rsidR="00C623E4" w:rsidDel="00820CC3">
          <w:rPr>
            <w:rFonts w:ascii="Times New Roman" w:hAnsi="Times New Roman"/>
          </w:rPr>
          <w:delText>This phenomenon is firstly named here as</w:delText>
        </w:r>
      </w:del>
      <w:ins w:id="533" w:author="Bunger, Andrew P" w:date="2022-09-09T11:11:00Z">
        <w:r w:rsidR="00820CC3">
          <w:rPr>
            <w:rFonts w:ascii="Times New Roman" w:hAnsi="Times New Roman"/>
          </w:rPr>
          <w:t>In other words, there is a negative aspect to having permeability that is too low, which we will henceforth call a</w:t>
        </w:r>
      </w:ins>
      <w:r w:rsidR="00C623E4">
        <w:rPr>
          <w:rFonts w:ascii="Times New Roman" w:hAnsi="Times New Roman"/>
        </w:rPr>
        <w:t xml:space="preserve"> </w:t>
      </w:r>
      <w:ins w:id="534" w:author="Bunger, Andrew P" w:date="2022-09-09T11:11:00Z">
        <w:r w:rsidR="00820CC3">
          <w:rPr>
            <w:rFonts w:ascii="Times New Roman" w:hAnsi="Times New Roman"/>
          </w:rPr>
          <w:t>“</w:t>
        </w:r>
      </w:ins>
      <w:r w:rsidR="00C623E4">
        <w:rPr>
          <w:rFonts w:ascii="Times New Roman" w:hAnsi="Times New Roman"/>
        </w:rPr>
        <w:t>permeability penalty</w:t>
      </w:r>
      <w:ins w:id="535" w:author="Bunger, Andrew P" w:date="2022-09-09T11:11:00Z">
        <w:r w:rsidR="00820CC3">
          <w:rPr>
            <w:rFonts w:ascii="Times New Roman" w:hAnsi="Times New Roman"/>
          </w:rPr>
          <w:t>”</w:t>
        </w:r>
      </w:ins>
      <w:r w:rsidR="00C623E4">
        <w:rPr>
          <w:rFonts w:ascii="Times New Roman" w:hAnsi="Times New Roman"/>
        </w:rPr>
        <w:t xml:space="preserve">. </w:t>
      </w:r>
      <w:r w:rsidR="00834A3B" w:rsidRPr="00834A3B">
        <w:rPr>
          <w:rFonts w:ascii="Times New Roman" w:hAnsi="Times New Roman"/>
        </w:rPr>
        <w:t xml:space="preserve">To avoid </w:t>
      </w:r>
      <w:ins w:id="536" w:author="Bunger, Andrew P" w:date="2022-09-09T11:11:00Z">
        <w:r w:rsidR="00820CC3">
          <w:rPr>
            <w:rFonts w:ascii="Times New Roman" w:hAnsi="Times New Roman"/>
          </w:rPr>
          <w:t xml:space="preserve">the </w:t>
        </w:r>
      </w:ins>
      <w:r w:rsidR="00834A3B" w:rsidRPr="00834A3B">
        <w:rPr>
          <w:rFonts w:ascii="Times New Roman" w:hAnsi="Times New Roman"/>
        </w:rPr>
        <w:t>permeability penalty for cementing design under HTHP, perhaps the most favorable solution is to</w:t>
      </w:r>
      <w:r w:rsidR="00834A3B">
        <w:rPr>
          <w:rFonts w:ascii="Times New Roman" w:hAnsi="Times New Roman"/>
        </w:rPr>
        <w:t xml:space="preserve"> keep </w:t>
      </w:r>
      <w:r w:rsidR="003672FA">
        <w:rPr>
          <w:rFonts w:ascii="Times New Roman" w:hAnsi="Times New Roman"/>
        </w:rPr>
        <w:t>the permeability at certain ranges which can achieve the sealing function, but at the same time</w:t>
      </w:r>
      <w:del w:id="537" w:author="Bunger, Andrew P" w:date="2022-09-09T11:12:00Z">
        <w:r w:rsidR="003672FA" w:rsidDel="00820CC3">
          <w:rPr>
            <w:rFonts w:ascii="Times New Roman" w:hAnsi="Times New Roman"/>
          </w:rPr>
          <w:delText xml:space="preserve">, it </w:delText>
        </w:r>
        <w:r w:rsidR="00834A3B" w:rsidDel="00820CC3">
          <w:rPr>
            <w:rFonts w:ascii="Times New Roman" w:hAnsi="Times New Roman"/>
          </w:rPr>
          <w:delText>allow</w:delText>
        </w:r>
      </w:del>
      <w:ins w:id="538" w:author="Bunger, Andrew P" w:date="2022-09-09T11:12:00Z">
        <w:r w:rsidR="00820CC3">
          <w:rPr>
            <w:rFonts w:ascii="Times New Roman" w:hAnsi="Times New Roman"/>
          </w:rPr>
          <w:t>, allowing</w:t>
        </w:r>
      </w:ins>
      <w:r w:rsidR="00834A3B">
        <w:rPr>
          <w:rFonts w:ascii="Times New Roman" w:hAnsi="Times New Roman"/>
        </w:rPr>
        <w:t xml:space="preserve"> </w:t>
      </w:r>
      <w:r w:rsidR="00897E60">
        <w:rPr>
          <w:rFonts w:ascii="Times New Roman" w:hAnsi="Times New Roman"/>
        </w:rPr>
        <w:t xml:space="preserve">the diffusion of </w:t>
      </w:r>
      <w:r w:rsidR="004F0F01">
        <w:rPr>
          <w:rFonts w:ascii="Times New Roman" w:hAnsi="Times New Roman"/>
        </w:rPr>
        <w:t xml:space="preserve">pore pressure that is built up by the </w:t>
      </w:r>
      <w:r w:rsidR="00897E60">
        <w:rPr>
          <w:rFonts w:ascii="Times New Roman" w:hAnsi="Times New Roman"/>
        </w:rPr>
        <w:t xml:space="preserve">HTHP conditions </w:t>
      </w:r>
      <w:r w:rsidR="004F0F01">
        <w:rPr>
          <w:rFonts w:ascii="Times New Roman" w:hAnsi="Times New Roman"/>
        </w:rPr>
        <w:t>and</w:t>
      </w:r>
      <w:r w:rsidR="003672FA">
        <w:rPr>
          <w:rFonts w:ascii="Times New Roman" w:hAnsi="Times New Roman"/>
        </w:rPr>
        <w:t xml:space="preserve"> </w:t>
      </w:r>
      <w:r w:rsidR="00834A3B">
        <w:rPr>
          <w:rFonts w:ascii="Times New Roman" w:hAnsi="Times New Roman"/>
        </w:rPr>
        <w:t xml:space="preserve">therefore not cause </w:t>
      </w:r>
      <w:r w:rsidR="003672FA">
        <w:rPr>
          <w:rFonts w:ascii="Times New Roman" w:hAnsi="Times New Roman"/>
        </w:rPr>
        <w:t>unnecessary dama</w:t>
      </w:r>
      <w:r w:rsidR="00834A3B">
        <w:rPr>
          <w:rFonts w:ascii="Times New Roman" w:hAnsi="Times New Roman"/>
        </w:rPr>
        <w:t>ge i</w:t>
      </w:r>
      <w:r w:rsidR="00897E60">
        <w:rPr>
          <w:rFonts w:ascii="Times New Roman" w:hAnsi="Times New Roman"/>
        </w:rPr>
        <w:t>nduced by the excess</w:t>
      </w:r>
      <w:r w:rsidR="003672FA">
        <w:rPr>
          <w:rFonts w:ascii="Times New Roman" w:hAnsi="Times New Roman"/>
        </w:rPr>
        <w:t xml:space="preserve"> pore pressure.</w:t>
      </w:r>
      <w:r w:rsidR="00DF5422">
        <w:rPr>
          <w:rFonts w:ascii="Times New Roman" w:hAnsi="Times New Roman"/>
        </w:rPr>
        <w:t xml:space="preserve"> </w:t>
      </w:r>
      <w:r w:rsidR="00FF5EDE">
        <w:rPr>
          <w:rFonts w:ascii="Times New Roman" w:hAnsi="Times New Roman"/>
        </w:rPr>
        <w:t>This permeability-forgiveness des</w:t>
      </w:r>
      <w:r w:rsidR="00834A3B">
        <w:rPr>
          <w:rFonts w:ascii="Times New Roman" w:hAnsi="Times New Roman"/>
        </w:rPr>
        <w:t>ign is actually very popular in</w:t>
      </w:r>
      <w:r w:rsidR="00CC5ECC">
        <w:rPr>
          <w:rFonts w:ascii="Times New Roman" w:hAnsi="Times New Roman"/>
        </w:rPr>
        <w:t xml:space="preserve"> </w:t>
      </w:r>
      <w:r w:rsidR="00FF5EDE">
        <w:rPr>
          <w:rFonts w:ascii="Times New Roman" w:hAnsi="Times New Roman"/>
        </w:rPr>
        <w:t xml:space="preserve">pavement design of </w:t>
      </w:r>
      <w:r w:rsidR="0068361B">
        <w:rPr>
          <w:rFonts w:ascii="Times New Roman" w:hAnsi="Times New Roman"/>
        </w:rPr>
        <w:t>permeable porous</w:t>
      </w:r>
      <w:r w:rsidR="00FF5EDE">
        <w:rPr>
          <w:rFonts w:ascii="Times New Roman" w:hAnsi="Times New Roman"/>
        </w:rPr>
        <w:t xml:space="preserve"> system</w:t>
      </w:r>
      <w:r w:rsidR="00834A3B">
        <w:rPr>
          <w:rFonts w:ascii="Times New Roman" w:hAnsi="Times New Roman"/>
        </w:rPr>
        <w:t>s</w:t>
      </w:r>
      <w:r w:rsidR="00FF5EDE">
        <w:rPr>
          <w:rFonts w:ascii="Times New Roman" w:hAnsi="Times New Roman"/>
        </w:rPr>
        <w:t xml:space="preserve"> </w:t>
      </w:r>
      <w:r w:rsidR="00CC5ECC">
        <w:rPr>
          <w:rFonts w:ascii="Times New Roman" w:hAnsi="Times New Roman"/>
        </w:rPr>
        <w:t xml:space="preserve">(PPS) </w:t>
      </w:r>
      <w:r w:rsidR="00FF5EDE">
        <w:rPr>
          <w:rFonts w:ascii="Times New Roman" w:hAnsi="Times New Roman"/>
        </w:rPr>
        <w:fldChar w:fldCharType="begin"/>
      </w:r>
      <w:r w:rsidR="006375C0">
        <w:rPr>
          <w:rFonts w:ascii="Times New Roman" w:hAnsi="Times New Roman"/>
        </w:rPr>
        <w:instrText xml:space="preserve"> ADDIN EN.CITE &lt;EndNote&gt;&lt;Cite&gt;&lt;Author&gt;Scholz&lt;/Author&gt;&lt;Year&gt;2007&lt;/Year&gt;&lt;RecNum&gt;97&lt;/RecNum&gt;&lt;DisplayText&gt;(Scholz et al., 2007)&lt;/DisplayText&gt;&lt;record&gt;&lt;rec-number&gt;97&lt;/rec-number&gt;&lt;foreign-keys&gt;&lt;key app="EN" db-id="xrt0eexxkfpstqer0xlvs2vzff2w2rveftf9" timestamp="1653061364"&gt;97&lt;/key&gt;&lt;/foreign-keys&gt;&lt;ref-type name="Journal Article"&gt;17&lt;/ref-type&gt;&lt;contributors&gt;&lt;authors&gt;&lt;author&gt;Scholz, Miklas&lt;/author&gt;&lt;author&gt;Grabowiecki, Piotr&lt;/author&gt;&lt;/authors&gt;&lt;/contributors&gt;&lt;titles&gt;&lt;title&gt;Review of permeable pavement systems&lt;/title&gt;&lt;secondary-title&gt;Building and environment&lt;/secondary-title&gt;&lt;/titles&gt;&lt;periodical&gt;&lt;full-title&gt;Building and environment&lt;/full-title&gt;&lt;/periodical&gt;&lt;pages&gt;3830-3836&lt;/pages&gt;&lt;volume&gt;42&lt;/volume&gt;&lt;number&gt;11&lt;/number&gt;&lt;dates&gt;&lt;year&gt;2007&lt;/year&gt;&lt;/dates&gt;&lt;isbn&gt;0360-1323&lt;/isbn&gt;&lt;urls&gt;&lt;/urls&gt;&lt;/record&gt;&lt;/Cite&gt;&lt;/EndNote&gt;</w:instrText>
      </w:r>
      <w:r w:rsidR="00FF5EDE">
        <w:rPr>
          <w:rFonts w:ascii="Times New Roman" w:hAnsi="Times New Roman"/>
        </w:rPr>
        <w:fldChar w:fldCharType="separate"/>
      </w:r>
      <w:r w:rsidR="006375C0">
        <w:rPr>
          <w:rFonts w:ascii="Times New Roman" w:hAnsi="Times New Roman"/>
          <w:noProof/>
        </w:rPr>
        <w:t>(Scholz et al., 2007)</w:t>
      </w:r>
      <w:r w:rsidR="00FF5EDE">
        <w:rPr>
          <w:rFonts w:ascii="Times New Roman" w:hAnsi="Times New Roman"/>
        </w:rPr>
        <w:fldChar w:fldCharType="end"/>
      </w:r>
      <w:r w:rsidR="0068361B">
        <w:rPr>
          <w:rFonts w:ascii="Times New Roman" w:hAnsi="Times New Roman"/>
        </w:rPr>
        <w:t xml:space="preserve"> where one or two special drainage layer</w:t>
      </w:r>
      <w:r w:rsidR="00834A3B">
        <w:rPr>
          <w:rFonts w:ascii="Times New Roman" w:hAnsi="Times New Roman"/>
        </w:rPr>
        <w:t>s</w:t>
      </w:r>
      <w:r w:rsidR="0068361B">
        <w:rPr>
          <w:rFonts w:ascii="Times New Roman" w:hAnsi="Times New Roman"/>
        </w:rPr>
        <w:t xml:space="preserve"> with relative higher permeability are </w:t>
      </w:r>
      <w:r w:rsidR="00834A3B" w:rsidRPr="00834A3B">
        <w:rPr>
          <w:rFonts w:ascii="Times New Roman" w:hAnsi="Times New Roman"/>
        </w:rPr>
        <w:t xml:space="preserve">designed in a more effective </w:t>
      </w:r>
      <w:r w:rsidR="00834A3B" w:rsidRPr="00834A3B">
        <w:rPr>
          <w:rFonts w:ascii="Times New Roman" w:hAnsi="Times New Roman"/>
        </w:rPr>
        <w:lastRenderedPageBreak/>
        <w:t>and efficient way that reduces</w:t>
      </w:r>
      <w:r w:rsidR="00834A3B">
        <w:rPr>
          <w:rFonts w:ascii="Times New Roman" w:hAnsi="Times New Roman"/>
        </w:rPr>
        <w:t xml:space="preserve"> </w:t>
      </w:r>
      <w:r w:rsidR="0068361B">
        <w:rPr>
          <w:rFonts w:ascii="Times New Roman" w:hAnsi="Times New Roman"/>
        </w:rPr>
        <w:t>the runoff rates in the storm while providing a hard surface for the traffic</w:t>
      </w:r>
      <w:r w:rsidR="00CC5ECC">
        <w:rPr>
          <w:rFonts w:ascii="Times New Roman" w:hAnsi="Times New Roman"/>
        </w:rPr>
        <w:t xml:space="preserve"> flow</w:t>
      </w:r>
      <w:r w:rsidR="0068361B">
        <w:rPr>
          <w:rFonts w:ascii="Times New Roman" w:hAnsi="Times New Roman"/>
        </w:rPr>
        <w:t>.</w:t>
      </w:r>
      <w:r w:rsidR="00CC5ECC">
        <w:rPr>
          <w:rFonts w:ascii="Times New Roman" w:hAnsi="Times New Roman"/>
        </w:rPr>
        <w:t xml:space="preserve"> The PPS design has been successfully turned into wide variety </w:t>
      </w:r>
      <w:r w:rsidR="00834A3B">
        <w:rPr>
          <w:rFonts w:ascii="Times New Roman" w:hAnsi="Times New Roman"/>
        </w:rPr>
        <w:t>of</w:t>
      </w:r>
      <w:r w:rsidR="00CC5ECC">
        <w:rPr>
          <w:rFonts w:ascii="Times New Roman" w:hAnsi="Times New Roman"/>
        </w:rPr>
        <w:t xml:space="preserve"> residential, c</w:t>
      </w:r>
      <w:r w:rsidR="00834A3B">
        <w:rPr>
          <w:rFonts w:ascii="Times New Roman" w:hAnsi="Times New Roman"/>
        </w:rPr>
        <w:t xml:space="preserve">ommercial, </w:t>
      </w:r>
      <w:r w:rsidR="00CC5ECC">
        <w:rPr>
          <w:rFonts w:ascii="Times New Roman" w:hAnsi="Times New Roman"/>
        </w:rPr>
        <w:t xml:space="preserve">and industrial applications in the last two decades </w:t>
      </w:r>
      <w:r w:rsidR="00CC5ECC">
        <w:rPr>
          <w:rFonts w:ascii="Times New Roman" w:hAnsi="Times New Roman"/>
        </w:rPr>
        <w:fldChar w:fldCharType="begin"/>
      </w:r>
      <w:r w:rsidR="006375C0">
        <w:rPr>
          <w:rFonts w:ascii="Times New Roman" w:hAnsi="Times New Roman"/>
        </w:rPr>
        <w:instrText xml:space="preserve"> ADDIN EN.CITE &lt;EndNote&gt;&lt;Cite&gt;&lt;Author&gt;Drake&lt;/Author&gt;&lt;Year&gt;2013&lt;/Year&gt;&lt;RecNum&gt;98&lt;/RecNum&gt;&lt;DisplayText&gt;(Drake et al., 2013)&lt;/DisplayText&gt;&lt;record&gt;&lt;rec-number&gt;98&lt;/rec-number&gt;&lt;foreign-keys&gt;&lt;key app="EN" db-id="xrt0eexxkfpstqer0xlvs2vzff2w2rveftf9" timestamp="1653062251"&gt;98&lt;/key&gt;&lt;/foreign-keys&gt;&lt;ref-type name="Journal Article"&gt;17&lt;/ref-type&gt;&lt;contributors&gt;&lt;authors&gt;&lt;author&gt;Drake, Jennifer AP&lt;/author&gt;&lt;author&gt;Bradford, Andrea&lt;/author&gt;&lt;author&gt;Marsalek, Jiri&lt;/author&gt;&lt;/authors&gt;&lt;/contributors&gt;&lt;titles&gt;&lt;title&gt;Review of environmental performance of permeable pavement systems: state of the knowledge&lt;/title&gt;&lt;secondary-title&gt;Water Quality Research Journal of Canada&lt;/secondary-title&gt;&lt;/titles&gt;&lt;periodical&gt;&lt;full-title&gt;Water Quality Research Journal of Canada&lt;/full-title&gt;&lt;/periodical&gt;&lt;pages&gt;203-222&lt;/pages&gt;&lt;volume&gt;48&lt;/volume&gt;&lt;number&gt;3&lt;/number&gt;&lt;dates&gt;&lt;year&gt;2013&lt;/year&gt;&lt;/dates&gt;&lt;isbn&gt;1201-3080&lt;/isbn&gt;&lt;urls&gt;&lt;/urls&gt;&lt;/record&gt;&lt;/Cite&gt;&lt;/EndNote&gt;</w:instrText>
      </w:r>
      <w:r w:rsidR="00CC5ECC">
        <w:rPr>
          <w:rFonts w:ascii="Times New Roman" w:hAnsi="Times New Roman"/>
        </w:rPr>
        <w:fldChar w:fldCharType="separate"/>
      </w:r>
      <w:r w:rsidR="006375C0">
        <w:rPr>
          <w:rFonts w:ascii="Times New Roman" w:hAnsi="Times New Roman"/>
          <w:noProof/>
        </w:rPr>
        <w:t>(Drake et al., 2013)</w:t>
      </w:r>
      <w:r w:rsidR="00CC5ECC">
        <w:rPr>
          <w:rFonts w:ascii="Times New Roman" w:hAnsi="Times New Roman"/>
        </w:rPr>
        <w:fldChar w:fldCharType="end"/>
      </w:r>
      <w:r w:rsidR="00CC5ECC">
        <w:rPr>
          <w:rFonts w:ascii="Times New Roman" w:hAnsi="Times New Roman"/>
        </w:rPr>
        <w:t xml:space="preserve">. </w:t>
      </w:r>
      <w:ins w:id="539" w:author="Bunger, Andrew P" w:date="2022-09-09T11:12:00Z">
        <w:r w:rsidR="00DB1C47">
          <w:rPr>
            <w:rFonts w:ascii="Times New Roman" w:hAnsi="Times New Roman"/>
          </w:rPr>
          <w:t>Furthermore, finding a suitable permeability window should in principle be possible for wellbore cementing owing to the vast difference between the length scale</w:t>
        </w:r>
      </w:ins>
      <w:ins w:id="540" w:author="Bunger, Andrew P" w:date="2022-09-09T11:13:00Z">
        <w:r w:rsidR="00DB1C47">
          <w:rPr>
            <w:rFonts w:ascii="Times New Roman" w:hAnsi="Times New Roman"/>
          </w:rPr>
          <w:t xml:space="preserve"> associated with drainage of pore pressure to a radial boundary and the length scale associated with fluid diffusion through the length of the barrier. A permeability that is high enough to allow the former while preventing the latter should be attainable.</w:t>
        </w:r>
      </w:ins>
    </w:p>
    <w:p w14:paraId="146F81B5" w14:textId="6B09D3B8" w:rsidR="00BA2861" w:rsidRPr="00BA2861" w:rsidRDefault="00DF5422" w:rsidP="00A454D8">
      <w:pPr>
        <w:spacing w:line="360" w:lineRule="auto"/>
        <w:ind w:firstLine="720"/>
        <w:jc w:val="both"/>
        <w:rPr>
          <w:rFonts w:ascii="Times New Roman" w:hAnsi="Times New Roman"/>
        </w:rPr>
      </w:pPr>
      <w:r>
        <w:rPr>
          <w:rFonts w:ascii="Times New Roman" w:hAnsi="Times New Roman"/>
        </w:rPr>
        <w:t>It also worth mention</w:t>
      </w:r>
      <w:r w:rsidR="00834A3B">
        <w:rPr>
          <w:rFonts w:ascii="Times New Roman" w:hAnsi="Times New Roman"/>
        </w:rPr>
        <w:t>ing</w:t>
      </w:r>
      <w:r>
        <w:rPr>
          <w:rFonts w:ascii="Times New Roman" w:hAnsi="Times New Roman"/>
        </w:rPr>
        <w:t xml:space="preserve"> that the specific heat capacity </w:t>
      </w:r>
      <w:del w:id="541" w:author="Bunger, Andrew P" w:date="2022-09-09T11:14:00Z">
        <w:r w:rsidDel="00DB1C47">
          <w:rPr>
            <w:rFonts w:ascii="Times New Roman" w:hAnsi="Times New Roman"/>
          </w:rPr>
          <w:delText>i</w:delText>
        </w:r>
        <w:r w:rsidR="00834A3B" w:rsidDel="00DB1C47">
          <w:rPr>
            <w:rFonts w:ascii="Times New Roman" w:hAnsi="Times New Roman"/>
          </w:rPr>
          <w:delText>s rarely go</w:delText>
        </w:r>
        <w:r w:rsidDel="00DB1C47">
          <w:rPr>
            <w:rFonts w:ascii="Times New Roman" w:hAnsi="Times New Roman"/>
          </w:rPr>
          <w:delText>t</w:delText>
        </w:r>
        <w:r w:rsidR="00A454D8" w:rsidDel="00DB1C47">
          <w:rPr>
            <w:rFonts w:ascii="Times New Roman" w:hAnsi="Times New Roman"/>
          </w:rPr>
          <w:delText xml:space="preserve"> any</w:delText>
        </w:r>
      </w:del>
      <w:ins w:id="542" w:author="Bunger, Andrew P" w:date="2022-09-09T11:14:00Z">
        <w:r w:rsidR="00DB1C47">
          <w:rPr>
            <w:rFonts w:ascii="Times New Roman" w:hAnsi="Times New Roman"/>
          </w:rPr>
          <w:t>has received little</w:t>
        </w:r>
      </w:ins>
      <w:r w:rsidR="00A454D8">
        <w:rPr>
          <w:rFonts w:ascii="Times New Roman" w:hAnsi="Times New Roman"/>
        </w:rPr>
        <w:t xml:space="preserve"> </w:t>
      </w:r>
      <w:r w:rsidR="00834A3B">
        <w:rPr>
          <w:rFonts w:ascii="Times New Roman" w:hAnsi="Times New Roman"/>
        </w:rPr>
        <w:t xml:space="preserve">attention in previous research of </w:t>
      </w:r>
      <w:r>
        <w:rPr>
          <w:rFonts w:ascii="Times New Roman" w:hAnsi="Times New Roman"/>
        </w:rPr>
        <w:t>HTHP cementing design. However, based on our results, it does play a very important r</w:t>
      </w:r>
      <w:r w:rsidR="00834A3B">
        <w:rPr>
          <w:rFonts w:ascii="Times New Roman" w:hAnsi="Times New Roman"/>
        </w:rPr>
        <w:t xml:space="preserve">ole, </w:t>
      </w:r>
      <w:r>
        <w:rPr>
          <w:rFonts w:ascii="Times New Roman" w:hAnsi="Times New Roman"/>
        </w:rPr>
        <w:t>similar to the role of thermal conductivity</w:t>
      </w:r>
      <w:r w:rsidR="00834A3B">
        <w:rPr>
          <w:rFonts w:ascii="Times New Roman" w:hAnsi="Times New Roman"/>
        </w:rPr>
        <w:t xml:space="preserve">, </w:t>
      </w:r>
      <w:r>
        <w:rPr>
          <w:rFonts w:ascii="Times New Roman" w:hAnsi="Times New Roman"/>
        </w:rPr>
        <w:t>as a large specific heat capacity will slow down the heat transfer process</w:t>
      </w:r>
      <w:r w:rsidR="00CC5ECC">
        <w:rPr>
          <w:rFonts w:ascii="Times New Roman" w:hAnsi="Times New Roman"/>
        </w:rPr>
        <w:t xml:space="preserve"> and</w:t>
      </w:r>
      <w:r>
        <w:rPr>
          <w:rFonts w:ascii="Times New Roman" w:hAnsi="Times New Roman"/>
        </w:rPr>
        <w:t xml:space="preserve"> </w:t>
      </w:r>
      <w:ins w:id="543" w:author="Bunger, Andrew P" w:date="2022-09-09T11:14:00Z">
        <w:r w:rsidR="00DB1C47">
          <w:rPr>
            <w:rFonts w:ascii="Times New Roman" w:hAnsi="Times New Roman"/>
          </w:rPr>
          <w:t xml:space="preserve">hence reduce the tendency to generate </w:t>
        </w:r>
      </w:ins>
      <w:r>
        <w:rPr>
          <w:rFonts w:ascii="Times New Roman" w:hAnsi="Times New Roman"/>
        </w:rPr>
        <w:t>the thermal</w:t>
      </w:r>
      <w:ins w:id="544" w:author="Bunger, Andrew P" w:date="2022-09-09T11:14:00Z">
        <w:r w:rsidR="00DB1C47">
          <w:rPr>
            <w:rFonts w:ascii="Times New Roman" w:hAnsi="Times New Roman"/>
          </w:rPr>
          <w:t>ly-</w:t>
        </w:r>
      </w:ins>
      <w:del w:id="545" w:author="Bunger, Andrew P" w:date="2022-09-09T11:14:00Z">
        <w:r w:rsidDel="00DB1C47">
          <w:rPr>
            <w:rFonts w:ascii="Times New Roman" w:hAnsi="Times New Roman"/>
          </w:rPr>
          <w:delText xml:space="preserve"> </w:delText>
        </w:r>
      </w:del>
      <w:r>
        <w:rPr>
          <w:rFonts w:ascii="Times New Roman" w:hAnsi="Times New Roman"/>
        </w:rPr>
        <w:t>induced pore pressure</w:t>
      </w:r>
      <w:ins w:id="546" w:author="Bunger, Andrew P" w:date="2022-09-09T11:14:00Z">
        <w:r w:rsidR="00DB1C47">
          <w:rPr>
            <w:rFonts w:ascii="Times New Roman" w:hAnsi="Times New Roman"/>
          </w:rPr>
          <w:t>. This will give the</w:t>
        </w:r>
      </w:ins>
      <w:r>
        <w:rPr>
          <w:rFonts w:ascii="Times New Roman" w:hAnsi="Times New Roman"/>
        </w:rPr>
        <w:t xml:space="preserve"> </w:t>
      </w:r>
      <w:del w:id="547" w:author="Bunger, Andrew P" w:date="2022-09-09T11:14:00Z">
        <w:r w:rsidDel="00DB1C47">
          <w:rPr>
            <w:rFonts w:ascii="Times New Roman" w:hAnsi="Times New Roman"/>
          </w:rPr>
          <w:delText>build up progress will be d</w:delText>
        </w:r>
        <w:r w:rsidR="00834A3B" w:rsidDel="00DB1C47">
          <w:rPr>
            <w:rFonts w:ascii="Times New Roman" w:hAnsi="Times New Roman"/>
          </w:rPr>
          <w:delText xml:space="preserve">elayed, which gives the </w:delText>
        </w:r>
        <w:r w:rsidDel="00DB1C47">
          <w:rPr>
            <w:rFonts w:ascii="Times New Roman" w:hAnsi="Times New Roman"/>
          </w:rPr>
          <w:delText>pore fluid</w:delText>
        </w:r>
      </w:del>
      <w:ins w:id="548" w:author="Bunger, Andrew P" w:date="2022-09-09T11:14:00Z">
        <w:r w:rsidR="00DB1C47">
          <w:rPr>
            <w:rFonts w:ascii="Times New Roman" w:hAnsi="Times New Roman"/>
          </w:rPr>
          <w:t>pore-pressure</w:t>
        </w:r>
      </w:ins>
      <w:r>
        <w:rPr>
          <w:rFonts w:ascii="Times New Roman" w:hAnsi="Times New Roman"/>
        </w:rPr>
        <w:t xml:space="preserve"> more time to dissipate</w:t>
      </w:r>
      <w:ins w:id="549" w:author="Bunger, Andrew P" w:date="2022-09-09T11:15:00Z">
        <w:r w:rsidR="00DB1C47">
          <w:rPr>
            <w:rFonts w:ascii="Times New Roman" w:hAnsi="Times New Roman"/>
          </w:rPr>
          <w:t xml:space="preserve"> compared to the rate of its build-up</w:t>
        </w:r>
      </w:ins>
      <w:r>
        <w:rPr>
          <w:rFonts w:ascii="Times New Roman" w:hAnsi="Times New Roman"/>
        </w:rPr>
        <w:t>.</w:t>
      </w:r>
      <w:r w:rsidR="00CC5ECC">
        <w:rPr>
          <w:rFonts w:ascii="Times New Roman" w:hAnsi="Times New Roman"/>
        </w:rPr>
        <w:t xml:space="preserve"> </w:t>
      </w:r>
      <w:del w:id="550" w:author="Bunger, Andrew P" w:date="2022-09-09T11:15:00Z">
        <w:r w:rsidR="00A454D8" w:rsidDel="00DB1C47">
          <w:rPr>
            <w:rFonts w:ascii="Times New Roman" w:hAnsi="Times New Roman"/>
          </w:rPr>
          <w:delText>This provi</w:delText>
        </w:r>
        <w:r w:rsidR="00834A3B" w:rsidDel="00DB1C47">
          <w:rPr>
            <w:rFonts w:ascii="Times New Roman" w:hAnsi="Times New Roman"/>
          </w:rPr>
          <w:delText>des</w:delText>
        </w:r>
      </w:del>
      <w:ins w:id="551" w:author="Bunger, Andrew P" w:date="2022-09-09T11:15:00Z">
        <w:r w:rsidR="00DB1C47">
          <w:rPr>
            <w:rFonts w:ascii="Times New Roman" w:hAnsi="Times New Roman"/>
          </w:rPr>
          <w:t>This observation suggests a new direction</w:t>
        </w:r>
      </w:ins>
      <w:del w:id="552" w:author="Bunger, Andrew P" w:date="2022-09-09T11:15:00Z">
        <w:r w:rsidR="00834A3B" w:rsidDel="00DB1C47">
          <w:rPr>
            <w:rFonts w:ascii="Times New Roman" w:hAnsi="Times New Roman"/>
          </w:rPr>
          <w:delText xml:space="preserve"> a totally new perspective</w:delText>
        </w:r>
      </w:del>
      <w:r w:rsidR="00834A3B">
        <w:rPr>
          <w:rFonts w:ascii="Times New Roman" w:hAnsi="Times New Roman"/>
        </w:rPr>
        <w:t xml:space="preserve"> for c</w:t>
      </w:r>
      <w:r w:rsidR="00A454D8">
        <w:rPr>
          <w:rFonts w:ascii="Times New Roman" w:hAnsi="Times New Roman"/>
        </w:rPr>
        <w:t xml:space="preserve">reating </w:t>
      </w:r>
      <w:del w:id="553" w:author="Bunger, Andrew P" w:date="2022-09-09T11:15:00Z">
        <w:r w:rsidR="00A454D8" w:rsidDel="00DB1C47">
          <w:rPr>
            <w:rFonts w:ascii="Times New Roman" w:hAnsi="Times New Roman"/>
          </w:rPr>
          <w:delText xml:space="preserve">a phase-change </w:delText>
        </w:r>
      </w:del>
      <w:r w:rsidR="00A454D8">
        <w:rPr>
          <w:rFonts w:ascii="Times New Roman" w:hAnsi="Times New Roman"/>
        </w:rPr>
        <w:t xml:space="preserve">cement with </w:t>
      </w:r>
      <w:del w:id="554" w:author="Bunger, Andrew P" w:date="2022-09-09T11:15:00Z">
        <w:r w:rsidR="00A454D8" w:rsidDel="00DB1C47">
          <w:rPr>
            <w:rFonts w:ascii="Times New Roman" w:hAnsi="Times New Roman"/>
          </w:rPr>
          <w:delText>high volume</w:delText>
        </w:r>
      </w:del>
      <w:ins w:id="555" w:author="Bunger, Andrew P" w:date="2022-09-09T11:15:00Z">
        <w:r w:rsidR="00DB1C47">
          <w:rPr>
            <w:rFonts w:ascii="Times New Roman" w:hAnsi="Times New Roman"/>
          </w:rPr>
          <w:t>high</w:t>
        </w:r>
      </w:ins>
      <w:r w:rsidR="00A454D8">
        <w:rPr>
          <w:rFonts w:ascii="Times New Roman" w:hAnsi="Times New Roman"/>
        </w:rPr>
        <w:t xml:space="preserve"> specific heat capacity </w:t>
      </w:r>
      <w:del w:id="556" w:author="Bunger, Andrew P" w:date="2022-09-09T11:15:00Z">
        <w:r w:rsidR="00A454D8" w:rsidDel="00DB1C47">
          <w:rPr>
            <w:rFonts w:ascii="Times New Roman" w:hAnsi="Times New Roman"/>
          </w:rPr>
          <w:delText xml:space="preserve">but </w:delText>
        </w:r>
      </w:del>
      <w:ins w:id="557" w:author="Bunger, Andrew P" w:date="2022-09-09T11:15:00Z">
        <w:r w:rsidR="00DB1C47">
          <w:rPr>
            <w:rFonts w:ascii="Times New Roman" w:hAnsi="Times New Roman"/>
          </w:rPr>
          <w:t>and</w:t>
        </w:r>
        <w:r w:rsidR="00DB1C47">
          <w:rPr>
            <w:rFonts w:ascii="Times New Roman" w:hAnsi="Times New Roman"/>
          </w:rPr>
          <w:t xml:space="preserve"> </w:t>
        </w:r>
      </w:ins>
      <w:r w:rsidR="00A454D8">
        <w:rPr>
          <w:rFonts w:ascii="Times New Roman" w:hAnsi="Times New Roman"/>
        </w:rPr>
        <w:t>low thermal conductivity</w:t>
      </w:r>
      <w:ins w:id="558" w:author="Bunger, Andrew P" w:date="2022-09-09T11:16:00Z">
        <w:r w:rsidR="00DB1C47">
          <w:rPr>
            <w:rFonts w:ascii="Times New Roman" w:hAnsi="Times New Roman"/>
          </w:rPr>
          <w:t xml:space="preserve"> which would comprise suitable design for</w:t>
        </w:r>
      </w:ins>
      <w:r w:rsidR="00A454D8">
        <w:rPr>
          <w:rFonts w:ascii="Times New Roman" w:hAnsi="Times New Roman"/>
        </w:rPr>
        <w:t xml:space="preserve"> </w:t>
      </w:r>
      <w:del w:id="559" w:author="Bunger, Andrew P" w:date="2022-09-09T11:16:00Z">
        <w:r w:rsidR="00A454D8" w:rsidDel="00DB1C47">
          <w:rPr>
            <w:rFonts w:ascii="Times New Roman" w:hAnsi="Times New Roman"/>
          </w:rPr>
          <w:delText xml:space="preserve">that is specially designed for </w:delText>
        </w:r>
      </w:del>
      <w:r w:rsidR="00A454D8">
        <w:rPr>
          <w:rFonts w:ascii="Times New Roman" w:hAnsi="Times New Roman"/>
        </w:rPr>
        <w:t>HTHP conditions</w:t>
      </w:r>
      <w:del w:id="560" w:author="Bunger, Andrew P" w:date="2022-09-09T11:16:00Z">
        <w:r w:rsidR="00A454D8" w:rsidDel="00DB1C47">
          <w:rPr>
            <w:rFonts w:ascii="Times New Roman" w:hAnsi="Times New Roman"/>
          </w:rPr>
          <w:delText xml:space="preserve">, which </w:delText>
        </w:r>
        <w:r w:rsidR="00834A3B" w:rsidDel="00DB1C47">
          <w:rPr>
            <w:rFonts w:ascii="Times New Roman" w:hAnsi="Times New Roman"/>
          </w:rPr>
          <w:delText xml:space="preserve">will have </w:delText>
        </w:r>
        <w:r w:rsidR="00A454D8" w:rsidDel="00DB1C47">
          <w:rPr>
            <w:rFonts w:ascii="Times New Roman" w:hAnsi="Times New Roman"/>
          </w:rPr>
          <w:delText>very promising and wide applications.</w:delText>
        </w:r>
      </w:del>
      <w:ins w:id="561" w:author="Bunger, Andrew P" w:date="2022-09-09T11:16:00Z">
        <w:r w:rsidR="00DB1C47">
          <w:rPr>
            <w:rFonts w:ascii="Times New Roman" w:hAnsi="Times New Roman"/>
          </w:rPr>
          <w:t>.</w:t>
        </w:r>
      </w:ins>
    </w:p>
    <w:p w14:paraId="21F6CF60" w14:textId="3B1E94AB" w:rsidR="0032108E" w:rsidRPr="00A454D8" w:rsidRDefault="0032108E" w:rsidP="00A454D8">
      <w:pPr>
        <w:jc w:val="center"/>
      </w:pPr>
    </w:p>
    <w:p w14:paraId="147E6288" w14:textId="4BBB4CD2" w:rsidR="0032108E" w:rsidRPr="00FD64B3" w:rsidRDefault="003A6AA5" w:rsidP="0032108E">
      <w:pPr>
        <w:spacing w:line="360" w:lineRule="auto"/>
        <w:jc w:val="both"/>
        <w:rPr>
          <w:rFonts w:ascii="Times New Roman" w:hAnsi="Times New Roman"/>
        </w:rPr>
      </w:pPr>
      <w:r>
        <w:rPr>
          <w:rFonts w:ascii="Times New Roman" w:hAnsi="Times New Roman"/>
        </w:rPr>
        <w:t>5.</w:t>
      </w:r>
      <w:r w:rsidR="00B27921">
        <w:rPr>
          <w:rFonts w:ascii="Times New Roman" w:hAnsi="Times New Roman"/>
        </w:rPr>
        <w:t xml:space="preserve">2 </w:t>
      </w:r>
      <w:del w:id="562" w:author="Bunger, Andrew P" w:date="2022-09-09T11:16:00Z">
        <w:r w:rsidR="0030776A" w:rsidDel="00DB1C47">
          <w:rPr>
            <w:rFonts w:ascii="Times New Roman" w:hAnsi="Times New Roman"/>
          </w:rPr>
          <w:delText>N</w:delText>
        </w:r>
        <w:r w:rsidR="0032108E" w:rsidDel="00DB1C47">
          <w:rPr>
            <w:rFonts w:ascii="Times New Roman" w:hAnsi="Times New Roman" w:hint="eastAsia"/>
          </w:rPr>
          <w:delText>e</w:delText>
        </w:r>
        <w:r w:rsidR="0032108E" w:rsidDel="00DB1C47">
          <w:rPr>
            <w:rFonts w:ascii="Times New Roman" w:hAnsi="Times New Roman"/>
          </w:rPr>
          <w:delText xml:space="preserve">w </w:delText>
        </w:r>
        <w:r w:rsidR="0030776A" w:rsidDel="00DB1C47">
          <w:rPr>
            <w:rFonts w:ascii="Times New Roman" w:hAnsi="Times New Roman"/>
          </w:rPr>
          <w:delText>P</w:delText>
        </w:r>
        <w:r w:rsidR="0032108E" w:rsidDel="00DB1C47">
          <w:rPr>
            <w:rFonts w:ascii="Times New Roman" w:hAnsi="Times New Roman"/>
          </w:rPr>
          <w:delText xml:space="preserve">roposed </w:delText>
        </w:r>
        <w:r w:rsidR="0030776A" w:rsidDel="00DB1C47">
          <w:rPr>
            <w:rFonts w:ascii="Times New Roman" w:hAnsi="Times New Roman"/>
          </w:rPr>
          <w:delText xml:space="preserve">Dimensionless </w:delText>
        </w:r>
      </w:del>
      <w:r w:rsidR="0030776A">
        <w:rPr>
          <w:rFonts w:ascii="Times New Roman" w:hAnsi="Times New Roman"/>
        </w:rPr>
        <w:t>P</w:t>
      </w:r>
      <w:r w:rsidR="0032108E">
        <w:rPr>
          <w:rFonts w:ascii="Times New Roman" w:hAnsi="Times New Roman"/>
        </w:rPr>
        <w:t>arameter</w:t>
      </w:r>
      <w:ins w:id="563" w:author="Bunger, Andrew P" w:date="2022-09-09T11:16:00Z">
        <w:r w:rsidR="00DB1C47">
          <w:rPr>
            <w:rFonts w:ascii="Times New Roman" w:hAnsi="Times New Roman"/>
          </w:rPr>
          <w:t xml:space="preserve"> Groups Governing</w:t>
        </w:r>
      </w:ins>
      <w:ins w:id="564" w:author="Bunger, Andrew P" w:date="2022-09-09T11:17:00Z">
        <w:r w:rsidR="00DB1C47">
          <w:rPr>
            <w:rFonts w:ascii="Times New Roman" w:hAnsi="Times New Roman"/>
          </w:rPr>
          <w:t xml:space="preserve"> Effective Stress Evolution</w:t>
        </w:r>
      </w:ins>
      <w:del w:id="565" w:author="Bunger, Andrew P" w:date="2022-09-09T11:16:00Z">
        <w:r w:rsidR="00F87AC5" w:rsidDel="00DB1C47">
          <w:rPr>
            <w:rFonts w:ascii="Times New Roman" w:hAnsi="Times New Roman"/>
          </w:rPr>
          <w:delText>s</w:delText>
        </w:r>
      </w:del>
    </w:p>
    <w:p w14:paraId="38F9E35B" w14:textId="427ADCFB" w:rsidR="00A51F7A" w:rsidRDefault="006E3751" w:rsidP="004A0E6F">
      <w:pPr>
        <w:spacing w:line="360" w:lineRule="auto"/>
        <w:jc w:val="both"/>
        <w:rPr>
          <w:rFonts w:ascii="Times New Roman" w:hAnsi="Times New Roman"/>
        </w:rPr>
      </w:pPr>
      <w:r>
        <w:rPr>
          <w:rFonts w:ascii="Times New Roman" w:hAnsi="Times New Roman"/>
        </w:rPr>
        <w:tab/>
      </w:r>
      <w:r w:rsidR="0032108E">
        <w:rPr>
          <w:rFonts w:ascii="Times New Roman" w:hAnsi="Times New Roman"/>
        </w:rPr>
        <w:t>Alt</w:t>
      </w:r>
      <w:r w:rsidR="0014262A">
        <w:rPr>
          <w:rFonts w:ascii="Times New Roman" w:hAnsi="Times New Roman"/>
        </w:rPr>
        <w:t xml:space="preserve">hough </w:t>
      </w:r>
      <w:r w:rsidR="00103C90">
        <w:rPr>
          <w:rFonts w:ascii="Times New Roman" w:hAnsi="Times New Roman"/>
        </w:rPr>
        <w:t xml:space="preserve">the pairwise bivariate distributions </w:t>
      </w:r>
      <w:r w:rsidR="0014262A">
        <w:rPr>
          <w:rFonts w:ascii="Times New Roman" w:hAnsi="Times New Roman"/>
        </w:rPr>
        <w:t xml:space="preserve">shown in </w:t>
      </w:r>
      <w:r w:rsidR="00B45083" w:rsidRPr="009917FF">
        <w:rPr>
          <w:rFonts w:ascii="Times New Roman" w:hAnsi="Times New Roman"/>
          <w:highlight w:val="yellow"/>
          <w:rPrChange w:id="566" w:author="Bunger, Andrew P" w:date="2022-09-09T11:17:00Z">
            <w:rPr>
              <w:rFonts w:ascii="Times New Roman" w:hAnsi="Times New Roman"/>
            </w:rPr>
          </w:rPrChange>
        </w:rPr>
        <w:t xml:space="preserve">Appendix C </w:t>
      </w:r>
      <w:r w:rsidR="00834A3B" w:rsidRPr="009917FF">
        <w:rPr>
          <w:rFonts w:ascii="Times New Roman" w:hAnsi="Times New Roman"/>
          <w:highlight w:val="yellow"/>
          <w:rPrChange w:id="567" w:author="Bunger, Andrew P" w:date="2022-09-09T11:17:00Z">
            <w:rPr>
              <w:rFonts w:ascii="Times New Roman" w:hAnsi="Times New Roman"/>
            </w:rPr>
          </w:rPrChange>
        </w:rPr>
        <w:t>give</w:t>
      </w:r>
      <w:ins w:id="568" w:author="Bunger, Andrew P" w:date="2022-09-09T11:17:00Z">
        <w:r w:rsidR="009917FF" w:rsidRPr="009917FF">
          <w:rPr>
            <w:rFonts w:ascii="Times New Roman" w:hAnsi="Times New Roman"/>
            <w:highlight w:val="yellow"/>
            <w:rPrChange w:id="569" w:author="Bunger, Andrew P" w:date="2022-09-09T11:17:00Z">
              <w:rPr>
                <w:rFonts w:ascii="Times New Roman" w:hAnsi="Times New Roman"/>
              </w:rPr>
            </w:rPrChange>
          </w:rPr>
          <w:t>s</w:t>
        </w:r>
      </w:ins>
      <w:r w:rsidR="00834A3B">
        <w:rPr>
          <w:rFonts w:ascii="Times New Roman" w:hAnsi="Times New Roman"/>
        </w:rPr>
        <w:t xml:space="preserve"> a</w:t>
      </w:r>
      <w:r w:rsidR="0032108E">
        <w:rPr>
          <w:rFonts w:ascii="Times New Roman" w:hAnsi="Times New Roman"/>
        </w:rPr>
        <w:t xml:space="preserve"> full picture of how each parameter will individually influence the system behavior</w:t>
      </w:r>
      <w:del w:id="570" w:author="Bunger, Andrew P" w:date="2022-09-09T11:17:00Z">
        <w:r w:rsidR="0032108E" w:rsidDel="00662DBB">
          <w:rPr>
            <w:rFonts w:ascii="Times New Roman" w:hAnsi="Times New Roman"/>
          </w:rPr>
          <w:delText>s</w:delText>
        </w:r>
      </w:del>
      <w:r w:rsidR="0032108E">
        <w:rPr>
          <w:rFonts w:ascii="Times New Roman" w:hAnsi="Times New Roman"/>
        </w:rPr>
        <w:t>,</w:t>
      </w:r>
      <w:r w:rsidR="001E1407">
        <w:rPr>
          <w:rFonts w:ascii="Times New Roman" w:hAnsi="Times New Roman"/>
        </w:rPr>
        <w:t xml:space="preserve"> </w:t>
      </w:r>
      <w:r w:rsidRPr="006F59B8">
        <w:rPr>
          <w:rFonts w:ascii="Times New Roman" w:hAnsi="Times New Roman"/>
        </w:rPr>
        <w:t>the mutual interactions of different p</w:t>
      </w:r>
      <w:r w:rsidR="001E1407">
        <w:rPr>
          <w:rFonts w:ascii="Times New Roman" w:hAnsi="Times New Roman"/>
        </w:rPr>
        <w:t xml:space="preserve">roperties </w:t>
      </w:r>
      <w:r w:rsidRPr="006F59B8">
        <w:rPr>
          <w:rFonts w:ascii="Times New Roman" w:hAnsi="Times New Roman"/>
        </w:rPr>
        <w:t>and their group effect c</w:t>
      </w:r>
      <w:r w:rsidR="00834A3B">
        <w:rPr>
          <w:rFonts w:ascii="Times New Roman" w:hAnsi="Times New Roman"/>
        </w:rPr>
        <w:t>an</w:t>
      </w:r>
      <w:r w:rsidRPr="006F59B8">
        <w:rPr>
          <w:rFonts w:ascii="Times New Roman" w:hAnsi="Times New Roman"/>
        </w:rPr>
        <w:t>not be analyzed</w:t>
      </w:r>
      <w:r w:rsidR="00D6792D">
        <w:rPr>
          <w:rFonts w:ascii="Times New Roman" w:hAnsi="Times New Roman"/>
        </w:rPr>
        <w:t xml:space="preserve"> from it</w:t>
      </w:r>
      <w:r>
        <w:rPr>
          <w:rFonts w:ascii="Times New Roman" w:hAnsi="Times New Roman"/>
        </w:rPr>
        <w:t xml:space="preserve">. </w:t>
      </w:r>
      <w:r w:rsidR="00641057">
        <w:rPr>
          <w:rFonts w:ascii="Times New Roman" w:hAnsi="Times New Roman"/>
        </w:rPr>
        <w:t>To solve</w:t>
      </w:r>
      <w:r>
        <w:rPr>
          <w:rFonts w:ascii="Times New Roman" w:hAnsi="Times New Roman"/>
        </w:rPr>
        <w:t xml:space="preserve"> this problem,</w:t>
      </w:r>
      <w:ins w:id="571" w:author="Bunger, Andrew P" w:date="2022-09-09T11:17:00Z">
        <w:r w:rsidR="00662DBB">
          <w:rPr>
            <w:rFonts w:ascii="Times New Roman" w:hAnsi="Times New Roman"/>
          </w:rPr>
          <w:t xml:space="preserve"> classical</w:t>
        </w:r>
      </w:ins>
      <w:r>
        <w:rPr>
          <w:rFonts w:ascii="Times New Roman" w:hAnsi="Times New Roman"/>
        </w:rPr>
        <w:t xml:space="preserve"> </w:t>
      </w:r>
      <w:del w:id="572" w:author="Bunger, Andrew P" w:date="2022-09-09T11:17:00Z">
        <w:r w:rsidR="00641057" w:rsidDel="00662DBB">
          <w:rPr>
            <w:rFonts w:ascii="Times New Roman" w:hAnsi="Times New Roman"/>
          </w:rPr>
          <w:delText>scaling</w:delText>
        </w:r>
        <w:r w:rsidR="00D6792D" w:rsidDel="00662DBB">
          <w:rPr>
            <w:rFonts w:ascii="Times New Roman" w:hAnsi="Times New Roman"/>
          </w:rPr>
          <w:delText xml:space="preserve"> </w:delText>
        </w:r>
      </w:del>
      <w:ins w:id="573" w:author="Bunger, Andrew P" w:date="2022-09-09T11:17:00Z">
        <w:r w:rsidR="00662DBB">
          <w:rPr>
            <w:rFonts w:ascii="Times New Roman" w:hAnsi="Times New Roman"/>
          </w:rPr>
          <w:t>scaling and dimensional</w:t>
        </w:r>
        <w:r w:rsidR="00662DBB">
          <w:rPr>
            <w:rFonts w:ascii="Times New Roman" w:hAnsi="Times New Roman"/>
          </w:rPr>
          <w:t xml:space="preserve"> </w:t>
        </w:r>
      </w:ins>
      <w:del w:id="574" w:author="Bunger, Andrew P" w:date="2022-09-09T11:17:00Z">
        <w:r w:rsidR="00D6792D" w:rsidDel="00662DBB">
          <w:rPr>
            <w:rFonts w:ascii="Times New Roman" w:hAnsi="Times New Roman"/>
          </w:rPr>
          <w:delText>analysis is one the classical methods</w:delText>
        </w:r>
        <w:r w:rsidR="00834A3B" w:rsidDel="00662DBB">
          <w:rPr>
            <w:rFonts w:ascii="Times New Roman" w:hAnsi="Times New Roman"/>
          </w:rPr>
          <w:delText xml:space="preserve"> that </w:delText>
        </w:r>
      </w:del>
      <w:r w:rsidR="00834A3B">
        <w:rPr>
          <w:rFonts w:ascii="Times New Roman" w:hAnsi="Times New Roman"/>
        </w:rPr>
        <w:t>is utilized</w:t>
      </w:r>
      <w:r w:rsidR="00641057">
        <w:rPr>
          <w:rFonts w:ascii="Times New Roman" w:hAnsi="Times New Roman"/>
        </w:rPr>
        <w:t xml:space="preserve">. </w:t>
      </w:r>
      <w:del w:id="575" w:author="Bunger, Andrew P" w:date="2022-09-09T11:17:00Z">
        <w:r w:rsidR="00641057" w:rsidDel="00662DBB">
          <w:rPr>
            <w:rFonts w:ascii="Times New Roman" w:hAnsi="Times New Roman"/>
          </w:rPr>
          <w:delText>It</w:delText>
        </w:r>
        <w:r w:rsidR="00834A3B" w:rsidDel="00662DBB">
          <w:rPr>
            <w:rFonts w:ascii="Times New Roman" w:hAnsi="Times New Roman"/>
          </w:rPr>
          <w:delText xml:space="preserve"> is usually</w:delText>
        </w:r>
      </w:del>
      <w:ins w:id="576" w:author="Bunger, Andrew P" w:date="2022-09-09T11:17:00Z">
        <w:r w:rsidR="00662DBB">
          <w:rPr>
            <w:rFonts w:ascii="Times New Roman" w:hAnsi="Times New Roman"/>
          </w:rPr>
          <w:t>Usually these meth</w:t>
        </w:r>
      </w:ins>
      <w:ins w:id="577" w:author="Bunger, Andrew P" w:date="2022-09-09T11:18:00Z">
        <w:r w:rsidR="00662DBB">
          <w:rPr>
            <w:rFonts w:ascii="Times New Roman" w:hAnsi="Times New Roman"/>
          </w:rPr>
          <w:t>ods are</w:t>
        </w:r>
      </w:ins>
      <w:r w:rsidR="00834A3B">
        <w:rPr>
          <w:rFonts w:ascii="Times New Roman" w:hAnsi="Times New Roman"/>
        </w:rPr>
        <w:t xml:space="preserve"> used to reduce a </w:t>
      </w:r>
      <w:r w:rsidR="00641057" w:rsidRPr="006F59B8">
        <w:rPr>
          <w:rFonts w:ascii="Times New Roman" w:hAnsi="Times New Roman"/>
        </w:rPr>
        <w:t>complex physical problem to a simpler version</w:t>
      </w:r>
      <w:ins w:id="578" w:author="Bunger, Andrew P" w:date="2022-09-09T11:18:00Z">
        <w:r w:rsidR="00662DBB">
          <w:rPr>
            <w:rFonts w:ascii="Times New Roman" w:hAnsi="Times New Roman"/>
          </w:rPr>
          <w:t xml:space="preserve"> (at least in terms of the number of governing parameters)</w:t>
        </w:r>
      </w:ins>
      <w:r w:rsidR="00641057" w:rsidRPr="006F59B8">
        <w:rPr>
          <w:rFonts w:ascii="Times New Roman" w:hAnsi="Times New Roman"/>
        </w:rPr>
        <w:t xml:space="preserve"> prior to obtaining a quantitative answer </w:t>
      </w:r>
      <w:r w:rsidR="00834A3B">
        <w:rPr>
          <w:rFonts w:ascii="Times New Roman" w:hAnsi="Times New Roman"/>
        </w:rPr>
        <w:t xml:space="preserve">while also </w:t>
      </w:r>
      <w:r w:rsidR="00641057" w:rsidRPr="006F59B8">
        <w:rPr>
          <w:rFonts w:ascii="Times New Roman" w:hAnsi="Times New Roman"/>
        </w:rPr>
        <w:t>grasp</w:t>
      </w:r>
      <w:r w:rsidR="00834A3B">
        <w:rPr>
          <w:rFonts w:ascii="Times New Roman" w:hAnsi="Times New Roman"/>
        </w:rPr>
        <w:t>ing</w:t>
      </w:r>
      <w:r w:rsidR="00641057" w:rsidRPr="006F59B8">
        <w:rPr>
          <w:rFonts w:ascii="Times New Roman" w:hAnsi="Times New Roman"/>
        </w:rPr>
        <w:t xml:space="preserve"> the effects of various physi</w:t>
      </w:r>
      <w:r>
        <w:rPr>
          <w:rFonts w:ascii="Times New Roman" w:hAnsi="Times New Roman"/>
        </w:rPr>
        <w:t>cal phenomena at the same time</w:t>
      </w:r>
      <w:del w:id="579" w:author="Bunger, Andrew P" w:date="2022-09-09T11:18:00Z">
        <w:r w:rsidDel="00662DBB">
          <w:rPr>
            <w:rFonts w:ascii="Times New Roman" w:hAnsi="Times New Roman"/>
          </w:rPr>
          <w:delText xml:space="preserve"> </w:delText>
        </w:r>
      </w:del>
      <w:r>
        <w:rPr>
          <w:rFonts w:ascii="Times New Roman" w:hAnsi="Times New Roman"/>
        </w:rPr>
        <w:t xml:space="preserve">. </w:t>
      </w:r>
      <w:ins w:id="580" w:author="Bunger, Andrew P" w:date="2022-09-09T11:19:00Z">
        <w:r w:rsidR="00662DBB">
          <w:rPr>
            <w:rFonts w:ascii="Times New Roman" w:hAnsi="Times New Roman"/>
          </w:rPr>
          <w:t>With that said, it is not clear from the governing equations alone which grouping(s) of parameters have the most important effects on the propensity to generate tensile effect stress</w:t>
        </w:r>
      </w:ins>
      <w:ins w:id="581" w:author="Bunger, Andrew P" w:date="2022-09-09T11:20:00Z">
        <w:r w:rsidR="00662DBB">
          <w:rPr>
            <w:rFonts w:ascii="Times New Roman" w:hAnsi="Times New Roman"/>
          </w:rPr>
          <w:t xml:space="preserve">. </w:t>
        </w:r>
      </w:ins>
      <w:del w:id="582" w:author="Bunger, Andrew P" w:date="2022-09-09T11:21:00Z">
        <w:r w:rsidR="00641057" w:rsidDel="00662DBB">
          <w:rPr>
            <w:rFonts w:ascii="Times New Roman" w:hAnsi="Times New Roman"/>
          </w:rPr>
          <w:delText>W</w:delText>
        </w:r>
        <w:r w:rsidR="00641057" w:rsidRPr="006F59B8" w:rsidDel="00662DBB">
          <w:rPr>
            <w:rFonts w:ascii="Times New Roman" w:hAnsi="Times New Roman"/>
          </w:rPr>
          <w:delText>e</w:delText>
        </w:r>
        <w:r w:rsidR="00641057" w:rsidDel="00662DBB">
          <w:rPr>
            <w:rFonts w:ascii="Times New Roman" w:hAnsi="Times New Roman"/>
          </w:rPr>
          <w:delText xml:space="preserve"> indeed</w:delText>
        </w:r>
        <w:r w:rsidR="00641057" w:rsidRPr="006F59B8" w:rsidDel="00662DBB">
          <w:rPr>
            <w:rFonts w:ascii="Times New Roman" w:hAnsi="Times New Roman"/>
          </w:rPr>
          <w:delText xml:space="preserve"> can follow the typical procedures</w:delText>
        </w:r>
        <w:r w:rsidR="00834A3B" w:rsidDel="00662DBB">
          <w:rPr>
            <w:rFonts w:ascii="Times New Roman" w:hAnsi="Times New Roman"/>
          </w:rPr>
          <w:delText xml:space="preserve"> used</w:delText>
        </w:r>
        <w:r w:rsidR="00641057" w:rsidRPr="006F59B8" w:rsidDel="00662DBB">
          <w:rPr>
            <w:rFonts w:ascii="Times New Roman" w:hAnsi="Times New Roman"/>
          </w:rPr>
          <w:delText xml:space="preserve"> to conduct the scaling analysis to investigate the mutual interaction</w:delText>
        </w:r>
        <w:r w:rsidR="00834A3B" w:rsidDel="00662DBB">
          <w:rPr>
            <w:rFonts w:ascii="Times New Roman" w:hAnsi="Times New Roman"/>
          </w:rPr>
          <w:delText>s</w:delText>
        </w:r>
        <w:r w:rsidR="00641057" w:rsidRPr="006F59B8" w:rsidDel="00662DBB">
          <w:rPr>
            <w:rFonts w:ascii="Times New Roman" w:hAnsi="Times New Roman"/>
          </w:rPr>
          <w:delText xml:space="preserve"> and g</w:delText>
        </w:r>
        <w:r w:rsidR="00641057" w:rsidDel="00662DBB">
          <w:rPr>
            <w:rFonts w:ascii="Times New Roman" w:hAnsi="Times New Roman"/>
          </w:rPr>
          <w:delText>roup effect of the PTOEF model. However, the new dimensionless numbers t</w:delText>
        </w:r>
        <w:r w:rsidR="00834A3B" w:rsidDel="00662DBB">
          <w:rPr>
            <w:rFonts w:ascii="Times New Roman" w:hAnsi="Times New Roman"/>
          </w:rPr>
          <w:delText xml:space="preserve">hat </w:delText>
        </w:r>
        <w:r w:rsidR="00641057" w:rsidDel="00662DBB">
          <w:rPr>
            <w:rFonts w:ascii="Times New Roman" w:hAnsi="Times New Roman"/>
          </w:rPr>
          <w:delText>re</w:delText>
        </w:r>
        <w:r w:rsidR="00834A3B" w:rsidDel="00662DBB">
          <w:rPr>
            <w:rFonts w:ascii="Times New Roman" w:hAnsi="Times New Roman"/>
          </w:rPr>
          <w:delText>sult</w:delText>
        </w:r>
        <w:r w:rsidR="00641057" w:rsidDel="00662DBB">
          <w:rPr>
            <w:rFonts w:ascii="Times New Roman" w:hAnsi="Times New Roman"/>
          </w:rPr>
          <w:delText xml:space="preserve"> from the scaling </w:delText>
        </w:r>
        <w:r w:rsidR="00D6792D" w:rsidDel="00662DBB">
          <w:rPr>
            <w:rFonts w:ascii="Times New Roman" w:hAnsi="Times New Roman"/>
          </w:rPr>
          <w:delText>process</w:delText>
        </w:r>
        <w:r w:rsidR="00641057" w:rsidDel="00662DBB">
          <w:rPr>
            <w:rFonts w:ascii="Times New Roman" w:hAnsi="Times New Roman"/>
          </w:rPr>
          <w:delText xml:space="preserve"> </w:delText>
        </w:r>
        <w:r w:rsidR="00834A3B" w:rsidDel="00662DBB">
          <w:rPr>
            <w:rFonts w:ascii="Times New Roman" w:hAnsi="Times New Roman"/>
          </w:rPr>
          <w:delText>are</w:delText>
        </w:r>
        <w:r w:rsidR="00641057" w:rsidDel="00662DBB">
          <w:rPr>
            <w:rFonts w:ascii="Times New Roman" w:hAnsi="Times New Roman"/>
          </w:rPr>
          <w:delText xml:space="preserve"> </w:delText>
        </w:r>
        <w:r w:rsidR="00834A3B" w:rsidDel="00662DBB">
          <w:rPr>
            <w:rFonts w:ascii="Times New Roman" w:hAnsi="Times New Roman"/>
          </w:rPr>
          <w:delText xml:space="preserve">often in </w:delText>
        </w:r>
        <w:r w:rsidR="00641057" w:rsidDel="00662DBB">
          <w:rPr>
            <w:rFonts w:ascii="Times New Roman" w:hAnsi="Times New Roman"/>
          </w:rPr>
          <w:delText xml:space="preserve">very complicated expressions and </w:delText>
        </w:r>
        <w:r w:rsidR="00834A3B" w:rsidDel="00662DBB">
          <w:rPr>
            <w:rFonts w:ascii="Times New Roman" w:hAnsi="Times New Roman"/>
          </w:rPr>
          <w:delText xml:space="preserve">lack </w:delText>
        </w:r>
        <w:r w:rsidR="00D6792D" w:rsidDel="00662DBB">
          <w:rPr>
            <w:rFonts w:ascii="Times New Roman" w:hAnsi="Times New Roman"/>
          </w:rPr>
          <w:delText xml:space="preserve">a </w:delText>
        </w:r>
        <w:r w:rsidR="00641057" w:rsidDel="00662DBB">
          <w:rPr>
            <w:rFonts w:ascii="Times New Roman" w:hAnsi="Times New Roman"/>
          </w:rPr>
          <w:delText>direct meaning at the physical level</w:delText>
        </w:r>
        <w:r w:rsidR="00834A3B" w:rsidDel="00662DBB">
          <w:rPr>
            <w:rFonts w:ascii="Times New Roman" w:hAnsi="Times New Roman"/>
          </w:rPr>
          <w:delText>, and therefore c</w:delText>
        </w:r>
        <w:r w:rsidDel="00662DBB">
          <w:rPr>
            <w:rFonts w:ascii="Times New Roman" w:hAnsi="Times New Roman"/>
          </w:rPr>
          <w:delText>an be very ambiguous in terms of many engineering applications</w:delText>
        </w:r>
        <w:r w:rsidR="00641057" w:rsidDel="00662DBB">
          <w:rPr>
            <w:rFonts w:ascii="Times New Roman" w:hAnsi="Times New Roman"/>
          </w:rPr>
          <w:delText xml:space="preserve">. </w:delText>
        </w:r>
        <w:r w:rsidR="00641057" w:rsidRPr="006F59B8" w:rsidDel="00662DBB">
          <w:rPr>
            <w:rFonts w:ascii="Times New Roman" w:hAnsi="Times New Roman"/>
          </w:rPr>
          <w:delText xml:space="preserve">Thus, inspired by the spirit of the methodology </w:delText>
        </w:r>
        <w:r w:rsidR="00641057" w:rsidDel="00662DBB">
          <w:rPr>
            <w:rFonts w:ascii="Times New Roman" w:hAnsi="Times New Roman"/>
          </w:rPr>
          <w:delText xml:space="preserve">of </w:delText>
        </w:r>
        <w:r w:rsidR="00641057" w:rsidRPr="006F59B8" w:rsidDel="00662DBB">
          <w:rPr>
            <w:rFonts w:ascii="Times New Roman" w:hAnsi="Times New Roman"/>
          </w:rPr>
          <w:delText>scaling</w:delText>
        </w:r>
        <w:r w:rsidR="00641057" w:rsidDel="00662DBB">
          <w:rPr>
            <w:rFonts w:ascii="Times New Roman" w:hAnsi="Times New Roman"/>
          </w:rPr>
          <w:delText xml:space="preserve"> analysis</w:delText>
        </w:r>
        <w:r w:rsidR="00641057" w:rsidRPr="006F59B8" w:rsidDel="00662DBB">
          <w:rPr>
            <w:rFonts w:ascii="Times New Roman" w:hAnsi="Times New Roman"/>
          </w:rPr>
          <w:delText xml:space="preserve">, </w:delText>
        </w:r>
        <w:r w:rsidR="004E26D3" w:rsidRPr="004E26D3" w:rsidDel="00662DBB">
          <w:rPr>
            <w:rFonts w:ascii="Times New Roman" w:hAnsi="Times New Roman"/>
          </w:rPr>
          <w:delText>we have adapted the results from the scaling analysis to manually compose two new</w:delText>
        </w:r>
        <w:r w:rsidR="004E26D3" w:rsidDel="00662DBB">
          <w:rPr>
            <w:rFonts w:ascii="Times New Roman" w:hAnsi="Times New Roman"/>
          </w:rPr>
          <w:delText xml:space="preserve"> </w:delText>
        </w:r>
        <w:r w:rsidDel="00662DBB">
          <w:rPr>
            <w:rFonts w:ascii="Times New Roman" w:hAnsi="Times New Roman"/>
          </w:rPr>
          <w:delText xml:space="preserve">composite </w:delText>
        </w:r>
        <w:r w:rsidR="0030776A" w:rsidDel="00662DBB">
          <w:rPr>
            <w:rFonts w:ascii="Times New Roman" w:hAnsi="Times New Roman"/>
          </w:rPr>
          <w:delText>dimensionless parameters</w:delText>
        </w:r>
        <w:r w:rsidR="00641057" w:rsidDel="00662DBB">
          <w:rPr>
            <w:rFonts w:ascii="Times New Roman" w:hAnsi="Times New Roman"/>
          </w:rPr>
          <w:delText xml:space="preserve"> with clearer physical meaning</w:delText>
        </w:r>
        <w:r w:rsidR="004E26D3" w:rsidDel="00662DBB">
          <w:rPr>
            <w:rFonts w:ascii="Times New Roman" w:hAnsi="Times New Roman"/>
          </w:rPr>
          <w:delText xml:space="preserve">, </w:delText>
        </w:r>
        <w:r w:rsidR="00641057" w:rsidDel="00662DBB">
          <w:rPr>
            <w:rFonts w:ascii="Times New Roman" w:hAnsi="Times New Roman"/>
          </w:rPr>
          <w:delText xml:space="preserve">and then construct a new </w:delText>
        </w:r>
        <w:r w:rsidR="0030776A" w:rsidDel="00662DBB">
          <w:rPr>
            <w:rFonts w:ascii="Times New Roman" w:hAnsi="Times New Roman"/>
          </w:rPr>
          <w:delText>plot by using these two parameters</w:delText>
        </w:r>
        <w:r w:rsidR="004E26D3" w:rsidDel="00662DBB">
          <w:rPr>
            <w:rFonts w:ascii="Times New Roman" w:hAnsi="Times New Roman"/>
          </w:rPr>
          <w:delText>. It</w:delText>
        </w:r>
        <w:r w:rsidR="00641057" w:rsidDel="00662DBB">
          <w:rPr>
            <w:rFonts w:ascii="Times New Roman" w:hAnsi="Times New Roman"/>
          </w:rPr>
          <w:delText xml:space="preserve"> </w:delText>
        </w:r>
        <w:r w:rsidR="0030776A" w:rsidDel="00662DBB">
          <w:rPr>
            <w:rFonts w:ascii="Times New Roman" w:hAnsi="Times New Roman"/>
          </w:rPr>
          <w:delText>help</w:delText>
        </w:r>
        <w:r w:rsidR="004E26D3" w:rsidDel="00662DBB">
          <w:rPr>
            <w:rFonts w:ascii="Times New Roman" w:hAnsi="Times New Roman"/>
          </w:rPr>
          <w:delText>s</w:delText>
        </w:r>
        <w:r w:rsidR="0030776A" w:rsidDel="00662DBB">
          <w:rPr>
            <w:rFonts w:ascii="Times New Roman" w:hAnsi="Times New Roman"/>
          </w:rPr>
          <w:delText xml:space="preserve"> us to distinguish different system behaviors that </w:delText>
        </w:r>
        <w:r w:rsidR="00641057" w:rsidDel="00662DBB">
          <w:rPr>
            <w:rFonts w:ascii="Times New Roman" w:hAnsi="Times New Roman"/>
          </w:rPr>
          <w:delText>can account for the mutual interactions and group effects amo</w:delText>
        </w:r>
        <w:r w:rsidR="004A0E6F" w:rsidDel="00662DBB">
          <w:rPr>
            <w:rFonts w:ascii="Times New Roman" w:hAnsi="Times New Roman"/>
          </w:rPr>
          <w:delText xml:space="preserve">ng these different parameters. </w:delText>
        </w:r>
        <w:r w:rsidR="004E26D3" w:rsidRPr="004E26D3" w:rsidDel="00662DBB">
          <w:rPr>
            <w:rFonts w:ascii="Times New Roman" w:hAnsi="Times New Roman"/>
          </w:rPr>
          <w:delText>Among these different parameters, therefore making it easier for many cementing practitioners</w:delText>
        </w:r>
        <w:r w:rsidR="004E26D3" w:rsidDel="00662DBB">
          <w:rPr>
            <w:rFonts w:ascii="Times New Roman" w:hAnsi="Times New Roman"/>
          </w:rPr>
          <w:delText xml:space="preserve"> </w:delText>
        </w:r>
        <w:r w:rsidR="001E1407" w:rsidDel="00662DBB">
          <w:rPr>
            <w:rFonts w:ascii="Times New Roman" w:hAnsi="Times New Roman"/>
          </w:rPr>
          <w:delText xml:space="preserve">to pick them up and apply them to the real engineering problem. </w:delText>
        </w:r>
        <w:r w:rsidR="006D051B" w:rsidDel="00662DBB">
          <w:rPr>
            <w:rFonts w:ascii="Times New Roman" w:hAnsi="Times New Roman"/>
          </w:rPr>
          <w:delText>Thus,</w:delText>
        </w:r>
      </w:del>
      <w:ins w:id="583" w:author="Bunger, Andrew P" w:date="2022-09-09T11:21:00Z">
        <w:r w:rsidR="00662DBB">
          <w:rPr>
            <w:rFonts w:ascii="Times New Roman" w:hAnsi="Times New Roman"/>
          </w:rPr>
          <w:t xml:space="preserve">However, by dimensional analysis and guided by intuition, one </w:t>
        </w:r>
        <w:commentRangeStart w:id="584"/>
        <w:r w:rsidR="00662DBB">
          <w:rPr>
            <w:rFonts w:ascii="Times New Roman" w:hAnsi="Times New Roman"/>
          </w:rPr>
          <w:t>can propose</w:t>
        </w:r>
      </w:ins>
      <w:r w:rsidR="006D051B">
        <w:rPr>
          <w:rFonts w:ascii="Times New Roman" w:hAnsi="Times New Roman"/>
        </w:rPr>
        <w:t xml:space="preserve"> </w:t>
      </w:r>
      <w:r w:rsidR="0032108E">
        <w:rPr>
          <w:rFonts w:ascii="Times New Roman" w:hAnsi="Times New Roman"/>
        </w:rPr>
        <w:t xml:space="preserve">two </w:t>
      </w:r>
      <w:del w:id="585" w:author="Bunger, Andrew P" w:date="2022-09-09T11:21:00Z">
        <w:r w:rsidR="0032108E" w:rsidDel="00662DBB">
          <w:rPr>
            <w:rFonts w:ascii="Times New Roman" w:hAnsi="Times New Roman"/>
          </w:rPr>
          <w:delText>new parameters</w:delText>
        </w:r>
        <w:r w:rsidR="006D051B" w:rsidDel="00662DBB">
          <w:rPr>
            <w:rFonts w:ascii="Times New Roman" w:hAnsi="Times New Roman"/>
          </w:rPr>
          <w:delText xml:space="preserve"> </w:delText>
        </w:r>
        <w:r w:rsidDel="00662DBB">
          <w:rPr>
            <w:rFonts w:ascii="Times New Roman" w:hAnsi="Times New Roman"/>
          </w:rPr>
          <w:delText>are</w:delText>
        </w:r>
        <w:r w:rsidR="00641057" w:rsidDel="00662DBB">
          <w:rPr>
            <w:rFonts w:ascii="Times New Roman" w:hAnsi="Times New Roman"/>
          </w:rPr>
          <w:delText xml:space="preserve"> hereby proposed as follows</w:delText>
        </w:r>
      </w:del>
      <w:ins w:id="586" w:author="Bunger, Andrew P" w:date="2022-09-09T11:21:00Z">
        <w:r w:rsidR="00662DBB">
          <w:rPr>
            <w:rFonts w:ascii="Times New Roman" w:hAnsi="Times New Roman"/>
          </w:rPr>
          <w:t>dimension</w:t>
        </w:r>
      </w:ins>
      <w:ins w:id="587" w:author="Bunger, Andrew P" w:date="2022-09-09T11:22:00Z">
        <w:r w:rsidR="00662DBB">
          <w:rPr>
            <w:rFonts w:ascii="Times New Roman" w:hAnsi="Times New Roman"/>
          </w:rPr>
          <w:t>less parameters as</w:t>
        </w:r>
      </w:ins>
      <w:commentRangeEnd w:id="584"/>
      <w:ins w:id="588" w:author="Bunger, Andrew P" w:date="2022-09-09T11:24:00Z">
        <w:r w:rsidR="007D5D30">
          <w:rPr>
            <w:rStyle w:val="CommentReference"/>
          </w:rPr>
          <w:commentReference w:id="584"/>
        </w:r>
      </w:ins>
      <w:del w:id="589" w:author="Bunger, Andrew P" w:date="2022-09-09T11:22:00Z">
        <w:r w:rsidR="00641057" w:rsidDel="00662DBB">
          <w:rPr>
            <w:rFonts w:ascii="Times New Roman" w:hAnsi="Times New Roman"/>
          </w:rPr>
          <w:delText>:</w:delText>
        </w:r>
      </w:del>
      <w:r>
        <w:rPr>
          <w:rFonts w:ascii="Times New Roman" w:hAnsi="Times New Roman"/>
        </w:rPr>
        <w:tab/>
      </w:r>
    </w:p>
    <w:p w14:paraId="131FAF52" w14:textId="7A72E969" w:rsidR="00793A30" w:rsidRDefault="00334FDC" w:rsidP="00334FDC">
      <w:pPr>
        <w:spacing w:line="360" w:lineRule="auto"/>
        <w:jc w:val="center"/>
        <w:rPr>
          <w:rFonts w:ascii="Times New Roman" w:hAnsi="Times New Roman"/>
        </w:rPr>
      </w:pPr>
      <w:bookmarkStart w:id="590" w:name="OLE_LINK13"/>
      <w:bookmarkStart w:id="591" w:name="OLE_LINK14"/>
      <w:r>
        <w:rPr>
          <w:rFonts w:ascii="Times New Roman" w:hAnsi="Times New Roman"/>
          <w:noProof/>
        </w:rPr>
        <w:t xml:space="preserve">                                     </w:t>
      </w:r>
      <w:r w:rsidR="0090156F" w:rsidRPr="00F61710">
        <w:rPr>
          <w:rFonts w:ascii="Times New Roman" w:hAnsi="Times New Roman"/>
          <w:noProof/>
          <w:position w:val="-32"/>
        </w:rPr>
        <w:object w:dxaOrig="1359" w:dyaOrig="740" w14:anchorId="065A2A04">
          <v:shape id="_x0000_i1177" type="#_x0000_t75" alt="" style="width:69.95pt;height:37.35pt;mso-width-percent:0;mso-height-percent:0;mso-width-percent:0;mso-height-percent:0" o:ole="">
            <v:imagedata r:id="rId311" o:title=""/>
          </v:shape>
          <o:OLEObject Type="Embed" ProgID="Equation.DSMT4" ShapeID="_x0000_i1177" DrawAspect="Content" ObjectID="_1724243462" r:id="rId312"/>
        </w:object>
      </w:r>
      <w:bookmarkEnd w:id="590"/>
      <w:bookmarkEnd w:id="591"/>
      <w:r>
        <w:rPr>
          <w:rFonts w:ascii="Times New Roman" w:hAnsi="Times New Roman"/>
          <w:noProof/>
        </w:rPr>
        <w:t xml:space="preserve"> </w:t>
      </w:r>
      <w:r w:rsidR="00A51F7A">
        <w:rPr>
          <w:rFonts w:ascii="Times New Roman" w:hAnsi="Times New Roman"/>
        </w:rPr>
        <w:tab/>
      </w:r>
      <w:r w:rsidR="0090156F" w:rsidRPr="00793A30">
        <w:rPr>
          <w:rFonts w:ascii="Times New Roman" w:hAnsi="Times New Roman"/>
          <w:noProof/>
          <w:position w:val="-24"/>
        </w:rPr>
        <w:object w:dxaOrig="920" w:dyaOrig="660" w14:anchorId="5FE90962">
          <v:shape id="_x0000_i1178" type="#_x0000_t75" alt="" style="width:47.55pt;height:33.3pt;mso-width-percent:0;mso-height-percent:0;mso-width-percent:0;mso-height-percent:0" o:ole="">
            <v:imagedata r:id="rId313" o:title=""/>
          </v:shape>
          <o:OLEObject Type="Embed" ProgID="Equation.DSMT4" ShapeID="_x0000_i1178" DrawAspect="Content" ObjectID="_1724243463" r:id="rId314"/>
        </w:object>
      </w:r>
      <w:r>
        <w:rPr>
          <w:rFonts w:ascii="Times New Roman" w:hAnsi="Times New Roman"/>
          <w:noProof/>
        </w:rPr>
        <w:t xml:space="preserve">                                                                           (25)</w:t>
      </w:r>
    </w:p>
    <w:p w14:paraId="5D4BB36F" w14:textId="471405E9" w:rsidR="00ED0259" w:rsidRDefault="00793A30" w:rsidP="004A0E6F">
      <w:pPr>
        <w:spacing w:line="360" w:lineRule="auto"/>
        <w:jc w:val="both"/>
        <w:rPr>
          <w:rFonts w:ascii="Times New Roman" w:hAnsi="Times New Roman"/>
        </w:rPr>
      </w:pPr>
      <w:r>
        <w:rPr>
          <w:rFonts w:ascii="Times New Roman" w:hAnsi="Times New Roman"/>
        </w:rPr>
        <w:t>T</w:t>
      </w:r>
      <w:r w:rsidRPr="009570A0">
        <w:rPr>
          <w:rFonts w:ascii="Times New Roman" w:hAnsi="Times New Roman"/>
        </w:rPr>
        <w:t xml:space="preserve">he first dimensionless </w:t>
      </w:r>
      <w:del w:id="592" w:author="Bunger, Andrew P" w:date="2022-09-09T11:22:00Z">
        <w:r w:rsidRPr="009570A0" w:rsidDel="007D5D30">
          <w:rPr>
            <w:rFonts w:ascii="Times New Roman" w:hAnsi="Times New Roman"/>
          </w:rPr>
          <w:delText>number</w:delText>
        </w:r>
      </w:del>
      <w:ins w:id="593" w:author="Bunger, Andrew P" w:date="2022-09-09T11:22:00Z">
        <w:r w:rsidR="007D5D30">
          <w:rPr>
            <w:rFonts w:ascii="Times New Roman" w:hAnsi="Times New Roman"/>
          </w:rPr>
          <w:t>group</w:t>
        </w:r>
      </w:ins>
      <w:r w:rsidR="004E26D3">
        <w:rPr>
          <w:rFonts w:ascii="Times New Roman" w:hAnsi="Times New Roman"/>
        </w:rPr>
        <w:t>,</w:t>
      </w:r>
      <w:r w:rsidR="0090156F" w:rsidRPr="006E3751">
        <w:rPr>
          <w:rFonts w:ascii="Times New Roman" w:hAnsi="Times New Roman"/>
          <w:noProof/>
          <w:position w:val="-12"/>
        </w:rPr>
        <w:object w:dxaOrig="300" w:dyaOrig="380" w14:anchorId="0A22C257">
          <v:shape id="_x0000_i1179" type="#_x0000_t75" alt="" style="width:13.6pt;height:17pt;mso-width-percent:0;mso-height-percent:0;mso-width-percent:0;mso-height-percent:0" o:ole="">
            <v:imagedata r:id="rId315" o:title=""/>
          </v:shape>
          <o:OLEObject Type="Embed" ProgID="Equation.DSMT4" ShapeID="_x0000_i1179" DrawAspect="Content" ObjectID="_1724243464" r:id="rId316"/>
        </w:object>
      </w:r>
      <w:r w:rsidR="004E26D3">
        <w:rPr>
          <w:rFonts w:ascii="Times New Roman" w:hAnsi="Times New Roman"/>
          <w:noProof/>
        </w:rPr>
        <w:t xml:space="preserve">, </w:t>
      </w:r>
      <w:r w:rsidR="00C813AA">
        <w:rPr>
          <w:rFonts w:ascii="Times New Roman" w:hAnsi="Times New Roman"/>
        </w:rPr>
        <w:t>c</w:t>
      </w:r>
      <w:r>
        <w:rPr>
          <w:rFonts w:ascii="Times New Roman" w:hAnsi="Times New Roman"/>
        </w:rPr>
        <w:t>onsist</w:t>
      </w:r>
      <w:r w:rsidR="00C813AA">
        <w:rPr>
          <w:rFonts w:ascii="Times New Roman" w:hAnsi="Times New Roman"/>
        </w:rPr>
        <w:t xml:space="preserve">s </w:t>
      </w:r>
      <w:r>
        <w:rPr>
          <w:rFonts w:ascii="Times New Roman" w:hAnsi="Times New Roman"/>
        </w:rPr>
        <w:t>of</w:t>
      </w:r>
      <w:r w:rsidR="00ED0259">
        <w:rPr>
          <w:rFonts w:ascii="Times New Roman" w:hAnsi="Times New Roman"/>
        </w:rPr>
        <w:t xml:space="preserve"> </w:t>
      </w:r>
      <w:r w:rsidR="004E26D3">
        <w:rPr>
          <w:rFonts w:ascii="Times New Roman" w:hAnsi="Times New Roman"/>
        </w:rPr>
        <w:t xml:space="preserve">the </w:t>
      </w:r>
      <w:r w:rsidR="00ED0259">
        <w:rPr>
          <w:rFonts w:ascii="Times New Roman" w:hAnsi="Times New Roman"/>
        </w:rPr>
        <w:t>Biot coefficient</w:t>
      </w:r>
      <w:r w:rsidR="00334FDC">
        <w:rPr>
          <w:rFonts w:ascii="Times New Roman" w:hAnsi="Times New Roman"/>
        </w:rPr>
        <w:t xml:space="preserve"> </w:t>
      </w:r>
      <w:r w:rsidR="00334FDC" w:rsidRPr="00334FDC">
        <w:rPr>
          <w:rFonts w:ascii="Times New Roman" w:hAnsi="Times New Roman"/>
          <w:position w:val="-6"/>
        </w:rPr>
        <w:object w:dxaOrig="240" w:dyaOrig="220" w14:anchorId="783BA57D">
          <v:shape id="_x0000_i1180" type="#_x0000_t75" style="width:11.55pt;height:10.85pt" o:ole="">
            <v:imagedata r:id="rId317" o:title=""/>
          </v:shape>
          <o:OLEObject Type="Embed" ProgID="Equation.DSMT4" ShapeID="_x0000_i1180" DrawAspect="Content" ObjectID="_1724243465" r:id="rId318"/>
        </w:object>
      </w:r>
      <w:r w:rsidR="00ED0259">
        <w:rPr>
          <w:rFonts w:ascii="Times New Roman" w:hAnsi="Times New Roman"/>
        </w:rPr>
        <w:t>, Skempton coefficient</w:t>
      </w:r>
      <w:r w:rsidR="00334FDC">
        <w:rPr>
          <w:rFonts w:ascii="Times New Roman" w:hAnsi="Times New Roman"/>
        </w:rPr>
        <w:t xml:space="preserve"> </w:t>
      </w:r>
      <w:r w:rsidR="00334FDC" w:rsidRPr="00334FDC">
        <w:rPr>
          <w:rFonts w:ascii="Times New Roman" w:hAnsi="Times New Roman"/>
          <w:position w:val="-4"/>
        </w:rPr>
        <w:object w:dxaOrig="240" w:dyaOrig="260" w14:anchorId="477EDE9D">
          <v:shape id="_x0000_i1181" type="#_x0000_t75" style="width:11.55pt;height:12.9pt" o:ole="">
            <v:imagedata r:id="rId319" o:title=""/>
          </v:shape>
          <o:OLEObject Type="Embed" ProgID="Equation.DSMT4" ShapeID="_x0000_i1181" DrawAspect="Content" ObjectID="_1724243466" r:id="rId320"/>
        </w:object>
      </w:r>
      <w:r w:rsidR="00ED0259">
        <w:rPr>
          <w:rFonts w:ascii="Times New Roman" w:hAnsi="Times New Roman"/>
        </w:rPr>
        <w:t>, thermal expansion coefficient of fluid</w:t>
      </w:r>
      <w:r w:rsidR="00334FDC">
        <w:rPr>
          <w:rFonts w:ascii="Times New Roman" w:hAnsi="Times New Roman"/>
        </w:rPr>
        <w:t xml:space="preserve"> </w:t>
      </w:r>
      <w:r w:rsidR="00334FDC" w:rsidRPr="002B76BD">
        <w:rPr>
          <w:position w:val="-14"/>
        </w:rPr>
        <w:object w:dxaOrig="320" w:dyaOrig="380" w14:anchorId="7AB35C5A">
          <v:shape id="_x0000_i1182" type="#_x0000_t75" style="width:16.3pt;height:19pt" o:ole="">
            <v:imagedata r:id="rId321" o:title=""/>
          </v:shape>
          <o:OLEObject Type="Embed" ProgID="Equation.DSMT4" ShapeID="_x0000_i1182" DrawAspect="Content" ObjectID="_1724243467" r:id="rId322"/>
        </w:object>
      </w:r>
      <w:r w:rsidR="00ED0259">
        <w:rPr>
          <w:rFonts w:ascii="Times New Roman" w:hAnsi="Times New Roman"/>
        </w:rPr>
        <w:t xml:space="preserve"> </w:t>
      </w:r>
      <w:r w:rsidR="00C813AA">
        <w:rPr>
          <w:rFonts w:ascii="Times New Roman" w:hAnsi="Times New Roman"/>
        </w:rPr>
        <w:t xml:space="preserve">and </w:t>
      </w:r>
      <w:r w:rsidR="00ED0259">
        <w:rPr>
          <w:rFonts w:ascii="Times New Roman" w:hAnsi="Times New Roman"/>
        </w:rPr>
        <w:t>solid</w:t>
      </w:r>
      <w:r w:rsidR="00334FDC">
        <w:rPr>
          <w:rFonts w:ascii="Times New Roman" w:hAnsi="Times New Roman"/>
        </w:rPr>
        <w:t xml:space="preserve"> </w:t>
      </w:r>
      <w:r w:rsidR="00334FDC" w:rsidRPr="00334FDC">
        <w:rPr>
          <w:position w:val="-12"/>
        </w:rPr>
        <w:object w:dxaOrig="320" w:dyaOrig="360" w14:anchorId="1CF20663">
          <v:shape id="_x0000_i1183" type="#_x0000_t75" style="width:16.3pt;height:18.35pt" o:ole="">
            <v:imagedata r:id="rId323" o:title=""/>
          </v:shape>
          <o:OLEObject Type="Embed" ProgID="Equation.DSMT4" ShapeID="_x0000_i1183" DrawAspect="Content" ObjectID="_1724243468" r:id="rId324"/>
        </w:object>
      </w:r>
      <w:r w:rsidR="00334FDC">
        <w:rPr>
          <w:rFonts w:ascii="Times New Roman" w:hAnsi="Times New Roman"/>
        </w:rPr>
        <w:t xml:space="preserve">  </w:t>
      </w:r>
      <w:r w:rsidR="00ED0259">
        <w:rPr>
          <w:rFonts w:ascii="Times New Roman" w:hAnsi="Times New Roman"/>
        </w:rPr>
        <w:t xml:space="preserve">, </w:t>
      </w:r>
      <w:r w:rsidR="004E26D3">
        <w:rPr>
          <w:rFonts w:ascii="Times New Roman" w:hAnsi="Times New Roman"/>
        </w:rPr>
        <w:t xml:space="preserve">as well as </w:t>
      </w:r>
      <w:r w:rsidR="00ED0259">
        <w:rPr>
          <w:rFonts w:ascii="Times New Roman" w:hAnsi="Times New Roman"/>
        </w:rPr>
        <w:t xml:space="preserve">thermal diffusivity </w:t>
      </w:r>
      <w:r w:rsidR="00334FDC" w:rsidRPr="002B76BD">
        <w:rPr>
          <w:position w:val="-12"/>
        </w:rPr>
        <w:object w:dxaOrig="220" w:dyaOrig="360" w14:anchorId="73C44824">
          <v:shape id="_x0000_i1184" type="#_x0000_t75" style="width:10.85pt;height:18.35pt" o:ole="">
            <v:imagedata r:id="rId325" o:title=""/>
          </v:shape>
          <o:OLEObject Type="Embed" ProgID="Equation.DSMT4" ShapeID="_x0000_i1184" DrawAspect="Content" ObjectID="_1724243469" r:id="rId326"/>
        </w:object>
      </w:r>
      <w:r w:rsidR="00334FDC">
        <w:rPr>
          <w:rFonts w:ascii="Times New Roman" w:hAnsi="Times New Roman"/>
        </w:rPr>
        <w:t xml:space="preserve"> </w:t>
      </w:r>
      <w:r w:rsidR="00ED0259">
        <w:rPr>
          <w:rFonts w:ascii="Times New Roman" w:hAnsi="Times New Roman"/>
        </w:rPr>
        <w:t>and fluid diffusivity</w:t>
      </w:r>
      <w:r w:rsidR="00334FDC">
        <w:rPr>
          <w:rFonts w:ascii="Times New Roman" w:hAnsi="Times New Roman"/>
        </w:rPr>
        <w:t xml:space="preserve"> </w:t>
      </w:r>
      <w:r w:rsidR="00334FDC" w:rsidRPr="00334FDC">
        <w:rPr>
          <w:position w:val="-14"/>
        </w:rPr>
        <w:object w:dxaOrig="279" w:dyaOrig="380" w14:anchorId="0CAA60D3">
          <v:shape id="_x0000_i1185" type="#_x0000_t75" style="width:13.6pt;height:19pt" o:ole="">
            <v:imagedata r:id="rId327" o:title=""/>
          </v:shape>
          <o:OLEObject Type="Embed" ProgID="Equation.DSMT4" ShapeID="_x0000_i1185" DrawAspect="Content" ObjectID="_1724243470" r:id="rId328"/>
        </w:object>
      </w:r>
      <w:r w:rsidR="00ED0259">
        <w:rPr>
          <w:rFonts w:ascii="Times New Roman" w:hAnsi="Times New Roman"/>
        </w:rPr>
        <w:t>, where the last two terms are obta</w:t>
      </w:r>
      <w:r w:rsidR="004E26D3">
        <w:rPr>
          <w:rFonts w:ascii="Times New Roman" w:hAnsi="Times New Roman"/>
        </w:rPr>
        <w:t>ined from the diagonal elements of</w:t>
      </w:r>
      <w:r w:rsidR="00ED0259">
        <w:rPr>
          <w:rFonts w:ascii="Times New Roman" w:hAnsi="Times New Roman"/>
        </w:rPr>
        <w:t xml:space="preserve"> the coefficient matrix in Eq. 15.</w:t>
      </w:r>
      <w:r w:rsidR="00E17281">
        <w:rPr>
          <w:rFonts w:ascii="Times New Roman" w:hAnsi="Times New Roman"/>
        </w:rPr>
        <w:t xml:space="preserve"> </w:t>
      </w:r>
      <w:r w:rsidR="00F84C13">
        <w:rPr>
          <w:rFonts w:ascii="Times New Roman" w:hAnsi="Times New Roman"/>
        </w:rPr>
        <w:t xml:space="preserve">This </w:t>
      </w:r>
      <w:del w:id="594" w:author="Bunger, Andrew P" w:date="2022-09-09T11:22:00Z">
        <w:r w:rsidR="00F84C13" w:rsidDel="007D5D30">
          <w:rPr>
            <w:rFonts w:ascii="Times New Roman" w:hAnsi="Times New Roman"/>
          </w:rPr>
          <w:delText xml:space="preserve">new </w:delText>
        </w:r>
      </w:del>
      <w:r w:rsidR="00F84C13">
        <w:rPr>
          <w:rFonts w:ascii="Times New Roman" w:hAnsi="Times New Roman"/>
        </w:rPr>
        <w:t>proposed</w:t>
      </w:r>
      <w:r w:rsidR="0090156F" w:rsidRPr="00EA2705">
        <w:rPr>
          <w:rFonts w:ascii="Times New Roman" w:hAnsi="Times New Roman"/>
          <w:noProof/>
          <w:position w:val="-12"/>
        </w:rPr>
        <w:object w:dxaOrig="320" w:dyaOrig="360" w14:anchorId="5B8BB421">
          <v:shape id="_x0000_i1186" type="#_x0000_t75" alt="" style="width:13.6pt;height:17pt;mso-width-percent:0;mso-height-percent:0;mso-width-percent:0;mso-height-percent:0" o:ole="">
            <v:imagedata r:id="rId329" o:title=""/>
          </v:shape>
          <o:OLEObject Type="Embed" ProgID="Equation.DSMT4" ShapeID="_x0000_i1186" DrawAspect="Content" ObjectID="_1724243471" r:id="rId330"/>
        </w:object>
      </w:r>
      <w:r w:rsidR="009758B4">
        <w:rPr>
          <w:rFonts w:ascii="Times New Roman" w:hAnsi="Times New Roman"/>
          <w:noProof/>
        </w:rPr>
        <w:t xml:space="preserve"> </w:t>
      </w:r>
      <w:r w:rsidR="00F84C13">
        <w:rPr>
          <w:rFonts w:ascii="Times New Roman" w:hAnsi="Times New Roman"/>
        </w:rPr>
        <w:t>mainly contains the hydro-thermal properties of the porous me</w:t>
      </w:r>
      <w:r w:rsidR="006E3751">
        <w:rPr>
          <w:rFonts w:ascii="Times New Roman" w:hAnsi="Times New Roman"/>
        </w:rPr>
        <w:t>dia.</w:t>
      </w:r>
      <w:r w:rsidR="00F954E5">
        <w:rPr>
          <w:rFonts w:ascii="Times New Roman" w:hAnsi="Times New Roman" w:hint="eastAsia"/>
        </w:rPr>
        <w:t xml:space="preserve"> </w:t>
      </w:r>
      <w:r w:rsidR="004E26D3">
        <w:rPr>
          <w:rFonts w:ascii="Times New Roman" w:hAnsi="Times New Roman"/>
        </w:rPr>
        <w:t xml:space="preserve">It is thus named the </w:t>
      </w:r>
      <w:r w:rsidR="006E3751">
        <w:rPr>
          <w:rFonts w:ascii="Times New Roman" w:hAnsi="Times New Roman"/>
        </w:rPr>
        <w:t>Hydro-</w:t>
      </w:r>
      <w:r w:rsidR="006E3751">
        <w:rPr>
          <w:rFonts w:ascii="Times New Roman" w:hAnsi="Times New Roman"/>
        </w:rPr>
        <w:lastRenderedPageBreak/>
        <w:t>Thermal Non-D</w:t>
      </w:r>
      <w:r w:rsidR="00F84C13">
        <w:rPr>
          <w:rFonts w:ascii="Times New Roman" w:hAnsi="Times New Roman"/>
        </w:rPr>
        <w:t>imensional parameter</w:t>
      </w:r>
      <w:r w:rsidR="006E3751">
        <w:rPr>
          <w:rFonts w:ascii="Times New Roman" w:hAnsi="Times New Roman"/>
        </w:rPr>
        <w:t xml:space="preserve"> (HTND)</w:t>
      </w:r>
      <w:r w:rsidR="00F84C13">
        <w:rPr>
          <w:rFonts w:ascii="Times New Roman" w:hAnsi="Times New Roman"/>
        </w:rPr>
        <w:t>.</w:t>
      </w:r>
      <w:r w:rsidR="006E3751">
        <w:rPr>
          <w:rFonts w:ascii="Times New Roman" w:hAnsi="Times New Roman"/>
        </w:rPr>
        <w:t xml:space="preserve"> The second proposed </w:t>
      </w:r>
      <w:r w:rsidR="0032108E">
        <w:rPr>
          <w:rFonts w:ascii="Times New Roman" w:hAnsi="Times New Roman"/>
        </w:rPr>
        <w:t>p</w:t>
      </w:r>
      <w:r w:rsidR="004E26D3">
        <w:rPr>
          <w:rFonts w:ascii="Times New Roman" w:hAnsi="Times New Roman"/>
        </w:rPr>
        <w:t>arameter,</w:t>
      </w:r>
      <w:r w:rsidR="009758B4" w:rsidRPr="009758B4">
        <w:rPr>
          <w:rFonts w:ascii="Times New Roman" w:hAnsi="Times New Roman"/>
          <w:position w:val="-12"/>
        </w:rPr>
        <w:object w:dxaOrig="340" w:dyaOrig="360" w14:anchorId="396ADBF7">
          <v:shape id="_x0000_i1187" type="#_x0000_t75" alt="" style="width:17pt;height:17pt" o:ole="">
            <v:imagedata r:id="rId331" o:title=""/>
          </v:shape>
          <o:OLEObject Type="Embed" ProgID="Equation.DSMT4" ShapeID="_x0000_i1187" DrawAspect="Content" ObjectID="_1724243472" r:id="rId332"/>
        </w:object>
      </w:r>
      <w:r w:rsidR="004E26D3">
        <w:rPr>
          <w:rFonts w:ascii="Times New Roman" w:hAnsi="Times New Roman"/>
        </w:rPr>
        <w:t>, consists</w:t>
      </w:r>
      <w:r w:rsidR="00ED0259">
        <w:rPr>
          <w:rFonts w:ascii="Times New Roman" w:hAnsi="Times New Roman"/>
        </w:rPr>
        <w:t xml:space="preserve"> of three </w:t>
      </w:r>
      <w:r w:rsidR="00BE507E">
        <w:rPr>
          <w:rFonts w:ascii="Times New Roman" w:hAnsi="Times New Roman"/>
        </w:rPr>
        <w:t xml:space="preserve">mechanical related </w:t>
      </w:r>
      <w:r w:rsidR="004E26D3">
        <w:rPr>
          <w:rFonts w:ascii="Times New Roman" w:hAnsi="Times New Roman"/>
        </w:rPr>
        <w:t>components: S</w:t>
      </w:r>
      <w:r w:rsidR="00ED0259">
        <w:rPr>
          <w:rFonts w:ascii="Times New Roman" w:hAnsi="Times New Roman"/>
        </w:rPr>
        <w:t>hear Modulus, Bulk Modulus</w:t>
      </w:r>
      <w:r w:rsidR="004E26D3" w:rsidRPr="004E26D3">
        <w:rPr>
          <w:rFonts w:ascii="Times New Roman" w:hAnsi="Times New Roman"/>
        </w:rPr>
        <w:t>, a</w:t>
      </w:r>
      <w:r w:rsidR="00ED0259">
        <w:rPr>
          <w:rFonts w:ascii="Times New Roman" w:hAnsi="Times New Roman"/>
        </w:rPr>
        <w:t>nd Poisson’s ratio</w:t>
      </w:r>
      <w:r w:rsidR="00BE507E">
        <w:rPr>
          <w:rFonts w:ascii="Times New Roman" w:hAnsi="Times New Roman"/>
        </w:rPr>
        <w:t xml:space="preserve">. </w:t>
      </w:r>
      <w:r w:rsidR="004E26D3">
        <w:rPr>
          <w:rFonts w:ascii="Times New Roman" w:hAnsi="Times New Roman"/>
        </w:rPr>
        <w:t>Thus, it is named the M</w:t>
      </w:r>
      <w:r w:rsidR="00AC50EA">
        <w:rPr>
          <w:rFonts w:ascii="Times New Roman" w:hAnsi="Times New Roman"/>
        </w:rPr>
        <w:t>echanical Non-Dimensional parameter (MND).</w:t>
      </w:r>
    </w:p>
    <w:p w14:paraId="64C58CB6" w14:textId="29184394" w:rsidR="00BE507E" w:rsidRDefault="00FD64B3" w:rsidP="004A0E6F">
      <w:pPr>
        <w:spacing w:line="360" w:lineRule="auto"/>
        <w:jc w:val="both"/>
        <w:rPr>
          <w:rFonts w:ascii="Times New Roman" w:hAnsi="Times New Roman"/>
          <w:noProof/>
        </w:rPr>
      </w:pPr>
      <w:r>
        <w:rPr>
          <w:rFonts w:ascii="Times New Roman" w:hAnsi="Times New Roman"/>
        </w:rPr>
        <w:tab/>
      </w:r>
      <w:r w:rsidR="00F84C13">
        <w:rPr>
          <w:rFonts w:ascii="Times New Roman" w:hAnsi="Times New Roman"/>
        </w:rPr>
        <w:t>Given</w:t>
      </w:r>
      <w:r w:rsidR="00AC50EA">
        <w:rPr>
          <w:rFonts w:ascii="Times New Roman" w:hAnsi="Times New Roman"/>
        </w:rPr>
        <w:t xml:space="preserve"> the new</w:t>
      </w:r>
      <w:ins w:id="595" w:author="Bunger, Andrew P" w:date="2022-09-09T11:24:00Z">
        <w:r w:rsidR="007D5D30">
          <w:rPr>
            <w:rFonts w:ascii="Times New Roman" w:hAnsi="Times New Roman"/>
          </w:rPr>
          <w:t>ly</w:t>
        </w:r>
      </w:ins>
      <w:r w:rsidR="00AC50EA">
        <w:rPr>
          <w:rFonts w:ascii="Times New Roman" w:hAnsi="Times New Roman"/>
        </w:rPr>
        <w:t xml:space="preserve"> proposed </w:t>
      </w:r>
      <w:bookmarkStart w:id="596" w:name="OLE_LINK17"/>
      <w:bookmarkStart w:id="597" w:name="OLE_LINK18"/>
      <w:r w:rsidR="00AC50EA">
        <w:rPr>
          <w:rFonts w:ascii="Times New Roman" w:hAnsi="Times New Roman"/>
        </w:rPr>
        <w:t>parameters</w:t>
      </w:r>
      <w:bookmarkEnd w:id="596"/>
      <w:bookmarkEnd w:id="597"/>
      <w:r w:rsidR="00F84C13">
        <w:rPr>
          <w:rFonts w:ascii="Times New Roman" w:hAnsi="Times New Roman"/>
        </w:rPr>
        <w:t xml:space="preserve">, a new </w:t>
      </w:r>
      <w:r w:rsidR="00AC50EA">
        <w:rPr>
          <w:rFonts w:ascii="Times New Roman" w:hAnsi="Times New Roman"/>
        </w:rPr>
        <w:t xml:space="preserve">plot </w:t>
      </w:r>
      <w:r w:rsidR="004A0E6F">
        <w:rPr>
          <w:rFonts w:ascii="Times New Roman" w:hAnsi="Times New Roman"/>
        </w:rPr>
        <w:t xml:space="preserve">can by generated </w:t>
      </w:r>
      <w:r w:rsidR="000345B2">
        <w:rPr>
          <w:rFonts w:ascii="Times New Roman" w:hAnsi="Times New Roman"/>
        </w:rPr>
        <w:t xml:space="preserve">to show the tensile and compressive </w:t>
      </w:r>
      <w:r w:rsidR="000565B9">
        <w:rPr>
          <w:rFonts w:ascii="Times New Roman" w:hAnsi="Times New Roman"/>
        </w:rPr>
        <w:t xml:space="preserve">spatial </w:t>
      </w:r>
      <w:r w:rsidR="004E26D3">
        <w:rPr>
          <w:rFonts w:ascii="Times New Roman" w:hAnsi="Times New Roman"/>
        </w:rPr>
        <w:t>distribution cases</w:t>
      </w:r>
      <w:r w:rsidR="000345B2">
        <w:rPr>
          <w:rFonts w:ascii="Times New Roman" w:hAnsi="Times New Roman"/>
        </w:rPr>
        <w:t xml:space="preserve"> based on</w:t>
      </w:r>
      <w:r w:rsidR="0090156F" w:rsidRPr="006E3751">
        <w:rPr>
          <w:rFonts w:ascii="Times New Roman" w:hAnsi="Times New Roman"/>
          <w:noProof/>
          <w:position w:val="-12"/>
        </w:rPr>
        <w:object w:dxaOrig="320" w:dyaOrig="360" w14:anchorId="41050830">
          <v:shape id="_x0000_i1188" type="#_x0000_t75" alt="" style="width:13.6pt;height:17pt;mso-width-percent:0;mso-height-percent:0;mso-width-percent:0;mso-height-percent:0" o:ole="">
            <v:imagedata r:id="rId333" o:title=""/>
          </v:shape>
          <o:OLEObject Type="Embed" ProgID="Equation.DSMT4" ShapeID="_x0000_i1188" DrawAspect="Content" ObjectID="_1724243473" r:id="rId334"/>
        </w:object>
      </w:r>
      <w:r w:rsidR="00001DCC">
        <w:rPr>
          <w:rFonts w:ascii="Times New Roman" w:hAnsi="Times New Roman"/>
          <w:noProof/>
        </w:rPr>
        <w:t>(</w:t>
      </w:r>
      <w:r w:rsidR="00001DCC" w:rsidRPr="00001DCC">
        <w:rPr>
          <w:rFonts w:ascii="Times New Roman" w:hAnsi="Times New Roman"/>
          <w:noProof/>
        </w:rPr>
        <w:t xml:space="preserve"> </w:t>
      </w:r>
      <w:r w:rsidR="00001DCC">
        <w:rPr>
          <w:rFonts w:ascii="Times New Roman" w:hAnsi="Times New Roman"/>
          <w:noProof/>
        </w:rPr>
        <w:t xml:space="preserve">HTND) </w:t>
      </w:r>
      <w:r w:rsidR="000345B2">
        <w:rPr>
          <w:rFonts w:ascii="Times New Roman" w:hAnsi="Times New Roman"/>
        </w:rPr>
        <w:t>and</w:t>
      </w:r>
      <w:r w:rsidR="0090156F" w:rsidRPr="006E3751">
        <w:rPr>
          <w:rFonts w:ascii="Times New Roman" w:hAnsi="Times New Roman"/>
          <w:noProof/>
          <w:position w:val="-12"/>
        </w:rPr>
        <w:object w:dxaOrig="340" w:dyaOrig="360" w14:anchorId="419F18AC">
          <v:shape id="_x0000_i1189" type="#_x0000_t75" alt="" style="width:17pt;height:17pt;mso-width-percent:0;mso-height-percent:0;mso-width-percent:0;mso-height-percent:0" o:ole="">
            <v:imagedata r:id="rId335" o:title=""/>
          </v:shape>
          <o:OLEObject Type="Embed" ProgID="Equation.DSMT4" ShapeID="_x0000_i1189" DrawAspect="Content" ObjectID="_1724243474" r:id="rId336"/>
        </w:object>
      </w:r>
      <w:r w:rsidR="00001DCC">
        <w:rPr>
          <w:rFonts w:ascii="Times New Roman" w:hAnsi="Times New Roman"/>
          <w:noProof/>
        </w:rPr>
        <w:t>(MND)</w:t>
      </w:r>
      <w:r w:rsidR="00E17705">
        <w:rPr>
          <w:rFonts w:ascii="Times New Roman" w:hAnsi="Times New Roman"/>
          <w:noProof/>
        </w:rPr>
        <w:t xml:space="preserve">. In Figure </w:t>
      </w:r>
      <w:r w:rsidR="00120051">
        <w:rPr>
          <w:rFonts w:ascii="Times New Roman" w:hAnsi="Times New Roman"/>
          <w:noProof/>
        </w:rPr>
        <w:t>10</w:t>
      </w:r>
      <w:r w:rsidR="00B45083">
        <w:rPr>
          <w:rFonts w:ascii="Times New Roman" w:hAnsi="Times New Roman"/>
          <w:noProof/>
        </w:rPr>
        <w:t xml:space="preserve"> (a)</w:t>
      </w:r>
      <w:r w:rsidR="00E17705">
        <w:rPr>
          <w:rFonts w:ascii="Times New Roman" w:hAnsi="Times New Roman"/>
          <w:noProof/>
        </w:rPr>
        <w:t xml:space="preserve">, </w:t>
      </w:r>
      <w:r w:rsidR="00001DCC">
        <w:rPr>
          <w:rFonts w:ascii="Times New Roman" w:hAnsi="Times New Roman"/>
          <w:noProof/>
        </w:rPr>
        <w:t>the same 3000 cases are replotted where t</w:t>
      </w:r>
      <w:r w:rsidR="00E17705">
        <w:rPr>
          <w:rFonts w:ascii="Times New Roman" w:hAnsi="Times New Roman"/>
          <w:noProof/>
        </w:rPr>
        <w:t>he red d</w:t>
      </w:r>
      <w:r w:rsidR="004E26D3">
        <w:rPr>
          <w:rFonts w:ascii="Times New Roman" w:hAnsi="Times New Roman"/>
          <w:noProof/>
        </w:rPr>
        <w:t xml:space="preserve">ot </w:t>
      </w:r>
      <w:r w:rsidR="00E17705">
        <w:rPr>
          <w:rFonts w:ascii="Times New Roman" w:hAnsi="Times New Roman"/>
          <w:noProof/>
        </w:rPr>
        <w:t>represent</w:t>
      </w:r>
      <w:r w:rsidR="004E26D3">
        <w:rPr>
          <w:rFonts w:ascii="Times New Roman" w:hAnsi="Times New Roman"/>
          <w:noProof/>
        </w:rPr>
        <w:t>s</w:t>
      </w:r>
      <w:r w:rsidR="00E17705">
        <w:rPr>
          <w:rFonts w:ascii="Times New Roman" w:hAnsi="Times New Roman"/>
          <w:noProof/>
        </w:rPr>
        <w:t xml:space="preserve"> the tensile case </w:t>
      </w:r>
      <w:r w:rsidR="00001DCC">
        <w:rPr>
          <w:rFonts w:ascii="Times New Roman" w:hAnsi="Times New Roman"/>
          <w:noProof/>
        </w:rPr>
        <w:t>and</w:t>
      </w:r>
      <w:r w:rsidR="00E17705">
        <w:rPr>
          <w:rFonts w:ascii="Times New Roman" w:hAnsi="Times New Roman"/>
          <w:noProof/>
        </w:rPr>
        <w:t xml:space="preserve"> the green d</w:t>
      </w:r>
      <w:r w:rsidR="004E26D3">
        <w:rPr>
          <w:rFonts w:ascii="Times New Roman" w:hAnsi="Times New Roman"/>
          <w:noProof/>
        </w:rPr>
        <w:t>ot represents</w:t>
      </w:r>
      <w:r w:rsidR="00E17705">
        <w:rPr>
          <w:rFonts w:ascii="Times New Roman" w:hAnsi="Times New Roman"/>
          <w:noProof/>
        </w:rPr>
        <w:t xml:space="preserve"> the compressive case. It can be clearly seen that </w:t>
      </w:r>
      <w:r w:rsidR="00001DCC">
        <w:rPr>
          <w:rFonts w:ascii="Times New Roman" w:hAnsi="Times New Roman"/>
          <w:noProof/>
        </w:rPr>
        <w:t xml:space="preserve">the </w:t>
      </w:r>
      <w:r w:rsidR="00E17705">
        <w:rPr>
          <w:rFonts w:ascii="Times New Roman" w:hAnsi="Times New Roman"/>
          <w:noProof/>
        </w:rPr>
        <w:t>spatial distribution</w:t>
      </w:r>
      <w:r w:rsidR="00001DCC">
        <w:rPr>
          <w:rFonts w:ascii="Times New Roman" w:hAnsi="Times New Roman"/>
          <w:noProof/>
        </w:rPr>
        <w:t>s of the tensi</w:t>
      </w:r>
      <w:r w:rsidR="00213C38">
        <w:rPr>
          <w:rFonts w:ascii="Times New Roman" w:hAnsi="Times New Roman"/>
          <w:noProof/>
        </w:rPr>
        <w:t>le and compressive ca</w:t>
      </w:r>
      <w:r w:rsidR="004E26D3">
        <w:rPr>
          <w:rFonts w:ascii="Times New Roman" w:hAnsi="Times New Roman"/>
          <w:noProof/>
        </w:rPr>
        <w:t>ses</w:t>
      </w:r>
      <w:r w:rsidR="00213C38">
        <w:rPr>
          <w:rFonts w:ascii="Times New Roman" w:hAnsi="Times New Roman"/>
          <w:noProof/>
        </w:rPr>
        <w:t xml:space="preserve"> in the</w:t>
      </w:r>
      <w:r w:rsidR="0090156F" w:rsidRPr="006E3751">
        <w:rPr>
          <w:rFonts w:ascii="Times New Roman" w:hAnsi="Times New Roman"/>
          <w:noProof/>
          <w:position w:val="-12"/>
        </w:rPr>
        <w:object w:dxaOrig="320" w:dyaOrig="360" w14:anchorId="5C46234A">
          <v:shape id="_x0000_i1190" type="#_x0000_t75" alt="" style="width:13.6pt;height:17pt;mso-width-percent:0;mso-height-percent:0;mso-width-percent:0;mso-height-percent:0" o:ole="">
            <v:imagedata r:id="rId333" o:title=""/>
          </v:shape>
          <o:OLEObject Type="Embed" ProgID="Equation.DSMT4" ShapeID="_x0000_i1190" DrawAspect="Content" ObjectID="_1724243475" r:id="rId337"/>
        </w:object>
      </w:r>
      <w:ins w:id="598" w:author="Bunger, Andrew P" w:date="2022-09-09T11:24:00Z">
        <w:r w:rsidR="007D5D30">
          <w:rPr>
            <w:rFonts w:ascii="Times New Roman" w:hAnsi="Times New Roman"/>
            <w:noProof/>
          </w:rPr>
          <w:t>vs.</w:t>
        </w:r>
      </w:ins>
      <w:del w:id="599" w:author="Bunger, Andrew P" w:date="2022-09-09T11:24:00Z">
        <w:r w:rsidR="00001DCC" w:rsidDel="007D5D30">
          <w:rPr>
            <w:rFonts w:ascii="Times New Roman" w:hAnsi="Times New Roman"/>
            <w:noProof/>
          </w:rPr>
          <w:delText>-</w:delText>
        </w:r>
      </w:del>
      <w:r w:rsidR="0090156F" w:rsidRPr="006E3751">
        <w:rPr>
          <w:rFonts w:ascii="Times New Roman" w:hAnsi="Times New Roman"/>
          <w:noProof/>
          <w:position w:val="-12"/>
        </w:rPr>
        <w:object w:dxaOrig="340" w:dyaOrig="360" w14:anchorId="3ABF7847">
          <v:shape id="_x0000_i1191" type="#_x0000_t75" alt="" style="width:17pt;height:17pt;mso-width-percent:0;mso-height-percent:0;mso-width-percent:0;mso-height-percent:0" o:ole="">
            <v:imagedata r:id="rId335" o:title=""/>
          </v:shape>
          <o:OLEObject Type="Embed" ProgID="Equation.DSMT4" ShapeID="_x0000_i1191" DrawAspect="Content" ObjectID="_1724243476" r:id="rId338"/>
        </w:object>
      </w:r>
      <w:r w:rsidR="004E26D3">
        <w:rPr>
          <w:rFonts w:ascii="Times New Roman" w:hAnsi="Times New Roman"/>
          <w:noProof/>
        </w:rPr>
        <w:t xml:space="preserve"> plot h</w:t>
      </w:r>
      <w:r w:rsidR="00213C38">
        <w:rPr>
          <w:rFonts w:ascii="Times New Roman" w:hAnsi="Times New Roman"/>
          <w:noProof/>
        </w:rPr>
        <w:t>ea</w:t>
      </w:r>
      <w:r w:rsidR="005E30CA">
        <w:rPr>
          <w:rFonts w:ascii="Times New Roman" w:hAnsi="Times New Roman"/>
          <w:noProof/>
        </w:rPr>
        <w:t>v</w:t>
      </w:r>
      <w:r w:rsidR="004E26D3">
        <w:rPr>
          <w:rFonts w:ascii="Times New Roman" w:hAnsi="Times New Roman"/>
          <w:noProof/>
        </w:rPr>
        <w:t xml:space="preserve">ily depend </w:t>
      </w:r>
      <w:r w:rsidR="00213C38">
        <w:rPr>
          <w:rFonts w:ascii="Times New Roman" w:hAnsi="Times New Roman"/>
          <w:noProof/>
        </w:rPr>
        <w:t>on the</w:t>
      </w:r>
      <w:r w:rsidR="0090156F" w:rsidRPr="006E3751">
        <w:rPr>
          <w:rFonts w:ascii="Times New Roman" w:hAnsi="Times New Roman"/>
          <w:noProof/>
          <w:position w:val="-12"/>
        </w:rPr>
        <w:object w:dxaOrig="320" w:dyaOrig="360" w14:anchorId="7DFBA0B1">
          <v:shape id="_x0000_i1192" type="#_x0000_t75" alt="" style="width:13.6pt;height:17pt;mso-width-percent:0;mso-height-percent:0;mso-width-percent:0;mso-height-percent:0" o:ole="">
            <v:imagedata r:id="rId333" o:title=""/>
          </v:shape>
          <o:OLEObject Type="Embed" ProgID="Equation.DSMT4" ShapeID="_x0000_i1192" DrawAspect="Content" ObjectID="_1724243477" r:id="rId339"/>
        </w:object>
      </w:r>
      <w:r w:rsidR="004E26D3">
        <w:rPr>
          <w:rFonts w:ascii="Times New Roman" w:hAnsi="Times New Roman"/>
          <w:noProof/>
        </w:rPr>
        <w:t xml:space="preserve"> </w:t>
      </w:r>
      <w:r w:rsidR="00012677">
        <w:rPr>
          <w:rFonts w:ascii="Times New Roman" w:hAnsi="Times New Roman"/>
          <w:noProof/>
        </w:rPr>
        <w:t xml:space="preserve">whereas </w:t>
      </w:r>
      <w:r w:rsidR="00001DCC">
        <w:rPr>
          <w:rFonts w:ascii="Times New Roman" w:hAnsi="Times New Roman"/>
          <w:noProof/>
        </w:rPr>
        <w:t>both tensile and compressive cases are almo</w:t>
      </w:r>
      <w:r w:rsidR="00213C38">
        <w:rPr>
          <w:rFonts w:ascii="Times New Roman" w:hAnsi="Times New Roman"/>
          <w:noProof/>
        </w:rPr>
        <w:t>st evenly distributed along the</w:t>
      </w:r>
      <w:r w:rsidR="0090156F" w:rsidRPr="006E3751">
        <w:rPr>
          <w:rFonts w:ascii="Times New Roman" w:hAnsi="Times New Roman"/>
          <w:noProof/>
          <w:position w:val="-12"/>
        </w:rPr>
        <w:object w:dxaOrig="340" w:dyaOrig="360" w14:anchorId="384EAB0D">
          <v:shape id="_x0000_i1193" type="#_x0000_t75" alt="" style="width:17pt;height:17pt;mso-width-percent:0;mso-height-percent:0;mso-width-percent:0;mso-height-percent:0" o:ole="">
            <v:imagedata r:id="rId335" o:title=""/>
          </v:shape>
          <o:OLEObject Type="Embed" ProgID="Equation.DSMT4" ShapeID="_x0000_i1193" DrawAspect="Content" ObjectID="_1724243478" r:id="rId340"/>
        </w:object>
      </w:r>
      <w:r w:rsidR="00001DCC">
        <w:rPr>
          <w:rFonts w:ascii="Times New Roman" w:hAnsi="Times New Roman"/>
          <w:noProof/>
        </w:rPr>
        <w:t xml:space="preserve">axis. </w:t>
      </w:r>
      <w:r w:rsidR="004E26D3">
        <w:rPr>
          <w:rFonts w:ascii="Times New Roman" w:hAnsi="Times New Roman"/>
          <w:noProof/>
        </w:rPr>
        <w:t xml:space="preserve">This indicates </w:t>
      </w:r>
      <w:r w:rsidR="00213C38">
        <w:rPr>
          <w:rFonts w:ascii="Times New Roman" w:hAnsi="Times New Roman"/>
          <w:noProof/>
        </w:rPr>
        <w:t>that the i</w:t>
      </w:r>
      <w:r w:rsidR="004E26D3">
        <w:rPr>
          <w:rFonts w:ascii="Times New Roman" w:hAnsi="Times New Roman"/>
          <w:noProof/>
        </w:rPr>
        <w:t>nfluence of</w:t>
      </w:r>
      <w:r w:rsidR="00F97E10" w:rsidRPr="00F97E10">
        <w:rPr>
          <w:rFonts w:ascii="Times New Roman" w:hAnsi="Times New Roman"/>
          <w:noProof/>
          <w:position w:val="-12"/>
        </w:rPr>
        <w:object w:dxaOrig="320" w:dyaOrig="360" w14:anchorId="129B3C8E">
          <v:shape id="_x0000_i1194" type="#_x0000_t75" alt="" style="width:13.6pt;height:17pt" o:ole="">
            <v:imagedata r:id="rId341" o:title=""/>
          </v:shape>
          <o:OLEObject Type="Embed" ProgID="Equation.DSMT4" ShapeID="_x0000_i1194" DrawAspect="Content" ObjectID="_1724243479" r:id="rId342"/>
        </w:object>
      </w:r>
      <w:r w:rsidR="00012677">
        <w:rPr>
          <w:rFonts w:ascii="Times New Roman" w:hAnsi="Times New Roman"/>
          <w:noProof/>
        </w:rPr>
        <w:t xml:space="preserve"> </w:t>
      </w:r>
      <w:r w:rsidR="00012677" w:rsidRPr="004E26D3">
        <w:rPr>
          <w:rFonts w:ascii="Times New Roman" w:hAnsi="Times New Roman"/>
          <w:noProof/>
        </w:rPr>
        <w:t xml:space="preserve">on the </w:t>
      </w:r>
      <w:r w:rsidR="004E26D3" w:rsidRPr="004E26D3">
        <w:rPr>
          <w:rFonts w:ascii="Times New Roman" w:hAnsi="Times New Roman"/>
          <w:noProof/>
        </w:rPr>
        <w:t xml:space="preserve">system dominates when compared </w:t>
      </w:r>
      <w:r w:rsidR="00213C38" w:rsidRPr="004E26D3">
        <w:rPr>
          <w:rFonts w:ascii="Times New Roman" w:hAnsi="Times New Roman"/>
          <w:noProof/>
        </w:rPr>
        <w:t>w</w:t>
      </w:r>
      <w:r w:rsidR="008518CA">
        <w:rPr>
          <w:rFonts w:ascii="Times New Roman" w:hAnsi="Times New Roman"/>
          <w:noProof/>
        </w:rPr>
        <w:t xml:space="preserve">ith </w:t>
      </w:r>
      <w:r w:rsidR="00F97E10" w:rsidRPr="00F97E10">
        <w:rPr>
          <w:rFonts w:ascii="Times New Roman" w:hAnsi="Times New Roman"/>
          <w:noProof/>
          <w:position w:val="-12"/>
        </w:rPr>
        <w:object w:dxaOrig="340" w:dyaOrig="360" w14:anchorId="44A205B9">
          <v:shape id="_x0000_i1195" type="#_x0000_t75" alt="" style="width:24.45pt;height:17pt" o:ole="">
            <v:imagedata r:id="rId343" o:title=""/>
          </v:shape>
          <o:OLEObject Type="Embed" ProgID="Equation.DSMT4" ShapeID="_x0000_i1195" DrawAspect="Content" ObjectID="_1724243480" r:id="rId344"/>
        </w:object>
      </w:r>
      <w:r w:rsidR="008518CA">
        <w:rPr>
          <w:rFonts w:ascii="Times New Roman" w:hAnsi="Times New Roman"/>
          <w:noProof/>
        </w:rPr>
        <w:t xml:space="preserve">. </w:t>
      </w:r>
      <w:r w:rsidR="00012677">
        <w:rPr>
          <w:rFonts w:ascii="Times New Roman" w:hAnsi="Times New Roman"/>
          <w:noProof/>
        </w:rPr>
        <w:t xml:space="preserve">Futhermore, </w:t>
      </w:r>
      <w:r w:rsidR="00B45083">
        <w:rPr>
          <w:rFonts w:ascii="Times New Roman" w:hAnsi="Times New Roman"/>
          <w:noProof/>
        </w:rPr>
        <w:t xml:space="preserve">in </w:t>
      </w:r>
      <w:commentRangeStart w:id="600"/>
      <w:del w:id="601" w:author="Bunger, Andrew P" w:date="2022-09-09T11:24:00Z">
        <w:r w:rsidR="00B45083" w:rsidDel="007D5D30">
          <w:rPr>
            <w:rFonts w:ascii="Times New Roman" w:hAnsi="Times New Roman"/>
            <w:noProof/>
          </w:rPr>
          <w:delText xml:space="preserve">Figure </w:delText>
        </w:r>
      </w:del>
      <w:ins w:id="602" w:author="Bunger, Andrew P" w:date="2022-09-09T11:24:00Z">
        <w:r w:rsidR="007D5D30">
          <w:rPr>
            <w:rFonts w:ascii="Times New Roman" w:hAnsi="Times New Roman"/>
            <w:noProof/>
          </w:rPr>
          <w:t>Fig</w:t>
        </w:r>
        <w:r w:rsidR="007D5D30">
          <w:rPr>
            <w:rFonts w:ascii="Times New Roman" w:hAnsi="Times New Roman"/>
            <w:noProof/>
          </w:rPr>
          <w:t>.</w:t>
        </w:r>
        <w:r w:rsidR="007D5D30">
          <w:rPr>
            <w:rFonts w:ascii="Times New Roman" w:hAnsi="Times New Roman"/>
            <w:noProof/>
          </w:rPr>
          <w:t xml:space="preserve"> </w:t>
        </w:r>
      </w:ins>
      <w:r w:rsidR="00120051">
        <w:rPr>
          <w:rFonts w:ascii="Times New Roman" w:hAnsi="Times New Roman"/>
          <w:noProof/>
        </w:rPr>
        <w:t>10</w:t>
      </w:r>
      <w:del w:id="603" w:author="Bunger, Andrew P" w:date="2022-09-09T11:24:00Z">
        <w:r w:rsidR="00B45083" w:rsidDel="007D5D30">
          <w:rPr>
            <w:rFonts w:ascii="Times New Roman" w:hAnsi="Times New Roman"/>
            <w:noProof/>
          </w:rPr>
          <w:delText xml:space="preserve"> </w:delText>
        </w:r>
      </w:del>
      <w:r w:rsidR="00B45083">
        <w:rPr>
          <w:rFonts w:ascii="Times New Roman" w:hAnsi="Times New Roman"/>
          <w:noProof/>
        </w:rPr>
        <w:t xml:space="preserve">(b) </w:t>
      </w:r>
      <w:commentRangeEnd w:id="600"/>
      <w:r w:rsidR="007D5D30">
        <w:rPr>
          <w:rStyle w:val="CommentReference"/>
        </w:rPr>
        <w:commentReference w:id="600"/>
      </w:r>
      <w:r w:rsidR="00B45083">
        <w:rPr>
          <w:rFonts w:ascii="Times New Roman" w:hAnsi="Times New Roman"/>
          <w:noProof/>
        </w:rPr>
        <w:t>w</w:t>
      </w:r>
      <w:r w:rsidR="00F97E10">
        <w:rPr>
          <w:rFonts w:ascii="Times New Roman" w:hAnsi="Times New Roman"/>
          <w:noProof/>
        </w:rPr>
        <w:t>here</w:t>
      </w:r>
      <w:r w:rsidR="00F97E10" w:rsidRPr="00F97E10">
        <w:rPr>
          <w:rFonts w:ascii="Times New Roman" w:hAnsi="Times New Roman"/>
          <w:noProof/>
          <w:position w:val="-12"/>
        </w:rPr>
        <w:object w:dxaOrig="320" w:dyaOrig="360" w14:anchorId="029704DC">
          <v:shape id="_x0000_i1196" type="#_x0000_t75" alt="" style="width:13.6pt;height:17pt" o:ole="">
            <v:imagedata r:id="rId345" o:title=""/>
          </v:shape>
          <o:OLEObject Type="Embed" ProgID="Equation.DSMT4" ShapeID="_x0000_i1196" DrawAspect="Content" ObjectID="_1724243481" r:id="rId346"/>
        </w:object>
      </w:r>
      <w:r w:rsidR="00F97E10">
        <w:rPr>
          <w:rFonts w:ascii="Times New Roman" w:hAnsi="Times New Roman"/>
          <w:noProof/>
        </w:rPr>
        <w:t xml:space="preserve"> </w:t>
      </w:r>
      <w:r w:rsidR="00F97E10" w:rsidRPr="00F97E10">
        <w:rPr>
          <w:rFonts w:ascii="Times New Roman" w:hAnsi="Times New Roman"/>
          <w:noProof/>
        </w:rPr>
        <w:t xml:space="preserve">is equally divided into </w:t>
      </w:r>
      <w:r w:rsidR="00201B72">
        <w:rPr>
          <w:rFonts w:ascii="Times New Roman" w:hAnsi="Times New Roman"/>
          <w:noProof/>
        </w:rPr>
        <w:t>2</w:t>
      </w:r>
      <w:r w:rsidR="00F97E10" w:rsidRPr="00F97E10">
        <w:rPr>
          <w:rFonts w:ascii="Times New Roman" w:hAnsi="Times New Roman"/>
          <w:noProof/>
        </w:rPr>
        <w:t>00 intervals, the probability of generating the tensile cases in each of these intervals is calculated</w:t>
      </w:r>
      <w:r w:rsidR="005F0132">
        <w:rPr>
          <w:rFonts w:ascii="Times New Roman" w:hAnsi="Times New Roman"/>
          <w:noProof/>
        </w:rPr>
        <w:t xml:space="preserve">. It is shown that in </w:t>
      </w:r>
      <w:r w:rsidR="00213C38">
        <w:rPr>
          <w:rFonts w:ascii="Times New Roman" w:hAnsi="Times New Roman"/>
          <w:noProof/>
        </w:rPr>
        <w:t>the area where the</w:t>
      </w:r>
      <w:r w:rsidR="0090156F" w:rsidRPr="006E3751">
        <w:rPr>
          <w:rFonts w:ascii="Times New Roman" w:hAnsi="Times New Roman"/>
          <w:noProof/>
          <w:position w:val="-12"/>
        </w:rPr>
        <w:object w:dxaOrig="320" w:dyaOrig="360" w14:anchorId="0CFB8969">
          <v:shape id="_x0000_i1197" type="#_x0000_t75" alt="" style="width:13.6pt;height:17pt;mso-width-percent:0;mso-height-percent:0;mso-width-percent:0;mso-height-percent:0" o:ole="">
            <v:imagedata r:id="rId333" o:title=""/>
          </v:shape>
          <o:OLEObject Type="Embed" ProgID="Equation.DSMT4" ShapeID="_x0000_i1197" DrawAspect="Content" ObjectID="_1724243482" r:id="rId347"/>
        </w:object>
      </w:r>
      <w:r w:rsidR="005E30CA">
        <w:rPr>
          <w:rFonts w:ascii="Times New Roman" w:hAnsi="Times New Roman"/>
          <w:noProof/>
        </w:rPr>
        <w:t>are smaller than 0.</w:t>
      </w:r>
      <w:r w:rsidR="006C55D6">
        <w:rPr>
          <w:rFonts w:ascii="Times New Roman" w:hAnsi="Times New Roman"/>
          <w:noProof/>
        </w:rPr>
        <w:t>07</w:t>
      </w:r>
      <w:r w:rsidR="005E30CA">
        <w:rPr>
          <w:rFonts w:ascii="Times New Roman" w:hAnsi="Times New Roman"/>
          <w:noProof/>
        </w:rPr>
        <w:t xml:space="preserve"> </w:t>
      </w:r>
      <w:r w:rsidR="00F97E10">
        <w:rPr>
          <w:rFonts w:ascii="Times New Roman" w:hAnsi="Times New Roman"/>
          <w:noProof/>
        </w:rPr>
        <w:t>is</w:t>
      </w:r>
      <w:r w:rsidR="005E30CA">
        <w:rPr>
          <w:rFonts w:ascii="Times New Roman" w:hAnsi="Times New Roman"/>
          <w:noProof/>
        </w:rPr>
        <w:t xml:space="preserve"> </w:t>
      </w:r>
      <w:r w:rsidR="00F97E10">
        <w:rPr>
          <w:rFonts w:ascii="Times New Roman" w:hAnsi="Times New Roman"/>
          <w:noProof/>
        </w:rPr>
        <w:t xml:space="preserve">fully occupied by </w:t>
      </w:r>
      <w:r w:rsidR="005E30CA">
        <w:rPr>
          <w:rFonts w:ascii="Times New Roman" w:hAnsi="Times New Roman"/>
          <w:noProof/>
        </w:rPr>
        <w:t>compressive cases</w:t>
      </w:r>
      <w:del w:id="604" w:author="Bunger, Andrew P" w:date="2022-09-09T11:25:00Z">
        <w:r w:rsidR="00012677" w:rsidDel="007D5D30">
          <w:rPr>
            <w:rFonts w:ascii="Times New Roman" w:hAnsi="Times New Roman"/>
            <w:noProof/>
          </w:rPr>
          <w:delText xml:space="preserve"> and</w:delText>
        </w:r>
      </w:del>
      <w:ins w:id="605" w:author="Bunger, Andrew P" w:date="2022-09-09T11:25:00Z">
        <w:r w:rsidR="007D5D30">
          <w:rPr>
            <w:rFonts w:ascii="Times New Roman" w:hAnsi="Times New Roman"/>
            <w:noProof/>
          </w:rPr>
          <w:t>; not a</w:t>
        </w:r>
      </w:ins>
      <w:r w:rsidR="00F97E10">
        <w:rPr>
          <w:rFonts w:ascii="Times New Roman" w:hAnsi="Times New Roman"/>
          <w:noProof/>
        </w:rPr>
        <w:t xml:space="preserve"> </w:t>
      </w:r>
      <w:r w:rsidR="00012677">
        <w:rPr>
          <w:rFonts w:ascii="Times New Roman" w:hAnsi="Times New Roman"/>
          <w:noProof/>
        </w:rPr>
        <w:t>single te</w:t>
      </w:r>
      <w:r w:rsidR="005E30CA">
        <w:rPr>
          <w:rFonts w:ascii="Times New Roman" w:hAnsi="Times New Roman"/>
          <w:noProof/>
        </w:rPr>
        <w:t>nsile case exists in this region</w:t>
      </w:r>
      <w:r w:rsidR="00012677">
        <w:rPr>
          <w:rFonts w:ascii="Times New Roman" w:hAnsi="Times New Roman"/>
          <w:noProof/>
        </w:rPr>
        <w:t>.</w:t>
      </w:r>
      <w:r w:rsidR="000B6C6C">
        <w:rPr>
          <w:rFonts w:ascii="Times New Roman" w:hAnsi="Times New Roman"/>
          <w:noProof/>
        </w:rPr>
        <w:t xml:space="preserve"> It is thus called the safe zone</w:t>
      </w:r>
      <w:r w:rsidR="00F97E10">
        <w:rPr>
          <w:rStyle w:val="CommentReference"/>
        </w:rPr>
        <w:t>, w</w:t>
      </w:r>
      <w:r w:rsidR="000B6C6C">
        <w:rPr>
          <w:rFonts w:ascii="Times New Roman" w:hAnsi="Times New Roman"/>
          <w:noProof/>
        </w:rPr>
        <w:t xml:space="preserve">hich means no tensile failure would </w:t>
      </w:r>
      <w:ins w:id="606" w:author="Bunger, Andrew P" w:date="2022-09-09T11:26:00Z">
        <w:r w:rsidR="007D5D30">
          <w:rPr>
            <w:rFonts w:ascii="Times New Roman" w:hAnsi="Times New Roman"/>
            <w:noProof/>
          </w:rPr>
          <w:t xml:space="preserve">be expected to </w:t>
        </w:r>
      </w:ins>
      <w:r w:rsidR="000B6C6C">
        <w:rPr>
          <w:rFonts w:ascii="Times New Roman" w:hAnsi="Times New Roman"/>
          <w:noProof/>
        </w:rPr>
        <w:t xml:space="preserve">occur within </w:t>
      </w:r>
      <w:r w:rsidR="005E30CA">
        <w:rPr>
          <w:rFonts w:ascii="Times New Roman" w:hAnsi="Times New Roman"/>
          <w:noProof/>
        </w:rPr>
        <w:t>this range under the framework</w:t>
      </w:r>
      <w:r w:rsidR="000B6C6C">
        <w:rPr>
          <w:rFonts w:ascii="Times New Roman" w:hAnsi="Times New Roman"/>
          <w:noProof/>
        </w:rPr>
        <w:t xml:space="preserve"> of the PTEOF model</w:t>
      </w:r>
      <w:ins w:id="607" w:author="Bunger, Andrew P" w:date="2022-09-09T11:26:00Z">
        <w:r w:rsidR="007D5D30">
          <w:rPr>
            <w:rFonts w:ascii="Times New Roman" w:hAnsi="Times New Roman"/>
            <w:noProof/>
          </w:rPr>
          <w:t xml:space="preserve"> (and for the particular boundary and initial conditions considered in this example)</w:t>
        </w:r>
      </w:ins>
      <w:r w:rsidR="000B6C6C">
        <w:rPr>
          <w:rFonts w:ascii="Times New Roman" w:hAnsi="Times New Roman"/>
          <w:noProof/>
        </w:rPr>
        <w:t xml:space="preserve">. </w:t>
      </w:r>
      <w:r w:rsidR="00213C38">
        <w:rPr>
          <w:rFonts w:ascii="Times New Roman" w:hAnsi="Times New Roman"/>
          <w:noProof/>
        </w:rPr>
        <w:t>W</w:t>
      </w:r>
      <w:r w:rsidR="00F97E10">
        <w:rPr>
          <w:rFonts w:ascii="Times New Roman" w:hAnsi="Times New Roman"/>
          <w:noProof/>
        </w:rPr>
        <w:t xml:space="preserve">hen </w:t>
      </w:r>
      <w:r w:rsidR="0090156F" w:rsidRPr="006E3751">
        <w:rPr>
          <w:rFonts w:ascii="Times New Roman" w:hAnsi="Times New Roman"/>
          <w:noProof/>
          <w:position w:val="-12"/>
        </w:rPr>
        <w:object w:dxaOrig="320" w:dyaOrig="360" w14:anchorId="1ED5A64C">
          <v:shape id="_x0000_i1198" type="#_x0000_t75" alt="" style="width:13.6pt;height:17pt;mso-width-percent:0;mso-height-percent:0;mso-width-percent:0;mso-height-percent:0" o:ole="">
            <v:imagedata r:id="rId333" o:title=""/>
          </v:shape>
          <o:OLEObject Type="Embed" ProgID="Equation.DSMT4" ShapeID="_x0000_i1198" DrawAspect="Content" ObjectID="_1724243483" r:id="rId348"/>
        </w:object>
      </w:r>
      <w:r w:rsidR="00F97E10">
        <w:rPr>
          <w:rFonts w:ascii="Times New Roman" w:hAnsi="Times New Roman"/>
          <w:noProof/>
        </w:rPr>
        <w:t xml:space="preserve"> increases</w:t>
      </w:r>
      <w:r w:rsidR="005E30CA">
        <w:rPr>
          <w:rFonts w:ascii="Times New Roman" w:hAnsi="Times New Roman"/>
          <w:noProof/>
        </w:rPr>
        <w:t xml:space="preserve"> from 0.</w:t>
      </w:r>
      <w:r w:rsidR="006C55D6">
        <w:rPr>
          <w:rFonts w:ascii="Times New Roman" w:hAnsi="Times New Roman"/>
          <w:noProof/>
        </w:rPr>
        <w:t>07</w:t>
      </w:r>
      <w:r w:rsidR="005E30CA">
        <w:rPr>
          <w:rFonts w:ascii="Times New Roman" w:hAnsi="Times New Roman"/>
          <w:noProof/>
        </w:rPr>
        <w:t xml:space="preserve"> to</w:t>
      </w:r>
      <w:r w:rsidR="00010DBB">
        <w:rPr>
          <w:rFonts w:ascii="Times New Roman" w:hAnsi="Times New Roman"/>
          <w:noProof/>
        </w:rPr>
        <w:t xml:space="preserve"> </w:t>
      </w:r>
      <w:r w:rsidR="00201B72">
        <w:rPr>
          <w:rFonts w:ascii="Times New Roman" w:hAnsi="Times New Roman"/>
          <w:noProof/>
        </w:rPr>
        <w:t>0.23</w:t>
      </w:r>
      <w:r w:rsidR="00012677">
        <w:rPr>
          <w:rFonts w:ascii="Times New Roman" w:hAnsi="Times New Roman"/>
          <w:noProof/>
        </w:rPr>
        <w:t xml:space="preserve">, </w:t>
      </w:r>
      <w:r w:rsidR="005F0132">
        <w:rPr>
          <w:rFonts w:ascii="Times New Roman" w:hAnsi="Times New Roman"/>
          <w:noProof/>
        </w:rPr>
        <w:t>the probablity</w:t>
      </w:r>
      <w:r w:rsidR="00F97E10">
        <w:rPr>
          <w:rFonts w:ascii="Times New Roman" w:hAnsi="Times New Roman"/>
          <w:noProof/>
        </w:rPr>
        <w:t xml:space="preserve"> of</w:t>
      </w:r>
      <w:r w:rsidR="005F0132">
        <w:rPr>
          <w:rFonts w:ascii="Times New Roman" w:hAnsi="Times New Roman"/>
          <w:noProof/>
        </w:rPr>
        <w:t xml:space="preserve"> </w:t>
      </w:r>
      <w:r w:rsidR="00F97E10" w:rsidRPr="00F97E10">
        <w:rPr>
          <w:rFonts w:ascii="Times New Roman" w:hAnsi="Times New Roman"/>
          <w:noProof/>
        </w:rPr>
        <w:t>generating tensile cases gradually increases up to 100%.</w:t>
      </w:r>
      <w:r w:rsidR="00F97E10">
        <w:t xml:space="preserve"> </w:t>
      </w:r>
      <w:r w:rsidR="006C55D6">
        <w:rPr>
          <w:rFonts w:ascii="Times New Roman" w:hAnsi="Times New Roman"/>
          <w:noProof/>
        </w:rPr>
        <w:t xml:space="preserve">Both tensile and compressive cases could happen in this region, but with a higher value of </w:t>
      </w:r>
      <w:r w:rsidR="0090156F" w:rsidRPr="006E3751">
        <w:rPr>
          <w:rFonts w:ascii="Times New Roman" w:hAnsi="Times New Roman"/>
          <w:noProof/>
          <w:position w:val="-12"/>
        </w:rPr>
        <w:object w:dxaOrig="320" w:dyaOrig="360" w14:anchorId="00720A0D">
          <v:shape id="_x0000_i1199" type="#_x0000_t75" alt="" style="width:13.6pt;height:17pt;mso-width-percent:0;mso-height-percent:0;mso-width-percent:0;mso-height-percent:0" o:ole="">
            <v:imagedata r:id="rId333" o:title=""/>
          </v:shape>
          <o:OLEObject Type="Embed" ProgID="Equation.DSMT4" ShapeID="_x0000_i1199" DrawAspect="Content" ObjectID="_1724243484" r:id="rId349"/>
        </w:object>
      </w:r>
      <w:r w:rsidR="006C55D6">
        <w:rPr>
          <w:rFonts w:ascii="Times New Roman" w:hAnsi="Times New Roman"/>
          <w:noProof/>
        </w:rPr>
        <w:t xml:space="preserve">, </w:t>
      </w:r>
      <w:r w:rsidR="00F97E10">
        <w:rPr>
          <w:rFonts w:ascii="Times New Roman" w:hAnsi="Times New Roman"/>
          <w:noProof/>
        </w:rPr>
        <w:t xml:space="preserve">the possibility of generating a </w:t>
      </w:r>
      <w:r w:rsidR="006C55D6">
        <w:rPr>
          <w:rFonts w:ascii="Times New Roman" w:hAnsi="Times New Roman"/>
          <w:noProof/>
        </w:rPr>
        <w:t>tensile case will be higher. This ar</w:t>
      </w:r>
      <w:r w:rsidR="00F97E10">
        <w:rPr>
          <w:rFonts w:ascii="Times New Roman" w:hAnsi="Times New Roman"/>
          <w:noProof/>
        </w:rPr>
        <w:t>e</w:t>
      </w:r>
      <w:r w:rsidR="006C55D6">
        <w:rPr>
          <w:rFonts w:ascii="Times New Roman" w:hAnsi="Times New Roman"/>
          <w:noProof/>
        </w:rPr>
        <w:t xml:space="preserve">a </w:t>
      </w:r>
      <w:r w:rsidR="00F97E10">
        <w:rPr>
          <w:rFonts w:ascii="Times New Roman" w:hAnsi="Times New Roman"/>
          <w:noProof/>
        </w:rPr>
        <w:t xml:space="preserve">is thus called the </w:t>
      </w:r>
      <w:r w:rsidR="006C55D6">
        <w:rPr>
          <w:rFonts w:ascii="Times New Roman" w:hAnsi="Times New Roman"/>
          <w:noProof/>
        </w:rPr>
        <w:t>transition zone.</w:t>
      </w:r>
      <w:r w:rsidR="005F0132">
        <w:rPr>
          <w:rFonts w:ascii="Times New Roman" w:hAnsi="Times New Roman"/>
          <w:noProof/>
        </w:rPr>
        <w:t xml:space="preserve"> </w:t>
      </w:r>
      <w:r w:rsidR="00213C38">
        <w:rPr>
          <w:rFonts w:ascii="Times New Roman" w:hAnsi="Times New Roman"/>
          <w:noProof/>
        </w:rPr>
        <w:t>W</w:t>
      </w:r>
      <w:bookmarkStart w:id="608" w:name="OLE_LINK1"/>
      <w:bookmarkStart w:id="609" w:name="OLE_LINK2"/>
      <w:r w:rsidR="00F97E10">
        <w:rPr>
          <w:rFonts w:ascii="Times New Roman" w:hAnsi="Times New Roman"/>
          <w:noProof/>
        </w:rPr>
        <w:t>hen</w:t>
      </w:r>
      <w:r w:rsidR="0090156F" w:rsidRPr="006E3751">
        <w:rPr>
          <w:rFonts w:ascii="Times New Roman" w:hAnsi="Times New Roman"/>
          <w:noProof/>
          <w:position w:val="-12"/>
        </w:rPr>
        <w:object w:dxaOrig="320" w:dyaOrig="360" w14:anchorId="73C11215">
          <v:shape id="_x0000_i1200" type="#_x0000_t75" alt="" style="width:13.6pt;height:17pt;mso-width-percent:0;mso-height-percent:0;mso-width-percent:0;mso-height-percent:0" o:ole="">
            <v:imagedata r:id="rId333" o:title=""/>
          </v:shape>
          <o:OLEObject Type="Embed" ProgID="Equation.DSMT4" ShapeID="_x0000_i1200" DrawAspect="Content" ObjectID="_1724243485" r:id="rId350"/>
        </w:object>
      </w:r>
      <w:bookmarkEnd w:id="608"/>
      <w:bookmarkEnd w:id="609"/>
      <w:r w:rsidR="00F97E10">
        <w:rPr>
          <w:rFonts w:ascii="Times New Roman" w:hAnsi="Times New Roman"/>
          <w:noProof/>
        </w:rPr>
        <w:t xml:space="preserve"> is greater than</w:t>
      </w:r>
      <w:r w:rsidR="00010DBB">
        <w:rPr>
          <w:rFonts w:ascii="Times New Roman" w:hAnsi="Times New Roman"/>
          <w:noProof/>
        </w:rPr>
        <w:t xml:space="preserve"> </w:t>
      </w:r>
      <w:r w:rsidR="00201B72">
        <w:rPr>
          <w:rFonts w:ascii="Times New Roman" w:hAnsi="Times New Roman"/>
          <w:noProof/>
        </w:rPr>
        <w:t>0.2</w:t>
      </w:r>
      <w:r w:rsidR="001F5527">
        <w:rPr>
          <w:rFonts w:ascii="Times New Roman" w:hAnsi="Times New Roman"/>
          <w:noProof/>
        </w:rPr>
        <w:t>4</w:t>
      </w:r>
      <w:r w:rsidR="00B456E4">
        <w:rPr>
          <w:rFonts w:ascii="Times New Roman" w:hAnsi="Times New Roman"/>
          <w:noProof/>
        </w:rPr>
        <w:t>,</w:t>
      </w:r>
      <w:r w:rsidR="00F97E10">
        <w:rPr>
          <w:rFonts w:ascii="Times New Roman" w:hAnsi="Times New Roman"/>
          <w:noProof/>
        </w:rPr>
        <w:t xml:space="preserve"> no compressive case is exists w</w:t>
      </w:r>
      <w:r w:rsidR="00E17281">
        <w:rPr>
          <w:rFonts w:ascii="Times New Roman" w:hAnsi="Times New Roman"/>
          <w:noProof/>
        </w:rPr>
        <w:t>ithin this range and it is fully occupied b</w:t>
      </w:r>
      <w:r w:rsidR="00F97E10">
        <w:rPr>
          <w:rFonts w:ascii="Times New Roman" w:hAnsi="Times New Roman"/>
          <w:noProof/>
        </w:rPr>
        <w:t xml:space="preserve">y </w:t>
      </w:r>
      <w:r w:rsidR="00B456E4">
        <w:rPr>
          <w:rFonts w:ascii="Times New Roman" w:hAnsi="Times New Roman"/>
          <w:noProof/>
        </w:rPr>
        <w:t>tensile cases</w:t>
      </w:r>
      <w:r w:rsidR="00F97E10">
        <w:rPr>
          <w:rFonts w:ascii="Times New Roman" w:hAnsi="Times New Roman"/>
          <w:noProof/>
        </w:rPr>
        <w:t xml:space="preserve">, </w:t>
      </w:r>
      <w:r w:rsidR="005F0132">
        <w:rPr>
          <w:rFonts w:ascii="Times New Roman" w:hAnsi="Times New Roman"/>
          <w:noProof/>
        </w:rPr>
        <w:t>which mean</w:t>
      </w:r>
      <w:r w:rsidR="00F97E10">
        <w:rPr>
          <w:rFonts w:ascii="Times New Roman" w:hAnsi="Times New Roman"/>
          <w:noProof/>
        </w:rPr>
        <w:t>s the probality of generting a</w:t>
      </w:r>
      <w:r w:rsidR="005F0132">
        <w:rPr>
          <w:rFonts w:ascii="Times New Roman" w:hAnsi="Times New Roman"/>
          <w:noProof/>
        </w:rPr>
        <w:t xml:space="preserve"> tensile cases is 100%</w:t>
      </w:r>
      <w:r w:rsidR="00F97E10">
        <w:rPr>
          <w:rFonts w:ascii="Times New Roman" w:hAnsi="Times New Roman"/>
          <w:noProof/>
        </w:rPr>
        <w:t xml:space="preserve">. It is thus named the </w:t>
      </w:r>
      <w:r w:rsidR="00B456E4">
        <w:rPr>
          <w:rFonts w:ascii="Times New Roman" w:hAnsi="Times New Roman"/>
          <w:noProof/>
        </w:rPr>
        <w:t>damage zone which means when designing the cement under the HT</w:t>
      </w:r>
      <w:r w:rsidR="00213C38">
        <w:rPr>
          <w:rFonts w:ascii="Times New Roman" w:hAnsi="Times New Roman"/>
          <w:noProof/>
        </w:rPr>
        <w:t>HP conditions, if the resulting</w:t>
      </w:r>
      <w:r w:rsidR="0090156F" w:rsidRPr="006E3751">
        <w:rPr>
          <w:rFonts w:ascii="Times New Roman" w:hAnsi="Times New Roman"/>
          <w:noProof/>
          <w:position w:val="-12"/>
        </w:rPr>
        <w:object w:dxaOrig="320" w:dyaOrig="360" w14:anchorId="27D044DA">
          <v:shape id="_x0000_i1201" type="#_x0000_t75" alt="" style="width:13.6pt;height:18.35pt;mso-width-percent:0;mso-height-percent:0;mso-width-percent:0;mso-height-percent:0" o:ole="">
            <v:imagedata r:id="rId333" o:title=""/>
          </v:shape>
          <o:OLEObject Type="Embed" ProgID="Equation.DSMT4" ShapeID="_x0000_i1201" DrawAspect="Content" ObjectID="_1724243486" r:id="rId351"/>
        </w:object>
      </w:r>
      <w:r w:rsidR="00010DBB">
        <w:rPr>
          <w:rFonts w:ascii="Times New Roman" w:hAnsi="Times New Roman"/>
          <w:noProof/>
        </w:rPr>
        <w:t xml:space="preserve"> is l</w:t>
      </w:r>
      <w:r w:rsidR="00F97E10">
        <w:rPr>
          <w:rFonts w:ascii="Times New Roman" w:hAnsi="Times New Roman"/>
          <w:noProof/>
        </w:rPr>
        <w:t>anding greater</w:t>
      </w:r>
      <w:r w:rsidR="00010DBB">
        <w:rPr>
          <w:rFonts w:ascii="Times New Roman" w:hAnsi="Times New Roman"/>
          <w:noProof/>
        </w:rPr>
        <w:t xml:space="preserve"> </w:t>
      </w:r>
      <w:r w:rsidR="006C55D6">
        <w:rPr>
          <w:rFonts w:ascii="Times New Roman" w:hAnsi="Times New Roman"/>
          <w:noProof/>
        </w:rPr>
        <w:t>1</w:t>
      </w:r>
      <w:r w:rsidR="00B456E4">
        <w:rPr>
          <w:rFonts w:ascii="Times New Roman" w:hAnsi="Times New Roman"/>
          <w:noProof/>
        </w:rPr>
        <w:t xml:space="preserve">, </w:t>
      </w:r>
      <w:r w:rsidR="00F97E10" w:rsidRPr="00F97E10">
        <w:rPr>
          <w:rFonts w:ascii="Times New Roman" w:hAnsi="Times New Roman"/>
          <w:noProof/>
        </w:rPr>
        <w:t>tensile damage will certainly occur in the cement</w:t>
      </w:r>
      <w:r w:rsidR="00F97E10">
        <w:rPr>
          <w:rFonts w:ascii="Times New Roman" w:hAnsi="Times New Roman"/>
          <w:noProof/>
        </w:rPr>
        <w:t>.</w:t>
      </w:r>
    </w:p>
    <w:p w14:paraId="7F419F90" w14:textId="56FB95E8" w:rsidR="002127BD" w:rsidRDefault="00001DCC" w:rsidP="009758B4">
      <w:pPr>
        <w:spacing w:line="360" w:lineRule="auto"/>
        <w:jc w:val="both"/>
        <w:rPr>
          <w:rFonts w:ascii="Times New Roman" w:hAnsi="Times New Roman"/>
        </w:rPr>
      </w:pPr>
      <w:r>
        <w:rPr>
          <w:rFonts w:ascii="Times New Roman" w:hAnsi="Times New Roman"/>
        </w:rPr>
        <w:tab/>
      </w:r>
      <w:r w:rsidR="00C347E0">
        <w:rPr>
          <w:rFonts w:ascii="Times New Roman" w:hAnsi="Times New Roman"/>
        </w:rPr>
        <w:t>Drawing</w:t>
      </w:r>
      <w:r w:rsidR="00F97E10">
        <w:rPr>
          <w:rFonts w:ascii="Times New Roman" w:hAnsi="Times New Roman"/>
        </w:rPr>
        <w:t xml:space="preserve"> on</w:t>
      </w:r>
      <w:r w:rsidR="00C347E0">
        <w:rPr>
          <w:rFonts w:ascii="Times New Roman" w:hAnsi="Times New Roman"/>
        </w:rPr>
        <w:t xml:space="preserve"> the conclusions above, </w:t>
      </w:r>
      <w:r w:rsidR="006C4D22">
        <w:rPr>
          <w:rFonts w:ascii="Times New Roman" w:hAnsi="Times New Roman"/>
        </w:rPr>
        <w:t xml:space="preserve">it can be </w:t>
      </w:r>
      <w:ins w:id="610" w:author="Bunger, Andrew P" w:date="2022-09-09T11:27:00Z">
        <w:r w:rsidR="007D5D30">
          <w:rPr>
            <w:rFonts w:ascii="Times New Roman" w:hAnsi="Times New Roman"/>
          </w:rPr>
          <w:t xml:space="preserve">clearly </w:t>
        </w:r>
      </w:ins>
      <w:del w:id="611" w:author="Bunger, Andrew P" w:date="2022-09-09T11:27:00Z">
        <w:r w:rsidR="006C4D22" w:rsidDel="007D5D30">
          <w:rPr>
            <w:rFonts w:ascii="Times New Roman" w:hAnsi="Times New Roman"/>
          </w:rPr>
          <w:delText xml:space="preserve">easily </w:delText>
        </w:r>
      </w:del>
      <w:r w:rsidR="004F4081">
        <w:rPr>
          <w:rFonts w:ascii="Times New Roman" w:hAnsi="Times New Roman"/>
        </w:rPr>
        <w:t>seen</w:t>
      </w:r>
      <w:r w:rsidR="006C4D22">
        <w:rPr>
          <w:rFonts w:ascii="Times New Roman" w:hAnsi="Times New Roman"/>
        </w:rPr>
        <w:t xml:space="preserve"> that the </w:t>
      </w:r>
      <w:r w:rsidR="00C347E0">
        <w:rPr>
          <w:rFonts w:ascii="Times New Roman" w:hAnsi="Times New Roman"/>
        </w:rPr>
        <w:t>Bulk Modulus, S</w:t>
      </w:r>
      <w:r w:rsidR="006C4D22">
        <w:rPr>
          <w:rFonts w:ascii="Times New Roman" w:hAnsi="Times New Roman"/>
        </w:rPr>
        <w:t xml:space="preserve">hear </w:t>
      </w:r>
      <w:r w:rsidR="00C347E0">
        <w:rPr>
          <w:rFonts w:ascii="Times New Roman" w:hAnsi="Times New Roman"/>
        </w:rPr>
        <w:t>M</w:t>
      </w:r>
      <w:r w:rsidR="006C4D22">
        <w:rPr>
          <w:rFonts w:ascii="Times New Roman" w:hAnsi="Times New Roman"/>
        </w:rPr>
        <w:t>odulus and Poisson’s ratio, w</w:t>
      </w:r>
      <w:commentRangeStart w:id="612"/>
      <w:r w:rsidR="006C4D22">
        <w:rPr>
          <w:rFonts w:ascii="Times New Roman" w:hAnsi="Times New Roman"/>
        </w:rPr>
        <w:t>hich are considered</w:t>
      </w:r>
      <w:r w:rsidR="0032108E">
        <w:rPr>
          <w:rFonts w:ascii="Times New Roman" w:hAnsi="Times New Roman"/>
        </w:rPr>
        <w:t xml:space="preserve"> as</w:t>
      </w:r>
      <w:r w:rsidR="006C4D22">
        <w:rPr>
          <w:rFonts w:ascii="Times New Roman" w:hAnsi="Times New Roman"/>
        </w:rPr>
        <w:t xml:space="preserve"> </w:t>
      </w:r>
      <w:r w:rsidR="00C347E0">
        <w:rPr>
          <w:rFonts w:ascii="Times New Roman" w:hAnsi="Times New Roman"/>
        </w:rPr>
        <w:t>three</w:t>
      </w:r>
      <w:r w:rsidR="006C4D22">
        <w:rPr>
          <w:rFonts w:ascii="Times New Roman" w:hAnsi="Times New Roman"/>
        </w:rPr>
        <w:t xml:space="preserve"> of the </w:t>
      </w:r>
      <w:r w:rsidR="0032108E">
        <w:rPr>
          <w:rFonts w:ascii="Times New Roman" w:hAnsi="Times New Roman"/>
        </w:rPr>
        <w:t xml:space="preserve">most </w:t>
      </w:r>
      <w:r w:rsidR="006C4D22">
        <w:rPr>
          <w:rFonts w:ascii="Times New Roman" w:hAnsi="Times New Roman"/>
        </w:rPr>
        <w:t xml:space="preserve">important </w:t>
      </w:r>
      <w:r w:rsidR="002221C8">
        <w:rPr>
          <w:rFonts w:ascii="Times New Roman" w:hAnsi="Times New Roman"/>
        </w:rPr>
        <w:t>mechanical properties</w:t>
      </w:r>
      <w:commentRangeEnd w:id="612"/>
      <w:r w:rsidR="00316278">
        <w:rPr>
          <w:rStyle w:val="CommentReference"/>
        </w:rPr>
        <w:commentReference w:id="612"/>
      </w:r>
      <w:r w:rsidR="002221C8">
        <w:rPr>
          <w:rFonts w:ascii="Times New Roman" w:hAnsi="Times New Roman"/>
        </w:rPr>
        <w:t>, h</w:t>
      </w:r>
      <w:r w:rsidR="00F97E10">
        <w:rPr>
          <w:rFonts w:ascii="Times New Roman" w:hAnsi="Times New Roman"/>
        </w:rPr>
        <w:t>ave</w:t>
      </w:r>
      <w:r w:rsidR="006C4D22">
        <w:rPr>
          <w:rFonts w:ascii="Times New Roman" w:hAnsi="Times New Roman"/>
        </w:rPr>
        <w:t xml:space="preserve"> very limited contribution to the system behavior when </w:t>
      </w:r>
      <w:r w:rsidR="00F97E10">
        <w:rPr>
          <w:rFonts w:ascii="Times New Roman" w:hAnsi="Times New Roman"/>
        </w:rPr>
        <w:t xml:space="preserve">in terms </w:t>
      </w:r>
      <w:del w:id="613" w:author="Bunger, Andrew P" w:date="2022-09-09T11:27:00Z">
        <w:r w:rsidR="00F97E10" w:rsidDel="005B78FC">
          <w:rPr>
            <w:rFonts w:ascii="Times New Roman" w:hAnsi="Times New Roman"/>
          </w:rPr>
          <w:delText xml:space="preserve">of </w:delText>
        </w:r>
        <w:r w:rsidR="0090156F" w:rsidRPr="006E3751" w:rsidDel="005B78FC">
          <w:rPr>
            <w:rFonts w:ascii="Times New Roman" w:hAnsi="Times New Roman"/>
            <w:noProof/>
            <w:position w:val="-12"/>
          </w:rPr>
          <w:object w:dxaOrig="320" w:dyaOrig="360" w14:anchorId="70EBA6F6">
            <v:shape id="_x0000_i1202" type="#_x0000_t75" alt="" style="width:13.6pt;height:18.35pt;mso-width-percent:0;mso-height-percent:0;mso-width-percent:0;mso-height-percent:0" o:ole="">
              <v:imagedata r:id="rId333" o:title=""/>
            </v:shape>
            <o:OLEObject Type="Embed" ProgID="Equation.DSMT4" ShapeID="_x0000_i1202" DrawAspect="Content" ObjectID="_1724243487" r:id="rId352"/>
          </w:object>
        </w:r>
        <w:r w:rsidR="006C4D22" w:rsidDel="005B78FC">
          <w:rPr>
            <w:rFonts w:ascii="Times New Roman" w:hAnsi="Times New Roman"/>
          </w:rPr>
          <w:delText xml:space="preserve"> is presenting</w:delText>
        </w:r>
      </w:del>
      <w:ins w:id="614" w:author="Bunger, Andrew P" w:date="2022-09-09T11:27:00Z">
        <w:r w:rsidR="005B78FC">
          <w:rPr>
            <w:rFonts w:ascii="Times New Roman" w:hAnsi="Times New Roman"/>
          </w:rPr>
          <w:t>of its propensity to generate poromechanical tensile effective stress</w:t>
        </w:r>
      </w:ins>
      <w:r w:rsidR="006C4D22">
        <w:rPr>
          <w:rFonts w:ascii="Times New Roman" w:hAnsi="Times New Roman"/>
        </w:rPr>
        <w:t xml:space="preserve">. </w:t>
      </w:r>
      <w:commentRangeStart w:id="615"/>
      <w:r w:rsidR="00A454D8" w:rsidRPr="00316278">
        <w:rPr>
          <w:rFonts w:ascii="Times New Roman" w:hAnsi="Times New Roman"/>
          <w:strike/>
          <w:rPrChange w:id="616" w:author="Bunger, Andrew P" w:date="2022-09-09T11:27:00Z">
            <w:rPr>
              <w:rFonts w:ascii="Times New Roman" w:hAnsi="Times New Roman"/>
            </w:rPr>
          </w:rPrChange>
        </w:rPr>
        <w:t>This a</w:t>
      </w:r>
      <w:r w:rsidR="00F97E10" w:rsidRPr="00316278">
        <w:rPr>
          <w:rFonts w:ascii="Times New Roman" w:hAnsi="Times New Roman"/>
          <w:strike/>
          <w:rPrChange w:id="617" w:author="Bunger, Andrew P" w:date="2022-09-09T11:27:00Z">
            <w:rPr>
              <w:rFonts w:ascii="Times New Roman" w:hAnsi="Times New Roman"/>
            </w:rPr>
          </w:rPrChange>
        </w:rPr>
        <w:t>ctually challenges</w:t>
      </w:r>
      <w:r w:rsidR="00A454D8" w:rsidRPr="00316278">
        <w:rPr>
          <w:rFonts w:ascii="Times New Roman" w:hAnsi="Times New Roman"/>
          <w:strike/>
          <w:rPrChange w:id="618" w:author="Bunger, Andrew P" w:date="2022-09-09T11:27:00Z">
            <w:rPr>
              <w:rFonts w:ascii="Times New Roman" w:hAnsi="Times New Roman"/>
            </w:rPr>
          </w:rPrChange>
        </w:rPr>
        <w:t xml:space="preserve"> the current HTHP cementing design principles </w:t>
      </w:r>
      <w:r w:rsidR="00F97E10" w:rsidRPr="00316278">
        <w:rPr>
          <w:rFonts w:ascii="Times New Roman" w:hAnsi="Times New Roman"/>
          <w:strike/>
          <w:rPrChange w:id="619" w:author="Bunger, Andrew P" w:date="2022-09-09T11:27:00Z">
            <w:rPr>
              <w:rFonts w:ascii="Times New Roman" w:hAnsi="Times New Roman"/>
            </w:rPr>
          </w:rPrChange>
        </w:rPr>
        <w:t xml:space="preserve">which always prioritize </w:t>
      </w:r>
      <w:r w:rsidR="00A454D8" w:rsidRPr="00316278">
        <w:rPr>
          <w:rFonts w:ascii="Times New Roman" w:hAnsi="Times New Roman"/>
          <w:strike/>
          <w:rPrChange w:id="620" w:author="Bunger, Andrew P" w:date="2022-09-09T11:27:00Z">
            <w:rPr>
              <w:rFonts w:ascii="Times New Roman" w:hAnsi="Times New Roman"/>
            </w:rPr>
          </w:rPrChange>
        </w:rPr>
        <w:t>making the cement stronger and more ductile, h</w:t>
      </w:r>
      <w:r w:rsidR="00F97E10" w:rsidRPr="00316278">
        <w:rPr>
          <w:rFonts w:ascii="Times New Roman" w:hAnsi="Times New Roman"/>
          <w:strike/>
          <w:rPrChange w:id="621" w:author="Bunger, Andrew P" w:date="2022-09-09T11:27:00Z">
            <w:rPr>
              <w:rFonts w:ascii="Times New Roman" w:hAnsi="Times New Roman"/>
            </w:rPr>
          </w:rPrChange>
        </w:rPr>
        <w:t xml:space="preserve">oping that </w:t>
      </w:r>
      <w:r w:rsidR="00A454D8" w:rsidRPr="00316278">
        <w:rPr>
          <w:rFonts w:ascii="Times New Roman" w:hAnsi="Times New Roman"/>
          <w:strike/>
          <w:rPrChange w:id="622" w:author="Bunger, Andrew P" w:date="2022-09-09T11:27:00Z">
            <w:rPr>
              <w:rFonts w:ascii="Times New Roman" w:hAnsi="Times New Roman"/>
            </w:rPr>
          </w:rPrChange>
        </w:rPr>
        <w:t xml:space="preserve">the cementing system will </w:t>
      </w:r>
      <w:r w:rsidR="00F97E10" w:rsidRPr="00316278">
        <w:rPr>
          <w:rFonts w:ascii="Times New Roman" w:hAnsi="Times New Roman"/>
          <w:strike/>
          <w:rPrChange w:id="623" w:author="Bunger, Andrew P" w:date="2022-09-09T11:27:00Z">
            <w:rPr>
              <w:rFonts w:ascii="Times New Roman" w:hAnsi="Times New Roman"/>
            </w:rPr>
          </w:rPrChange>
        </w:rPr>
        <w:t xml:space="preserve">thus have more resilience and less possibility of </w:t>
      </w:r>
      <w:r w:rsidR="00A454D8" w:rsidRPr="00316278">
        <w:rPr>
          <w:rFonts w:ascii="Times New Roman" w:hAnsi="Times New Roman"/>
          <w:strike/>
          <w:rPrChange w:id="624" w:author="Bunger, Andrew P" w:date="2022-09-09T11:27:00Z">
            <w:rPr>
              <w:rFonts w:ascii="Times New Roman" w:hAnsi="Times New Roman"/>
            </w:rPr>
          </w:rPrChange>
        </w:rPr>
        <w:t>failure</w:t>
      </w:r>
      <w:commentRangeEnd w:id="615"/>
      <w:r w:rsidR="00316278">
        <w:rPr>
          <w:rStyle w:val="CommentReference"/>
        </w:rPr>
        <w:commentReference w:id="615"/>
      </w:r>
      <w:r w:rsidR="00A454D8">
        <w:rPr>
          <w:rFonts w:ascii="Times New Roman" w:hAnsi="Times New Roman"/>
        </w:rPr>
        <w:t xml:space="preserve">. </w:t>
      </w:r>
      <w:r w:rsidR="00A454D8" w:rsidRPr="00316278">
        <w:rPr>
          <w:rFonts w:ascii="Times New Roman" w:hAnsi="Times New Roman"/>
          <w:strike/>
          <w:rPrChange w:id="625" w:author="Bunger, Andrew P" w:date="2022-09-09T11:29:00Z">
            <w:rPr>
              <w:rFonts w:ascii="Times New Roman" w:hAnsi="Times New Roman"/>
            </w:rPr>
          </w:rPrChange>
        </w:rPr>
        <w:t xml:space="preserve">However, based on our results, </w:t>
      </w:r>
      <w:r w:rsidR="00F97E10" w:rsidRPr="00316278">
        <w:rPr>
          <w:rFonts w:ascii="Times New Roman" w:hAnsi="Times New Roman"/>
          <w:strike/>
          <w:rPrChange w:id="626" w:author="Bunger, Andrew P" w:date="2022-09-09T11:29:00Z">
            <w:rPr>
              <w:rFonts w:ascii="Times New Roman" w:hAnsi="Times New Roman"/>
            </w:rPr>
          </w:rPrChange>
        </w:rPr>
        <w:t>this</w:t>
      </w:r>
      <w:r w:rsidR="00D319D5" w:rsidRPr="00316278">
        <w:rPr>
          <w:rFonts w:ascii="Times New Roman" w:hAnsi="Times New Roman"/>
          <w:strike/>
          <w:rPrChange w:id="627" w:author="Bunger, Andrew P" w:date="2022-09-09T11:29:00Z">
            <w:rPr>
              <w:rFonts w:ascii="Times New Roman" w:hAnsi="Times New Roman"/>
            </w:rPr>
          </w:rPrChange>
        </w:rPr>
        <w:t xml:space="preserve"> </w:t>
      </w:r>
      <w:r w:rsidR="00A454D8" w:rsidRPr="00316278">
        <w:rPr>
          <w:rFonts w:ascii="Times New Roman" w:hAnsi="Times New Roman"/>
          <w:strike/>
          <w:rPrChange w:id="628" w:author="Bunger, Andrew P" w:date="2022-09-09T11:29:00Z">
            <w:rPr>
              <w:rFonts w:ascii="Times New Roman" w:hAnsi="Times New Roman"/>
            </w:rPr>
          </w:rPrChange>
        </w:rPr>
        <w:t xml:space="preserve">actually may not help to maintain the cement integrity under the HTHP conditions. </w:t>
      </w:r>
      <w:r w:rsidR="006C4D22" w:rsidRPr="00316278">
        <w:rPr>
          <w:rFonts w:ascii="Times New Roman" w:hAnsi="Times New Roman"/>
          <w:strike/>
          <w:rPrChange w:id="629" w:author="Bunger, Andrew P" w:date="2022-09-09T11:29:00Z">
            <w:rPr>
              <w:rFonts w:ascii="Times New Roman" w:hAnsi="Times New Roman"/>
            </w:rPr>
          </w:rPrChange>
        </w:rPr>
        <w:t>That is to say, when designing the cement under th</w:t>
      </w:r>
      <w:r w:rsidR="00EE0B9A" w:rsidRPr="00316278">
        <w:rPr>
          <w:rFonts w:ascii="Times New Roman" w:hAnsi="Times New Roman"/>
          <w:strike/>
          <w:rPrChange w:id="630" w:author="Bunger, Andrew P" w:date="2022-09-09T11:29:00Z">
            <w:rPr>
              <w:rFonts w:ascii="Times New Roman" w:hAnsi="Times New Roman"/>
            </w:rPr>
          </w:rPrChange>
        </w:rPr>
        <w:t xml:space="preserve">e HTHP conditions, </w:t>
      </w:r>
      <w:r w:rsidR="00F97E10" w:rsidRPr="00316278">
        <w:rPr>
          <w:rFonts w:ascii="Times New Roman" w:hAnsi="Times New Roman"/>
          <w:strike/>
          <w:rPrChange w:id="631" w:author="Bunger, Andrew P" w:date="2022-09-09T11:29:00Z">
            <w:rPr>
              <w:rFonts w:ascii="Times New Roman" w:hAnsi="Times New Roman"/>
            </w:rPr>
          </w:rPrChange>
        </w:rPr>
        <w:t xml:space="preserve">rather than give </w:t>
      </w:r>
      <w:r w:rsidR="0082060D" w:rsidRPr="00316278">
        <w:rPr>
          <w:rFonts w:ascii="Times New Roman" w:hAnsi="Times New Roman"/>
          <w:strike/>
          <w:rPrChange w:id="632" w:author="Bunger, Andrew P" w:date="2022-09-09T11:29:00Z">
            <w:rPr>
              <w:rFonts w:ascii="Times New Roman" w:hAnsi="Times New Roman"/>
            </w:rPr>
          </w:rPrChange>
        </w:rPr>
        <w:t>the highest priority to these mechanical properties,</w:t>
      </w:r>
      <w:r w:rsidR="0082060D">
        <w:rPr>
          <w:rFonts w:ascii="Times New Roman" w:hAnsi="Times New Roman"/>
        </w:rPr>
        <w:t xml:space="preserve"> </w:t>
      </w:r>
      <w:ins w:id="633" w:author="Bunger, Andrew P" w:date="2022-09-09T11:29:00Z">
        <w:r w:rsidR="00316278">
          <w:rPr>
            <w:rFonts w:ascii="Times New Roman" w:hAnsi="Times New Roman"/>
          </w:rPr>
          <w:t xml:space="preserve">So, this work suggests that from </w:t>
        </w:r>
      </w:ins>
      <w:ins w:id="634" w:author="Bunger, Andrew P" w:date="2022-09-09T11:30:00Z">
        <w:r w:rsidR="00316278">
          <w:rPr>
            <w:rFonts w:ascii="Times New Roman" w:hAnsi="Times New Roman"/>
          </w:rPr>
          <w:t xml:space="preserve">at least this one perspective, </w:t>
        </w:r>
      </w:ins>
      <w:r w:rsidR="00A454D8">
        <w:rPr>
          <w:rFonts w:ascii="Times New Roman" w:hAnsi="Times New Roman"/>
        </w:rPr>
        <w:t>more attention</w:t>
      </w:r>
      <w:r w:rsidR="00F97E10">
        <w:rPr>
          <w:rFonts w:ascii="Times New Roman" w:hAnsi="Times New Roman"/>
        </w:rPr>
        <w:t xml:space="preserve"> </w:t>
      </w:r>
      <w:r w:rsidR="00A454D8">
        <w:rPr>
          <w:rFonts w:ascii="Times New Roman" w:hAnsi="Times New Roman"/>
        </w:rPr>
        <w:t xml:space="preserve">should </w:t>
      </w:r>
      <w:r w:rsidR="00F97E10" w:rsidRPr="00F97E10">
        <w:rPr>
          <w:rFonts w:ascii="Times New Roman" w:hAnsi="Times New Roman"/>
        </w:rPr>
        <w:t xml:space="preserve">be put into the components that </w:t>
      </w:r>
      <w:r w:rsidR="00F97E10" w:rsidRPr="00F97E10">
        <w:rPr>
          <w:rFonts w:ascii="Times New Roman" w:hAnsi="Times New Roman"/>
        </w:rPr>
        <w:lastRenderedPageBreak/>
        <w:t>keep the value of</w:t>
      </w:r>
      <w:r w:rsidR="00F97E10" w:rsidRPr="00F97E10">
        <w:rPr>
          <w:rFonts w:ascii="Times New Roman" w:hAnsi="Times New Roman"/>
          <w:position w:val="-12"/>
        </w:rPr>
        <w:object w:dxaOrig="320" w:dyaOrig="360" w14:anchorId="238A243A">
          <v:shape id="_x0000_i1203" type="#_x0000_t75" alt="" style="width:13.6pt;height:18.35pt" o:ole="">
            <v:imagedata r:id="rId353" o:title=""/>
          </v:shape>
          <o:OLEObject Type="Embed" ProgID="Equation.DSMT4" ShapeID="_x0000_i1203" DrawAspect="Content" ObjectID="_1724243488" r:id="rId354"/>
        </w:object>
      </w:r>
      <w:r w:rsidR="00F97E10">
        <w:rPr>
          <w:rFonts w:ascii="Times New Roman" w:hAnsi="Times New Roman"/>
        </w:rPr>
        <w:t xml:space="preserve"> </w:t>
      </w:r>
      <w:r w:rsidR="00F97E10" w:rsidRPr="00F97E10">
        <w:rPr>
          <w:rFonts w:ascii="Times New Roman" w:hAnsi="Times New Roman"/>
        </w:rPr>
        <w:t xml:space="preserve">below 0.07, as to avoid </w:t>
      </w:r>
      <w:del w:id="635" w:author="Bunger, Andrew P" w:date="2022-09-09T11:30:00Z">
        <w:r w:rsidR="00F97E10" w:rsidRPr="00F97E10" w:rsidDel="00316278">
          <w:rPr>
            <w:rFonts w:ascii="Times New Roman" w:hAnsi="Times New Roman"/>
          </w:rPr>
          <w:delText xml:space="preserve">any </w:delText>
        </w:r>
      </w:del>
      <w:ins w:id="636" w:author="Bunger, Andrew P" w:date="2022-09-09T11:30:00Z">
        <w:r w:rsidR="00316278">
          <w:rPr>
            <w:rFonts w:ascii="Times New Roman" w:hAnsi="Times New Roman"/>
          </w:rPr>
          <w:t>potential for</w:t>
        </w:r>
        <w:r w:rsidR="00316278" w:rsidRPr="00F97E10">
          <w:rPr>
            <w:rFonts w:ascii="Times New Roman" w:hAnsi="Times New Roman"/>
          </w:rPr>
          <w:t xml:space="preserve"> </w:t>
        </w:r>
      </w:ins>
      <w:r w:rsidR="00F97E10" w:rsidRPr="00F97E10">
        <w:rPr>
          <w:rFonts w:ascii="Times New Roman" w:hAnsi="Times New Roman"/>
        </w:rPr>
        <w:t>tensile damage</w:t>
      </w:r>
      <w:r w:rsidR="00F97E10">
        <w:rPr>
          <w:rFonts w:ascii="Times New Roman" w:hAnsi="Times New Roman"/>
        </w:rPr>
        <w:t>.</w:t>
      </w:r>
      <w:r w:rsidR="002127BD">
        <w:rPr>
          <w:rFonts w:ascii="Times New Roman" w:hAnsi="Times New Roman"/>
        </w:rPr>
        <w:t xml:space="preserve"> For example, a</w:t>
      </w:r>
      <w:r w:rsidR="009D63F3">
        <w:rPr>
          <w:rFonts w:ascii="Times New Roman" w:hAnsi="Times New Roman"/>
        </w:rPr>
        <w:t>s shown in Fig.11,</w:t>
      </w:r>
      <w:r w:rsidR="002127BD">
        <w:rPr>
          <w:rFonts w:ascii="Times New Roman" w:hAnsi="Times New Roman"/>
        </w:rPr>
        <w:t xml:space="preserve"> the Peak 1 is recalled from the Fig. 3</w:t>
      </w:r>
      <w:ins w:id="637" w:author="Bunger, Andrew P" w:date="2022-09-09T11:30:00Z">
        <w:r w:rsidR="00316278">
          <w:rPr>
            <w:rFonts w:ascii="Times New Roman" w:hAnsi="Times New Roman"/>
          </w:rPr>
          <w:t>b, giving a case for which</w:t>
        </w:r>
      </w:ins>
      <w:del w:id="638" w:author="Bunger, Andrew P" w:date="2022-09-09T11:30:00Z">
        <w:r w:rsidR="002127BD" w:rsidDel="00316278">
          <w:rPr>
            <w:rFonts w:ascii="Times New Roman" w:hAnsi="Times New Roman"/>
          </w:rPr>
          <w:delText xml:space="preserve"> right with </w:delText>
        </w:r>
      </w:del>
      <w:r w:rsidR="002127BD" w:rsidRPr="00F97E10">
        <w:rPr>
          <w:rFonts w:ascii="Times New Roman" w:hAnsi="Times New Roman"/>
          <w:position w:val="-12"/>
        </w:rPr>
        <w:object w:dxaOrig="320" w:dyaOrig="360" w14:anchorId="02531B8B">
          <v:shape id="_x0000_i1204" type="#_x0000_t75" alt="" style="width:13.6pt;height:18.35pt" o:ole="">
            <v:imagedata r:id="rId355" o:title=""/>
          </v:shape>
          <o:OLEObject Type="Embed" ProgID="Equation.DSMT4" ShapeID="_x0000_i1204" DrawAspect="Content" ObjectID="_1724243489" r:id="rId356"/>
        </w:object>
      </w:r>
      <w:r w:rsidR="002127BD">
        <w:rPr>
          <w:rFonts w:ascii="Times New Roman" w:hAnsi="Times New Roman"/>
        </w:rPr>
        <w:t xml:space="preserve"> equals to 1.26</w:t>
      </w:r>
      <w:ins w:id="639" w:author="Bunger, Andrew P" w:date="2022-09-09T11:30:00Z">
        <w:r w:rsidR="00316278">
          <w:rPr>
            <w:rFonts w:ascii="Times New Roman" w:hAnsi="Times New Roman"/>
          </w:rPr>
          <w:t>. This case is firmly in the “damage zone”</w:t>
        </w:r>
      </w:ins>
      <w:del w:id="640" w:author="Bunger, Andrew P" w:date="2022-09-09T11:30:00Z">
        <w:r w:rsidR="002127BD" w:rsidDel="00316278">
          <w:rPr>
            <w:rFonts w:ascii="Times New Roman" w:hAnsi="Times New Roman"/>
          </w:rPr>
          <w:delText>,</w:delText>
        </w:r>
      </w:del>
      <w:ins w:id="641" w:author="Bunger, Andrew P" w:date="2022-09-09T11:31:00Z">
        <w:r w:rsidR="00316278">
          <w:rPr>
            <w:rFonts w:ascii="Times New Roman" w:hAnsi="Times New Roman"/>
          </w:rPr>
          <w:t xml:space="preserve">. </w:t>
        </w:r>
      </w:ins>
      <w:del w:id="642" w:author="Bunger, Andrew P" w:date="2022-09-09T11:31:00Z">
        <w:r w:rsidR="002127BD" w:rsidDel="00316278">
          <w:rPr>
            <w:rFonts w:ascii="Times New Roman" w:hAnsi="Times New Roman"/>
          </w:rPr>
          <w:delText xml:space="preserve"> which indicates that probability of generating the tensile case is 100%. </w:delText>
        </w:r>
      </w:del>
      <w:r w:rsidR="002127BD">
        <w:rPr>
          <w:rFonts w:ascii="Times New Roman" w:hAnsi="Times New Roman"/>
        </w:rPr>
        <w:t xml:space="preserve">However, if the permeability of </w:t>
      </w:r>
      <w:del w:id="643" w:author="Bunger, Andrew P" w:date="2022-09-09T11:31:00Z">
        <w:r w:rsidR="002127BD" w:rsidDel="00316278">
          <w:rPr>
            <w:rFonts w:ascii="Times New Roman" w:hAnsi="Times New Roman"/>
          </w:rPr>
          <w:delText>the Peak 1</w:delText>
        </w:r>
      </w:del>
      <w:ins w:id="644" w:author="Bunger, Andrew P" w:date="2022-09-09T11:31:00Z">
        <w:r w:rsidR="00316278">
          <w:rPr>
            <w:rFonts w:ascii="Times New Roman" w:hAnsi="Times New Roman"/>
          </w:rPr>
          <w:t>the material</w:t>
        </w:r>
      </w:ins>
      <w:r w:rsidR="002127BD">
        <w:rPr>
          <w:rFonts w:ascii="Times New Roman" w:hAnsi="Times New Roman"/>
        </w:rPr>
        <w:t xml:space="preserve"> is </w:t>
      </w:r>
      <w:commentRangeStart w:id="645"/>
      <w:r w:rsidR="002127BD">
        <w:rPr>
          <w:rFonts w:ascii="Times New Roman" w:hAnsi="Times New Roman"/>
        </w:rPr>
        <w:t xml:space="preserve">reduced by two </w:t>
      </w:r>
      <w:commentRangeEnd w:id="645"/>
      <w:r w:rsidR="00316278">
        <w:rPr>
          <w:rStyle w:val="CommentReference"/>
        </w:rPr>
        <w:commentReference w:id="645"/>
      </w:r>
      <w:r w:rsidR="002127BD">
        <w:rPr>
          <w:rFonts w:ascii="Times New Roman" w:hAnsi="Times New Roman"/>
        </w:rPr>
        <w:t xml:space="preserve">orders of magnitude, </w:t>
      </w:r>
      <w:del w:id="646" w:author="Bunger, Andrew P" w:date="2022-09-09T11:32:00Z">
        <w:r w:rsidR="002127BD" w:rsidDel="00316278">
          <w:rPr>
            <w:rFonts w:ascii="Times New Roman" w:hAnsi="Times New Roman"/>
          </w:rPr>
          <w:delText>which is showing as</w:delText>
        </w:r>
      </w:del>
      <w:ins w:id="647" w:author="Bunger, Andrew P" w:date="2022-09-09T11:32:00Z">
        <w:r w:rsidR="00316278">
          <w:rPr>
            <w:rFonts w:ascii="Times New Roman" w:hAnsi="Times New Roman"/>
          </w:rPr>
          <w:t>the induced pressure is much lower, shown here as</w:t>
        </w:r>
      </w:ins>
      <w:r w:rsidR="002127BD">
        <w:rPr>
          <w:rFonts w:ascii="Times New Roman" w:hAnsi="Times New Roman"/>
        </w:rPr>
        <w:t xml:space="preserve"> Peak 2</w:t>
      </w:r>
      <w:del w:id="648" w:author="Bunger, Andrew P" w:date="2022-09-09T11:32:00Z">
        <w:r w:rsidR="002127BD" w:rsidDel="003273B6">
          <w:rPr>
            <w:rFonts w:ascii="Times New Roman" w:hAnsi="Times New Roman"/>
          </w:rPr>
          <w:delText>, the induced pore pressure will be reduced and leads</w:delText>
        </w:r>
      </w:del>
      <w:ins w:id="649" w:author="Bunger, Andrew P" w:date="2022-09-09T11:32:00Z">
        <w:r w:rsidR="003273B6">
          <w:rPr>
            <w:rFonts w:ascii="Times New Roman" w:hAnsi="Times New Roman"/>
          </w:rPr>
          <w:t>. Still, the value of</w:t>
        </w:r>
      </w:ins>
      <w:del w:id="650" w:author="Bunger, Andrew P" w:date="2022-09-09T11:32:00Z">
        <w:r w:rsidR="002127BD" w:rsidDel="003273B6">
          <w:rPr>
            <w:rFonts w:ascii="Times New Roman" w:hAnsi="Times New Roman"/>
          </w:rPr>
          <w:delText xml:space="preserve"> to</w:delText>
        </w:r>
      </w:del>
      <w:r w:rsidR="002127BD">
        <w:rPr>
          <w:rFonts w:ascii="Times New Roman" w:hAnsi="Times New Roman"/>
        </w:rPr>
        <w:t xml:space="preserve"> </w:t>
      </w:r>
      <w:r w:rsidR="001F5527" w:rsidRPr="00F97E10">
        <w:rPr>
          <w:rFonts w:ascii="Times New Roman" w:hAnsi="Times New Roman"/>
          <w:position w:val="-12"/>
        </w:rPr>
        <w:object w:dxaOrig="980" w:dyaOrig="360" w14:anchorId="1053C7A9">
          <v:shape id="_x0000_i1205" type="#_x0000_t75" alt="" style="width:42.1pt;height:18.35pt" o:ole="">
            <v:imagedata r:id="rId357" o:title=""/>
          </v:shape>
          <o:OLEObject Type="Embed" ProgID="Equation.DSMT4" ShapeID="_x0000_i1205" DrawAspect="Content" ObjectID="_1724243490" r:id="rId358"/>
        </w:object>
      </w:r>
      <w:r w:rsidR="001F5527">
        <w:rPr>
          <w:rFonts w:ascii="Times New Roman" w:hAnsi="Times New Roman"/>
        </w:rPr>
        <w:t xml:space="preserve"> </w:t>
      </w:r>
      <w:ins w:id="651" w:author="Bunger, Andrew P" w:date="2022-09-09T11:32:00Z">
        <w:r w:rsidR="003273B6">
          <w:rPr>
            <w:rFonts w:ascii="Times New Roman" w:hAnsi="Times New Roman"/>
          </w:rPr>
          <w:t>and Fi</w:t>
        </w:r>
      </w:ins>
      <w:ins w:id="652" w:author="Bunger, Andrew P" w:date="2022-09-09T11:33:00Z">
        <w:r w:rsidR="003273B6">
          <w:rPr>
            <w:rFonts w:ascii="Times New Roman" w:hAnsi="Times New Roman"/>
          </w:rPr>
          <w:t xml:space="preserve">g. 10b suggests a </w:t>
        </w:r>
      </w:ins>
      <w:del w:id="653" w:author="Bunger, Andrew P" w:date="2022-09-09T11:33:00Z">
        <w:r w:rsidR="001F5527" w:rsidDel="003273B6">
          <w:rPr>
            <w:rFonts w:ascii="Times New Roman" w:hAnsi="Times New Roman"/>
          </w:rPr>
          <w:delText>with the probability of</w:delText>
        </w:r>
      </w:del>
      <w:ins w:id="654" w:author="Bunger, Andrew P" w:date="2022-09-09T11:33:00Z">
        <w:r w:rsidR="003273B6">
          <w:rPr>
            <w:rFonts w:ascii="Times New Roman" w:hAnsi="Times New Roman"/>
          </w:rPr>
          <w:t>probability of</w:t>
        </w:r>
      </w:ins>
      <w:r w:rsidR="001F5527">
        <w:rPr>
          <w:rFonts w:ascii="Times New Roman" w:hAnsi="Times New Roman"/>
        </w:rPr>
        <w:t xml:space="preserve"> 95% to generate </w:t>
      </w:r>
      <w:del w:id="655" w:author="Bunger, Andrew P" w:date="2022-09-09T11:33:00Z">
        <w:r w:rsidR="001F5527" w:rsidDel="003273B6">
          <w:rPr>
            <w:rFonts w:ascii="Times New Roman" w:hAnsi="Times New Roman"/>
          </w:rPr>
          <w:delText>the tensile case</w:delText>
        </w:r>
      </w:del>
      <w:ins w:id="656" w:author="Bunger, Andrew P" w:date="2022-09-09T11:33:00Z">
        <w:r w:rsidR="003273B6">
          <w:rPr>
            <w:rFonts w:ascii="Times New Roman" w:hAnsi="Times New Roman"/>
          </w:rPr>
          <w:t>tensile effective stress</w:t>
        </w:r>
      </w:ins>
      <w:r w:rsidR="002127BD">
        <w:rPr>
          <w:rFonts w:ascii="Times New Roman" w:hAnsi="Times New Roman"/>
        </w:rPr>
        <w:t xml:space="preserve">. If the specific heat of Peak 2 is </w:t>
      </w:r>
      <w:commentRangeStart w:id="657"/>
      <w:r w:rsidR="002127BD">
        <w:rPr>
          <w:rFonts w:ascii="Times New Roman" w:hAnsi="Times New Roman"/>
        </w:rPr>
        <w:t>further reduced by two orders of magnitude</w:t>
      </w:r>
      <w:commentRangeEnd w:id="657"/>
      <w:r w:rsidR="003273B6">
        <w:rPr>
          <w:rStyle w:val="CommentReference"/>
        </w:rPr>
        <w:commentReference w:id="657"/>
      </w:r>
      <w:r w:rsidR="002127BD">
        <w:rPr>
          <w:rFonts w:ascii="Times New Roman" w:hAnsi="Times New Roman"/>
        </w:rPr>
        <w:t>, the induced pore pressure will have a</w:t>
      </w:r>
      <w:ins w:id="658" w:author="Bunger, Andrew P" w:date="2022-09-09T11:33:00Z">
        <w:r w:rsidR="003273B6">
          <w:rPr>
            <w:rFonts w:ascii="Times New Roman" w:hAnsi="Times New Roman"/>
          </w:rPr>
          <w:t xml:space="preserve">n </w:t>
        </w:r>
      </w:ins>
      <w:ins w:id="659" w:author="Bunger, Andrew P" w:date="2022-09-09T11:34:00Z">
        <w:r w:rsidR="003273B6">
          <w:rPr>
            <w:rFonts w:ascii="Times New Roman" w:hAnsi="Times New Roman"/>
          </w:rPr>
          <w:t>even more</w:t>
        </w:r>
      </w:ins>
      <w:r w:rsidR="002127BD">
        <w:rPr>
          <w:rFonts w:ascii="Times New Roman" w:hAnsi="Times New Roman"/>
        </w:rPr>
        <w:t xml:space="preserve"> considerable reduction (Peak 3)</w:t>
      </w:r>
      <w:ins w:id="660" w:author="Bunger, Andrew P" w:date="2022-09-09T11:34:00Z">
        <w:r w:rsidR="003273B6">
          <w:rPr>
            <w:rFonts w:ascii="Times New Roman" w:hAnsi="Times New Roman"/>
          </w:rPr>
          <w:t>. The corresponding</w:t>
        </w:r>
      </w:ins>
      <w:del w:id="661" w:author="Bunger, Andrew P" w:date="2022-09-09T11:34:00Z">
        <w:r w:rsidR="002127BD" w:rsidDel="003273B6">
          <w:rPr>
            <w:rFonts w:ascii="Times New Roman" w:hAnsi="Times New Roman"/>
          </w:rPr>
          <w:delText xml:space="preserve"> and has the </w:delText>
        </w:r>
      </w:del>
      <w:r w:rsidR="002127BD" w:rsidRPr="00F97E10">
        <w:rPr>
          <w:rFonts w:ascii="Times New Roman" w:hAnsi="Times New Roman"/>
          <w:position w:val="-12"/>
        </w:rPr>
        <w:object w:dxaOrig="320" w:dyaOrig="360" w14:anchorId="3B58F15B">
          <v:shape id="_x0000_i1206" type="#_x0000_t75" alt="" style="width:13.6pt;height:18.35pt" o:ole="">
            <v:imagedata r:id="rId359" o:title=""/>
          </v:shape>
          <o:OLEObject Type="Embed" ProgID="Equation.DSMT4" ShapeID="_x0000_i1206" DrawAspect="Content" ObjectID="_1724243491" r:id="rId360"/>
        </w:object>
      </w:r>
      <w:r w:rsidR="002127BD">
        <w:rPr>
          <w:rFonts w:ascii="Times New Roman" w:hAnsi="Times New Roman"/>
        </w:rPr>
        <w:t xml:space="preserve"> </w:t>
      </w:r>
      <w:ins w:id="662" w:author="Bunger, Andrew P" w:date="2022-09-09T11:34:00Z">
        <w:r w:rsidR="003273B6">
          <w:rPr>
            <w:rFonts w:ascii="Times New Roman" w:hAnsi="Times New Roman"/>
          </w:rPr>
          <w:t>=</w:t>
        </w:r>
      </w:ins>
      <w:del w:id="663" w:author="Bunger, Andrew P" w:date="2022-09-09T11:34:00Z">
        <w:r w:rsidR="002127BD" w:rsidDel="003273B6">
          <w:rPr>
            <w:rFonts w:ascii="Times New Roman" w:hAnsi="Times New Roman"/>
          </w:rPr>
          <w:delText>equals to</w:delText>
        </w:r>
      </w:del>
      <w:r w:rsidR="002127BD">
        <w:rPr>
          <w:rFonts w:ascii="Times New Roman" w:hAnsi="Times New Roman"/>
        </w:rPr>
        <w:t xml:space="preserve"> 0.03, which </w:t>
      </w:r>
      <w:del w:id="664" w:author="Bunger, Andrew P" w:date="2022-09-09T11:34:00Z">
        <w:r w:rsidR="002127BD" w:rsidDel="003273B6">
          <w:rPr>
            <w:rFonts w:ascii="Times New Roman" w:hAnsi="Times New Roman"/>
          </w:rPr>
          <w:delText xml:space="preserve">indicates that there are will be no tensile case generating under this situation. </w:delText>
        </w:r>
      </w:del>
      <w:ins w:id="665" w:author="Bunger, Andrew P" w:date="2022-09-09T11:34:00Z">
        <w:r w:rsidR="003273B6">
          <w:rPr>
            <w:rFonts w:ascii="Times New Roman" w:hAnsi="Times New Roman"/>
          </w:rPr>
          <w:t>is indicated in Fig. 10 to be in the “safe zone” with negligible probability of generating tensile effective stress.</w:t>
        </w:r>
      </w:ins>
    </w:p>
    <w:p w14:paraId="0AE9B0CC" w14:textId="47C55D7D" w:rsidR="00B45083" w:rsidRDefault="001F6FC6" w:rsidP="004A0E6F">
      <w:pPr>
        <w:jc w:val="center"/>
        <w:rPr>
          <w:rFonts w:ascii="Times New Roman" w:hAnsi="Times New Roman"/>
        </w:rPr>
      </w:pPr>
      <w:r>
        <w:rPr>
          <w:noProof/>
        </w:rPr>
        <w:drawing>
          <wp:inline distT="0" distB="0" distL="0" distR="0" wp14:anchorId="79A0625E" wp14:editId="61AF0A1A">
            <wp:extent cx="4003309" cy="2928061"/>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1"/>
                    <a:stretch>
                      <a:fillRect/>
                    </a:stretch>
                  </pic:blipFill>
                  <pic:spPr>
                    <a:xfrm>
                      <a:off x="0" y="0"/>
                      <a:ext cx="4015162" cy="2936730"/>
                    </a:xfrm>
                    <a:prstGeom prst="rect">
                      <a:avLst/>
                    </a:prstGeom>
                  </pic:spPr>
                </pic:pic>
              </a:graphicData>
            </a:graphic>
          </wp:inline>
        </w:drawing>
      </w:r>
    </w:p>
    <w:p w14:paraId="61B4BEFF" w14:textId="52BA558B" w:rsidR="00B45083" w:rsidDel="003273B6" w:rsidRDefault="00120051" w:rsidP="004A0E6F">
      <w:pPr>
        <w:jc w:val="center"/>
        <w:rPr>
          <w:moveFrom w:id="666" w:author="Bunger, Andrew P" w:date="2022-09-09T11:35:00Z"/>
          <w:rFonts w:ascii="Times New Roman" w:hAnsi="Times New Roman"/>
        </w:rPr>
      </w:pPr>
      <w:moveFromRangeStart w:id="667" w:author="Bunger, Andrew P" w:date="2022-09-09T11:35:00Z" w:name="move113615724"/>
      <w:moveFrom w:id="668" w:author="Bunger, Andrew P" w:date="2022-09-09T11:35:00Z">
        <w:r w:rsidDel="003273B6">
          <w:rPr>
            <w:rFonts w:ascii="Times New Roman" w:hAnsi="Times New Roman"/>
          </w:rPr>
          <w:t>Figure 10</w:t>
        </w:r>
        <w:r w:rsidR="00B45083" w:rsidDel="003273B6">
          <w:rPr>
            <w:rFonts w:ascii="Times New Roman" w:hAnsi="Times New Roman"/>
          </w:rPr>
          <w:t xml:space="preserve"> </w:t>
        </w:r>
        <w:r w:rsidR="00B45083" w:rsidDel="003273B6">
          <w:rPr>
            <w:rFonts w:ascii="Times New Roman" w:hAnsi="Times New Roman" w:hint="eastAsia"/>
          </w:rPr>
          <w:t>(</w:t>
        </w:r>
        <w:r w:rsidR="00B45083" w:rsidDel="003273B6">
          <w:rPr>
            <w:rFonts w:ascii="Times New Roman" w:hAnsi="Times New Roman"/>
          </w:rPr>
          <w:t>a)</w:t>
        </w:r>
        <w:r w:rsidR="0090156F" w:rsidRPr="006E3751" w:rsidDel="003273B6">
          <w:rPr>
            <w:rFonts w:ascii="Times New Roman" w:hAnsi="Times New Roman"/>
            <w:noProof/>
            <w:position w:val="-12"/>
          </w:rPr>
          <w:object w:dxaOrig="320" w:dyaOrig="360" w14:anchorId="09A26305">
            <v:shape id="_x0000_i1207" type="#_x0000_t75" alt="" style="width:13.6pt;height:18.35pt;mso-width-percent:0;mso-height-percent:0;mso-width-percent:0;mso-height-percent:0" o:ole="">
              <v:imagedata r:id="rId333" o:title=""/>
            </v:shape>
            <o:OLEObject Type="Embed" ProgID="Equation.DSMT4" ShapeID="_x0000_i1207" DrawAspect="Content" ObjectID="_1724243492" r:id="rId362"/>
          </w:object>
        </w:r>
        <w:r w:rsidR="00213C38" w:rsidDel="003273B6">
          <w:rPr>
            <w:rFonts w:ascii="Times New Roman" w:hAnsi="Times New Roman"/>
            <w:noProof/>
          </w:rPr>
          <w:t xml:space="preserve"> (</w:t>
        </w:r>
        <w:r w:rsidR="004A0E6F" w:rsidRPr="004A0E6F" w:rsidDel="003273B6">
          <w:rPr>
            <w:rFonts w:ascii="Times New Roman" w:hAnsi="Times New Roman"/>
          </w:rPr>
          <w:t>HTND</w:t>
        </w:r>
        <w:r w:rsidR="00213C38" w:rsidDel="003273B6">
          <w:rPr>
            <w:rFonts w:ascii="Times New Roman" w:hAnsi="Times New Roman"/>
          </w:rPr>
          <w:t>) and</w:t>
        </w:r>
        <w:r w:rsidR="0090156F" w:rsidRPr="006E3751" w:rsidDel="003273B6">
          <w:rPr>
            <w:rFonts w:ascii="Times New Roman" w:hAnsi="Times New Roman"/>
            <w:noProof/>
            <w:position w:val="-12"/>
          </w:rPr>
          <w:object w:dxaOrig="340" w:dyaOrig="360" w14:anchorId="767AA3C8">
            <v:shape id="_x0000_i1208" type="#_x0000_t75" alt="" style="width:18.35pt;height:18.35pt;mso-width-percent:0;mso-height-percent:0;mso-width-percent:0;mso-height-percent:0" o:ole="">
              <v:imagedata r:id="rId335" o:title=""/>
            </v:shape>
            <o:OLEObject Type="Embed" ProgID="Equation.DSMT4" ShapeID="_x0000_i1208" DrawAspect="Content" ObjectID="_1724243493" r:id="rId363"/>
          </w:object>
        </w:r>
        <w:r w:rsidR="00213C38" w:rsidDel="003273B6">
          <w:rPr>
            <w:rFonts w:ascii="Times New Roman" w:hAnsi="Times New Roman"/>
            <w:noProof/>
          </w:rPr>
          <w:t>(</w:t>
        </w:r>
        <w:r w:rsidR="00BE507E" w:rsidDel="003273B6">
          <w:rPr>
            <w:rFonts w:ascii="Times New Roman" w:hAnsi="Times New Roman"/>
          </w:rPr>
          <w:t>MND</w:t>
        </w:r>
        <w:r w:rsidR="00213C38" w:rsidDel="003273B6">
          <w:rPr>
            <w:rFonts w:ascii="Times New Roman" w:hAnsi="Times New Roman"/>
          </w:rPr>
          <w:t>)</w:t>
        </w:r>
        <w:r w:rsidR="001C7A3B" w:rsidDel="003273B6">
          <w:rPr>
            <w:rFonts w:ascii="Times New Roman" w:hAnsi="Times New Roman"/>
          </w:rPr>
          <w:t xml:space="preserve"> plot with tensile cases (red color) and compressive cases (green </w:t>
        </w:r>
        <w:commentRangeStart w:id="669"/>
        <w:r w:rsidR="001C7A3B" w:rsidDel="003273B6">
          <w:rPr>
            <w:rFonts w:ascii="Times New Roman" w:hAnsi="Times New Roman"/>
          </w:rPr>
          <w:t>color</w:t>
        </w:r>
        <w:commentRangeEnd w:id="669"/>
        <w:r w:rsidR="00566CF4" w:rsidDel="003273B6">
          <w:rPr>
            <w:rStyle w:val="CommentReference"/>
          </w:rPr>
          <w:commentReference w:id="669"/>
        </w:r>
        <w:r w:rsidDel="003273B6">
          <w:rPr>
            <w:rFonts w:ascii="Times New Roman" w:hAnsi="Times New Roman"/>
          </w:rPr>
          <w:t>). Note the range of Zeta One can be larger than 1 based on the ranges of the selected parameter</w:t>
        </w:r>
        <w:r w:rsidR="001F5527" w:rsidDel="003273B6">
          <w:rPr>
            <w:rFonts w:ascii="Times New Roman" w:hAnsi="Times New Roman"/>
          </w:rPr>
          <w:t>s</w:t>
        </w:r>
        <w:r w:rsidDel="003273B6">
          <w:rPr>
            <w:rFonts w:ascii="Times New Roman" w:hAnsi="Times New Roman"/>
          </w:rPr>
          <w:t>. However, the probability of generating the tensile case is always 100% when Zeta One is larger than 0.2</w:t>
        </w:r>
        <w:r w:rsidR="001F5527" w:rsidDel="003273B6">
          <w:rPr>
            <w:rFonts w:ascii="Times New Roman" w:hAnsi="Times New Roman"/>
          </w:rPr>
          <w:t>4</w:t>
        </w:r>
        <w:r w:rsidDel="003273B6">
          <w:rPr>
            <w:rFonts w:ascii="Times New Roman" w:hAnsi="Times New Roman"/>
          </w:rPr>
          <w:t>.</w:t>
        </w:r>
      </w:moveFrom>
    </w:p>
    <w:moveFromRangeEnd w:id="667"/>
    <w:p w14:paraId="42DD7DCE" w14:textId="77777777" w:rsidR="001F6FC6" w:rsidRDefault="001F6FC6" w:rsidP="001F6FC6">
      <w:pPr>
        <w:rPr>
          <w:rFonts w:ascii="Times New Roman" w:hAnsi="Times New Roman"/>
        </w:rPr>
      </w:pPr>
      <w:r>
        <w:rPr>
          <w:rFonts w:ascii="Times New Roman" w:hAnsi="Times New Roman"/>
        </w:rPr>
        <w:t xml:space="preserve">             </w:t>
      </w:r>
      <w:r>
        <w:rPr>
          <w:noProof/>
        </w:rPr>
        <w:drawing>
          <wp:inline distT="0" distB="0" distL="0" distR="0" wp14:anchorId="462D7545" wp14:editId="544312E2">
            <wp:extent cx="4522420" cy="2736161"/>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4"/>
                    <a:stretch>
                      <a:fillRect/>
                    </a:stretch>
                  </pic:blipFill>
                  <pic:spPr>
                    <a:xfrm>
                      <a:off x="0" y="0"/>
                      <a:ext cx="4540582" cy="2747149"/>
                    </a:xfrm>
                    <a:prstGeom prst="rect">
                      <a:avLst/>
                    </a:prstGeom>
                  </pic:spPr>
                </pic:pic>
              </a:graphicData>
            </a:graphic>
          </wp:inline>
        </w:drawing>
      </w:r>
    </w:p>
    <w:p w14:paraId="173333E2" w14:textId="45F3D8B3" w:rsidR="003273B6" w:rsidDel="003273B6" w:rsidRDefault="003273B6" w:rsidP="003273B6">
      <w:pPr>
        <w:rPr>
          <w:del w:id="670" w:author="Bunger, Andrew P" w:date="2022-09-09T11:35:00Z"/>
          <w:moveTo w:id="671" w:author="Bunger, Andrew P" w:date="2022-09-09T11:35:00Z"/>
          <w:rFonts w:ascii="Times New Roman" w:hAnsi="Times New Roman"/>
        </w:rPr>
        <w:pPrChange w:id="672" w:author="Bunger, Andrew P" w:date="2022-09-09T11:35:00Z">
          <w:pPr>
            <w:jc w:val="center"/>
          </w:pPr>
        </w:pPrChange>
      </w:pPr>
      <w:moveToRangeStart w:id="673" w:author="Bunger, Andrew P" w:date="2022-09-09T11:35:00Z" w:name="move113615724"/>
      <w:moveTo w:id="674" w:author="Bunger, Andrew P" w:date="2022-09-09T11:35:00Z">
        <w:r>
          <w:rPr>
            <w:rFonts w:ascii="Times New Roman" w:hAnsi="Times New Roman"/>
          </w:rPr>
          <w:lastRenderedPageBreak/>
          <w:t>Figure 10</w:t>
        </w:r>
      </w:moveTo>
      <w:ins w:id="675" w:author="Bunger, Andrew P" w:date="2022-09-09T11:35:00Z">
        <w:r>
          <w:rPr>
            <w:rFonts w:ascii="Times New Roman" w:hAnsi="Times New Roman"/>
          </w:rPr>
          <w:t>. a)</w:t>
        </w:r>
      </w:ins>
      <w:moveTo w:id="676" w:author="Bunger, Andrew P" w:date="2022-09-09T11:35:00Z">
        <w:del w:id="677" w:author="Bunger, Andrew P" w:date="2022-09-09T11:35:00Z">
          <w:r w:rsidDel="003273B6">
            <w:rPr>
              <w:rFonts w:ascii="Times New Roman" w:hAnsi="Times New Roman"/>
            </w:rPr>
            <w:delText xml:space="preserve"> </w:delText>
          </w:r>
          <w:r w:rsidDel="003273B6">
            <w:rPr>
              <w:rFonts w:ascii="Times New Roman" w:hAnsi="Times New Roman" w:hint="eastAsia"/>
            </w:rPr>
            <w:delText>(</w:delText>
          </w:r>
          <w:r w:rsidDel="003273B6">
            <w:rPr>
              <w:rFonts w:ascii="Times New Roman" w:hAnsi="Times New Roman"/>
            </w:rPr>
            <w:delText>a)</w:delText>
          </w:r>
        </w:del>
        <w:r w:rsidRPr="006E3751">
          <w:rPr>
            <w:rFonts w:ascii="Times New Roman" w:hAnsi="Times New Roman"/>
            <w:noProof/>
            <w:position w:val="-12"/>
          </w:rPr>
          <w:object w:dxaOrig="320" w:dyaOrig="360" w14:anchorId="544B3064">
            <v:shape id="_x0000_i1337" type="#_x0000_t75" alt="" style="width:13.6pt;height:18.35pt;mso-width-percent:0;mso-height-percent:0;mso-width-percent:0;mso-height-percent:0" o:ole="">
              <v:imagedata r:id="rId333" o:title=""/>
            </v:shape>
            <o:OLEObject Type="Embed" ProgID="Equation.DSMT4" ShapeID="_x0000_i1337" DrawAspect="Content" ObjectID="_1724243494" r:id="rId365"/>
          </w:object>
        </w:r>
        <w:r>
          <w:rPr>
            <w:rFonts w:ascii="Times New Roman" w:hAnsi="Times New Roman"/>
            <w:noProof/>
          </w:rPr>
          <w:t xml:space="preserve"> (</w:t>
        </w:r>
        <w:r w:rsidRPr="004A0E6F">
          <w:rPr>
            <w:rFonts w:ascii="Times New Roman" w:hAnsi="Times New Roman"/>
          </w:rPr>
          <w:t>HTND</w:t>
        </w:r>
        <w:r>
          <w:rPr>
            <w:rFonts w:ascii="Times New Roman" w:hAnsi="Times New Roman"/>
          </w:rPr>
          <w:t>) and</w:t>
        </w:r>
        <w:r w:rsidRPr="006E3751">
          <w:rPr>
            <w:rFonts w:ascii="Times New Roman" w:hAnsi="Times New Roman"/>
            <w:noProof/>
            <w:position w:val="-12"/>
          </w:rPr>
          <w:object w:dxaOrig="340" w:dyaOrig="360" w14:anchorId="638C44AB">
            <v:shape id="_x0000_i1338" type="#_x0000_t75" alt="" style="width:18.35pt;height:18.35pt;mso-width-percent:0;mso-height-percent:0;mso-width-percent:0;mso-height-percent:0" o:ole="">
              <v:imagedata r:id="rId335" o:title=""/>
            </v:shape>
            <o:OLEObject Type="Embed" ProgID="Equation.DSMT4" ShapeID="_x0000_i1338" DrawAspect="Content" ObjectID="_1724243495" r:id="rId366"/>
          </w:object>
        </w:r>
        <w:r>
          <w:rPr>
            <w:rFonts w:ascii="Times New Roman" w:hAnsi="Times New Roman"/>
            <w:noProof/>
          </w:rPr>
          <w:t>(</w:t>
        </w:r>
        <w:r>
          <w:rPr>
            <w:rFonts w:ascii="Times New Roman" w:hAnsi="Times New Roman"/>
          </w:rPr>
          <w:t xml:space="preserve">MND) plot with tensile cases (red color) and compressive cases (green </w:t>
        </w:r>
        <w:commentRangeStart w:id="678"/>
        <w:r>
          <w:rPr>
            <w:rFonts w:ascii="Times New Roman" w:hAnsi="Times New Roman"/>
          </w:rPr>
          <w:t>color</w:t>
        </w:r>
        <w:commentRangeEnd w:id="678"/>
        <w:r>
          <w:rPr>
            <w:rStyle w:val="CommentReference"/>
          </w:rPr>
          <w:commentReference w:id="678"/>
        </w:r>
        <w:r>
          <w:rPr>
            <w:rFonts w:ascii="Times New Roman" w:hAnsi="Times New Roman"/>
          </w:rPr>
          <w:t>). Note the range of Zeta One can be larger than 1 based on the ranges of the selected parameters. However, the probability of generating the tensile case is always 100% when Zeta One is larger than 0.24.</w:t>
        </w:r>
      </w:moveTo>
      <w:ins w:id="679" w:author="Bunger, Andrew P" w:date="2022-09-09T11:35:00Z">
        <w:r>
          <w:rPr>
            <w:rFonts w:ascii="Times New Roman" w:hAnsi="Times New Roman"/>
          </w:rPr>
          <w:t xml:space="preserve"> </w:t>
        </w:r>
      </w:ins>
    </w:p>
    <w:moveToRangeEnd w:id="673"/>
    <w:p w14:paraId="4CE09A73" w14:textId="58366637" w:rsidR="00201B72" w:rsidRDefault="00120051" w:rsidP="003273B6">
      <w:pPr>
        <w:rPr>
          <w:rFonts w:ascii="Times New Roman" w:hAnsi="Times New Roman"/>
        </w:rPr>
        <w:pPrChange w:id="680" w:author="Bunger, Andrew P" w:date="2022-09-09T11:35:00Z">
          <w:pPr>
            <w:jc w:val="center"/>
          </w:pPr>
        </w:pPrChange>
      </w:pPr>
      <w:del w:id="681" w:author="Bunger, Andrew P" w:date="2022-09-09T11:35:00Z">
        <w:r w:rsidDel="003273B6">
          <w:rPr>
            <w:rFonts w:ascii="Times New Roman" w:hAnsi="Times New Roman"/>
          </w:rPr>
          <w:delText>Figure 10</w:delText>
        </w:r>
        <w:r w:rsidR="00B45083" w:rsidDel="003273B6">
          <w:rPr>
            <w:rFonts w:ascii="Times New Roman" w:hAnsi="Times New Roman"/>
          </w:rPr>
          <w:delText xml:space="preserve"> </w:delText>
        </w:r>
        <w:r w:rsidR="00B45083" w:rsidDel="003273B6">
          <w:rPr>
            <w:rFonts w:ascii="Times New Roman" w:hAnsi="Times New Roman" w:hint="eastAsia"/>
          </w:rPr>
          <w:delText>(</w:delText>
        </w:r>
      </w:del>
      <w:r w:rsidR="00B45083">
        <w:rPr>
          <w:rFonts w:ascii="Times New Roman" w:hAnsi="Times New Roman"/>
        </w:rPr>
        <w:t xml:space="preserve">b) The probability plot of generating tensile cases on different </w:t>
      </w:r>
      <w:r w:rsidR="0090156F" w:rsidRPr="006E3751">
        <w:rPr>
          <w:rFonts w:ascii="Times New Roman" w:hAnsi="Times New Roman"/>
          <w:noProof/>
          <w:position w:val="-12"/>
        </w:rPr>
        <w:object w:dxaOrig="320" w:dyaOrig="360" w14:anchorId="3ADBBCFE">
          <v:shape id="_x0000_i1209" type="#_x0000_t75" alt="" style="width:13.6pt;height:18.35pt;mso-width-percent:0;mso-height-percent:0;mso-width-percent:0;mso-height-percent:0" o:ole="">
            <v:imagedata r:id="rId333" o:title=""/>
          </v:shape>
          <o:OLEObject Type="Embed" ProgID="Equation.DSMT4" ShapeID="_x0000_i1209" DrawAspect="Content" ObjectID="_1724243496" r:id="rId367"/>
        </w:object>
      </w:r>
      <w:r w:rsidR="001C7A3B">
        <w:rPr>
          <w:rFonts w:ascii="Times New Roman" w:hAnsi="Times New Roman"/>
          <w:noProof/>
        </w:rPr>
        <w:t xml:space="preserve"> (</w:t>
      </w:r>
      <w:r w:rsidR="001C7A3B" w:rsidRPr="004A0E6F">
        <w:rPr>
          <w:rFonts w:ascii="Times New Roman" w:hAnsi="Times New Roman"/>
        </w:rPr>
        <w:t>HTND</w:t>
      </w:r>
      <w:r w:rsidR="00B45083">
        <w:rPr>
          <w:rFonts w:ascii="Times New Roman" w:hAnsi="Times New Roman"/>
        </w:rPr>
        <w:t xml:space="preserve">) </w:t>
      </w:r>
      <w:commentRangeStart w:id="682"/>
      <w:r w:rsidR="00B45083">
        <w:rPr>
          <w:rFonts w:ascii="Times New Roman" w:hAnsi="Times New Roman"/>
        </w:rPr>
        <w:t>values</w:t>
      </w:r>
      <w:commentRangeEnd w:id="682"/>
      <w:r w:rsidR="00F757FD">
        <w:rPr>
          <w:rStyle w:val="CommentReference"/>
        </w:rPr>
        <w:commentReference w:id="682"/>
      </w:r>
      <w:ins w:id="683" w:author="Bunger, Andrew P" w:date="2022-09-09T11:35:00Z">
        <w:r w:rsidR="003273B6">
          <w:rPr>
            <w:rFonts w:ascii="Times New Roman" w:hAnsi="Times New Roman"/>
          </w:rPr>
          <w:t>.</w:t>
        </w:r>
      </w:ins>
    </w:p>
    <w:p w14:paraId="025D26D6" w14:textId="76FA66EB" w:rsidR="009D63F3" w:rsidRDefault="00F94758" w:rsidP="009D63F3">
      <w:pPr>
        <w:spacing w:line="360" w:lineRule="auto"/>
        <w:jc w:val="center"/>
        <w:rPr>
          <w:rFonts w:ascii="Times New Roman" w:hAnsi="Times New Roman"/>
        </w:rPr>
      </w:pPr>
      <w:r>
        <w:rPr>
          <w:noProof/>
        </w:rPr>
        <w:drawing>
          <wp:inline distT="0" distB="0" distL="0" distR="0" wp14:anchorId="7F4B2D71" wp14:editId="31A7B4A2">
            <wp:extent cx="4111142" cy="3845850"/>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8"/>
                    <a:stretch>
                      <a:fillRect/>
                    </a:stretch>
                  </pic:blipFill>
                  <pic:spPr>
                    <a:xfrm>
                      <a:off x="0" y="0"/>
                      <a:ext cx="4123535" cy="3857443"/>
                    </a:xfrm>
                    <a:prstGeom prst="rect">
                      <a:avLst/>
                    </a:prstGeom>
                  </pic:spPr>
                </pic:pic>
              </a:graphicData>
            </a:graphic>
          </wp:inline>
        </w:drawing>
      </w:r>
    </w:p>
    <w:p w14:paraId="77DCDC6A" w14:textId="2A31642F" w:rsidR="00201B72" w:rsidRPr="005F0132" w:rsidRDefault="009D63F3" w:rsidP="001F5527">
      <w:pPr>
        <w:spacing w:line="360" w:lineRule="auto"/>
        <w:jc w:val="center"/>
        <w:rPr>
          <w:rFonts w:ascii="Times New Roman" w:hAnsi="Times New Roman"/>
        </w:rPr>
      </w:pPr>
      <w:commentRangeStart w:id="684"/>
      <w:r>
        <w:rPr>
          <w:rFonts w:ascii="Times New Roman" w:hAnsi="Times New Roman"/>
        </w:rPr>
        <w:t xml:space="preserve">Figure 11. The influence of Zeta 1 on the Mode 2 induced pore pressure. Peak 1 is recalled from Fig. 3 Right; The permeability of Peak 2 is </w:t>
      </w:r>
      <w:r w:rsidR="001F5527">
        <w:rPr>
          <w:rFonts w:ascii="Times New Roman" w:hAnsi="Times New Roman"/>
        </w:rPr>
        <w:t xml:space="preserve">three </w:t>
      </w:r>
      <w:r>
        <w:rPr>
          <w:rFonts w:ascii="Times New Roman" w:hAnsi="Times New Roman"/>
        </w:rPr>
        <w:t>order</w:t>
      </w:r>
      <w:r w:rsidR="001F5527">
        <w:rPr>
          <w:rFonts w:ascii="Times New Roman" w:hAnsi="Times New Roman"/>
        </w:rPr>
        <w:t>s of magnitude</w:t>
      </w:r>
      <w:r>
        <w:rPr>
          <w:rFonts w:ascii="Times New Roman" w:hAnsi="Times New Roman"/>
        </w:rPr>
        <w:t xml:space="preserve"> smaller than Peak 1, the rest of selected parameters remain the same as Peak 1; The specific heat of Peak 3 is two order</w:t>
      </w:r>
      <w:r w:rsidR="001F5527">
        <w:rPr>
          <w:rFonts w:ascii="Times New Roman" w:hAnsi="Times New Roman"/>
        </w:rPr>
        <w:t>s of magnitude</w:t>
      </w:r>
      <w:r>
        <w:rPr>
          <w:rFonts w:ascii="Times New Roman" w:hAnsi="Times New Roman"/>
        </w:rPr>
        <w:t xml:space="preserve"> smaller than Peak 2, the rest of selected parameters remains the same as Peak 2.</w:t>
      </w:r>
      <w:commentRangeEnd w:id="684"/>
      <w:r w:rsidR="00F757FD">
        <w:rPr>
          <w:rStyle w:val="CommentReference"/>
        </w:rPr>
        <w:commentReference w:id="684"/>
      </w:r>
    </w:p>
    <w:p w14:paraId="2FFA3609" w14:textId="18286C24" w:rsidR="009127D9" w:rsidRPr="00201B72" w:rsidRDefault="003A6AA5" w:rsidP="00201B72">
      <w:pPr>
        <w:pStyle w:val="Paper"/>
      </w:pPr>
      <w:r>
        <w:t>6</w:t>
      </w:r>
      <w:r w:rsidR="00EE0814" w:rsidRPr="00201B72">
        <w:t xml:space="preserve">. </w:t>
      </w:r>
      <w:commentRangeStart w:id="685"/>
      <w:r w:rsidR="00EE0814" w:rsidRPr="00201B72">
        <w:t>Conclusions</w:t>
      </w:r>
      <w:commentRangeEnd w:id="685"/>
      <w:r w:rsidR="00576BCD" w:rsidRPr="00201B72">
        <w:commentReference w:id="685"/>
      </w:r>
    </w:p>
    <w:p w14:paraId="3F2FADCB" w14:textId="0594B368" w:rsidR="00317894" w:rsidRDefault="00683849" w:rsidP="006F59B8">
      <w:pPr>
        <w:spacing w:line="360" w:lineRule="auto"/>
        <w:jc w:val="both"/>
        <w:rPr>
          <w:ins w:id="686" w:author="Bunger, Andrew P" w:date="2022-09-09T13:21:00Z"/>
          <w:rFonts w:ascii="Times New Roman" w:hAnsi="Times New Roman"/>
        </w:rPr>
      </w:pPr>
      <w:r>
        <w:rPr>
          <w:rFonts w:ascii="Times New Roman" w:hAnsi="Times New Roman"/>
        </w:rPr>
        <w:tab/>
      </w:r>
      <w:r w:rsidR="00AC7376">
        <w:rPr>
          <w:rFonts w:ascii="Times New Roman" w:hAnsi="Times New Roman"/>
        </w:rPr>
        <w:t>Using th</w:t>
      </w:r>
      <w:r w:rsidR="00A6117B">
        <w:rPr>
          <w:rFonts w:ascii="Times New Roman" w:hAnsi="Times New Roman"/>
        </w:rPr>
        <w:t>e</w:t>
      </w:r>
      <w:r w:rsidR="00AC7376" w:rsidRPr="009D3842">
        <w:rPr>
          <w:rFonts w:ascii="Times New Roman" w:hAnsi="Times New Roman"/>
        </w:rPr>
        <w:t xml:space="preserve"> primary cementing in P&amp;A as</w:t>
      </w:r>
      <w:r w:rsidR="00F97E10">
        <w:rPr>
          <w:rFonts w:ascii="Times New Roman" w:hAnsi="Times New Roman"/>
        </w:rPr>
        <w:t xml:space="preserve"> an</w:t>
      </w:r>
      <w:r w:rsidR="00AC7376" w:rsidRPr="009D3842">
        <w:rPr>
          <w:rFonts w:ascii="Times New Roman" w:hAnsi="Times New Roman"/>
        </w:rPr>
        <w:t xml:space="preserve"> example, t</w:t>
      </w:r>
      <w:r w:rsidR="00EE0814" w:rsidRPr="009D3842">
        <w:rPr>
          <w:rFonts w:ascii="Times New Roman" w:hAnsi="Times New Roman"/>
        </w:rPr>
        <w:t>he fully coupled porot</w:t>
      </w:r>
      <w:r w:rsidR="00AC7376" w:rsidRPr="009D3842">
        <w:rPr>
          <w:rFonts w:ascii="Times New Roman" w:hAnsi="Times New Roman"/>
        </w:rPr>
        <w:t>hermoelastic-osmosis-filtration</w:t>
      </w:r>
      <w:r w:rsidR="00EE0814" w:rsidRPr="009D3842">
        <w:rPr>
          <w:rFonts w:ascii="Times New Roman" w:hAnsi="Times New Roman"/>
        </w:rPr>
        <w:t xml:space="preserve"> </w:t>
      </w:r>
      <w:r w:rsidR="00AC7376" w:rsidRPr="009D3842">
        <w:rPr>
          <w:rFonts w:ascii="Times New Roman" w:hAnsi="Times New Roman"/>
        </w:rPr>
        <w:t>(PTEOF) model is presented</w:t>
      </w:r>
      <w:r w:rsidR="004A0E6F" w:rsidRPr="009D3842">
        <w:rPr>
          <w:rFonts w:ascii="Times New Roman" w:hAnsi="Times New Roman"/>
        </w:rPr>
        <w:t xml:space="preserve"> here</w:t>
      </w:r>
      <w:r w:rsidR="00AC7376" w:rsidRPr="009D3842">
        <w:rPr>
          <w:rFonts w:ascii="Times New Roman" w:hAnsi="Times New Roman"/>
        </w:rPr>
        <w:t>. It has been demonstrated that under HTHP conditions,</w:t>
      </w:r>
      <w:r w:rsidR="00F97E10">
        <w:rPr>
          <w:rFonts w:ascii="Times New Roman" w:hAnsi="Times New Roman"/>
        </w:rPr>
        <w:t xml:space="preserve"> the induced pore pressure in l</w:t>
      </w:r>
      <w:r w:rsidR="00AC7376" w:rsidRPr="009D3842">
        <w:rPr>
          <w:rFonts w:ascii="Times New Roman" w:hAnsi="Times New Roman"/>
        </w:rPr>
        <w:t>ow permeability</w:t>
      </w:r>
      <w:r w:rsidR="00AC7376">
        <w:rPr>
          <w:rFonts w:ascii="Times New Roman" w:hAnsi="Times New Roman"/>
        </w:rPr>
        <w:t xml:space="preserve"> material such as cement</w:t>
      </w:r>
      <w:r w:rsidR="00F97E10">
        <w:rPr>
          <w:rFonts w:ascii="Times New Roman" w:hAnsi="Times New Roman"/>
        </w:rPr>
        <w:t xml:space="preserve"> </w:t>
      </w:r>
      <w:r w:rsidR="00F97E10" w:rsidRPr="00255705">
        <w:rPr>
          <w:rFonts w:ascii="Times New Roman" w:hAnsi="Times New Roman"/>
        </w:rPr>
        <w:t xml:space="preserve">can be so large that it </w:t>
      </w:r>
      <w:del w:id="687" w:author="Bunger, Andrew P" w:date="2022-09-09T11:42:00Z">
        <w:r w:rsidR="00F97E10" w:rsidRPr="00255705" w:rsidDel="00311B24">
          <w:rPr>
            <w:rFonts w:ascii="Times New Roman" w:hAnsi="Times New Roman"/>
          </w:rPr>
          <w:delText xml:space="preserve">greatly reduces the effective stress, and can even extend the </w:delText>
        </w:r>
        <w:r w:rsidR="00255705" w:rsidRPr="00255705" w:rsidDel="00311B24">
          <w:rPr>
            <w:rFonts w:ascii="Times New Roman" w:hAnsi="Times New Roman"/>
          </w:rPr>
          <w:delText>cement into the tensile region</w:delText>
        </w:r>
      </w:del>
      <w:ins w:id="688" w:author="Bunger, Andrew P" w:date="2022-09-09T11:42:00Z">
        <w:r w:rsidR="00311B24">
          <w:rPr>
            <w:rFonts w:ascii="Times New Roman" w:hAnsi="Times New Roman"/>
          </w:rPr>
          <w:t>can generate tensile effective stresses</w:t>
        </w:r>
      </w:ins>
      <w:r w:rsidR="00255705" w:rsidRPr="00255705">
        <w:rPr>
          <w:rFonts w:ascii="Times New Roman" w:hAnsi="Times New Roman"/>
        </w:rPr>
        <w:t xml:space="preserve">. </w:t>
      </w:r>
      <w:r w:rsidR="001B3D6D">
        <w:rPr>
          <w:rFonts w:ascii="Times New Roman" w:hAnsi="Times New Roman"/>
        </w:rPr>
        <w:t xml:space="preserve">This </w:t>
      </w:r>
      <w:del w:id="689" w:author="Bunger, Andrew P" w:date="2022-09-09T11:42:00Z">
        <w:r w:rsidR="001B3D6D" w:rsidDel="00311B24">
          <w:rPr>
            <w:rFonts w:ascii="Times New Roman" w:hAnsi="Times New Roman"/>
          </w:rPr>
          <w:delText xml:space="preserve">reduced effective stress </w:delText>
        </w:r>
      </w:del>
      <w:r w:rsidR="001B3D6D">
        <w:rPr>
          <w:rFonts w:ascii="Times New Roman" w:hAnsi="Times New Roman"/>
        </w:rPr>
        <w:t>phenomenon wi</w:t>
      </w:r>
      <w:r w:rsidR="00255705">
        <w:rPr>
          <w:rFonts w:ascii="Times New Roman" w:hAnsi="Times New Roman"/>
        </w:rPr>
        <w:t xml:space="preserve">ll, </w:t>
      </w:r>
      <w:r w:rsidR="001B3D6D">
        <w:rPr>
          <w:rFonts w:ascii="Times New Roman" w:hAnsi="Times New Roman"/>
        </w:rPr>
        <w:t>in general</w:t>
      </w:r>
      <w:r w:rsidR="00255705" w:rsidRPr="00255705">
        <w:rPr>
          <w:rFonts w:ascii="Times New Roman" w:hAnsi="Times New Roman"/>
        </w:rPr>
        <w:t>, i</w:t>
      </w:r>
      <w:r w:rsidR="00AC7376">
        <w:rPr>
          <w:rFonts w:ascii="Times New Roman" w:hAnsi="Times New Roman"/>
        </w:rPr>
        <w:t xml:space="preserve">ncrease the probability </w:t>
      </w:r>
      <w:r w:rsidR="00255705">
        <w:rPr>
          <w:rFonts w:ascii="Times New Roman" w:hAnsi="Times New Roman"/>
        </w:rPr>
        <w:t>of</w:t>
      </w:r>
      <w:r w:rsidR="00AC7376">
        <w:rPr>
          <w:rFonts w:ascii="Times New Roman" w:hAnsi="Times New Roman"/>
        </w:rPr>
        <w:t xml:space="preserve"> </w:t>
      </w:r>
      <w:r w:rsidR="001B3D6D">
        <w:rPr>
          <w:rFonts w:ascii="Times New Roman" w:hAnsi="Times New Roman"/>
        </w:rPr>
        <w:t xml:space="preserve">cement </w:t>
      </w:r>
      <w:r w:rsidR="00AC7376">
        <w:rPr>
          <w:rFonts w:ascii="Times New Roman" w:hAnsi="Times New Roman"/>
        </w:rPr>
        <w:t>failure</w:t>
      </w:r>
      <w:del w:id="690" w:author="Bunger, Andrew P" w:date="2022-09-09T11:42:00Z">
        <w:r w:rsidR="001B3D6D" w:rsidDel="00311B24">
          <w:rPr>
            <w:rFonts w:ascii="Times New Roman" w:hAnsi="Times New Roman"/>
          </w:rPr>
          <w:delText xml:space="preserve"> that may occur in different types</w:delText>
        </w:r>
      </w:del>
      <w:r w:rsidR="00AC7376">
        <w:rPr>
          <w:rFonts w:ascii="Times New Roman" w:hAnsi="Times New Roman"/>
        </w:rPr>
        <w:t xml:space="preserve">. </w:t>
      </w:r>
      <w:r w:rsidR="004D22F0">
        <w:rPr>
          <w:rFonts w:ascii="Times New Roman" w:hAnsi="Times New Roman"/>
        </w:rPr>
        <w:t>By the pairwise bivariate analysis, the properties that are important for the HTHP cementing are parsed out</w:t>
      </w:r>
      <w:r w:rsidR="007C4D6D">
        <w:rPr>
          <w:rFonts w:ascii="Times New Roman" w:hAnsi="Times New Roman"/>
        </w:rPr>
        <w:t xml:space="preserve">. Based on these results, two new concepts </w:t>
      </w:r>
      <w:ins w:id="691" w:author="Bunger, Andrew P" w:date="2022-09-09T11:43:00Z">
        <w:r w:rsidR="00311B24">
          <w:rPr>
            <w:rFonts w:ascii="Times New Roman" w:hAnsi="Times New Roman"/>
          </w:rPr>
          <w:t>are propose</w:t>
        </w:r>
      </w:ins>
      <w:ins w:id="692" w:author="Bunger, Andrew P" w:date="2022-09-09T11:44:00Z">
        <w:r w:rsidR="00311B24">
          <w:rPr>
            <w:rFonts w:ascii="Times New Roman" w:hAnsi="Times New Roman"/>
          </w:rPr>
          <w:t>d</w:t>
        </w:r>
      </w:ins>
      <w:ins w:id="693" w:author="Bunger, Andrew P" w:date="2022-09-09T11:45:00Z">
        <w:r w:rsidR="00311B24">
          <w:rPr>
            <w:rFonts w:ascii="Times New Roman" w:hAnsi="Times New Roman"/>
          </w:rPr>
          <w:t xml:space="preserve"> in which</w:t>
        </w:r>
      </w:ins>
      <w:ins w:id="694" w:author="Bunger, Andrew P" w:date="2022-09-09T11:43:00Z">
        <w:r w:rsidR="00311B24">
          <w:rPr>
            <w:rFonts w:ascii="Times New Roman" w:hAnsi="Times New Roman"/>
          </w:rPr>
          <w:t xml:space="preserve">: 1) permeability targets a desired range that is large enough to facilitate timely </w:t>
        </w:r>
      </w:ins>
      <w:ins w:id="695" w:author="Bunger, Andrew P" w:date="2022-09-09T11:44:00Z">
        <w:r w:rsidR="00311B24">
          <w:rPr>
            <w:rFonts w:ascii="Times New Roman" w:hAnsi="Times New Roman"/>
          </w:rPr>
          <w:t>dissipation of pore pressure due to radial fluid flow</w:t>
        </w:r>
      </w:ins>
      <w:ins w:id="696" w:author="Bunger, Andrew P" w:date="2022-09-09T11:45:00Z">
        <w:r w:rsidR="00311B24">
          <w:rPr>
            <w:rFonts w:ascii="Times New Roman" w:hAnsi="Times New Roman"/>
          </w:rPr>
          <w:t xml:space="preserve"> while still giving </w:t>
        </w:r>
        <w:r w:rsidR="00311B24">
          <w:rPr>
            <w:rFonts w:ascii="Times New Roman" w:hAnsi="Times New Roman"/>
          </w:rPr>
          <w:lastRenderedPageBreak/>
          <w:t xml:space="preserve">the necessary zonal isolation by preventing axial flow through the length of the plug, and 2) </w:t>
        </w:r>
      </w:ins>
      <w:del w:id="697" w:author="Bunger, Andrew P" w:date="2022-09-09T11:45:00Z">
        <w:r w:rsidR="007C4D6D" w:rsidDel="00311B24">
          <w:rPr>
            <w:rFonts w:ascii="Times New Roman" w:hAnsi="Times New Roman"/>
          </w:rPr>
          <w:delText>of</w:delText>
        </w:r>
        <w:r w:rsidR="004D22F0" w:rsidDel="00311B24">
          <w:rPr>
            <w:rFonts w:ascii="Times New Roman" w:hAnsi="Times New Roman"/>
          </w:rPr>
          <w:delText xml:space="preserve"> </w:delText>
        </w:r>
        <w:r w:rsidR="007C4D6D" w:rsidDel="00311B24">
          <w:rPr>
            <w:rFonts w:ascii="Times New Roman" w:hAnsi="Times New Roman"/>
          </w:rPr>
          <w:delText>permeability forgiveness</w:delText>
        </w:r>
        <w:r w:rsidR="00851FDA" w:rsidDel="00311B24">
          <w:rPr>
            <w:rFonts w:ascii="Times New Roman" w:hAnsi="Times New Roman"/>
          </w:rPr>
          <w:delText xml:space="preserve"> cement </w:delText>
        </w:r>
        <w:r w:rsidR="007C4D6D" w:rsidDel="00311B24">
          <w:rPr>
            <w:rFonts w:ascii="Times New Roman" w:hAnsi="Times New Roman"/>
          </w:rPr>
          <w:delText xml:space="preserve">and phase-change cement are proposed </w:delText>
        </w:r>
        <w:r w:rsidR="001B3D6D" w:rsidDel="00311B24">
          <w:rPr>
            <w:rFonts w:ascii="Times New Roman" w:hAnsi="Times New Roman"/>
          </w:rPr>
          <w:delText>here for the future</w:delText>
        </w:r>
        <w:r w:rsidR="00255705" w:rsidDel="00311B24">
          <w:rPr>
            <w:rFonts w:ascii="Times New Roman" w:hAnsi="Times New Roman"/>
          </w:rPr>
          <w:delText xml:space="preserve"> of</w:delText>
        </w:r>
        <w:r w:rsidR="001B3D6D" w:rsidDel="00311B24">
          <w:rPr>
            <w:rFonts w:ascii="Times New Roman" w:hAnsi="Times New Roman"/>
          </w:rPr>
          <w:delText xml:space="preserve"> HTHP cementing design</w:delText>
        </w:r>
      </w:del>
      <w:ins w:id="698" w:author="Bunger, Andrew P" w:date="2022-09-09T11:45:00Z">
        <w:r w:rsidR="00311B24">
          <w:rPr>
            <w:rFonts w:ascii="Times New Roman" w:hAnsi="Times New Roman"/>
          </w:rPr>
          <w:t>seeking methods to</w:t>
        </w:r>
      </w:ins>
      <w:ins w:id="699" w:author="Bunger, Andrew P" w:date="2022-09-09T11:46:00Z">
        <w:r w:rsidR="00311B24">
          <w:rPr>
            <w:rFonts w:ascii="Times New Roman" w:hAnsi="Times New Roman"/>
          </w:rPr>
          <w:t xml:space="preserve"> substantially increase the specific heat of the </w:t>
        </w:r>
        <w:commentRangeStart w:id="700"/>
        <w:r w:rsidR="00311B24">
          <w:rPr>
            <w:rFonts w:ascii="Times New Roman" w:hAnsi="Times New Roman"/>
          </w:rPr>
          <w:t>cement</w:t>
        </w:r>
        <w:commentRangeEnd w:id="700"/>
        <w:r w:rsidR="00311B24">
          <w:rPr>
            <w:rStyle w:val="CommentReference"/>
          </w:rPr>
          <w:commentReference w:id="700"/>
        </w:r>
      </w:ins>
      <w:r w:rsidR="007C4D6D">
        <w:rPr>
          <w:rFonts w:ascii="Times New Roman" w:hAnsi="Times New Roman"/>
        </w:rPr>
        <w:t xml:space="preserve">. </w:t>
      </w:r>
      <w:r w:rsidR="00C4307C">
        <w:rPr>
          <w:rFonts w:ascii="Times New Roman" w:hAnsi="Times New Roman"/>
        </w:rPr>
        <w:t>Furthermore,</w:t>
      </w:r>
      <w:ins w:id="701" w:author="Bunger, Andrew P" w:date="2022-09-09T11:47:00Z">
        <w:r w:rsidR="00311B24">
          <w:rPr>
            <w:rFonts w:ascii="Times New Roman" w:hAnsi="Times New Roman"/>
          </w:rPr>
          <w:t xml:space="preserve"> by</w:t>
        </w:r>
      </w:ins>
      <w:r w:rsidR="00C4307C">
        <w:rPr>
          <w:rFonts w:ascii="Times New Roman" w:hAnsi="Times New Roman"/>
        </w:rPr>
        <w:t xml:space="preserve"> </w:t>
      </w:r>
      <w:del w:id="702" w:author="Bunger, Andrew P" w:date="2022-09-09T11:47:00Z">
        <w:r w:rsidR="008C14CE" w:rsidDel="00311B24">
          <w:rPr>
            <w:rFonts w:ascii="Times New Roman" w:hAnsi="Times New Roman"/>
          </w:rPr>
          <w:delText xml:space="preserve">by adapting the </w:delText>
        </w:r>
      </w:del>
      <w:r w:rsidR="008C14CE">
        <w:rPr>
          <w:rFonts w:ascii="Times New Roman" w:hAnsi="Times New Roman"/>
        </w:rPr>
        <w:t>scaling analys</w:t>
      </w:r>
      <w:r w:rsidR="002221C8">
        <w:rPr>
          <w:rFonts w:ascii="Times New Roman" w:hAnsi="Times New Roman"/>
        </w:rPr>
        <w:t>is</w:t>
      </w:r>
      <w:ins w:id="703" w:author="Bunger, Andrew P" w:date="2022-09-09T11:47:00Z">
        <w:r w:rsidR="00311B24">
          <w:rPr>
            <w:rFonts w:ascii="Times New Roman" w:hAnsi="Times New Roman"/>
          </w:rPr>
          <w:t xml:space="preserve"> and Monte Carlo simulation</w:t>
        </w:r>
      </w:ins>
      <w:del w:id="704" w:author="Bunger, Andrew P" w:date="2022-09-09T11:47:00Z">
        <w:r w:rsidR="002221C8" w:rsidDel="00311B24">
          <w:rPr>
            <w:rFonts w:ascii="Times New Roman" w:hAnsi="Times New Roman"/>
          </w:rPr>
          <w:delText xml:space="preserve"> approach</w:delText>
        </w:r>
      </w:del>
      <w:r w:rsidR="007C4D6D">
        <w:rPr>
          <w:rFonts w:ascii="Times New Roman" w:hAnsi="Times New Roman"/>
        </w:rPr>
        <w:t xml:space="preserve">, </w:t>
      </w:r>
      <w:r w:rsidR="00851FDA">
        <w:rPr>
          <w:rFonts w:ascii="Times New Roman" w:hAnsi="Times New Roman"/>
        </w:rPr>
        <w:t>three zones (safe, t</w:t>
      </w:r>
      <w:r w:rsidR="00255705">
        <w:rPr>
          <w:rFonts w:ascii="Times New Roman" w:hAnsi="Times New Roman"/>
        </w:rPr>
        <w:t xml:space="preserve">ransition, </w:t>
      </w:r>
      <w:r w:rsidR="00851FDA">
        <w:rPr>
          <w:rFonts w:ascii="Times New Roman" w:hAnsi="Times New Roman"/>
        </w:rPr>
        <w:t>and damage) with clear boundary values a</w:t>
      </w:r>
      <w:r w:rsidR="00255705">
        <w:rPr>
          <w:rFonts w:ascii="Times New Roman" w:hAnsi="Times New Roman"/>
        </w:rPr>
        <w:t xml:space="preserve">re shown </w:t>
      </w:r>
      <w:r w:rsidR="00851FDA">
        <w:rPr>
          <w:rFonts w:ascii="Times New Roman" w:hAnsi="Times New Roman"/>
        </w:rPr>
        <w:t>in the</w:t>
      </w:r>
      <w:r w:rsidR="0090156F" w:rsidRPr="004A0E6F">
        <w:rPr>
          <w:rFonts w:ascii="Times New Roman" w:hAnsi="Times New Roman"/>
          <w:noProof/>
          <w:position w:val="-12"/>
        </w:rPr>
        <w:object w:dxaOrig="320" w:dyaOrig="360" w14:anchorId="5896FAFB">
          <v:shape id="_x0000_i1210" type="#_x0000_t75" alt="" style="width:13.6pt;height:18.35pt;mso-width-percent:0;mso-height-percent:0;mso-width-percent:0;mso-height-percent:0" o:ole="">
            <v:imagedata r:id="rId369" o:title=""/>
          </v:shape>
          <o:OLEObject Type="Embed" ProgID="Equation.DSMT4" ShapeID="_x0000_i1210" DrawAspect="Content" ObjectID="_1724243497" r:id="rId370"/>
        </w:object>
      </w:r>
      <w:r w:rsidR="00851FDA">
        <w:rPr>
          <w:rFonts w:ascii="Times New Roman" w:hAnsi="Times New Roman"/>
        </w:rPr>
        <w:t xml:space="preserve"> (HTDN) and</w:t>
      </w:r>
      <w:r w:rsidR="0090156F" w:rsidRPr="004A0E6F">
        <w:rPr>
          <w:rFonts w:ascii="Times New Roman" w:hAnsi="Times New Roman"/>
          <w:noProof/>
          <w:position w:val="-12"/>
        </w:rPr>
        <w:object w:dxaOrig="340" w:dyaOrig="360" w14:anchorId="237A6667">
          <v:shape id="_x0000_i1211" type="#_x0000_t75" alt="" style="width:18.35pt;height:18.35pt;mso-width-percent:0;mso-height-percent:0;mso-width-percent:0;mso-height-percent:0" o:ole="">
            <v:imagedata r:id="rId371" o:title=""/>
          </v:shape>
          <o:OLEObject Type="Embed" ProgID="Equation.DSMT4" ShapeID="_x0000_i1211" DrawAspect="Content" ObjectID="_1724243498" r:id="rId372"/>
        </w:object>
      </w:r>
      <w:r w:rsidR="00851FDA">
        <w:rPr>
          <w:rFonts w:ascii="Times New Roman" w:hAnsi="Times New Roman"/>
        </w:rPr>
        <w:t xml:space="preserve"> (MDT) plot</w:t>
      </w:r>
      <w:del w:id="705" w:author="Bunger, Andrew P" w:date="2022-09-09T11:47:00Z">
        <w:r w:rsidR="00255705" w:rsidDel="00F07601">
          <w:rPr>
            <w:rFonts w:ascii="Times New Roman" w:hAnsi="Times New Roman"/>
          </w:rPr>
          <w:delText xml:space="preserve">, </w:delText>
        </w:r>
        <w:r w:rsidR="00851FDA" w:rsidDel="00F07601">
          <w:rPr>
            <w:rFonts w:ascii="Times New Roman" w:hAnsi="Times New Roman"/>
          </w:rPr>
          <w:delText>to give</w:delText>
        </w:r>
      </w:del>
      <w:ins w:id="706" w:author="Bunger, Andrew P" w:date="2022-09-09T11:47:00Z">
        <w:r w:rsidR="00F07601">
          <w:rPr>
            <w:rFonts w:ascii="Times New Roman" w:hAnsi="Times New Roman"/>
          </w:rPr>
          <w:t xml:space="preserve">. Of these, </w:t>
        </w:r>
        <w:r w:rsidR="00F07601" w:rsidRPr="00F07601">
          <w:rPr>
            <w:rFonts w:ascii="Times New Roman" w:hAnsi="Times New Roman"/>
            <w:highlight w:val="yellow"/>
            <w:rPrChange w:id="707" w:author="Bunger, Andrew P" w:date="2022-09-09T11:49:00Z">
              <w:rPr>
                <w:rFonts w:ascii="Times New Roman" w:hAnsi="Times New Roman"/>
              </w:rPr>
            </w:rPrChange>
          </w:rPr>
          <w:t>Z1 is by far the most influential, show</w:t>
        </w:r>
      </w:ins>
      <w:ins w:id="708" w:author="Bunger, Andrew P" w:date="2022-09-09T11:48:00Z">
        <w:r w:rsidR="00F07601" w:rsidRPr="00F07601">
          <w:rPr>
            <w:rFonts w:ascii="Times New Roman" w:hAnsi="Times New Roman"/>
            <w:highlight w:val="yellow"/>
            <w:rPrChange w:id="709" w:author="Bunger, Andrew P" w:date="2022-09-09T11:49:00Z">
              <w:rPr>
                <w:rFonts w:ascii="Times New Roman" w:hAnsi="Times New Roman"/>
              </w:rPr>
            </w:rPrChange>
          </w:rPr>
          <w:t>ing that cement design with higher … and lower …</w:t>
        </w:r>
        <w:r w:rsidR="00F07601">
          <w:rPr>
            <w:rFonts w:ascii="Times New Roman" w:hAnsi="Times New Roman"/>
          </w:rPr>
          <w:t xml:space="preserve"> is expected to reduce the likelihood of pore-pressure induced failure as the cement experiences temperature changes during its service life.</w:t>
        </w:r>
      </w:ins>
      <w:r w:rsidR="00851FDA">
        <w:rPr>
          <w:rFonts w:ascii="Times New Roman" w:hAnsi="Times New Roman"/>
        </w:rPr>
        <w:t xml:space="preserve"> </w:t>
      </w:r>
      <w:del w:id="710" w:author="Bunger, Andrew P" w:date="2022-09-09T11:49:00Z">
        <w:r w:rsidR="001B3D6D" w:rsidDel="00F07601">
          <w:rPr>
            <w:rFonts w:ascii="Times New Roman" w:hAnsi="Times New Roman"/>
          </w:rPr>
          <w:delText xml:space="preserve">the </w:delText>
        </w:r>
        <w:r w:rsidR="00851FDA" w:rsidDel="00F07601">
          <w:rPr>
            <w:rFonts w:ascii="Times New Roman" w:hAnsi="Times New Roman"/>
          </w:rPr>
          <w:delText>cementing</w:delText>
        </w:r>
        <w:r w:rsidR="001B3D6D" w:rsidDel="00F07601">
          <w:rPr>
            <w:rFonts w:ascii="Times New Roman" w:hAnsi="Times New Roman"/>
          </w:rPr>
          <w:delText xml:space="preserve"> researchers and</w:delText>
        </w:r>
        <w:r w:rsidR="00851FDA" w:rsidDel="00F07601">
          <w:rPr>
            <w:rFonts w:ascii="Times New Roman" w:hAnsi="Times New Roman"/>
          </w:rPr>
          <w:delText xml:space="preserve"> practitioners </w:delText>
        </w:r>
        <w:r w:rsidR="001B3D6D" w:rsidDel="00F07601">
          <w:rPr>
            <w:rFonts w:ascii="Times New Roman" w:hAnsi="Times New Roman"/>
          </w:rPr>
          <w:delText xml:space="preserve">a </w:delText>
        </w:r>
        <w:r w:rsidR="00317894" w:rsidDel="00F07601">
          <w:rPr>
            <w:rFonts w:ascii="Times New Roman" w:hAnsi="Times New Roman"/>
          </w:rPr>
          <w:delText xml:space="preserve">direct and </w:delText>
        </w:r>
        <w:r w:rsidR="001B3D6D" w:rsidDel="00F07601">
          <w:rPr>
            <w:rFonts w:ascii="Times New Roman" w:hAnsi="Times New Roman"/>
          </w:rPr>
          <w:delText xml:space="preserve">meaningful guidance </w:delText>
        </w:r>
        <w:r w:rsidR="00255705" w:rsidRPr="00255705" w:rsidDel="00F07601">
          <w:rPr>
            <w:rFonts w:ascii="Times New Roman" w:hAnsi="Times New Roman"/>
          </w:rPr>
          <w:delText>about how much tensile failure risk the cement is facing</w:delText>
        </w:r>
        <w:r w:rsidR="00255705" w:rsidDel="00F07601">
          <w:rPr>
            <w:rFonts w:ascii="Times New Roman" w:hAnsi="Times New Roman"/>
          </w:rPr>
          <w:delText xml:space="preserve"> </w:delText>
        </w:r>
        <w:r w:rsidR="00317894" w:rsidDel="00F07601">
          <w:rPr>
            <w:rFonts w:ascii="Times New Roman" w:hAnsi="Times New Roman"/>
          </w:rPr>
          <w:delText xml:space="preserve">when it is </w:delText>
        </w:r>
        <w:r w:rsidR="00255705" w:rsidDel="00F07601">
          <w:rPr>
            <w:rFonts w:ascii="Times New Roman" w:hAnsi="Times New Roman"/>
          </w:rPr>
          <w:delText>placed</w:delText>
        </w:r>
        <w:r w:rsidR="00317894" w:rsidDel="00F07601">
          <w:rPr>
            <w:rFonts w:ascii="Times New Roman" w:hAnsi="Times New Roman"/>
          </w:rPr>
          <w:delText xml:space="preserve"> under the HTHP conditions. </w:delText>
        </w:r>
      </w:del>
    </w:p>
    <w:p w14:paraId="34B35F3E" w14:textId="295B8A73" w:rsidR="0000489E" w:rsidRDefault="0000489E" w:rsidP="0000489E">
      <w:pPr>
        <w:spacing w:line="360" w:lineRule="auto"/>
        <w:ind w:firstLine="720"/>
        <w:jc w:val="both"/>
        <w:rPr>
          <w:rFonts w:ascii="Times New Roman" w:hAnsi="Times New Roman"/>
        </w:rPr>
        <w:pPrChange w:id="711" w:author="Bunger, Andrew P" w:date="2022-09-09T13:21:00Z">
          <w:pPr>
            <w:spacing w:line="360" w:lineRule="auto"/>
            <w:jc w:val="both"/>
          </w:pPr>
        </w:pPrChange>
      </w:pPr>
      <w:ins w:id="712" w:author="Bunger, Andrew P" w:date="2022-09-09T13:21:00Z">
        <w:r>
          <w:rPr>
            <w:rFonts w:ascii="Times New Roman" w:hAnsi="Times New Roman"/>
          </w:rPr>
          <w:t>A practical implication is that thermal properties</w:t>
        </w:r>
        <w:r w:rsidRPr="00255705">
          <w:rPr>
            <w:rFonts w:ascii="Times New Roman" w:hAnsi="Times New Roman"/>
          </w:rPr>
          <w:t>, s</w:t>
        </w:r>
        <w:r>
          <w:rPr>
            <w:rFonts w:ascii="Times New Roman" w:hAnsi="Times New Roman"/>
          </w:rPr>
          <w:t>uch as thermal conductivity, specific heat capacity, thermal expansion coefficient ratio,</w:t>
        </w:r>
        <w:r>
          <w:rPr>
            <w:rStyle w:val="CommentReference"/>
          </w:rPr>
          <w:t xml:space="preserve"> </w:t>
        </w:r>
        <w:r>
          <w:rPr>
            <w:rFonts w:ascii="Times New Roman" w:hAnsi="Times New Roman"/>
          </w:rPr>
          <w:t>deserve more attention in cement design for HTHP conditions. The potential impact of increasing the specific heat capacity is substantial, especially because it allows mitigation of pore pressure buildup without the need to deliberately increase the hydraulic diffusivity (which may not be desirable for other reasons).</w:t>
        </w:r>
      </w:ins>
    </w:p>
    <w:p w14:paraId="0B5FF77D" w14:textId="70B87C11" w:rsidR="00DB4955" w:rsidRDefault="00DD650E" w:rsidP="006F59B8">
      <w:pPr>
        <w:spacing w:line="360" w:lineRule="auto"/>
        <w:jc w:val="both"/>
        <w:rPr>
          <w:rFonts w:ascii="Times New Roman" w:hAnsi="Times New Roman"/>
        </w:rPr>
      </w:pPr>
      <w:r>
        <w:rPr>
          <w:rFonts w:ascii="Times New Roman" w:hAnsi="Times New Roman"/>
        </w:rPr>
        <w:tab/>
      </w:r>
      <w:del w:id="713" w:author="Bunger, Andrew P" w:date="2022-09-09T13:12:00Z">
        <w:r w:rsidR="00CB6611" w:rsidDel="008574AB">
          <w:rPr>
            <w:rFonts w:ascii="Times New Roman" w:hAnsi="Times New Roman"/>
          </w:rPr>
          <w:delText>More importantly, the</w:delText>
        </w:r>
        <w:r w:rsidR="00255705" w:rsidDel="008574AB">
          <w:rPr>
            <w:rFonts w:ascii="Times New Roman" w:hAnsi="Times New Roman"/>
          </w:rPr>
          <w:delText xml:space="preserve"> implications of our</w:delText>
        </w:r>
      </w:del>
      <w:ins w:id="714" w:author="Bunger, Andrew P" w:date="2022-09-09T13:12:00Z">
        <w:r w:rsidR="008574AB">
          <w:rPr>
            <w:rFonts w:ascii="Times New Roman" w:hAnsi="Times New Roman"/>
          </w:rPr>
          <w:t>These</w:t>
        </w:r>
      </w:ins>
      <w:r w:rsidR="00255705">
        <w:rPr>
          <w:rFonts w:ascii="Times New Roman" w:hAnsi="Times New Roman"/>
        </w:rPr>
        <w:t xml:space="preserve"> results </w:t>
      </w:r>
      <w:del w:id="715" w:author="Bunger, Andrew P" w:date="2022-09-09T13:13:00Z">
        <w:r w:rsidR="00255705" w:rsidDel="008574AB">
          <w:rPr>
            <w:rFonts w:ascii="Times New Roman" w:hAnsi="Times New Roman"/>
          </w:rPr>
          <w:delText xml:space="preserve">challenge </w:delText>
        </w:r>
        <w:r w:rsidR="00CB6611" w:rsidDel="008574AB">
          <w:rPr>
            <w:rFonts w:ascii="Times New Roman" w:hAnsi="Times New Roman"/>
          </w:rPr>
          <w:delText>the</w:delText>
        </w:r>
      </w:del>
      <w:ins w:id="716" w:author="Bunger, Andrew P" w:date="2022-09-09T13:13:00Z">
        <w:r w:rsidR="008574AB">
          <w:rPr>
            <w:rFonts w:ascii="Times New Roman" w:hAnsi="Times New Roman"/>
          </w:rPr>
          <w:t>show the need for mechanical modeling to guide design of cementing materials for</w:t>
        </w:r>
      </w:ins>
      <w:r w:rsidR="00CB6611">
        <w:rPr>
          <w:rFonts w:ascii="Times New Roman" w:hAnsi="Times New Roman"/>
        </w:rPr>
        <w:t xml:space="preserve"> </w:t>
      </w:r>
      <w:del w:id="717" w:author="Bunger, Andrew P" w:date="2022-09-09T13:14:00Z">
        <w:r w:rsidR="00CB6611" w:rsidDel="008574AB">
          <w:rPr>
            <w:rFonts w:ascii="Times New Roman" w:hAnsi="Times New Roman"/>
          </w:rPr>
          <w:delText xml:space="preserve">prevailing </w:delText>
        </w:r>
      </w:del>
      <w:r w:rsidR="00CB6611">
        <w:rPr>
          <w:rFonts w:ascii="Times New Roman" w:hAnsi="Times New Roman"/>
        </w:rPr>
        <w:t xml:space="preserve">HTHP </w:t>
      </w:r>
      <w:del w:id="718" w:author="Bunger, Andrew P" w:date="2022-09-09T13:14:00Z">
        <w:r w:rsidR="00CB6611" w:rsidDel="008574AB">
          <w:rPr>
            <w:rFonts w:ascii="Times New Roman" w:hAnsi="Times New Roman"/>
          </w:rPr>
          <w:delText xml:space="preserve">cementing principles </w:delText>
        </w:r>
        <w:r w:rsidR="00255705" w:rsidDel="008574AB">
          <w:rPr>
            <w:rFonts w:ascii="Times New Roman" w:hAnsi="Times New Roman"/>
          </w:rPr>
          <w:delText xml:space="preserve">and provide </w:delText>
        </w:r>
        <w:r w:rsidDel="008574AB">
          <w:rPr>
            <w:rFonts w:ascii="Times New Roman" w:hAnsi="Times New Roman"/>
          </w:rPr>
          <w:delText xml:space="preserve">a new perspective of design and guidance </w:delText>
        </w:r>
        <w:r w:rsidR="00CB6611" w:rsidDel="008574AB">
          <w:rPr>
            <w:rFonts w:ascii="Times New Roman" w:hAnsi="Times New Roman"/>
          </w:rPr>
          <w:delText>by address</w:delText>
        </w:r>
        <w:r w:rsidDel="008574AB">
          <w:rPr>
            <w:rFonts w:ascii="Times New Roman" w:hAnsi="Times New Roman"/>
          </w:rPr>
          <w:delText>ing</w:delText>
        </w:r>
        <w:r w:rsidR="00CB6611" w:rsidDel="008574AB">
          <w:rPr>
            <w:rFonts w:ascii="Times New Roman" w:hAnsi="Times New Roman"/>
          </w:rPr>
          <w:delText xml:space="preserve"> the porous intrinsic na</w:delText>
        </w:r>
        <w:r w:rsidR="00250BB9" w:rsidDel="008574AB">
          <w:rPr>
            <w:rFonts w:ascii="Times New Roman" w:hAnsi="Times New Roman"/>
          </w:rPr>
          <w:delText>ture of cement</w:delText>
        </w:r>
      </w:del>
      <w:ins w:id="719" w:author="Bunger, Andrew P" w:date="2022-09-09T13:14:00Z">
        <w:r w:rsidR="008574AB">
          <w:rPr>
            <w:rFonts w:ascii="Times New Roman" w:hAnsi="Times New Roman"/>
          </w:rPr>
          <w:t>conditions</w:t>
        </w:r>
      </w:ins>
      <w:r w:rsidR="00250BB9">
        <w:rPr>
          <w:rFonts w:ascii="Times New Roman" w:hAnsi="Times New Roman"/>
        </w:rPr>
        <w:t xml:space="preserve">. </w:t>
      </w:r>
      <w:del w:id="720" w:author="Bunger, Andrew P" w:date="2022-09-09T13:14:00Z">
        <w:r w:rsidR="00255705" w:rsidDel="008574AB">
          <w:rPr>
            <w:rFonts w:ascii="Times New Roman" w:hAnsi="Times New Roman"/>
          </w:rPr>
          <w:delText>C</w:delText>
        </w:r>
        <w:r w:rsidR="00250BB9" w:rsidDel="008574AB">
          <w:rPr>
            <w:rFonts w:ascii="Times New Roman" w:hAnsi="Times New Roman"/>
          </w:rPr>
          <w:delText xml:space="preserve">urrent </w:delText>
        </w:r>
      </w:del>
      <w:ins w:id="721" w:author="Bunger, Andrew P" w:date="2022-09-09T13:14:00Z">
        <w:r w:rsidR="008574AB">
          <w:rPr>
            <w:rFonts w:ascii="Times New Roman" w:hAnsi="Times New Roman"/>
          </w:rPr>
          <w:t>C</w:t>
        </w:r>
        <w:r w:rsidR="008574AB">
          <w:rPr>
            <w:rFonts w:ascii="Times New Roman" w:hAnsi="Times New Roman"/>
          </w:rPr>
          <w:t xml:space="preserve">ommon </w:t>
        </w:r>
      </w:ins>
      <w:r w:rsidR="00250BB9">
        <w:rPr>
          <w:rFonts w:ascii="Times New Roman" w:hAnsi="Times New Roman"/>
        </w:rPr>
        <w:t>cement</w:t>
      </w:r>
      <w:del w:id="722" w:author="Bunger, Andrew P" w:date="2022-09-09T13:14:00Z">
        <w:r w:rsidR="00250BB9" w:rsidDel="008574AB">
          <w:rPr>
            <w:rFonts w:ascii="Times New Roman" w:hAnsi="Times New Roman"/>
          </w:rPr>
          <w:delText>ing</w:delText>
        </w:r>
      </w:del>
      <w:r w:rsidR="00250BB9">
        <w:rPr>
          <w:rFonts w:ascii="Times New Roman" w:hAnsi="Times New Roman"/>
        </w:rPr>
        <w:t xml:space="preserve"> improvement </w:t>
      </w:r>
      <w:r w:rsidR="00CB6611">
        <w:rPr>
          <w:rFonts w:ascii="Times New Roman" w:hAnsi="Times New Roman"/>
        </w:rPr>
        <w:t xml:space="preserve">practices, </w:t>
      </w:r>
      <w:r w:rsidR="00255705">
        <w:rPr>
          <w:rFonts w:ascii="Times New Roman" w:hAnsi="Times New Roman"/>
        </w:rPr>
        <w:t xml:space="preserve">such as </w:t>
      </w:r>
      <w:del w:id="723" w:author="Bunger, Andrew P" w:date="2022-09-09T13:14:00Z">
        <w:r w:rsidR="00CB6611" w:rsidDel="008574AB">
          <w:rPr>
            <w:rFonts w:ascii="Times New Roman" w:hAnsi="Times New Roman"/>
          </w:rPr>
          <w:delText xml:space="preserve">adding </w:delText>
        </w:r>
      </w:del>
      <w:ins w:id="724" w:author="Bunger, Andrew P" w:date="2022-09-09T13:14:00Z">
        <w:r w:rsidR="008574AB">
          <w:rPr>
            <w:rFonts w:ascii="Times New Roman" w:hAnsi="Times New Roman"/>
          </w:rPr>
          <w:t xml:space="preserve">including </w:t>
        </w:r>
      </w:ins>
      <w:r w:rsidR="00CB6611">
        <w:rPr>
          <w:rFonts w:ascii="Times New Roman" w:hAnsi="Times New Roman"/>
        </w:rPr>
        <w:t xml:space="preserve">different additives into cement to </w:t>
      </w:r>
      <w:r w:rsidR="00C4307C">
        <w:rPr>
          <w:rFonts w:ascii="Times New Roman" w:hAnsi="Times New Roman"/>
        </w:rPr>
        <w:t>enhance</w:t>
      </w:r>
      <w:r w:rsidR="00CB6611">
        <w:rPr>
          <w:rFonts w:ascii="Times New Roman" w:hAnsi="Times New Roman"/>
        </w:rPr>
        <w:t xml:space="preserve"> it</w:t>
      </w:r>
      <w:r w:rsidR="00C4307C">
        <w:rPr>
          <w:rFonts w:ascii="Times New Roman" w:hAnsi="Times New Roman"/>
        </w:rPr>
        <w:t>s</w:t>
      </w:r>
      <w:r w:rsidR="00CB6611">
        <w:rPr>
          <w:rFonts w:ascii="Times New Roman" w:hAnsi="Times New Roman"/>
        </w:rPr>
        <w:t xml:space="preserve"> mechanical properties, will not change the fa</w:t>
      </w:r>
      <w:r>
        <w:rPr>
          <w:rFonts w:ascii="Times New Roman" w:hAnsi="Times New Roman"/>
        </w:rPr>
        <w:t>ct that</w:t>
      </w:r>
      <w:r w:rsidR="00CB6611">
        <w:rPr>
          <w:rFonts w:ascii="Times New Roman" w:hAnsi="Times New Roman"/>
        </w:rPr>
        <w:t xml:space="preserve"> </w:t>
      </w:r>
      <w:del w:id="725" w:author="Bunger, Andrew P" w:date="2022-09-09T13:14:00Z">
        <w:r w:rsidR="00CB6611" w:rsidDel="008574AB">
          <w:rPr>
            <w:rFonts w:ascii="Times New Roman" w:hAnsi="Times New Roman"/>
          </w:rPr>
          <w:delText>the new additive mix is still</w:delText>
        </w:r>
      </w:del>
      <w:ins w:id="726" w:author="Bunger, Andrew P" w:date="2022-09-09T13:14:00Z">
        <w:r w:rsidR="008574AB">
          <w:rPr>
            <w:rFonts w:ascii="Times New Roman" w:hAnsi="Times New Roman"/>
          </w:rPr>
          <w:t>cement is inevitably</w:t>
        </w:r>
      </w:ins>
      <w:r w:rsidR="00CB6611">
        <w:rPr>
          <w:rFonts w:ascii="Times New Roman" w:hAnsi="Times New Roman"/>
        </w:rPr>
        <w:t xml:space="preserve"> a porous media. </w:t>
      </w:r>
      <w:r w:rsidR="00255705" w:rsidRPr="00255705">
        <w:rPr>
          <w:rFonts w:ascii="Times New Roman" w:hAnsi="Times New Roman"/>
        </w:rPr>
        <w:t>While the new additive can change the pore space into various sizes as small as the na</w:t>
      </w:r>
      <w:r w:rsidR="00255705">
        <w:rPr>
          <w:rFonts w:ascii="Times New Roman" w:hAnsi="Times New Roman"/>
        </w:rPr>
        <w:t xml:space="preserve">no-scale, without considering </w:t>
      </w:r>
      <w:r>
        <w:rPr>
          <w:rFonts w:ascii="Times New Roman" w:hAnsi="Times New Roman"/>
        </w:rPr>
        <w:t xml:space="preserve">the underlying physical principles governing the mechanical behaviors </w:t>
      </w:r>
      <w:del w:id="727" w:author="Bunger, Andrew P" w:date="2022-09-09T13:14:00Z">
        <w:r w:rsidDel="008574AB">
          <w:rPr>
            <w:rFonts w:ascii="Times New Roman" w:hAnsi="Times New Roman"/>
          </w:rPr>
          <w:delText>under the</w:delText>
        </w:r>
      </w:del>
      <w:ins w:id="728" w:author="Bunger, Andrew P" w:date="2022-09-09T13:14:00Z">
        <w:r w:rsidR="008574AB">
          <w:rPr>
            <w:rFonts w:ascii="Times New Roman" w:hAnsi="Times New Roman"/>
          </w:rPr>
          <w:t>within a poromechanical</w:t>
        </w:r>
      </w:ins>
      <w:r>
        <w:rPr>
          <w:rFonts w:ascii="Times New Roman" w:hAnsi="Times New Roman"/>
        </w:rPr>
        <w:t xml:space="preserve"> framework</w:t>
      </w:r>
      <w:ins w:id="729" w:author="Bunger, Andrew P" w:date="2022-09-09T13:15:00Z">
        <w:r w:rsidR="008574AB">
          <w:rPr>
            <w:rFonts w:ascii="Times New Roman" w:hAnsi="Times New Roman"/>
          </w:rPr>
          <w:t>, modifications of properties with on objective in mind could inadvertently increase risk of failure due to another mechanism</w:t>
        </w:r>
      </w:ins>
      <w:ins w:id="730" w:author="Bunger, Andrew P" w:date="2022-09-09T13:19:00Z">
        <w:r w:rsidR="0000489E">
          <w:rPr>
            <w:rFonts w:ascii="Times New Roman" w:hAnsi="Times New Roman"/>
          </w:rPr>
          <w:t xml:space="preserve">. On the other hand, guided by fully-coupled modelling, the future </w:t>
        </w:r>
      </w:ins>
      <w:ins w:id="731" w:author="Bunger, Andrew P" w:date="2022-09-09T13:20:00Z">
        <w:r w:rsidR="0000489E">
          <w:rPr>
            <w:rFonts w:ascii="Times New Roman" w:hAnsi="Times New Roman"/>
          </w:rPr>
          <w:t xml:space="preserve">of cement design for HTHP conditions can be more effective by pursuing directions that may not be apparent without the use of a poromechanical model. </w:t>
        </w:r>
      </w:ins>
      <w:ins w:id="732" w:author="Bunger, Andrew P" w:date="2022-09-09T13:15:00Z">
        <w:r w:rsidR="008574AB">
          <w:rPr>
            <w:rFonts w:ascii="Times New Roman" w:hAnsi="Times New Roman"/>
          </w:rPr>
          <w:t>.</w:t>
        </w:r>
        <w:commentRangeStart w:id="733"/>
        <w:r w:rsidR="008574AB" w:rsidRPr="008574AB">
          <w:rPr>
            <w:rFonts w:ascii="Times New Roman" w:hAnsi="Times New Roman"/>
            <w:strike/>
            <w:rPrChange w:id="734" w:author="Bunger, Andrew P" w:date="2022-09-09T13:16:00Z">
              <w:rPr>
                <w:rFonts w:ascii="Times New Roman" w:hAnsi="Times New Roman"/>
              </w:rPr>
            </w:rPrChange>
          </w:rPr>
          <w:t xml:space="preserve"> </w:t>
        </w:r>
      </w:ins>
      <w:del w:id="735" w:author="Bunger, Andrew P" w:date="2022-09-09T13:15:00Z">
        <w:r w:rsidRPr="008574AB" w:rsidDel="008574AB">
          <w:rPr>
            <w:rFonts w:ascii="Times New Roman" w:hAnsi="Times New Roman"/>
            <w:strike/>
            <w:rPrChange w:id="736" w:author="Bunger, Andrew P" w:date="2022-09-09T13:16:00Z">
              <w:rPr>
                <w:rFonts w:ascii="Times New Roman" w:hAnsi="Times New Roman"/>
              </w:rPr>
            </w:rPrChange>
          </w:rPr>
          <w:delText xml:space="preserve"> of porous media, it </w:delText>
        </w:r>
      </w:del>
      <w:r w:rsidRPr="008574AB">
        <w:rPr>
          <w:rFonts w:ascii="Times New Roman" w:hAnsi="Times New Roman"/>
          <w:strike/>
          <w:rPrChange w:id="737" w:author="Bunger, Andrew P" w:date="2022-09-09T13:16:00Z">
            <w:rPr>
              <w:rFonts w:ascii="Times New Roman" w:hAnsi="Times New Roman"/>
            </w:rPr>
          </w:rPrChange>
        </w:rPr>
        <w:t>sometimes will jeopardize the whole system instead. Our results indicate that when cementing under HTHP conditions, the mechanical p</w:t>
      </w:r>
      <w:r w:rsidR="00255705" w:rsidRPr="008574AB">
        <w:rPr>
          <w:rFonts w:ascii="Times New Roman" w:hAnsi="Times New Roman"/>
          <w:strike/>
          <w:rPrChange w:id="738" w:author="Bunger, Andrew P" w:date="2022-09-09T13:16:00Z">
            <w:rPr>
              <w:rFonts w:ascii="Times New Roman" w:hAnsi="Times New Roman"/>
            </w:rPr>
          </w:rPrChange>
        </w:rPr>
        <w:t xml:space="preserve">roperties, </w:t>
      </w:r>
      <w:r w:rsidRPr="008574AB">
        <w:rPr>
          <w:rFonts w:ascii="Times New Roman" w:hAnsi="Times New Roman"/>
          <w:strike/>
          <w:rPrChange w:id="739" w:author="Bunger, Andrew P" w:date="2022-09-09T13:16:00Z">
            <w:rPr>
              <w:rFonts w:ascii="Times New Roman" w:hAnsi="Times New Roman"/>
            </w:rPr>
          </w:rPrChange>
        </w:rPr>
        <w:t>such as shear modulus and Poisson’s ratio</w:t>
      </w:r>
      <w:r w:rsidR="00255705" w:rsidRPr="008574AB">
        <w:rPr>
          <w:rStyle w:val="CommentReference"/>
          <w:strike/>
          <w:rPrChange w:id="740" w:author="Bunger, Andrew P" w:date="2022-09-09T13:16:00Z">
            <w:rPr>
              <w:rStyle w:val="CommentReference"/>
            </w:rPr>
          </w:rPrChange>
        </w:rPr>
        <w:t xml:space="preserve">, </w:t>
      </w:r>
      <w:r w:rsidR="00255705" w:rsidRPr="008574AB">
        <w:rPr>
          <w:rFonts w:ascii="Times New Roman" w:hAnsi="Times New Roman"/>
          <w:strike/>
          <w:rPrChange w:id="741" w:author="Bunger, Andrew P" w:date="2022-09-09T13:16:00Z">
            <w:rPr>
              <w:rFonts w:ascii="Times New Roman" w:hAnsi="Times New Roman"/>
            </w:rPr>
          </w:rPrChange>
        </w:rPr>
        <w:t>m</w:t>
      </w:r>
      <w:r w:rsidRPr="008574AB">
        <w:rPr>
          <w:rFonts w:ascii="Times New Roman" w:hAnsi="Times New Roman"/>
          <w:strike/>
          <w:rPrChange w:id="742" w:author="Bunger, Andrew P" w:date="2022-09-09T13:16:00Z">
            <w:rPr>
              <w:rFonts w:ascii="Times New Roman" w:hAnsi="Times New Roman"/>
            </w:rPr>
          </w:rPrChange>
        </w:rPr>
        <w:t>ay not be the most important parameters to maintain the integrity of cement</w:t>
      </w:r>
      <w:r w:rsidR="00255705" w:rsidRPr="008574AB">
        <w:rPr>
          <w:rFonts w:ascii="Times New Roman" w:hAnsi="Times New Roman"/>
          <w:strike/>
          <w:rPrChange w:id="743" w:author="Bunger, Andrew P" w:date="2022-09-09T13:16:00Z">
            <w:rPr>
              <w:rFonts w:ascii="Times New Roman" w:hAnsi="Times New Roman"/>
            </w:rPr>
          </w:rPrChange>
        </w:rPr>
        <w:t xml:space="preserve">, </w:t>
      </w:r>
      <w:r w:rsidRPr="008574AB">
        <w:rPr>
          <w:rFonts w:ascii="Times New Roman" w:hAnsi="Times New Roman"/>
          <w:strike/>
          <w:rPrChange w:id="744" w:author="Bunger, Andrew P" w:date="2022-09-09T13:16:00Z">
            <w:rPr>
              <w:rFonts w:ascii="Times New Roman" w:hAnsi="Times New Roman"/>
            </w:rPr>
          </w:rPrChange>
        </w:rPr>
        <w:t xml:space="preserve">and </w:t>
      </w:r>
      <w:r w:rsidR="001C7A3B" w:rsidRPr="008574AB">
        <w:rPr>
          <w:rFonts w:ascii="Times New Roman" w:hAnsi="Times New Roman"/>
          <w:strike/>
          <w:rPrChange w:id="745" w:author="Bunger, Andrew P" w:date="2022-09-09T13:16:00Z">
            <w:rPr>
              <w:rFonts w:ascii="Times New Roman" w:hAnsi="Times New Roman"/>
            </w:rPr>
          </w:rPrChange>
        </w:rPr>
        <w:t>the low permeability will actually cause the tensile stress</w:t>
      </w:r>
      <w:r w:rsidR="00DB4955" w:rsidRPr="008574AB">
        <w:rPr>
          <w:rFonts w:ascii="Times New Roman" w:hAnsi="Times New Roman"/>
          <w:strike/>
          <w:rPrChange w:id="746" w:author="Bunger, Andrew P" w:date="2022-09-09T13:16:00Z">
            <w:rPr>
              <w:rFonts w:ascii="Times New Roman" w:hAnsi="Times New Roman"/>
            </w:rPr>
          </w:rPrChange>
        </w:rPr>
        <w:t xml:space="preserve"> to damage the system. Thus, we are proposing a new cementing design principle of permeability f</w:t>
      </w:r>
      <w:r w:rsidR="00255705" w:rsidRPr="008574AB">
        <w:rPr>
          <w:rFonts w:ascii="Times New Roman" w:hAnsi="Times New Roman"/>
          <w:strike/>
          <w:rPrChange w:id="747" w:author="Bunger, Andrew P" w:date="2022-09-09T13:16:00Z">
            <w:rPr>
              <w:rFonts w:ascii="Times New Roman" w:hAnsi="Times New Roman"/>
            </w:rPr>
          </w:rPrChange>
        </w:rPr>
        <w:t xml:space="preserve">orgiveness, which allows </w:t>
      </w:r>
      <w:r w:rsidR="00DB4955" w:rsidRPr="008574AB">
        <w:rPr>
          <w:rFonts w:ascii="Times New Roman" w:hAnsi="Times New Roman"/>
          <w:strike/>
          <w:rPrChange w:id="748" w:author="Bunger, Andrew P" w:date="2022-09-09T13:16:00Z">
            <w:rPr>
              <w:rFonts w:ascii="Times New Roman" w:hAnsi="Times New Roman"/>
            </w:rPr>
          </w:rPrChange>
        </w:rPr>
        <w:t xml:space="preserve">for </w:t>
      </w:r>
      <w:r w:rsidR="00166F53" w:rsidRPr="008574AB">
        <w:rPr>
          <w:rFonts w:ascii="Times New Roman" w:hAnsi="Times New Roman"/>
          <w:strike/>
          <w:rPrChange w:id="749" w:author="Bunger, Andrew P" w:date="2022-09-09T13:16:00Z">
            <w:rPr>
              <w:rFonts w:ascii="Times New Roman" w:hAnsi="Times New Roman"/>
            </w:rPr>
          </w:rPrChange>
        </w:rPr>
        <w:t>some tolerance of permeability</w:t>
      </w:r>
      <w:r w:rsidR="00255705" w:rsidRPr="008574AB">
        <w:rPr>
          <w:rFonts w:ascii="Times New Roman" w:hAnsi="Times New Roman"/>
          <w:strike/>
          <w:rPrChange w:id="750" w:author="Bunger, Andrew P" w:date="2022-09-09T13:16:00Z">
            <w:rPr>
              <w:rFonts w:ascii="Times New Roman" w:hAnsi="Times New Roman"/>
            </w:rPr>
          </w:rPrChange>
        </w:rPr>
        <w:t xml:space="preserve"> in order</w:t>
      </w:r>
      <w:r w:rsidR="00166F53" w:rsidRPr="008574AB">
        <w:rPr>
          <w:rFonts w:ascii="Times New Roman" w:hAnsi="Times New Roman"/>
          <w:strike/>
          <w:rPrChange w:id="751" w:author="Bunger, Andrew P" w:date="2022-09-09T13:16:00Z">
            <w:rPr>
              <w:rFonts w:ascii="Times New Roman" w:hAnsi="Times New Roman"/>
            </w:rPr>
          </w:rPrChange>
        </w:rPr>
        <w:t xml:space="preserve"> </w:t>
      </w:r>
      <w:r w:rsidR="0098081B" w:rsidRPr="008574AB">
        <w:rPr>
          <w:rFonts w:ascii="Times New Roman" w:hAnsi="Times New Roman"/>
          <w:strike/>
          <w:rPrChange w:id="752" w:author="Bunger, Andrew P" w:date="2022-09-09T13:16:00Z">
            <w:rPr>
              <w:rFonts w:ascii="Times New Roman" w:hAnsi="Times New Roman"/>
            </w:rPr>
          </w:rPrChange>
        </w:rPr>
        <w:t>to avoid the permeability penalty.</w:t>
      </w:r>
      <w:r w:rsidR="009D63F3">
        <w:rPr>
          <w:rFonts w:ascii="Times New Roman" w:hAnsi="Times New Roman"/>
        </w:rPr>
        <w:t xml:space="preserve"> </w:t>
      </w:r>
      <w:commentRangeEnd w:id="733"/>
      <w:r w:rsidR="008574AB">
        <w:rPr>
          <w:rStyle w:val="CommentReference"/>
        </w:rPr>
        <w:commentReference w:id="733"/>
      </w:r>
    </w:p>
    <w:p w14:paraId="25A16585" w14:textId="00D77740" w:rsidR="00DD650E" w:rsidRDefault="00C4307C" w:rsidP="006F59B8">
      <w:pPr>
        <w:spacing w:line="360" w:lineRule="auto"/>
        <w:jc w:val="both"/>
        <w:rPr>
          <w:rFonts w:ascii="Times New Roman" w:hAnsi="Times New Roman"/>
        </w:rPr>
      </w:pPr>
      <w:r>
        <w:rPr>
          <w:rFonts w:ascii="Times New Roman" w:hAnsi="Times New Roman"/>
        </w:rPr>
        <w:tab/>
      </w:r>
      <w:del w:id="753" w:author="Bunger, Andrew P" w:date="2022-09-09T13:17:00Z">
        <w:r w:rsidR="00E94099" w:rsidDel="008574AB">
          <w:rPr>
            <w:rFonts w:ascii="Times New Roman" w:hAnsi="Times New Roman"/>
          </w:rPr>
          <w:delText>Another important</w:delText>
        </w:r>
      </w:del>
      <w:del w:id="754" w:author="Bunger, Andrew P" w:date="2022-09-09T13:21:00Z">
        <w:r w:rsidR="00E94099" w:rsidDel="0000489E">
          <w:rPr>
            <w:rFonts w:ascii="Times New Roman" w:hAnsi="Times New Roman"/>
          </w:rPr>
          <w:delText xml:space="preserve"> implication </w:delText>
        </w:r>
      </w:del>
      <w:del w:id="755" w:author="Bunger, Andrew P" w:date="2022-09-09T13:17:00Z">
        <w:r w:rsidDel="008574AB">
          <w:rPr>
            <w:rFonts w:ascii="Times New Roman" w:hAnsi="Times New Roman"/>
          </w:rPr>
          <w:delText>from our results</w:delText>
        </w:r>
        <w:r w:rsidR="0098081B" w:rsidDel="008574AB">
          <w:rPr>
            <w:rFonts w:ascii="Times New Roman" w:hAnsi="Times New Roman"/>
          </w:rPr>
          <w:delText xml:space="preserve"> </w:delText>
        </w:r>
      </w:del>
      <w:del w:id="756" w:author="Bunger, Andrew P" w:date="2022-09-09T13:21:00Z">
        <w:r w:rsidR="00E94099" w:rsidDel="0000489E">
          <w:rPr>
            <w:rFonts w:ascii="Times New Roman" w:hAnsi="Times New Roman"/>
          </w:rPr>
          <w:delText xml:space="preserve">is </w:delText>
        </w:r>
        <w:r w:rsidR="00E2091A" w:rsidDel="0000489E">
          <w:rPr>
            <w:rFonts w:ascii="Times New Roman" w:hAnsi="Times New Roman"/>
          </w:rPr>
          <w:delText xml:space="preserve">that </w:delText>
        </w:r>
      </w:del>
      <w:del w:id="757" w:author="Bunger, Andrew P" w:date="2022-09-09T13:17:00Z">
        <w:r w:rsidR="00E2091A" w:rsidDel="008574AB">
          <w:rPr>
            <w:rFonts w:ascii="Times New Roman" w:hAnsi="Times New Roman"/>
          </w:rPr>
          <w:delText>instead</w:delText>
        </w:r>
        <w:r w:rsidR="00255705" w:rsidDel="008574AB">
          <w:rPr>
            <w:rFonts w:ascii="Times New Roman" w:hAnsi="Times New Roman"/>
          </w:rPr>
          <w:delText xml:space="preserve"> of</w:delText>
        </w:r>
        <w:r w:rsidDel="008574AB">
          <w:rPr>
            <w:rFonts w:ascii="Times New Roman" w:hAnsi="Times New Roman"/>
          </w:rPr>
          <w:delText xml:space="preserve"> focusing on</w:delText>
        </w:r>
        <w:r w:rsidR="00E2091A" w:rsidDel="008574AB">
          <w:rPr>
            <w:rFonts w:ascii="Times New Roman" w:hAnsi="Times New Roman"/>
          </w:rPr>
          <w:delText xml:space="preserve"> </w:delText>
        </w:r>
        <w:r w:rsidDel="008574AB">
          <w:rPr>
            <w:rFonts w:ascii="Times New Roman" w:hAnsi="Times New Roman"/>
          </w:rPr>
          <w:delText>enhancing</w:delText>
        </w:r>
        <w:r w:rsidR="00E2091A" w:rsidDel="008574AB">
          <w:rPr>
            <w:rFonts w:ascii="Times New Roman" w:hAnsi="Times New Roman"/>
          </w:rPr>
          <w:delText xml:space="preserve"> the me</w:delText>
        </w:r>
        <w:r w:rsidDel="008574AB">
          <w:rPr>
            <w:rFonts w:ascii="Times New Roman" w:hAnsi="Times New Roman"/>
          </w:rPr>
          <w:delText xml:space="preserve">chanical properties, </w:delText>
        </w:r>
      </w:del>
      <w:del w:id="758" w:author="Bunger, Andrew P" w:date="2022-09-09T13:21:00Z">
        <w:r w:rsidR="00E2091A" w:rsidDel="0000489E">
          <w:rPr>
            <w:rFonts w:ascii="Times New Roman" w:hAnsi="Times New Roman"/>
          </w:rPr>
          <w:delText>thermal properties</w:delText>
        </w:r>
        <w:r w:rsidR="00255705" w:rsidRPr="00255705" w:rsidDel="0000489E">
          <w:rPr>
            <w:rFonts w:ascii="Times New Roman" w:hAnsi="Times New Roman"/>
          </w:rPr>
          <w:delText>, s</w:delText>
        </w:r>
        <w:r w:rsidR="00E2091A" w:rsidDel="0000489E">
          <w:rPr>
            <w:rFonts w:ascii="Times New Roman" w:hAnsi="Times New Roman"/>
          </w:rPr>
          <w:delText>uch as thermal conductivity, specific heat capacity, thermal expansion coefficient ratio</w:delText>
        </w:r>
        <w:r w:rsidR="00120051" w:rsidDel="0000489E">
          <w:rPr>
            <w:rStyle w:val="CommentReference"/>
          </w:rPr>
          <w:delText xml:space="preserve"> </w:delText>
        </w:r>
        <w:r w:rsidDel="0000489E">
          <w:rPr>
            <w:rFonts w:ascii="Times New Roman" w:hAnsi="Times New Roman"/>
          </w:rPr>
          <w:delText>deserve</w:delText>
        </w:r>
        <w:r w:rsidR="00255705" w:rsidDel="0000489E">
          <w:rPr>
            <w:rFonts w:ascii="Times New Roman" w:hAnsi="Times New Roman"/>
          </w:rPr>
          <w:delText xml:space="preserve"> </w:delText>
        </w:r>
        <w:r w:rsidDel="0000489E">
          <w:rPr>
            <w:rFonts w:ascii="Times New Roman" w:hAnsi="Times New Roman"/>
          </w:rPr>
          <w:delText>more attention</w:delText>
        </w:r>
        <w:r w:rsidR="00E2091A" w:rsidDel="0000489E">
          <w:rPr>
            <w:rFonts w:ascii="Times New Roman" w:hAnsi="Times New Roman"/>
          </w:rPr>
          <w:delText xml:space="preserve">. </w:delText>
        </w:r>
      </w:del>
      <w:del w:id="759" w:author="Bunger, Andrew P" w:date="2022-09-09T13:18:00Z">
        <w:r w:rsidR="009C03A6" w:rsidDel="0000489E">
          <w:rPr>
            <w:rFonts w:ascii="Times New Roman" w:hAnsi="Times New Roman"/>
          </w:rPr>
          <w:delText xml:space="preserve">Our analysis </w:delText>
        </w:r>
        <w:r w:rsidR="005B2F06" w:rsidDel="0000489E">
          <w:rPr>
            <w:rFonts w:ascii="Times New Roman" w:hAnsi="Times New Roman"/>
          </w:rPr>
          <w:delText xml:space="preserve">shows that the magnitude of thermal induced pore pressure </w:delText>
        </w:r>
        <w:r w:rsidR="00255705" w:rsidDel="0000489E">
          <w:rPr>
            <w:rFonts w:ascii="Times New Roman" w:hAnsi="Times New Roman"/>
          </w:rPr>
          <w:delText xml:space="preserve">results </w:delText>
        </w:r>
        <w:r w:rsidR="005B2F06" w:rsidDel="0000489E">
          <w:rPr>
            <w:rFonts w:ascii="Times New Roman" w:hAnsi="Times New Roman"/>
          </w:rPr>
          <w:delText xml:space="preserve">from the competing process of thermal diffusion and fluid diffusion. </w:delText>
        </w:r>
        <w:r w:rsidR="00E2091A" w:rsidDel="0000489E">
          <w:rPr>
            <w:rFonts w:ascii="Times New Roman" w:hAnsi="Times New Roman"/>
          </w:rPr>
          <w:delText xml:space="preserve">Thus, slowing down the thermal transfer process becomes a key step </w:delText>
        </w:r>
        <w:r w:rsidR="00255705" w:rsidDel="0000489E">
          <w:rPr>
            <w:rFonts w:ascii="Times New Roman" w:hAnsi="Times New Roman"/>
          </w:rPr>
          <w:delText>in</w:delText>
        </w:r>
        <w:r w:rsidR="00E2091A" w:rsidDel="0000489E">
          <w:rPr>
            <w:rFonts w:ascii="Times New Roman" w:hAnsi="Times New Roman"/>
          </w:rPr>
          <w:delText xml:space="preserve"> prevent</w:delText>
        </w:r>
        <w:r w:rsidR="00255705" w:rsidDel="0000489E">
          <w:rPr>
            <w:rFonts w:ascii="Times New Roman" w:hAnsi="Times New Roman"/>
          </w:rPr>
          <w:delText>ing</w:delText>
        </w:r>
        <w:r w:rsidR="0082060D" w:rsidDel="0000489E">
          <w:rPr>
            <w:rFonts w:ascii="Times New Roman" w:hAnsi="Times New Roman"/>
          </w:rPr>
          <w:delText xml:space="preserve"> the</w:delText>
        </w:r>
        <w:r w:rsidR="00E2091A" w:rsidDel="0000489E">
          <w:rPr>
            <w:rFonts w:ascii="Times New Roman" w:hAnsi="Times New Roman"/>
          </w:rPr>
          <w:delText xml:space="preserve"> </w:delText>
        </w:r>
        <w:r w:rsidR="005B2F06" w:rsidDel="0000489E">
          <w:rPr>
            <w:rFonts w:ascii="Times New Roman" w:hAnsi="Times New Roman"/>
          </w:rPr>
          <w:delText>thermal load indu</w:delText>
        </w:r>
        <w:r w:rsidR="0082060D" w:rsidDel="0000489E">
          <w:rPr>
            <w:rFonts w:ascii="Times New Roman" w:hAnsi="Times New Roman"/>
          </w:rPr>
          <w:delText xml:space="preserve">ced pore pressure </w:delText>
        </w:r>
        <w:r w:rsidR="005B2F06" w:rsidDel="0000489E">
          <w:rPr>
            <w:rFonts w:ascii="Times New Roman" w:hAnsi="Times New Roman"/>
          </w:rPr>
          <w:delText>damage</w:delText>
        </w:r>
        <w:r w:rsidDel="0000489E">
          <w:rPr>
            <w:rFonts w:ascii="Times New Roman" w:hAnsi="Times New Roman"/>
          </w:rPr>
          <w:delText>. Certainly</w:delText>
        </w:r>
        <w:r w:rsidR="00E2091A" w:rsidDel="0000489E">
          <w:rPr>
            <w:rFonts w:ascii="Times New Roman" w:hAnsi="Times New Roman"/>
          </w:rPr>
          <w:delText>, reducing the thermal conductivity is the most direct method to achieve this goal. However, our results show that increasing</w:delText>
        </w:r>
      </w:del>
      <w:del w:id="760" w:author="Bunger, Andrew P" w:date="2022-09-09T13:21:00Z">
        <w:r w:rsidR="00E2091A" w:rsidDel="0000489E">
          <w:rPr>
            <w:rFonts w:ascii="Times New Roman" w:hAnsi="Times New Roman"/>
          </w:rPr>
          <w:delText xml:space="preserve"> the specific heat capacity </w:delText>
        </w:r>
      </w:del>
      <w:del w:id="761" w:author="Bunger, Andrew P" w:date="2022-09-09T13:20:00Z">
        <w:r w:rsidR="00E2091A" w:rsidDel="0000489E">
          <w:rPr>
            <w:rFonts w:ascii="Times New Roman" w:hAnsi="Times New Roman"/>
          </w:rPr>
          <w:delText xml:space="preserve">is another efficient way to slow down the pore pressure build up progress. </w:delText>
        </w:r>
        <w:r w:rsidR="005B2F06" w:rsidDel="0000489E">
          <w:rPr>
            <w:rFonts w:ascii="Times New Roman" w:hAnsi="Times New Roman"/>
          </w:rPr>
          <w:delText>More important</w:delText>
        </w:r>
        <w:r w:rsidR="00255705" w:rsidDel="0000489E">
          <w:rPr>
            <w:rFonts w:ascii="Times New Roman" w:hAnsi="Times New Roman"/>
          </w:rPr>
          <w:delText>ly</w:delText>
        </w:r>
        <w:r w:rsidR="005B2F06" w:rsidDel="0000489E">
          <w:rPr>
            <w:rFonts w:ascii="Times New Roman" w:hAnsi="Times New Roman"/>
          </w:rPr>
          <w:delText xml:space="preserve">, it </w:delText>
        </w:r>
        <w:r w:rsidR="00E2091A" w:rsidDel="0000489E">
          <w:rPr>
            <w:rFonts w:ascii="Times New Roman" w:hAnsi="Times New Roman"/>
          </w:rPr>
          <w:delText>provide</w:delText>
        </w:r>
        <w:r w:rsidR="005B2F06" w:rsidDel="0000489E">
          <w:rPr>
            <w:rFonts w:ascii="Times New Roman" w:hAnsi="Times New Roman"/>
          </w:rPr>
          <w:delText>s</w:delText>
        </w:r>
        <w:r w:rsidR="00E2091A" w:rsidDel="0000489E">
          <w:rPr>
            <w:rFonts w:ascii="Times New Roman" w:hAnsi="Times New Roman"/>
          </w:rPr>
          <w:delText xml:space="preserve"> a </w:delText>
        </w:r>
        <w:r w:rsidDel="0000489E">
          <w:rPr>
            <w:rFonts w:ascii="Times New Roman" w:hAnsi="Times New Roman"/>
          </w:rPr>
          <w:delText xml:space="preserve">totally </w:delText>
        </w:r>
        <w:r w:rsidR="00E2091A" w:rsidDel="0000489E">
          <w:rPr>
            <w:rFonts w:ascii="Times New Roman" w:hAnsi="Times New Roman"/>
          </w:rPr>
          <w:delText xml:space="preserve">new perspective of creating a phase-change cement </w:delText>
        </w:r>
        <w:r w:rsidR="007D1834" w:rsidDel="0000489E">
          <w:rPr>
            <w:rFonts w:ascii="Times New Roman" w:hAnsi="Times New Roman"/>
          </w:rPr>
          <w:delText xml:space="preserve">with high volume specific heat capacity but low thermal conductivity </w:delText>
        </w:r>
        <w:r w:rsidR="00E2091A" w:rsidDel="0000489E">
          <w:rPr>
            <w:rFonts w:ascii="Times New Roman" w:hAnsi="Times New Roman"/>
          </w:rPr>
          <w:delText>that is specially</w:delText>
        </w:r>
        <w:r w:rsidDel="0000489E">
          <w:rPr>
            <w:rFonts w:ascii="Times New Roman" w:hAnsi="Times New Roman"/>
          </w:rPr>
          <w:delText xml:space="preserve"> designed for HTHP conditions, which </w:delText>
        </w:r>
        <w:r w:rsidR="00255705" w:rsidDel="0000489E">
          <w:rPr>
            <w:rFonts w:ascii="Times New Roman" w:hAnsi="Times New Roman"/>
          </w:rPr>
          <w:delText xml:space="preserve">has very </w:delText>
        </w:r>
        <w:r w:rsidR="00D65643" w:rsidDel="0000489E">
          <w:rPr>
            <w:rFonts w:ascii="Times New Roman" w:hAnsi="Times New Roman"/>
          </w:rPr>
          <w:delText>promising and wide applications.</w:delText>
        </w:r>
      </w:del>
    </w:p>
    <w:p w14:paraId="3BC05CE8" w14:textId="77777777" w:rsidR="001F6E5E" w:rsidRDefault="001F6E5E" w:rsidP="006F59B8">
      <w:pPr>
        <w:spacing w:line="360" w:lineRule="auto"/>
        <w:jc w:val="both"/>
        <w:rPr>
          <w:rFonts w:ascii="Times New Roman" w:hAnsi="Times New Roman"/>
        </w:rPr>
      </w:pPr>
    </w:p>
    <w:p w14:paraId="5DB915F5" w14:textId="77777777" w:rsidR="00D65643" w:rsidRPr="00F87AC5" w:rsidRDefault="00D65643" w:rsidP="00D65643">
      <w:pPr>
        <w:pStyle w:val="Paper"/>
        <w:rPr>
          <w:sz w:val="24"/>
          <w:szCs w:val="24"/>
        </w:rPr>
      </w:pPr>
      <w:r w:rsidRPr="00F87AC5">
        <w:rPr>
          <w:sz w:val="24"/>
          <w:szCs w:val="24"/>
        </w:rPr>
        <w:t>Acknowledgments</w:t>
      </w:r>
    </w:p>
    <w:p w14:paraId="208C4481" w14:textId="73AFB8EA" w:rsidR="00D65643" w:rsidRPr="00D65643" w:rsidRDefault="00D65643" w:rsidP="00B27921">
      <w:pPr>
        <w:spacing w:line="360" w:lineRule="auto"/>
        <w:jc w:val="both"/>
        <w:rPr>
          <w:rFonts w:ascii="Times New Roman" w:hAnsi="Times New Roman"/>
        </w:rPr>
      </w:pPr>
      <w:r w:rsidRPr="00D65643">
        <w:rPr>
          <w:rFonts w:ascii="Times New Roman" w:hAnsi="Times New Roman"/>
        </w:rPr>
        <w:t xml:space="preserve">This research is supported by the National Academy of Science and Mathematics Gulf Research Program (NASEM-GRP) grant # 10002358 and the Project Research Team Members: Mileva Radonjic from Oklahoma State University, Raissa Ferron group from University of Texas Austin, Ipsita Gupta group from </w:t>
      </w:r>
      <w:r w:rsidRPr="00D65643">
        <w:rPr>
          <w:rFonts w:ascii="Times New Roman" w:hAnsi="Times New Roman"/>
        </w:rPr>
        <w:lastRenderedPageBreak/>
        <w:t>Louisiana State University and Pierre Cerasi from SINTEF. Thanks go to Charles Hager (PITT) for the outstanding technical contributions. We are grateful for the support of our entire research group who make the Hydraulic Fracturing Lab here at University of Pittsburgh and finally the postdoc scholar and graduate students from NASEM GRP funded project: Cindy Cao (OSU), Mercy</w:t>
      </w:r>
      <w:r w:rsidR="00255705">
        <w:rPr>
          <w:rFonts w:ascii="Times New Roman" w:hAnsi="Times New Roman"/>
        </w:rPr>
        <w:t xml:space="preserve"> </w:t>
      </w:r>
      <w:r w:rsidRPr="00D65643">
        <w:rPr>
          <w:rFonts w:ascii="Times New Roman" w:hAnsi="Times New Roman"/>
        </w:rPr>
        <w:t xml:space="preserve">Achang (OSU), Cody, Massion (OSU), Vamsi Vissa (OSU), Tamitope Ajayi (LSU), Farzana Rahman (UTA) and especially Hope Asala, who is no longer with us due to a tragic accident. </w:t>
      </w:r>
    </w:p>
    <w:p w14:paraId="6A1CF74E" w14:textId="459414DA" w:rsidR="00437EF3" w:rsidRDefault="00437EF3"/>
    <w:p w14:paraId="744862EB" w14:textId="3909B1CF" w:rsidR="00437EF3" w:rsidRPr="00F87AC5" w:rsidRDefault="00437EF3" w:rsidP="00437EF3">
      <w:pPr>
        <w:pStyle w:val="Paper"/>
        <w:rPr>
          <w:sz w:val="24"/>
          <w:szCs w:val="24"/>
        </w:rPr>
      </w:pPr>
      <w:r w:rsidRPr="00F87AC5">
        <w:rPr>
          <w:sz w:val="24"/>
          <w:szCs w:val="24"/>
        </w:rPr>
        <w:t xml:space="preserve">Appendix A: </w:t>
      </w:r>
      <w:r w:rsidR="00250BB9">
        <w:rPr>
          <w:sz w:val="24"/>
          <w:szCs w:val="24"/>
        </w:rPr>
        <w:t xml:space="preserve">Table 1. </w:t>
      </w:r>
      <w:commentRangeStart w:id="762"/>
      <w:r w:rsidRPr="00F87AC5">
        <w:rPr>
          <w:sz w:val="24"/>
          <w:szCs w:val="24"/>
        </w:rPr>
        <w:t>Notation</w:t>
      </w:r>
      <w:commentRangeEnd w:id="762"/>
      <w:r w:rsidR="005B4237">
        <w:rPr>
          <w:rStyle w:val="CommentReference"/>
          <w:rFonts w:asciiTheme="minorHAnsi" w:eastAsiaTheme="minorEastAsia" w:hAnsiTheme="minorHAnsi" w:cs="Times New Roman"/>
        </w:rPr>
        <w:commentReference w:id="762"/>
      </w:r>
      <w:del w:id="763" w:author="Bunger, Andrew P" w:date="2022-09-08T18:02:00Z">
        <w:r w:rsidRPr="00F87AC5" w:rsidDel="00EB0341">
          <w:rPr>
            <w:sz w:val="24"/>
            <w:szCs w:val="24"/>
          </w:rPr>
          <w:delText xml:space="preserve">s </w:delText>
        </w:r>
      </w:del>
    </w:p>
    <w:tbl>
      <w:tblPr>
        <w:tblStyle w:val="GridTable5Dark-Accent3"/>
        <w:tblW w:w="0" w:type="auto"/>
        <w:jc w:val="center"/>
        <w:tblLook w:val="04A0" w:firstRow="1" w:lastRow="0" w:firstColumn="1" w:lastColumn="0" w:noHBand="0" w:noVBand="1"/>
      </w:tblPr>
      <w:tblGrid>
        <w:gridCol w:w="2473"/>
        <w:gridCol w:w="3166"/>
        <w:gridCol w:w="1997"/>
      </w:tblGrid>
      <w:tr w:rsidR="00437EF3" w:rsidRPr="00D570D0" w14:paraId="4CFE4AF8" w14:textId="77777777" w:rsidTr="00B665F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1807CDAE" w14:textId="77777777" w:rsidR="00437EF3" w:rsidRPr="00D570D0" w:rsidRDefault="00437EF3" w:rsidP="00B665FD">
            <w:pPr>
              <w:adjustRightInd w:val="0"/>
              <w:snapToGrid w:val="0"/>
              <w:jc w:val="center"/>
              <w:rPr>
                <w:rFonts w:ascii="Times New Roman" w:hAnsi="Times New Roman"/>
              </w:rPr>
            </w:pPr>
            <w:r w:rsidRPr="00D570D0">
              <w:rPr>
                <w:rFonts w:ascii="Times New Roman" w:hAnsi="Times New Roman"/>
              </w:rPr>
              <w:t>Symbol</w:t>
            </w:r>
          </w:p>
        </w:tc>
        <w:tc>
          <w:tcPr>
            <w:tcW w:w="3166" w:type="dxa"/>
            <w:vAlign w:val="center"/>
          </w:tcPr>
          <w:p w14:paraId="7E6A4CDF" w14:textId="77777777" w:rsidR="00437EF3" w:rsidRPr="00D570D0" w:rsidRDefault="00437EF3" w:rsidP="00B665FD">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Definition</w:t>
            </w:r>
          </w:p>
        </w:tc>
        <w:tc>
          <w:tcPr>
            <w:tcW w:w="1997" w:type="dxa"/>
            <w:vAlign w:val="center"/>
          </w:tcPr>
          <w:p w14:paraId="4F13FDD9" w14:textId="77777777" w:rsidR="00437EF3" w:rsidRPr="00D570D0" w:rsidRDefault="00437EF3" w:rsidP="00B665FD">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Unit</w:t>
            </w:r>
          </w:p>
        </w:tc>
      </w:tr>
      <w:tr w:rsidR="00437EF3" w:rsidRPr="00D570D0" w14:paraId="59E80A5B"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528EDD77"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20" w:dyaOrig="220" w14:anchorId="0A291C80">
                <v:shape id="_x0000_i1212" type="#_x0000_t75" alt="" style="width:10.85pt;height:10.85pt;mso-width-percent:0;mso-height-percent:0;mso-width-percent:0;mso-height-percent:0" o:ole="">
                  <v:imagedata r:id="rId373" o:title=""/>
                </v:shape>
                <o:OLEObject Type="Embed" ProgID="Equation.DSMT4" ShapeID="_x0000_i1212" DrawAspect="Content" ObjectID="_1724243499" r:id="rId374"/>
              </w:object>
            </w:r>
          </w:p>
        </w:tc>
        <w:tc>
          <w:tcPr>
            <w:tcW w:w="3166" w:type="dxa"/>
            <w:vAlign w:val="center"/>
          </w:tcPr>
          <w:p w14:paraId="4DD3021C"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Biot effective stress coefficient</w:t>
            </w:r>
          </w:p>
        </w:tc>
        <w:tc>
          <w:tcPr>
            <w:tcW w:w="1997" w:type="dxa"/>
            <w:vAlign w:val="center"/>
          </w:tcPr>
          <w:p w14:paraId="3304CAE2"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t>
            </w:r>
          </w:p>
        </w:tc>
      </w:tr>
      <w:tr w:rsidR="00437EF3" w:rsidRPr="00D570D0" w14:paraId="553276B3"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5E21F20" w14:textId="77777777" w:rsidR="00437EF3" w:rsidRPr="00D570D0" w:rsidRDefault="0090156F" w:rsidP="00B665FD">
            <w:pPr>
              <w:adjustRightInd w:val="0"/>
              <w:snapToGrid w:val="0"/>
              <w:jc w:val="center"/>
              <w:rPr>
                <w:rFonts w:ascii="Times New Roman" w:hAnsi="Times New Roman"/>
                <w:b w:val="0"/>
                <w:bCs w:val="0"/>
              </w:rPr>
            </w:pPr>
            <w:r w:rsidRPr="0090156F">
              <w:rPr>
                <w:rFonts w:ascii="Times New Roman" w:hAnsi="Times New Roman"/>
                <w:b w:val="0"/>
                <w:bCs w:val="0"/>
                <w:noProof/>
                <w:color w:val="auto"/>
                <w:position w:val="-12"/>
              </w:rPr>
              <w:object w:dxaOrig="300" w:dyaOrig="360" w14:anchorId="77554BD6">
                <v:shape id="_x0000_i1213" type="#_x0000_t75" alt="" style="width:13.6pt;height:18.35pt;mso-width-percent:0;mso-height-percent:0;mso-width-percent:0;mso-height-percent:0" o:ole="">
                  <v:imagedata r:id="rId375" o:title=""/>
                </v:shape>
                <o:OLEObject Type="Embed" ProgID="Equation.DSMT4" ShapeID="_x0000_i1213" DrawAspect="Content" ObjectID="_1724243500" r:id="rId376"/>
              </w:object>
            </w:r>
          </w:p>
        </w:tc>
        <w:tc>
          <w:tcPr>
            <w:tcW w:w="3166" w:type="dxa"/>
            <w:vAlign w:val="center"/>
          </w:tcPr>
          <w:p w14:paraId="3ED0CED7"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Drained thermoelastic effective stress coefficient</w:t>
            </w:r>
          </w:p>
        </w:tc>
        <w:tc>
          <w:tcPr>
            <w:tcW w:w="1997" w:type="dxa"/>
            <w:vAlign w:val="center"/>
          </w:tcPr>
          <w:p w14:paraId="6B9BDB21"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437EF3" w:rsidRPr="00D570D0" w14:paraId="3A81073F"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C0098A8"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4"/>
              </w:rPr>
              <w:object w:dxaOrig="240" w:dyaOrig="260" w14:anchorId="6F390F30">
                <v:shape id="_x0000_i1214" type="#_x0000_t75" alt="" style="width:10.85pt;height:11.55pt;mso-width-percent:0;mso-height-percent:0;mso-width-percent:0;mso-height-percent:0" o:ole="">
                  <v:imagedata r:id="rId377" o:title=""/>
                </v:shape>
                <o:OLEObject Type="Embed" ProgID="Equation.DSMT4" ShapeID="_x0000_i1214" DrawAspect="Content" ObjectID="_1724243501" r:id="rId378"/>
              </w:object>
            </w:r>
          </w:p>
        </w:tc>
        <w:tc>
          <w:tcPr>
            <w:tcW w:w="3166" w:type="dxa"/>
            <w:vAlign w:val="center"/>
          </w:tcPr>
          <w:p w14:paraId="0DED2087" w14:textId="77777777" w:rsidR="00437EF3" w:rsidRPr="00D570D0" w:rsidRDefault="00437EF3" w:rsidP="00B665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Skempton pore pressure coefficient</w:t>
            </w:r>
          </w:p>
        </w:tc>
        <w:tc>
          <w:tcPr>
            <w:tcW w:w="1997" w:type="dxa"/>
            <w:vAlign w:val="center"/>
          </w:tcPr>
          <w:p w14:paraId="5D05970F"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t>
            </w:r>
          </w:p>
        </w:tc>
      </w:tr>
      <w:tr w:rsidR="00437EF3" w:rsidRPr="00D570D0" w14:paraId="711A7478"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2FFCBD7"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40" w:dyaOrig="360" w14:anchorId="446F70C3">
                <v:shape id="_x0000_i1215" type="#_x0000_t75" alt="" style="width:10.85pt;height:18.35pt;mso-width-percent:0;mso-height-percent:0;mso-width-percent:0;mso-height-percent:0" o:ole="">
                  <v:imagedata r:id="rId379" o:title=""/>
                </v:shape>
                <o:OLEObject Type="Embed" ProgID="Equation.DSMT4" ShapeID="_x0000_i1215" DrawAspect="Content" ObjectID="_1724243502" r:id="rId380"/>
              </w:object>
            </w:r>
          </w:p>
        </w:tc>
        <w:tc>
          <w:tcPr>
            <w:tcW w:w="3166" w:type="dxa"/>
            <w:vAlign w:val="center"/>
          </w:tcPr>
          <w:p w14:paraId="2A3BA351" w14:textId="77777777" w:rsidR="00437EF3" w:rsidRPr="00D570D0" w:rsidRDefault="00437EF3" w:rsidP="00B665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of solid</w:t>
            </w:r>
          </w:p>
        </w:tc>
        <w:tc>
          <w:tcPr>
            <w:tcW w:w="1997" w:type="dxa"/>
            <w:vAlign w:val="center"/>
          </w:tcPr>
          <w:p w14:paraId="4CF51459"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4E3B0C07"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1EF30D24"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79" w:dyaOrig="380" w14:anchorId="280B4A39">
                <v:shape id="_x0000_i1216" type="#_x0000_t75" alt="" style="width:13.6pt;height:18.35pt;mso-width-percent:0;mso-height-percent:0;mso-width-percent:0;mso-height-percent:0" o:ole="">
                  <v:imagedata r:id="rId381" o:title=""/>
                </v:shape>
                <o:OLEObject Type="Embed" ProgID="Equation.DSMT4" ShapeID="_x0000_i1216" DrawAspect="Content" ObjectID="_1724243503" r:id="rId382"/>
              </w:object>
            </w:r>
          </w:p>
        </w:tc>
        <w:tc>
          <w:tcPr>
            <w:tcW w:w="3166" w:type="dxa"/>
            <w:vAlign w:val="center"/>
          </w:tcPr>
          <w:p w14:paraId="6D4BE721"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of porosity</w:t>
            </w:r>
          </w:p>
        </w:tc>
        <w:tc>
          <w:tcPr>
            <w:tcW w:w="1997" w:type="dxa"/>
            <w:vAlign w:val="center"/>
          </w:tcPr>
          <w:p w14:paraId="13EEE104"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7DDDBA55"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A493D83"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79" w:dyaOrig="380" w14:anchorId="03FAA917">
                <v:shape id="_x0000_i1217" type="#_x0000_t75" alt="" style="width:13.6pt;height:18.35pt;mso-width-percent:0;mso-height-percent:0;mso-width-percent:0;mso-height-percent:0" o:ole="">
                  <v:imagedata r:id="rId383" o:title=""/>
                </v:shape>
                <o:OLEObject Type="Embed" ProgID="Equation.DSMT4" ShapeID="_x0000_i1217" DrawAspect="Content" ObjectID="_1724243504" r:id="rId384"/>
              </w:object>
            </w:r>
          </w:p>
        </w:tc>
        <w:tc>
          <w:tcPr>
            <w:tcW w:w="3166" w:type="dxa"/>
            <w:vAlign w:val="center"/>
          </w:tcPr>
          <w:p w14:paraId="76C9A3AD" w14:textId="77777777" w:rsidR="00437EF3" w:rsidRPr="00D570D0" w:rsidRDefault="00437EF3" w:rsidP="00B665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of fluid</w:t>
            </w:r>
          </w:p>
        </w:tc>
        <w:tc>
          <w:tcPr>
            <w:tcW w:w="1997" w:type="dxa"/>
            <w:vAlign w:val="center"/>
          </w:tcPr>
          <w:p w14:paraId="309922ED"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3E00C93A"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E423FB9"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60" w:dyaOrig="360" w14:anchorId="72400621">
                <v:shape id="_x0000_i1218" type="#_x0000_t75" alt="" style="width:10.85pt;height:18.35pt;mso-width-percent:0;mso-height-percent:0;mso-width-percent:0;mso-height-percent:0" o:ole="">
                  <v:imagedata r:id="rId385" o:title=""/>
                </v:shape>
                <o:OLEObject Type="Embed" ProgID="Equation.DSMT4" ShapeID="_x0000_i1218" DrawAspect="Content" ObjectID="_1724243505" r:id="rId386"/>
              </w:object>
            </w:r>
          </w:p>
        </w:tc>
        <w:tc>
          <w:tcPr>
            <w:tcW w:w="3166" w:type="dxa"/>
            <w:vAlign w:val="center"/>
          </w:tcPr>
          <w:p w14:paraId="0E9364F7" w14:textId="77777777" w:rsidR="00437EF3" w:rsidRPr="00D570D0" w:rsidRDefault="00437EF3" w:rsidP="00B665FD">
            <w:pPr>
              <w:tabs>
                <w:tab w:val="left" w:pos="323"/>
              </w:tabs>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for variation in fluid content</w:t>
            </w:r>
          </w:p>
        </w:tc>
        <w:tc>
          <w:tcPr>
            <w:tcW w:w="1997" w:type="dxa"/>
            <w:vAlign w:val="center"/>
          </w:tcPr>
          <w:p w14:paraId="47951984"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2DE42C34"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F347B9B"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60" w:dyaOrig="360" w14:anchorId="01235DBF">
                <v:shape id="_x0000_i1219" type="#_x0000_t75" alt="" style="width:10.85pt;height:18.35pt;mso-width-percent:0;mso-height-percent:0;mso-width-percent:0;mso-height-percent:0" o:ole="">
                  <v:imagedata r:id="rId387" o:title=""/>
                </v:shape>
                <o:OLEObject Type="Embed" ProgID="Equation.DSMT4" ShapeID="_x0000_i1219" DrawAspect="Content" ObjectID="_1724243506" r:id="rId388"/>
              </w:object>
            </w:r>
          </w:p>
        </w:tc>
        <w:tc>
          <w:tcPr>
            <w:tcW w:w="3166" w:type="dxa"/>
            <w:vAlign w:val="center"/>
          </w:tcPr>
          <w:p w14:paraId="5B76B25D" w14:textId="77777777" w:rsidR="00437EF3" w:rsidRPr="00D570D0" w:rsidRDefault="00437EF3" w:rsidP="00B665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Drained coefficient of volumetric thermal expansion of porous medium frame</w:t>
            </w:r>
          </w:p>
        </w:tc>
        <w:tc>
          <w:tcPr>
            <w:tcW w:w="1997" w:type="dxa"/>
            <w:vAlign w:val="center"/>
          </w:tcPr>
          <w:p w14:paraId="73A57771"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14DD2490"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25808E00"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60" w:dyaOrig="220" w14:anchorId="24398647">
                <v:shape id="_x0000_i1220" type="#_x0000_t75" alt="" style="width:10.85pt;height:10.85pt;mso-width-percent:0;mso-height-percent:0;mso-width-percent:0;mso-height-percent:0" o:ole="">
                  <v:imagedata r:id="rId389" o:title=""/>
                </v:shape>
                <o:OLEObject Type="Embed" ProgID="Equation.DSMT4" ShapeID="_x0000_i1220" DrawAspect="Content" ObjectID="_1724243507" r:id="rId390"/>
              </w:object>
            </w:r>
          </w:p>
        </w:tc>
        <w:tc>
          <w:tcPr>
            <w:tcW w:w="3166" w:type="dxa"/>
            <w:vAlign w:val="center"/>
          </w:tcPr>
          <w:p w14:paraId="4FD457F0"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Specific heat of the porous medium at reference temperature</w:t>
            </w:r>
          </w:p>
        </w:tc>
        <w:tc>
          <w:tcPr>
            <w:tcW w:w="1997" w:type="dxa"/>
            <w:vAlign w:val="center"/>
          </w:tcPr>
          <w:p w14:paraId="203E6609"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J</w:t>
            </w:r>
            <w:r w:rsidRPr="00D570D0">
              <w:rPr>
                <w:rFonts w:ascii="Cambria Math" w:hAnsi="Cambria Math" w:cs="Cambria Math"/>
              </w:rPr>
              <w:t>⋅</w:t>
            </w:r>
            <w:r w:rsidRPr="00D570D0">
              <w:rPr>
                <w:rFonts w:ascii="Times New Roman" w:hAnsi="Times New Roman"/>
              </w:rPr>
              <w:t>kg</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437EF3" w:rsidRPr="00D570D0" w14:paraId="224849FA"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2D0721F"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0"/>
              </w:rPr>
              <w:object w:dxaOrig="200" w:dyaOrig="260" w14:anchorId="26ABE2AA">
                <v:shape id="_x0000_i1221" type="#_x0000_t75" alt="" style="width:10.85pt;height:10.85pt;mso-width-percent:0;mso-height-percent:0;mso-width-percent:0;mso-height-percent:0" o:ole="">
                  <v:imagedata r:id="rId391" o:title=""/>
                </v:shape>
                <o:OLEObject Type="Embed" ProgID="Equation.DSMT4" ShapeID="_x0000_i1221" DrawAspect="Content" ObjectID="_1724243508" r:id="rId392"/>
              </w:object>
            </w:r>
          </w:p>
        </w:tc>
        <w:tc>
          <w:tcPr>
            <w:tcW w:w="3166" w:type="dxa"/>
            <w:vAlign w:val="center"/>
          </w:tcPr>
          <w:p w14:paraId="11B6BF85"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Fluid flux</w:t>
            </w:r>
          </w:p>
        </w:tc>
        <w:tc>
          <w:tcPr>
            <w:tcW w:w="1997" w:type="dxa"/>
            <w:vAlign w:val="center"/>
          </w:tcPr>
          <w:p w14:paraId="2ADE03E6"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437EF3" w:rsidRPr="00D570D0" w14:paraId="737C9C57"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A4AB0DF"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00" w:dyaOrig="279" w14:anchorId="16C052D0">
                <v:shape id="_x0000_i1222" type="#_x0000_t75" alt="" style="width:10.85pt;height:13.6pt;mso-width-percent:0;mso-height-percent:0;mso-width-percent:0;mso-height-percent:0" o:ole="">
                  <v:imagedata r:id="rId393" o:title=""/>
                </v:shape>
                <o:OLEObject Type="Embed" ProgID="Equation.DSMT4" ShapeID="_x0000_i1222" DrawAspect="Content" ObjectID="_1724243509" r:id="rId394"/>
              </w:object>
            </w:r>
          </w:p>
        </w:tc>
        <w:tc>
          <w:tcPr>
            <w:tcW w:w="3166" w:type="dxa"/>
            <w:vAlign w:val="center"/>
          </w:tcPr>
          <w:p w14:paraId="2E702591"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Heat flux</w:t>
            </w:r>
          </w:p>
        </w:tc>
        <w:tc>
          <w:tcPr>
            <w:tcW w:w="1997" w:type="dxa"/>
            <w:vAlign w:val="center"/>
          </w:tcPr>
          <w:p w14:paraId="1F5DFB40"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J</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437EF3" w:rsidRPr="00D570D0" w14:paraId="78723206"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E86AA7F"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00" w:dyaOrig="279" w14:anchorId="4FF507F2">
                <v:shape id="_x0000_i1223" type="#_x0000_t75" alt="" style="width:10.85pt;height:13.6pt;mso-width-percent:0;mso-height-percent:0;mso-width-percent:0;mso-height-percent:0" o:ole="">
                  <v:imagedata r:id="rId395" o:title=""/>
                </v:shape>
                <o:OLEObject Type="Embed" ProgID="Equation.DSMT4" ShapeID="_x0000_i1223" DrawAspect="Content" ObjectID="_1724243510" r:id="rId396"/>
              </w:object>
            </w:r>
          </w:p>
        </w:tc>
        <w:tc>
          <w:tcPr>
            <w:tcW w:w="3166" w:type="dxa"/>
            <w:vAlign w:val="center"/>
          </w:tcPr>
          <w:p w14:paraId="5F478B66"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Permeability</w:t>
            </w:r>
          </w:p>
        </w:tc>
        <w:tc>
          <w:tcPr>
            <w:tcW w:w="1997" w:type="dxa"/>
            <w:vAlign w:val="center"/>
          </w:tcPr>
          <w:p w14:paraId="56BBA9E9"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p>
        </w:tc>
      </w:tr>
      <w:tr w:rsidR="00437EF3" w:rsidRPr="00D570D0" w14:paraId="6558F8FF"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FF5FCFA"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60" w:dyaOrig="360" w14:anchorId="11D4B17F">
                <v:shape id="_x0000_i1224" type="#_x0000_t75" alt="" style="width:10.85pt;height:18.35pt;mso-width-percent:0;mso-height-percent:0;mso-width-percent:0;mso-height-percent:0" o:ole="">
                  <v:imagedata r:id="rId397" o:title=""/>
                </v:shape>
                <o:OLEObject Type="Embed" ProgID="Equation.DSMT4" ShapeID="_x0000_i1224" DrawAspect="Content" ObjectID="_1724243511" r:id="rId398"/>
              </w:object>
            </w:r>
          </w:p>
        </w:tc>
        <w:tc>
          <w:tcPr>
            <w:tcW w:w="3166" w:type="dxa"/>
            <w:vAlign w:val="center"/>
          </w:tcPr>
          <w:p w14:paraId="2AF6D2C5" w14:textId="77777777" w:rsidR="00437EF3" w:rsidRPr="00D570D0" w:rsidRDefault="00437EF3" w:rsidP="00B665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Thermal conductivity</w:t>
            </w:r>
          </w:p>
        </w:tc>
        <w:tc>
          <w:tcPr>
            <w:tcW w:w="1997" w:type="dxa"/>
            <w:vAlign w:val="center"/>
          </w:tcPr>
          <w:p w14:paraId="5A00A223"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−1</w:t>
            </w:r>
          </w:p>
        </w:tc>
      </w:tr>
      <w:tr w:rsidR="00437EF3" w:rsidRPr="00D570D0" w14:paraId="4A51D05C"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21553823" w14:textId="1C6D5521"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60" w:dyaOrig="380" w14:anchorId="61144CE0">
                <v:shape id="_x0000_i1225" type="#_x0000_t75" alt="" style="width:11.55pt;height:18.35pt;mso-width-percent:0;mso-height-percent:0;mso-width-percent:0;mso-height-percent:0" o:ole="">
                  <v:imagedata r:id="rId399" o:title=""/>
                </v:shape>
                <o:OLEObject Type="Embed" ProgID="Equation.DSMT4" ShapeID="_x0000_i1225" DrawAspect="Content" ObjectID="_1724243512" r:id="rId400"/>
              </w:object>
            </w:r>
          </w:p>
        </w:tc>
        <w:tc>
          <w:tcPr>
            <w:tcW w:w="3166" w:type="dxa"/>
            <w:vAlign w:val="center"/>
          </w:tcPr>
          <w:p w14:paraId="5D5766F6"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Mechano-caloric coefficient</w:t>
            </w:r>
            <w:r>
              <w:rPr>
                <w:rFonts w:ascii="Times New Roman" w:hAnsi="Times New Roman"/>
              </w:rPr>
              <w:t xml:space="preserve"> (Thermal filtration)</w:t>
            </w:r>
          </w:p>
        </w:tc>
        <w:tc>
          <w:tcPr>
            <w:tcW w:w="1997" w:type="dxa"/>
            <w:vAlign w:val="center"/>
          </w:tcPr>
          <w:p w14:paraId="7D15D9CF"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437EF3" w:rsidRPr="00D570D0" w14:paraId="6F82A28B"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FB3447F" w14:textId="080CF5C0"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79" w:dyaOrig="380" w14:anchorId="548E5A3E">
                <v:shape id="_x0000_i1226" type="#_x0000_t75" alt="" style="width:13.6pt;height:18.35pt;mso-width-percent:0;mso-height-percent:0;mso-width-percent:0;mso-height-percent:0" o:ole="">
                  <v:imagedata r:id="rId401" o:title=""/>
                </v:shape>
                <o:OLEObject Type="Embed" ProgID="Equation.DSMT4" ShapeID="_x0000_i1226" DrawAspect="Content" ObjectID="_1724243513" r:id="rId402"/>
              </w:object>
            </w:r>
          </w:p>
        </w:tc>
        <w:tc>
          <w:tcPr>
            <w:tcW w:w="3166" w:type="dxa"/>
            <w:vAlign w:val="center"/>
          </w:tcPr>
          <w:p w14:paraId="5B578544" w14:textId="77777777" w:rsidR="00437EF3" w:rsidRPr="00D570D0" w:rsidRDefault="00437EF3" w:rsidP="00B665FD">
            <w:pPr>
              <w:tabs>
                <w:tab w:val="left" w:pos="1359"/>
              </w:tabs>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Thermo-osmosis coefficient</w:t>
            </w:r>
          </w:p>
        </w:tc>
        <w:tc>
          <w:tcPr>
            <w:tcW w:w="1997" w:type="dxa"/>
            <w:vAlign w:val="center"/>
          </w:tcPr>
          <w:p w14:paraId="47A06655"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437EF3" w:rsidRPr="00D570D0" w14:paraId="1B50E093"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1A29C45"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180" w:dyaOrig="220" w14:anchorId="15A09950">
                <v:shape id="_x0000_i1227" type="#_x0000_t75" alt="" style="width:7.45pt;height:10.85pt;mso-width-percent:0;mso-height-percent:0;mso-width-percent:0;mso-height-percent:0" o:ole="">
                  <v:imagedata r:id="rId403" o:title=""/>
                </v:shape>
                <o:OLEObject Type="Embed" ProgID="Equation.DSMT4" ShapeID="_x0000_i1227" DrawAspect="Content" ObjectID="_1724243514" r:id="rId404"/>
              </w:object>
            </w:r>
          </w:p>
        </w:tc>
        <w:tc>
          <w:tcPr>
            <w:tcW w:w="3166" w:type="dxa"/>
            <w:vAlign w:val="center"/>
          </w:tcPr>
          <w:p w14:paraId="5651BA96" w14:textId="77777777" w:rsidR="00437EF3" w:rsidRPr="00D570D0" w:rsidRDefault="00437EF3" w:rsidP="00B665FD">
            <w:pPr>
              <w:tabs>
                <w:tab w:val="left" w:pos="1359"/>
              </w:tabs>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Poisson’s ratio</w:t>
            </w:r>
          </w:p>
        </w:tc>
        <w:tc>
          <w:tcPr>
            <w:tcW w:w="1997" w:type="dxa"/>
            <w:vAlign w:val="center"/>
          </w:tcPr>
          <w:p w14:paraId="186FFD30"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w:t>
            </w:r>
          </w:p>
        </w:tc>
      </w:tr>
      <w:tr w:rsidR="00437EF3" w:rsidRPr="00D570D0" w14:paraId="04D70B9F"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8C41B7B"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4"/>
              </w:rPr>
              <w:object w:dxaOrig="260" w:dyaOrig="260" w14:anchorId="6FD86AEF">
                <v:shape id="_x0000_i1228" type="#_x0000_t75" alt="" style="width:10.85pt;height:10.85pt;mso-width-percent:0;mso-height-percent:0;mso-width-percent:0;mso-height-percent:0" o:ole="">
                  <v:imagedata r:id="rId405" o:title=""/>
                </v:shape>
                <o:OLEObject Type="Embed" ProgID="Equation.DSMT4" ShapeID="_x0000_i1228" DrawAspect="Content" ObjectID="_1724243515" r:id="rId406"/>
              </w:object>
            </w:r>
          </w:p>
        </w:tc>
        <w:tc>
          <w:tcPr>
            <w:tcW w:w="3166" w:type="dxa"/>
            <w:vAlign w:val="center"/>
          </w:tcPr>
          <w:p w14:paraId="665EFA60"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Drained bulk modulus</w:t>
            </w:r>
          </w:p>
        </w:tc>
        <w:tc>
          <w:tcPr>
            <w:tcW w:w="1997" w:type="dxa"/>
            <w:vAlign w:val="center"/>
          </w:tcPr>
          <w:p w14:paraId="64B813A8"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p>
        </w:tc>
      </w:tr>
      <w:tr w:rsidR="00437EF3" w:rsidRPr="00D570D0" w14:paraId="684F383F"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8E58257"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60" w:dyaOrig="279" w14:anchorId="39F9E7CE">
                <v:shape id="_x0000_i1229" type="#_x0000_t75" alt="" style="width:10.85pt;height:11.55pt;mso-width-percent:0;mso-height-percent:0;mso-width-percent:0;mso-height-percent:0" o:ole="">
                  <v:imagedata r:id="rId407" o:title=""/>
                </v:shape>
                <o:OLEObject Type="Embed" ProgID="Equation.DSMT4" ShapeID="_x0000_i1229" DrawAspect="Content" ObjectID="_1724243516" r:id="rId408"/>
              </w:object>
            </w:r>
          </w:p>
        </w:tc>
        <w:tc>
          <w:tcPr>
            <w:tcW w:w="3166" w:type="dxa"/>
            <w:vAlign w:val="center"/>
          </w:tcPr>
          <w:p w14:paraId="27C62A8F"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Shear modulus</w:t>
            </w:r>
          </w:p>
        </w:tc>
        <w:tc>
          <w:tcPr>
            <w:tcW w:w="1997" w:type="dxa"/>
            <w:vAlign w:val="center"/>
          </w:tcPr>
          <w:p w14:paraId="785B7973"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p>
        </w:tc>
      </w:tr>
      <w:bookmarkStart w:id="764" w:name="PasteStart"/>
      <w:bookmarkStart w:id="765" w:name="MTBlankEqn"/>
      <w:bookmarkEnd w:id="764"/>
      <w:tr w:rsidR="00FE54C6" w:rsidRPr="00D570D0" w14:paraId="32A5CC45"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7DCB36B0" w14:textId="57115F89" w:rsidR="00FE54C6" w:rsidRPr="00E13C40" w:rsidRDefault="0090156F" w:rsidP="00B665FD">
            <w:pPr>
              <w:adjustRightInd w:val="0"/>
              <w:snapToGrid w:val="0"/>
              <w:jc w:val="center"/>
              <w:rPr>
                <w:rFonts w:ascii="Times New Roman" w:hAnsi="Times New Roman"/>
                <w:bCs w:val="0"/>
                <w:noProof/>
              </w:rPr>
            </w:pPr>
            <w:r w:rsidRPr="0090156F">
              <w:rPr>
                <w:b w:val="0"/>
                <w:bCs w:val="0"/>
                <w:noProof/>
                <w:color w:val="auto"/>
                <w:position w:val="-12"/>
              </w:rPr>
              <w:object w:dxaOrig="220" w:dyaOrig="380" w14:anchorId="7C95B799">
                <v:shape id="_x0000_i1230" type="#_x0000_t75" alt="" style="width:10.85pt;height:18.35pt;mso-width-percent:0;mso-height-percent:0;mso-width-percent:0;mso-height-percent:0" o:ole="">
                  <v:imagedata r:id="rId409" o:title=""/>
                </v:shape>
                <o:OLEObject Type="Embed" ProgID="Equation.DSMT4" ShapeID="_x0000_i1230" DrawAspect="Content" ObjectID="_1724243517" r:id="rId410"/>
              </w:object>
            </w:r>
            <w:bookmarkStart w:id="766" w:name="PasteEnd"/>
            <w:bookmarkEnd w:id="765"/>
            <w:bookmarkEnd w:id="766"/>
          </w:p>
        </w:tc>
        <w:tc>
          <w:tcPr>
            <w:tcW w:w="3166" w:type="dxa"/>
            <w:vAlign w:val="center"/>
          </w:tcPr>
          <w:p w14:paraId="77FDF7D8" w14:textId="297931AF" w:rsidR="00FE54C6" w:rsidRPr="00D570D0" w:rsidRDefault="00FE54C6"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Thermal Diffusivity</w:t>
            </w:r>
          </w:p>
        </w:tc>
        <w:tc>
          <w:tcPr>
            <w:tcW w:w="1997" w:type="dxa"/>
            <w:vAlign w:val="center"/>
          </w:tcPr>
          <w:p w14:paraId="651A07B0" w14:textId="60A9F4D3" w:rsidR="00FE54C6" w:rsidRPr="00FE54C6" w:rsidRDefault="00FE54C6"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Pr>
                <w:rFonts w:ascii="Times New Roman" w:hAnsi="Times New Roman"/>
              </w:rPr>
              <w:t>/s</w:t>
            </w:r>
          </w:p>
        </w:tc>
      </w:tr>
      <w:tr w:rsidR="00FE54C6" w:rsidRPr="00D570D0" w14:paraId="11F60A49"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758EE669" w14:textId="271ACC44" w:rsidR="00FE54C6" w:rsidRDefault="0090156F" w:rsidP="00B665FD">
            <w:pPr>
              <w:adjustRightInd w:val="0"/>
              <w:snapToGrid w:val="0"/>
              <w:jc w:val="center"/>
            </w:pPr>
            <w:r w:rsidRPr="0090156F">
              <w:rPr>
                <w:b w:val="0"/>
                <w:bCs w:val="0"/>
                <w:noProof/>
                <w:color w:val="auto"/>
                <w:position w:val="-16"/>
              </w:rPr>
              <w:object w:dxaOrig="280" w:dyaOrig="420" w14:anchorId="03FFE9AE">
                <v:shape id="_x0000_i1231" type="#_x0000_t75" alt="" style="width:11.55pt;height:19.7pt;mso-width-percent:0;mso-height-percent:0;mso-width-percent:0;mso-height-percent:0" o:ole="">
                  <v:imagedata r:id="rId411" o:title=""/>
                </v:shape>
                <o:OLEObject Type="Embed" ProgID="Equation.DSMT4" ShapeID="_x0000_i1231" DrawAspect="Content" ObjectID="_1724243518" r:id="rId412"/>
              </w:object>
            </w:r>
          </w:p>
        </w:tc>
        <w:tc>
          <w:tcPr>
            <w:tcW w:w="3166" w:type="dxa"/>
            <w:vAlign w:val="center"/>
          </w:tcPr>
          <w:p w14:paraId="062A37FE" w14:textId="3EA55915" w:rsidR="00FE54C6" w:rsidRDefault="00FE54C6"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Fluid Diffusivity</w:t>
            </w:r>
          </w:p>
        </w:tc>
        <w:tc>
          <w:tcPr>
            <w:tcW w:w="1997" w:type="dxa"/>
            <w:vAlign w:val="center"/>
          </w:tcPr>
          <w:p w14:paraId="1CB2C9D7" w14:textId="5E3269E3" w:rsidR="00FE54C6" w:rsidRPr="00D570D0" w:rsidRDefault="00FE54C6"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Pr>
                <w:rFonts w:ascii="Times New Roman" w:hAnsi="Times New Roman"/>
              </w:rPr>
              <w:t>/s</w:t>
            </w:r>
          </w:p>
        </w:tc>
      </w:tr>
    </w:tbl>
    <w:p w14:paraId="3887ED5F" w14:textId="77777777" w:rsidR="00001DCC" w:rsidRDefault="00001DCC" w:rsidP="00001DCC">
      <w:pPr>
        <w:jc w:val="center"/>
        <w:rPr>
          <w:rFonts w:ascii="Times New Roman" w:hAnsi="Times New Roman"/>
        </w:rPr>
      </w:pPr>
    </w:p>
    <w:p w14:paraId="1729A250" w14:textId="36B24CF3" w:rsidR="00001DCC" w:rsidRDefault="00001DCC" w:rsidP="00001DCC">
      <w:pPr>
        <w:jc w:val="center"/>
        <w:rPr>
          <w:rFonts w:ascii="Times New Roman" w:hAnsi="Times New Roman"/>
        </w:rPr>
      </w:pPr>
    </w:p>
    <w:p w14:paraId="68CB530F" w14:textId="77777777" w:rsidR="00001DCC" w:rsidRDefault="00001DCC" w:rsidP="00001DCC">
      <w:pPr>
        <w:jc w:val="center"/>
        <w:rPr>
          <w:rFonts w:ascii="Times New Roman" w:hAnsi="Times New Roman"/>
        </w:rPr>
      </w:pPr>
    </w:p>
    <w:p w14:paraId="6CA5B5EB" w14:textId="1E30A741" w:rsidR="00001DCC" w:rsidRPr="00FD64B3" w:rsidRDefault="00001DCC" w:rsidP="00001DCC">
      <w:pPr>
        <w:jc w:val="center"/>
        <w:rPr>
          <w:rFonts w:ascii="Times New Roman" w:hAnsi="Times New Roman"/>
        </w:rPr>
      </w:pPr>
      <w:r>
        <w:rPr>
          <w:rFonts w:ascii="Times New Roman" w:hAnsi="Times New Roman"/>
        </w:rPr>
        <w:t>Table 2</w:t>
      </w:r>
      <w:r w:rsidRPr="00FD64B3">
        <w:rPr>
          <w:rFonts w:ascii="Times New Roman" w:hAnsi="Times New Roman"/>
        </w:rPr>
        <w:t>.</w:t>
      </w:r>
      <w:r>
        <w:rPr>
          <w:rFonts w:ascii="Times New Roman" w:hAnsi="Times New Roman"/>
        </w:rPr>
        <w:t xml:space="preserve"> </w:t>
      </w:r>
      <w:r w:rsidR="002D17FC">
        <w:rPr>
          <w:rFonts w:ascii="Times New Roman" w:hAnsi="Times New Roman"/>
        </w:rPr>
        <w:t xml:space="preserve">Lower boundary and upper boundary for Monte Carlo Sampling </w:t>
      </w:r>
      <w:r>
        <w:rPr>
          <w:rFonts w:ascii="Times New Roman" w:hAnsi="Times New Roman"/>
        </w:rPr>
        <w:t xml:space="preserve">(the unit of each parameter is </w:t>
      </w:r>
      <w:r w:rsidR="00255705">
        <w:rPr>
          <w:rFonts w:ascii="Times New Roman" w:hAnsi="Times New Roman"/>
        </w:rPr>
        <w:t xml:space="preserve">the </w:t>
      </w:r>
      <w:r>
        <w:rPr>
          <w:rFonts w:ascii="Times New Roman" w:hAnsi="Times New Roman"/>
        </w:rPr>
        <w:t>same as the unit defined in Table 1)</w:t>
      </w:r>
    </w:p>
    <w:tbl>
      <w:tblPr>
        <w:tblStyle w:val="TableGrid"/>
        <w:tblW w:w="0" w:type="auto"/>
        <w:jc w:val="center"/>
        <w:tblLook w:val="04A0" w:firstRow="1" w:lastRow="0" w:firstColumn="1" w:lastColumn="0" w:noHBand="0" w:noVBand="1"/>
      </w:tblPr>
      <w:tblGrid>
        <w:gridCol w:w="2337"/>
        <w:gridCol w:w="2338"/>
        <w:gridCol w:w="2338"/>
      </w:tblGrid>
      <w:tr w:rsidR="00D61B32" w:rsidRPr="00FD64B3" w14:paraId="58927120" w14:textId="77777777" w:rsidTr="00E87163">
        <w:trPr>
          <w:jc w:val="center"/>
        </w:trPr>
        <w:tc>
          <w:tcPr>
            <w:tcW w:w="2337" w:type="dxa"/>
            <w:vAlign w:val="center"/>
          </w:tcPr>
          <w:p w14:paraId="2C40D6B5" w14:textId="77777777" w:rsidR="00D61B32" w:rsidRPr="00FD64B3" w:rsidRDefault="00D61B32" w:rsidP="00E87163">
            <w:pPr>
              <w:jc w:val="center"/>
              <w:rPr>
                <w:rFonts w:ascii="Times New Roman" w:hAnsi="Times New Roman"/>
              </w:rPr>
            </w:pPr>
          </w:p>
        </w:tc>
        <w:tc>
          <w:tcPr>
            <w:tcW w:w="2338" w:type="dxa"/>
            <w:vAlign w:val="center"/>
          </w:tcPr>
          <w:p w14:paraId="2CB92896" w14:textId="27410EB1" w:rsidR="00D61B32" w:rsidRPr="00FD64B3" w:rsidRDefault="00D61B32" w:rsidP="00D61B32">
            <w:pPr>
              <w:jc w:val="center"/>
              <w:rPr>
                <w:rFonts w:ascii="Times New Roman" w:hAnsi="Times New Roman"/>
              </w:rPr>
            </w:pPr>
            <w:r>
              <w:rPr>
                <w:rFonts w:ascii="Times New Roman" w:hAnsi="Times New Roman"/>
              </w:rPr>
              <w:t xml:space="preserve">Lower Boundary </w:t>
            </w:r>
            <w:r w:rsidRPr="00FD64B3">
              <w:rPr>
                <w:rFonts w:ascii="Times New Roman" w:hAnsi="Times New Roman"/>
              </w:rPr>
              <w:t xml:space="preserve"> </w:t>
            </w:r>
          </w:p>
        </w:tc>
        <w:tc>
          <w:tcPr>
            <w:tcW w:w="2338" w:type="dxa"/>
            <w:vAlign w:val="center"/>
          </w:tcPr>
          <w:p w14:paraId="5656BCB6" w14:textId="2FB8AA11" w:rsidR="00D61B32" w:rsidRPr="00FD64B3" w:rsidRDefault="00D61B32" w:rsidP="00E87163">
            <w:pPr>
              <w:jc w:val="center"/>
              <w:rPr>
                <w:rFonts w:ascii="Times New Roman" w:hAnsi="Times New Roman"/>
              </w:rPr>
            </w:pPr>
            <w:r>
              <w:rPr>
                <w:rFonts w:ascii="Times New Roman" w:hAnsi="Times New Roman"/>
              </w:rPr>
              <w:t xml:space="preserve">Upper Boundary </w:t>
            </w:r>
            <w:r w:rsidRPr="00FD64B3">
              <w:rPr>
                <w:rFonts w:ascii="Times New Roman" w:hAnsi="Times New Roman"/>
              </w:rPr>
              <w:t xml:space="preserve"> </w:t>
            </w:r>
          </w:p>
        </w:tc>
      </w:tr>
      <w:tr w:rsidR="00D61B32" w:rsidRPr="00FD64B3" w14:paraId="7D47DB5D" w14:textId="77777777" w:rsidTr="00E87163">
        <w:trPr>
          <w:jc w:val="center"/>
        </w:trPr>
        <w:tc>
          <w:tcPr>
            <w:tcW w:w="2337" w:type="dxa"/>
            <w:vAlign w:val="center"/>
          </w:tcPr>
          <w:p w14:paraId="050ABEC2"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220" w:dyaOrig="220" w14:anchorId="65CF8084">
                <v:shape id="_x0000_i1232" type="#_x0000_t75" alt="" style="width:10.85pt;height:10.85pt;mso-width-percent:0;mso-height-percent:0;mso-width-percent:0;mso-height-percent:0" o:ole="">
                  <v:imagedata r:id="rId373" o:title=""/>
                </v:shape>
                <o:OLEObject Type="Embed" ProgID="Equation.DSMT4" ShapeID="_x0000_i1232" DrawAspect="Content" ObjectID="_1724243519" r:id="rId413"/>
              </w:object>
            </w:r>
          </w:p>
        </w:tc>
        <w:tc>
          <w:tcPr>
            <w:tcW w:w="2338" w:type="dxa"/>
            <w:vAlign w:val="center"/>
          </w:tcPr>
          <w:p w14:paraId="4FE15D60" w14:textId="5A4A83B8" w:rsidR="00D61B32" w:rsidRPr="00FD64B3" w:rsidRDefault="00D61B32" w:rsidP="00201B72">
            <w:pPr>
              <w:jc w:val="center"/>
              <w:rPr>
                <w:rFonts w:ascii="Times New Roman" w:hAnsi="Times New Roman"/>
              </w:rPr>
            </w:pPr>
            <w:r w:rsidRPr="00FD64B3">
              <w:rPr>
                <w:rFonts w:ascii="Times New Roman" w:hAnsi="Times New Roman"/>
              </w:rPr>
              <w:t>0.</w:t>
            </w:r>
            <w:r w:rsidR="00201B72">
              <w:rPr>
                <w:rFonts w:ascii="Times New Roman" w:hAnsi="Times New Roman"/>
              </w:rPr>
              <w:t>2</w:t>
            </w:r>
            <w:r w:rsidRPr="00FD64B3">
              <w:rPr>
                <w:rFonts w:ascii="Times New Roman" w:hAnsi="Times New Roman"/>
              </w:rPr>
              <w:t>5</w:t>
            </w:r>
          </w:p>
        </w:tc>
        <w:tc>
          <w:tcPr>
            <w:tcW w:w="2338" w:type="dxa"/>
            <w:vAlign w:val="center"/>
          </w:tcPr>
          <w:p w14:paraId="13C8112E" w14:textId="77777777" w:rsidR="00D61B32" w:rsidRPr="00FD64B3" w:rsidRDefault="00D61B32" w:rsidP="00E87163">
            <w:pPr>
              <w:jc w:val="center"/>
              <w:rPr>
                <w:rFonts w:ascii="Times New Roman" w:hAnsi="Times New Roman"/>
              </w:rPr>
            </w:pPr>
            <w:r w:rsidRPr="00FD64B3">
              <w:rPr>
                <w:rFonts w:ascii="Times New Roman" w:hAnsi="Times New Roman"/>
              </w:rPr>
              <w:t>0.95</w:t>
            </w:r>
          </w:p>
        </w:tc>
      </w:tr>
      <w:tr w:rsidR="00D61B32" w:rsidRPr="00FD64B3" w14:paraId="0112BF3C" w14:textId="77777777" w:rsidTr="00E87163">
        <w:trPr>
          <w:jc w:val="center"/>
        </w:trPr>
        <w:tc>
          <w:tcPr>
            <w:tcW w:w="2337" w:type="dxa"/>
            <w:vAlign w:val="center"/>
          </w:tcPr>
          <w:p w14:paraId="48B76DD4"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4"/>
              </w:rPr>
              <w:object w:dxaOrig="240" w:dyaOrig="260" w14:anchorId="6F70231A">
                <v:shape id="_x0000_i1233" type="#_x0000_t75" alt="" style="width:10.85pt;height:11.55pt;mso-width-percent:0;mso-height-percent:0;mso-width-percent:0;mso-height-percent:0" o:ole="">
                  <v:imagedata r:id="rId377" o:title=""/>
                </v:shape>
                <o:OLEObject Type="Embed" ProgID="Equation.DSMT4" ShapeID="_x0000_i1233" DrawAspect="Content" ObjectID="_1724243520" r:id="rId414"/>
              </w:object>
            </w:r>
          </w:p>
        </w:tc>
        <w:tc>
          <w:tcPr>
            <w:tcW w:w="2338" w:type="dxa"/>
            <w:vAlign w:val="center"/>
          </w:tcPr>
          <w:p w14:paraId="7174114C" w14:textId="20ADF8DD" w:rsidR="00D61B32" w:rsidRPr="00FD64B3" w:rsidRDefault="00D61B32" w:rsidP="00201B72">
            <w:pPr>
              <w:jc w:val="center"/>
              <w:rPr>
                <w:rFonts w:ascii="Times New Roman" w:hAnsi="Times New Roman"/>
              </w:rPr>
            </w:pPr>
            <w:r w:rsidRPr="00FD64B3">
              <w:rPr>
                <w:rFonts w:ascii="Times New Roman" w:hAnsi="Times New Roman"/>
              </w:rPr>
              <w:t>0.</w:t>
            </w:r>
            <w:r w:rsidR="00201B72">
              <w:rPr>
                <w:rFonts w:ascii="Times New Roman" w:hAnsi="Times New Roman"/>
              </w:rPr>
              <w:t>2</w:t>
            </w:r>
            <w:r w:rsidRPr="00FD64B3">
              <w:rPr>
                <w:rFonts w:ascii="Times New Roman" w:hAnsi="Times New Roman"/>
              </w:rPr>
              <w:t>8</w:t>
            </w:r>
          </w:p>
        </w:tc>
        <w:tc>
          <w:tcPr>
            <w:tcW w:w="2338" w:type="dxa"/>
            <w:vAlign w:val="center"/>
          </w:tcPr>
          <w:p w14:paraId="0CC873E5" w14:textId="77777777" w:rsidR="00D61B32" w:rsidRPr="00FD64B3" w:rsidRDefault="00D61B32" w:rsidP="00E87163">
            <w:pPr>
              <w:jc w:val="center"/>
              <w:rPr>
                <w:rFonts w:ascii="Times New Roman" w:hAnsi="Times New Roman"/>
              </w:rPr>
            </w:pPr>
            <w:r w:rsidRPr="00FD64B3">
              <w:rPr>
                <w:rFonts w:ascii="Times New Roman" w:hAnsi="Times New Roman"/>
              </w:rPr>
              <w:t>0.98</w:t>
            </w:r>
          </w:p>
        </w:tc>
      </w:tr>
      <w:tr w:rsidR="00D61B32" w:rsidRPr="00FD64B3" w14:paraId="7853FD1D" w14:textId="77777777" w:rsidTr="00E87163">
        <w:trPr>
          <w:jc w:val="center"/>
        </w:trPr>
        <w:tc>
          <w:tcPr>
            <w:tcW w:w="2337" w:type="dxa"/>
            <w:vAlign w:val="center"/>
          </w:tcPr>
          <w:p w14:paraId="473F0643"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12"/>
              </w:rPr>
              <w:object w:dxaOrig="260" w:dyaOrig="360" w14:anchorId="7D2DC037">
                <v:shape id="_x0000_i1234" type="#_x0000_t75" alt="" style="width:10.85pt;height:18.35pt;mso-width-percent:0;mso-height-percent:0;mso-width-percent:0;mso-height-percent:0" o:ole="">
                  <v:imagedata r:id="rId385" o:title=""/>
                </v:shape>
                <o:OLEObject Type="Embed" ProgID="Equation.DSMT4" ShapeID="_x0000_i1234" DrawAspect="Content" ObjectID="_1724243521" r:id="rId415"/>
              </w:object>
            </w:r>
          </w:p>
        </w:tc>
        <w:tc>
          <w:tcPr>
            <w:tcW w:w="2338" w:type="dxa"/>
            <w:vAlign w:val="center"/>
          </w:tcPr>
          <w:p w14:paraId="491DD7BF" w14:textId="77777777" w:rsidR="00D61B32" w:rsidRPr="00FD64B3" w:rsidRDefault="00D61B32" w:rsidP="00E87163">
            <w:pPr>
              <w:jc w:val="center"/>
              <w:rPr>
                <w:rFonts w:ascii="Times New Roman" w:hAnsi="Times New Roman"/>
              </w:rPr>
            </w:pPr>
            <w:r>
              <w:rPr>
                <w:rFonts w:ascii="Times New Roman" w:hAnsi="Times New Roman"/>
              </w:rPr>
              <w:t>1E-5</w:t>
            </w:r>
          </w:p>
        </w:tc>
        <w:tc>
          <w:tcPr>
            <w:tcW w:w="2338" w:type="dxa"/>
            <w:vAlign w:val="center"/>
          </w:tcPr>
          <w:p w14:paraId="18EA8744" w14:textId="6C1106A4" w:rsidR="00D61B32" w:rsidRPr="00FD64B3" w:rsidRDefault="00D61B32" w:rsidP="00201B72">
            <w:pPr>
              <w:jc w:val="center"/>
              <w:rPr>
                <w:rFonts w:ascii="Times New Roman" w:hAnsi="Times New Roman"/>
              </w:rPr>
            </w:pPr>
            <w:r>
              <w:rPr>
                <w:rFonts w:ascii="Times New Roman" w:hAnsi="Times New Roman"/>
              </w:rPr>
              <w:t>1E-</w:t>
            </w:r>
            <w:r w:rsidR="00201B72">
              <w:rPr>
                <w:rFonts w:ascii="Times New Roman" w:hAnsi="Times New Roman"/>
              </w:rPr>
              <w:t>3</w:t>
            </w:r>
          </w:p>
        </w:tc>
      </w:tr>
      <w:tr w:rsidR="00D61B32" w:rsidRPr="00FD64B3" w14:paraId="4046C744" w14:textId="77777777" w:rsidTr="00E87163">
        <w:trPr>
          <w:jc w:val="center"/>
        </w:trPr>
        <w:tc>
          <w:tcPr>
            <w:tcW w:w="2337" w:type="dxa"/>
            <w:vAlign w:val="center"/>
          </w:tcPr>
          <w:p w14:paraId="49223154"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4"/>
              </w:rPr>
              <w:object w:dxaOrig="260" w:dyaOrig="260" w14:anchorId="4190137F">
                <v:shape id="_x0000_i1235" type="#_x0000_t75" alt="" style="width:9.5pt;height:9.5pt;mso-width-percent:0;mso-height-percent:0;mso-width-percent:0;mso-height-percent:0" o:ole="">
                  <v:imagedata r:id="rId405" o:title=""/>
                </v:shape>
                <o:OLEObject Type="Embed" ProgID="Equation.DSMT4" ShapeID="_x0000_i1235" DrawAspect="Content" ObjectID="_1724243522" r:id="rId416"/>
              </w:object>
            </w:r>
          </w:p>
        </w:tc>
        <w:tc>
          <w:tcPr>
            <w:tcW w:w="2338" w:type="dxa"/>
            <w:vAlign w:val="center"/>
          </w:tcPr>
          <w:p w14:paraId="73091D36" w14:textId="77777777" w:rsidR="00D61B32" w:rsidRPr="00FD64B3" w:rsidRDefault="00D61B32" w:rsidP="00E87163">
            <w:pPr>
              <w:jc w:val="center"/>
              <w:rPr>
                <w:rFonts w:ascii="Times New Roman" w:hAnsi="Times New Roman"/>
              </w:rPr>
            </w:pPr>
            <w:r w:rsidRPr="00FD64B3">
              <w:rPr>
                <w:rFonts w:ascii="Times New Roman" w:hAnsi="Times New Roman"/>
              </w:rPr>
              <w:t>8E9</w:t>
            </w:r>
          </w:p>
        </w:tc>
        <w:tc>
          <w:tcPr>
            <w:tcW w:w="2338" w:type="dxa"/>
            <w:vAlign w:val="center"/>
          </w:tcPr>
          <w:p w14:paraId="3FB28FE3" w14:textId="77777777" w:rsidR="00D61B32" w:rsidRPr="00FD64B3" w:rsidRDefault="00D61B32" w:rsidP="00E87163">
            <w:pPr>
              <w:jc w:val="center"/>
              <w:rPr>
                <w:rFonts w:ascii="Times New Roman" w:hAnsi="Times New Roman"/>
              </w:rPr>
            </w:pPr>
            <w:r w:rsidRPr="00FD64B3">
              <w:rPr>
                <w:rFonts w:ascii="Times New Roman" w:hAnsi="Times New Roman"/>
              </w:rPr>
              <w:t>16E9</w:t>
            </w:r>
          </w:p>
        </w:tc>
      </w:tr>
      <w:tr w:rsidR="00D61B32" w:rsidRPr="00FD64B3" w14:paraId="7A6466A4" w14:textId="77777777" w:rsidTr="00E87163">
        <w:trPr>
          <w:jc w:val="center"/>
        </w:trPr>
        <w:tc>
          <w:tcPr>
            <w:tcW w:w="2337" w:type="dxa"/>
            <w:vAlign w:val="center"/>
          </w:tcPr>
          <w:p w14:paraId="76574056"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260" w:dyaOrig="279" w14:anchorId="18E13558">
                <v:shape id="_x0000_i1236" type="#_x0000_t75" alt="" style="width:9.5pt;height:11.55pt;mso-width-percent:0;mso-height-percent:0;mso-width-percent:0;mso-height-percent:0" o:ole="">
                  <v:imagedata r:id="rId407" o:title=""/>
                </v:shape>
                <o:OLEObject Type="Embed" ProgID="Equation.DSMT4" ShapeID="_x0000_i1236" DrawAspect="Content" ObjectID="_1724243523" r:id="rId417"/>
              </w:object>
            </w:r>
          </w:p>
        </w:tc>
        <w:tc>
          <w:tcPr>
            <w:tcW w:w="2338" w:type="dxa"/>
            <w:vAlign w:val="center"/>
          </w:tcPr>
          <w:p w14:paraId="5C6C4707" w14:textId="77777777" w:rsidR="00D61B32" w:rsidRPr="00FD64B3" w:rsidRDefault="00D61B32" w:rsidP="00E87163">
            <w:pPr>
              <w:jc w:val="center"/>
              <w:rPr>
                <w:rFonts w:ascii="Times New Roman" w:hAnsi="Times New Roman"/>
              </w:rPr>
            </w:pPr>
            <w:r w:rsidRPr="00FD64B3">
              <w:rPr>
                <w:rFonts w:ascii="Times New Roman" w:hAnsi="Times New Roman"/>
              </w:rPr>
              <w:t>12E9</w:t>
            </w:r>
          </w:p>
        </w:tc>
        <w:tc>
          <w:tcPr>
            <w:tcW w:w="2338" w:type="dxa"/>
            <w:vAlign w:val="center"/>
          </w:tcPr>
          <w:p w14:paraId="40EDB5CE" w14:textId="77777777" w:rsidR="00D61B32" w:rsidRPr="00FD64B3" w:rsidRDefault="00D61B32" w:rsidP="00E87163">
            <w:pPr>
              <w:jc w:val="center"/>
              <w:rPr>
                <w:rFonts w:ascii="Times New Roman" w:hAnsi="Times New Roman"/>
              </w:rPr>
            </w:pPr>
            <w:r w:rsidRPr="00FD64B3">
              <w:rPr>
                <w:rFonts w:ascii="Times New Roman" w:hAnsi="Times New Roman"/>
              </w:rPr>
              <w:t>24E9</w:t>
            </w:r>
          </w:p>
        </w:tc>
      </w:tr>
      <w:tr w:rsidR="00D61B32" w:rsidRPr="00FD64B3" w14:paraId="2F21ADD2" w14:textId="77777777" w:rsidTr="00E87163">
        <w:trPr>
          <w:jc w:val="center"/>
        </w:trPr>
        <w:tc>
          <w:tcPr>
            <w:tcW w:w="2337" w:type="dxa"/>
            <w:vAlign w:val="center"/>
          </w:tcPr>
          <w:p w14:paraId="78C2945D"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180" w:dyaOrig="220" w14:anchorId="6953BA03">
                <v:shape id="_x0000_i1237" type="#_x0000_t75" alt="" style="width:7.45pt;height:9.5pt;mso-width-percent:0;mso-height-percent:0;mso-width-percent:0;mso-height-percent:0" o:ole="">
                  <v:imagedata r:id="rId403" o:title=""/>
                </v:shape>
                <o:OLEObject Type="Embed" ProgID="Equation.DSMT4" ShapeID="_x0000_i1237" DrawAspect="Content" ObjectID="_1724243524" r:id="rId418"/>
              </w:object>
            </w:r>
          </w:p>
        </w:tc>
        <w:tc>
          <w:tcPr>
            <w:tcW w:w="2338" w:type="dxa"/>
            <w:vAlign w:val="center"/>
          </w:tcPr>
          <w:p w14:paraId="5912308D" w14:textId="77777777" w:rsidR="00D61B32" w:rsidRPr="00FD64B3" w:rsidRDefault="00D61B32" w:rsidP="00E87163">
            <w:pPr>
              <w:jc w:val="center"/>
              <w:rPr>
                <w:rFonts w:ascii="Times New Roman" w:hAnsi="Times New Roman"/>
              </w:rPr>
            </w:pPr>
            <w:r w:rsidRPr="00FD64B3">
              <w:rPr>
                <w:rFonts w:ascii="Times New Roman" w:hAnsi="Times New Roman"/>
              </w:rPr>
              <w:t>0.22</w:t>
            </w:r>
          </w:p>
        </w:tc>
        <w:tc>
          <w:tcPr>
            <w:tcW w:w="2338" w:type="dxa"/>
            <w:vAlign w:val="center"/>
          </w:tcPr>
          <w:p w14:paraId="29DD7015" w14:textId="77777777" w:rsidR="00D61B32" w:rsidRPr="00FD64B3" w:rsidRDefault="00D61B32" w:rsidP="00E87163">
            <w:pPr>
              <w:jc w:val="center"/>
              <w:rPr>
                <w:rFonts w:ascii="Times New Roman" w:hAnsi="Times New Roman"/>
              </w:rPr>
            </w:pPr>
            <w:r w:rsidRPr="00FD64B3">
              <w:rPr>
                <w:rFonts w:ascii="Times New Roman" w:hAnsi="Times New Roman"/>
              </w:rPr>
              <w:t>0.32</w:t>
            </w:r>
          </w:p>
        </w:tc>
      </w:tr>
      <w:tr w:rsidR="00D61B32" w:rsidRPr="00FD64B3" w14:paraId="3F3386E6" w14:textId="77777777" w:rsidTr="00E87163">
        <w:trPr>
          <w:jc w:val="center"/>
        </w:trPr>
        <w:tc>
          <w:tcPr>
            <w:tcW w:w="2337" w:type="dxa"/>
            <w:vAlign w:val="center"/>
          </w:tcPr>
          <w:p w14:paraId="3A16231D"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200" w:dyaOrig="279" w14:anchorId="08278BF5">
                <v:shape id="_x0000_i1238" type="#_x0000_t75" alt="" style="width:9.5pt;height:13.6pt;mso-width-percent:0;mso-height-percent:0;mso-width-percent:0;mso-height-percent:0" o:ole="">
                  <v:imagedata r:id="rId395" o:title=""/>
                </v:shape>
                <o:OLEObject Type="Embed" ProgID="Equation.DSMT4" ShapeID="_x0000_i1238" DrawAspect="Content" ObjectID="_1724243525" r:id="rId419"/>
              </w:object>
            </w:r>
          </w:p>
        </w:tc>
        <w:tc>
          <w:tcPr>
            <w:tcW w:w="2338" w:type="dxa"/>
            <w:vAlign w:val="center"/>
          </w:tcPr>
          <w:p w14:paraId="0A44847D" w14:textId="3105A809" w:rsidR="00D61B32" w:rsidRPr="00FD64B3" w:rsidRDefault="00D61B32" w:rsidP="00201B72">
            <w:pPr>
              <w:jc w:val="center"/>
              <w:rPr>
                <w:rFonts w:ascii="Times New Roman" w:hAnsi="Times New Roman"/>
              </w:rPr>
            </w:pPr>
            <w:r w:rsidRPr="00FD64B3">
              <w:rPr>
                <w:rFonts w:ascii="Times New Roman" w:hAnsi="Times New Roman"/>
              </w:rPr>
              <w:t>1E-</w:t>
            </w:r>
            <w:r w:rsidR="00201B72">
              <w:rPr>
                <w:rFonts w:ascii="Times New Roman" w:hAnsi="Times New Roman"/>
              </w:rPr>
              <w:t>21</w:t>
            </w:r>
          </w:p>
        </w:tc>
        <w:tc>
          <w:tcPr>
            <w:tcW w:w="2338" w:type="dxa"/>
            <w:vAlign w:val="center"/>
          </w:tcPr>
          <w:p w14:paraId="019B55B4" w14:textId="77777777" w:rsidR="00D61B32" w:rsidRPr="00FD64B3" w:rsidRDefault="00D61B32" w:rsidP="00E87163">
            <w:pPr>
              <w:jc w:val="center"/>
              <w:rPr>
                <w:rFonts w:ascii="Times New Roman" w:hAnsi="Times New Roman"/>
              </w:rPr>
            </w:pPr>
            <w:r w:rsidRPr="00FD64B3">
              <w:rPr>
                <w:rFonts w:ascii="Times New Roman" w:hAnsi="Times New Roman"/>
              </w:rPr>
              <w:t>1E-16</w:t>
            </w:r>
          </w:p>
        </w:tc>
      </w:tr>
      <w:tr w:rsidR="00D61B32" w:rsidRPr="00FD64B3" w14:paraId="0D29EFAD" w14:textId="77777777" w:rsidTr="00E87163">
        <w:trPr>
          <w:jc w:val="center"/>
        </w:trPr>
        <w:tc>
          <w:tcPr>
            <w:tcW w:w="2337" w:type="dxa"/>
            <w:vAlign w:val="center"/>
          </w:tcPr>
          <w:p w14:paraId="64928D4A" w14:textId="4555618A" w:rsidR="00D61B32" w:rsidRPr="00FD64B3" w:rsidRDefault="0090156F" w:rsidP="00E87163">
            <w:pPr>
              <w:jc w:val="center"/>
              <w:rPr>
                <w:rFonts w:ascii="Times New Roman" w:hAnsi="Times New Roman"/>
                <w:b/>
                <w:bCs/>
                <w:noProof/>
              </w:rPr>
            </w:pPr>
            <w:r w:rsidRPr="00D61B32">
              <w:rPr>
                <w:rFonts w:ascii="Times New Roman" w:hAnsi="Times New Roman"/>
                <w:b/>
                <w:bCs/>
                <w:noProof/>
                <w:position w:val="-12"/>
              </w:rPr>
              <w:object w:dxaOrig="260" w:dyaOrig="360" w14:anchorId="2BC2C154">
                <v:shape id="_x0000_i1239" type="#_x0000_t75" alt="" style="width:13.6pt;height:19.7pt;mso-width-percent:0;mso-height-percent:0;mso-width-percent:0;mso-height-percent:0" o:ole="">
                  <v:imagedata r:id="rId420" o:title=""/>
                </v:shape>
                <o:OLEObject Type="Embed" ProgID="Equation.DSMT4" ShapeID="_x0000_i1239" DrawAspect="Content" ObjectID="_1724243526" r:id="rId421"/>
              </w:object>
            </w:r>
          </w:p>
        </w:tc>
        <w:tc>
          <w:tcPr>
            <w:tcW w:w="2338" w:type="dxa"/>
            <w:vAlign w:val="center"/>
          </w:tcPr>
          <w:p w14:paraId="65434571" w14:textId="15F8467B" w:rsidR="00D61B32" w:rsidRPr="00FD64B3" w:rsidRDefault="00D61B32" w:rsidP="00201B72">
            <w:pPr>
              <w:jc w:val="center"/>
              <w:rPr>
                <w:rFonts w:ascii="Times New Roman" w:hAnsi="Times New Roman"/>
              </w:rPr>
            </w:pPr>
            <w:r>
              <w:rPr>
                <w:rFonts w:ascii="Times New Roman" w:hAnsi="Times New Roman"/>
              </w:rPr>
              <w:t>1E</w:t>
            </w:r>
            <w:r w:rsidR="00201B72">
              <w:rPr>
                <w:rFonts w:ascii="Times New Roman" w:hAnsi="Times New Roman"/>
              </w:rPr>
              <w:t>0</w:t>
            </w:r>
          </w:p>
        </w:tc>
        <w:tc>
          <w:tcPr>
            <w:tcW w:w="2338" w:type="dxa"/>
            <w:vAlign w:val="center"/>
          </w:tcPr>
          <w:p w14:paraId="60CC0007" w14:textId="5A4E8D06" w:rsidR="00D61B32" w:rsidRPr="00FD64B3" w:rsidRDefault="00D61B32" w:rsidP="00E87163">
            <w:pPr>
              <w:jc w:val="center"/>
              <w:rPr>
                <w:rFonts w:ascii="Times New Roman" w:hAnsi="Times New Roman"/>
              </w:rPr>
            </w:pPr>
            <w:r>
              <w:rPr>
                <w:rFonts w:ascii="Times New Roman" w:hAnsi="Times New Roman"/>
              </w:rPr>
              <w:t>1E2</w:t>
            </w:r>
          </w:p>
        </w:tc>
      </w:tr>
      <w:tr w:rsidR="00D61B32" w:rsidRPr="00FD64B3" w14:paraId="329EF454" w14:textId="77777777" w:rsidTr="00E87163">
        <w:trPr>
          <w:jc w:val="center"/>
        </w:trPr>
        <w:tc>
          <w:tcPr>
            <w:tcW w:w="2337" w:type="dxa"/>
            <w:vAlign w:val="center"/>
          </w:tcPr>
          <w:p w14:paraId="36CAFB5A" w14:textId="3465842D" w:rsidR="00D61B32" w:rsidRPr="00FD64B3" w:rsidRDefault="0090156F" w:rsidP="00E87163">
            <w:pPr>
              <w:jc w:val="center"/>
              <w:rPr>
                <w:rFonts w:ascii="Times New Roman" w:hAnsi="Times New Roman"/>
                <w:b/>
                <w:bCs/>
              </w:rPr>
            </w:pPr>
            <w:r w:rsidRPr="00FD64B3">
              <w:rPr>
                <w:rFonts w:ascii="Times New Roman" w:hAnsi="Times New Roman"/>
                <w:b/>
                <w:bCs/>
                <w:noProof/>
                <w:position w:val="-14"/>
              </w:rPr>
              <w:object w:dxaOrig="260" w:dyaOrig="380" w14:anchorId="16E2B9E5">
                <v:shape id="_x0000_i1240" type="#_x0000_t75" alt="" style="width:11.55pt;height:17pt;mso-width-percent:0;mso-height-percent:0;mso-width-percent:0;mso-height-percent:0" o:ole="">
                  <v:imagedata r:id="rId422" o:title=""/>
                </v:shape>
                <o:OLEObject Type="Embed" ProgID="Equation.DSMT4" ShapeID="_x0000_i1240" DrawAspect="Content" ObjectID="_1724243527" r:id="rId423"/>
              </w:object>
            </w:r>
          </w:p>
        </w:tc>
        <w:tc>
          <w:tcPr>
            <w:tcW w:w="2338" w:type="dxa"/>
            <w:vAlign w:val="center"/>
          </w:tcPr>
          <w:p w14:paraId="7DFD1A4A" w14:textId="70AE248E" w:rsidR="00D61B32" w:rsidRPr="00FD64B3" w:rsidRDefault="00D61B32" w:rsidP="00201B72">
            <w:pPr>
              <w:jc w:val="center"/>
              <w:rPr>
                <w:rFonts w:ascii="Times New Roman" w:hAnsi="Times New Roman"/>
              </w:rPr>
            </w:pPr>
            <w:r w:rsidRPr="00FD64B3">
              <w:rPr>
                <w:rFonts w:ascii="Times New Roman" w:hAnsi="Times New Roman"/>
              </w:rPr>
              <w:t>1E-</w:t>
            </w:r>
            <w:r w:rsidR="00201B72">
              <w:rPr>
                <w:rFonts w:ascii="Times New Roman" w:hAnsi="Times New Roman"/>
              </w:rPr>
              <w:t>6</w:t>
            </w:r>
          </w:p>
        </w:tc>
        <w:tc>
          <w:tcPr>
            <w:tcW w:w="2338" w:type="dxa"/>
            <w:vAlign w:val="center"/>
          </w:tcPr>
          <w:p w14:paraId="71E67EE4" w14:textId="715A92DB" w:rsidR="00D61B32" w:rsidRPr="00FD64B3" w:rsidRDefault="00D61B32" w:rsidP="00201B72">
            <w:pPr>
              <w:jc w:val="center"/>
              <w:rPr>
                <w:rFonts w:ascii="Times New Roman" w:hAnsi="Times New Roman"/>
              </w:rPr>
            </w:pPr>
            <w:r w:rsidRPr="00FD64B3">
              <w:rPr>
                <w:rFonts w:ascii="Times New Roman" w:hAnsi="Times New Roman"/>
              </w:rPr>
              <w:t>1E-</w:t>
            </w:r>
            <w:r w:rsidR="00201B72">
              <w:rPr>
                <w:rFonts w:ascii="Times New Roman" w:hAnsi="Times New Roman"/>
              </w:rPr>
              <w:t>9</w:t>
            </w:r>
          </w:p>
        </w:tc>
      </w:tr>
      <w:tr w:rsidR="00D61B32" w:rsidRPr="00FD64B3" w14:paraId="472750AA" w14:textId="77777777" w:rsidTr="00E87163">
        <w:trPr>
          <w:jc w:val="center"/>
        </w:trPr>
        <w:tc>
          <w:tcPr>
            <w:tcW w:w="2337" w:type="dxa"/>
            <w:vAlign w:val="center"/>
          </w:tcPr>
          <w:p w14:paraId="17100BF7" w14:textId="25405F31" w:rsidR="00D61B32" w:rsidRPr="00FD64B3" w:rsidRDefault="0090156F" w:rsidP="00E87163">
            <w:pPr>
              <w:jc w:val="center"/>
              <w:rPr>
                <w:rFonts w:ascii="Times New Roman" w:hAnsi="Times New Roman"/>
                <w:b/>
                <w:bCs/>
              </w:rPr>
            </w:pPr>
            <w:r w:rsidRPr="00FD64B3">
              <w:rPr>
                <w:rFonts w:ascii="Times New Roman" w:hAnsi="Times New Roman"/>
                <w:b/>
                <w:bCs/>
                <w:noProof/>
                <w:position w:val="-14"/>
              </w:rPr>
              <w:object w:dxaOrig="279" w:dyaOrig="380" w14:anchorId="78110AB7">
                <v:shape id="_x0000_i1241" type="#_x0000_t75" alt="" style="width:13.6pt;height:17pt;mso-width-percent:0;mso-height-percent:0;mso-width-percent:0;mso-height-percent:0" o:ole="">
                  <v:imagedata r:id="rId424" o:title=""/>
                </v:shape>
                <o:OLEObject Type="Embed" ProgID="Equation.DSMT4" ShapeID="_x0000_i1241" DrawAspect="Content" ObjectID="_1724243528" r:id="rId425"/>
              </w:object>
            </w:r>
          </w:p>
        </w:tc>
        <w:tc>
          <w:tcPr>
            <w:tcW w:w="2338" w:type="dxa"/>
            <w:vAlign w:val="center"/>
          </w:tcPr>
          <w:p w14:paraId="08926393" w14:textId="5E151902" w:rsidR="00D61B32" w:rsidRPr="00FD64B3" w:rsidRDefault="002127BD" w:rsidP="00201B72">
            <w:pPr>
              <w:jc w:val="center"/>
              <w:rPr>
                <w:rFonts w:ascii="Times New Roman" w:hAnsi="Times New Roman"/>
              </w:rPr>
            </w:pPr>
            <w:r>
              <w:rPr>
                <w:rFonts w:ascii="Times New Roman" w:hAnsi="Times New Roman"/>
              </w:rPr>
              <w:t>1E-22</w:t>
            </w:r>
          </w:p>
        </w:tc>
        <w:tc>
          <w:tcPr>
            <w:tcW w:w="2338" w:type="dxa"/>
            <w:vAlign w:val="center"/>
          </w:tcPr>
          <w:p w14:paraId="7302A2AA" w14:textId="48A710FF" w:rsidR="00D61B32" w:rsidRPr="00FD64B3" w:rsidRDefault="00D61B32" w:rsidP="00D83F7F">
            <w:pPr>
              <w:jc w:val="center"/>
              <w:rPr>
                <w:rFonts w:ascii="Times New Roman" w:hAnsi="Times New Roman"/>
              </w:rPr>
            </w:pPr>
            <w:r w:rsidRPr="00FD64B3">
              <w:rPr>
                <w:rFonts w:ascii="Times New Roman" w:hAnsi="Times New Roman"/>
              </w:rPr>
              <w:t>1E-</w:t>
            </w:r>
            <w:r w:rsidR="002127BD">
              <w:rPr>
                <w:rFonts w:ascii="Times New Roman" w:hAnsi="Times New Roman"/>
              </w:rPr>
              <w:t>1</w:t>
            </w:r>
            <w:r w:rsidR="00D83F7F">
              <w:rPr>
                <w:rFonts w:ascii="Times New Roman" w:hAnsi="Times New Roman"/>
              </w:rPr>
              <w:t>9</w:t>
            </w:r>
          </w:p>
        </w:tc>
      </w:tr>
      <w:tr w:rsidR="00D61B32" w:rsidRPr="00FD64B3" w14:paraId="3AAEAF3C" w14:textId="77777777" w:rsidTr="00E87163">
        <w:trPr>
          <w:jc w:val="center"/>
        </w:trPr>
        <w:tc>
          <w:tcPr>
            <w:tcW w:w="2337" w:type="dxa"/>
            <w:vAlign w:val="center"/>
          </w:tcPr>
          <w:p w14:paraId="4A4E5BCE" w14:textId="77777777" w:rsidR="00D61B32" w:rsidRPr="00FD64B3" w:rsidRDefault="0090156F" w:rsidP="00E87163">
            <w:pPr>
              <w:jc w:val="center"/>
              <w:rPr>
                <w:rFonts w:ascii="Times New Roman" w:hAnsi="Times New Roman"/>
                <w:b/>
                <w:bCs/>
              </w:rPr>
            </w:pPr>
            <w:r w:rsidRPr="00FD64B3">
              <w:rPr>
                <w:rFonts w:ascii="Times New Roman" w:hAnsi="Times New Roman"/>
                <w:b/>
                <w:bCs/>
                <w:noProof/>
                <w:position w:val="-6"/>
              </w:rPr>
              <w:object w:dxaOrig="260" w:dyaOrig="220" w14:anchorId="394A5643">
                <v:shape id="_x0000_i1242" type="#_x0000_t75" alt="" style="width:9.5pt;height:9.5pt;mso-width-percent:0;mso-height-percent:0;mso-width-percent:0;mso-height-percent:0" o:ole="">
                  <v:imagedata r:id="rId389" o:title=""/>
                </v:shape>
                <o:OLEObject Type="Embed" ProgID="Equation.DSMT4" ShapeID="_x0000_i1242" DrawAspect="Content" ObjectID="_1724243529" r:id="rId426"/>
              </w:object>
            </w:r>
          </w:p>
        </w:tc>
        <w:tc>
          <w:tcPr>
            <w:tcW w:w="2338" w:type="dxa"/>
            <w:vAlign w:val="center"/>
          </w:tcPr>
          <w:p w14:paraId="0C74B061" w14:textId="59697029" w:rsidR="00D61B32" w:rsidRPr="00FD64B3" w:rsidRDefault="00D61B32" w:rsidP="00201B72">
            <w:pPr>
              <w:jc w:val="center"/>
              <w:rPr>
                <w:rFonts w:ascii="Times New Roman" w:hAnsi="Times New Roman"/>
              </w:rPr>
            </w:pPr>
            <w:r w:rsidRPr="00FD64B3">
              <w:rPr>
                <w:rFonts w:ascii="Times New Roman" w:hAnsi="Times New Roman"/>
              </w:rPr>
              <w:t>1E</w:t>
            </w:r>
            <w:r w:rsidR="00201B72">
              <w:rPr>
                <w:rFonts w:ascii="Times New Roman" w:hAnsi="Times New Roman"/>
              </w:rPr>
              <w:t>5</w:t>
            </w:r>
          </w:p>
        </w:tc>
        <w:tc>
          <w:tcPr>
            <w:tcW w:w="2338" w:type="dxa"/>
            <w:vAlign w:val="center"/>
          </w:tcPr>
          <w:p w14:paraId="739F207F" w14:textId="5FF4002E" w:rsidR="00D61B32" w:rsidRPr="00FD64B3" w:rsidRDefault="00D61B32" w:rsidP="00201B72">
            <w:pPr>
              <w:jc w:val="center"/>
              <w:rPr>
                <w:rFonts w:ascii="Times New Roman" w:hAnsi="Times New Roman"/>
              </w:rPr>
            </w:pPr>
            <w:r w:rsidRPr="00FD64B3">
              <w:rPr>
                <w:rFonts w:ascii="Times New Roman" w:hAnsi="Times New Roman"/>
              </w:rPr>
              <w:t>1E</w:t>
            </w:r>
            <w:r w:rsidR="00201B72">
              <w:rPr>
                <w:rFonts w:ascii="Times New Roman" w:hAnsi="Times New Roman"/>
              </w:rPr>
              <w:t>8</w:t>
            </w:r>
          </w:p>
        </w:tc>
      </w:tr>
    </w:tbl>
    <w:p w14:paraId="4D81E37C" w14:textId="0D46C2D5" w:rsidR="001F6E5E" w:rsidRPr="00F87AC5" w:rsidRDefault="001F6E5E" w:rsidP="001F6E5E">
      <w:pPr>
        <w:pStyle w:val="Paper"/>
        <w:rPr>
          <w:sz w:val="24"/>
          <w:szCs w:val="24"/>
        </w:rPr>
      </w:pPr>
      <w:r w:rsidRPr="00F87AC5">
        <w:rPr>
          <w:sz w:val="24"/>
          <w:szCs w:val="24"/>
        </w:rPr>
        <w:lastRenderedPageBreak/>
        <w:t>Appe</w:t>
      </w:r>
      <w:r w:rsidR="00250BB9">
        <w:rPr>
          <w:sz w:val="24"/>
          <w:szCs w:val="24"/>
        </w:rPr>
        <w:t xml:space="preserve">ndix B: Details of </w:t>
      </w:r>
      <w:r w:rsidR="00250BB9" w:rsidRPr="00250BB9">
        <w:rPr>
          <w:sz w:val="24"/>
          <w:szCs w:val="24"/>
        </w:rPr>
        <w:t>Stehfest’s method</w:t>
      </w:r>
    </w:p>
    <w:p w14:paraId="0B00DB2D" w14:textId="77777777" w:rsidR="001F6E5E" w:rsidRPr="00E16FDC" w:rsidRDefault="001F6E5E" w:rsidP="001F6E5E">
      <w:pPr>
        <w:keepNext/>
        <w:spacing w:line="360" w:lineRule="auto"/>
        <w:rPr>
          <w:rFonts w:ascii="Times New Roman" w:hAnsi="Times New Roman"/>
        </w:rPr>
      </w:pPr>
      <w:r w:rsidRPr="00E16FDC">
        <w:rPr>
          <w:rFonts w:ascii="Times New Roman" w:hAnsi="Times New Roman"/>
        </w:rPr>
        <w:t>For a given fu</w:t>
      </w:r>
      <w:r>
        <w:rPr>
          <w:rFonts w:ascii="Times New Roman" w:hAnsi="Times New Roman"/>
        </w:rPr>
        <w:t xml:space="preserve">nction p with Laplace transform, </w:t>
      </w:r>
      <w:r w:rsidRPr="00E16FDC">
        <w:rPr>
          <w:rFonts w:ascii="Times New Roman" w:hAnsi="Times New Roman"/>
        </w:rPr>
        <w:t>Stehfest’s method can be expressed as, taking pore pressure for example:</w:t>
      </w:r>
    </w:p>
    <w:p w14:paraId="3AE4F9A2" w14:textId="3C2E5673" w:rsidR="001F6E5E" w:rsidRDefault="0090156F" w:rsidP="001F6E5E">
      <w:pPr>
        <w:keepNext/>
        <w:rPr>
          <w:rFonts w:ascii="Times New Roman" w:hAnsi="Times New Roman"/>
        </w:rPr>
      </w:pPr>
      <w:r w:rsidRPr="009B5D5C">
        <w:rPr>
          <w:rFonts w:ascii="Times New Roman" w:hAnsi="Times New Roman"/>
          <w:noProof/>
          <w:position w:val="-30"/>
        </w:rPr>
        <w:object w:dxaOrig="4200" w:dyaOrig="700" w14:anchorId="40FAD6FA">
          <v:shape id="_x0000_i1243" type="#_x0000_t75" alt="" style="width:210.55pt;height:37.35pt;mso-width-percent:0;mso-height-percent:0;mso-width-percent:0;mso-height-percent:0" o:ole="">
            <v:imagedata r:id="rId427" o:title=""/>
          </v:shape>
          <o:OLEObject Type="Embed" ProgID="Equation.DSMT4" ShapeID="_x0000_i1243" DrawAspect="Content" ObjectID="_1724243530" r:id="rId428"/>
        </w:object>
      </w:r>
      <w:r w:rsidR="001F6E5E">
        <w:rPr>
          <w:rFonts w:ascii="Times New Roman" w:hAnsi="Times New Roman"/>
        </w:rPr>
        <w:fldChar w:fldCharType="begin"/>
      </w:r>
      <w:r w:rsidR="001F6E5E">
        <w:rPr>
          <w:rFonts w:ascii="Times New Roman" w:hAnsi="Times New Roman"/>
        </w:rPr>
        <w:instrText xml:space="preserve"> MACROBUTTON MTPlaceRef \* MERGEFORMAT </w:instrText>
      </w:r>
      <w:r w:rsidR="001F6E5E">
        <w:rPr>
          <w:rFonts w:ascii="Times New Roman" w:hAnsi="Times New Roman"/>
        </w:rPr>
        <w:fldChar w:fldCharType="begin"/>
      </w:r>
      <w:r w:rsidR="001F6E5E">
        <w:rPr>
          <w:rFonts w:ascii="Times New Roman" w:hAnsi="Times New Roman"/>
        </w:rPr>
        <w:instrText xml:space="preserve"> SEQ MTEqn \h \* MERGEFORMAT </w:instrText>
      </w:r>
      <w:r w:rsidR="001F6E5E">
        <w:rPr>
          <w:rFonts w:ascii="Times New Roman" w:hAnsi="Times New Roman"/>
        </w:rPr>
        <w:fldChar w:fldCharType="end"/>
      </w:r>
      <w:r w:rsidR="001F6E5E">
        <w:rPr>
          <w:rFonts w:ascii="Times New Roman" w:hAnsi="Times New Roman"/>
        </w:rPr>
        <w:instrText>(</w:instrText>
      </w:r>
      <w:r w:rsidR="001F6E5E">
        <w:rPr>
          <w:rFonts w:ascii="Times New Roman" w:hAnsi="Times New Roman"/>
        </w:rPr>
        <w:fldChar w:fldCharType="begin"/>
      </w:r>
      <w:r w:rsidR="001F6E5E">
        <w:rPr>
          <w:rFonts w:ascii="Times New Roman" w:hAnsi="Times New Roman"/>
        </w:rPr>
        <w:instrText xml:space="preserve"> SEQ MTEqn \c \* Arabic \* MERGEFORMAT </w:instrText>
      </w:r>
      <w:r w:rsidR="001F6E5E">
        <w:rPr>
          <w:rFonts w:ascii="Times New Roman" w:hAnsi="Times New Roman"/>
        </w:rPr>
        <w:fldChar w:fldCharType="separate"/>
      </w:r>
      <w:r w:rsidR="00945059">
        <w:rPr>
          <w:rFonts w:ascii="Times New Roman" w:hAnsi="Times New Roman"/>
          <w:noProof/>
        </w:rPr>
        <w:instrText>16</w:instrText>
      </w:r>
      <w:r w:rsidR="001F6E5E">
        <w:rPr>
          <w:rFonts w:ascii="Times New Roman" w:hAnsi="Times New Roman"/>
        </w:rPr>
        <w:fldChar w:fldCharType="end"/>
      </w:r>
      <w:r w:rsidR="001F6E5E">
        <w:rPr>
          <w:rFonts w:ascii="Times New Roman" w:hAnsi="Times New Roman"/>
        </w:rPr>
        <w:instrText>)</w:instrText>
      </w:r>
      <w:r w:rsidR="001F6E5E">
        <w:rPr>
          <w:rFonts w:ascii="Times New Roman" w:hAnsi="Times New Roman"/>
        </w:rPr>
        <w:fldChar w:fldCharType="end"/>
      </w:r>
    </w:p>
    <w:p w14:paraId="7D497CBC" w14:textId="77777777" w:rsidR="001F6E5E" w:rsidRDefault="001F6E5E" w:rsidP="001F6E5E">
      <w:pPr>
        <w:keepNext/>
        <w:rPr>
          <w:rFonts w:ascii="Times New Roman" w:hAnsi="Times New Roman"/>
        </w:rPr>
      </w:pPr>
      <w:r>
        <w:rPr>
          <w:rFonts w:ascii="Times New Roman" w:hAnsi="Times New Roman"/>
        </w:rPr>
        <w:t xml:space="preserve">Where the coefficient </w:t>
      </w:r>
      <w:r w:rsidR="0090156F" w:rsidRPr="009B5D5C">
        <w:rPr>
          <w:rFonts w:ascii="Times New Roman" w:hAnsi="Times New Roman"/>
          <w:noProof/>
          <w:position w:val="-14"/>
        </w:rPr>
        <w:object w:dxaOrig="260" w:dyaOrig="380" w14:anchorId="46740F7B">
          <v:shape id="_x0000_i1244" type="#_x0000_t75" alt="" style="width:9.5pt;height:17pt;mso-width-percent:0;mso-height-percent:0;mso-width-percent:0;mso-height-percent:0" o:ole="">
            <v:imagedata r:id="rId429" o:title=""/>
          </v:shape>
          <o:OLEObject Type="Embed" ProgID="Equation.DSMT4" ShapeID="_x0000_i1244" DrawAspect="Content" ObjectID="_1724243531" r:id="rId430"/>
        </w:object>
      </w:r>
      <w:r>
        <w:rPr>
          <w:rFonts w:ascii="Times New Roman" w:hAnsi="Times New Roman"/>
        </w:rPr>
        <w:t>are given by</w:t>
      </w:r>
    </w:p>
    <w:p w14:paraId="69FECE39" w14:textId="46AE68B9" w:rsidR="001F6E5E" w:rsidRDefault="0090156F" w:rsidP="00B27921">
      <w:pPr>
        <w:keepNext/>
        <w:rPr>
          <w:rFonts w:ascii="Times New Roman" w:hAnsi="Times New Roman"/>
        </w:rPr>
      </w:pPr>
      <w:r w:rsidRPr="009B5D5C">
        <w:rPr>
          <w:rFonts w:ascii="Times New Roman" w:hAnsi="Times New Roman"/>
          <w:noProof/>
          <w:position w:val="-30"/>
        </w:rPr>
        <w:object w:dxaOrig="5860" w:dyaOrig="720" w14:anchorId="39B2FD04">
          <v:shape id="_x0000_i1245" type="#_x0000_t75" alt="" style="width:294.8pt;height:37.35pt;mso-width-percent:0;mso-height-percent:0;mso-width-percent:0;mso-height-percent:0" o:ole="">
            <v:imagedata r:id="rId431" o:title=""/>
          </v:shape>
          <o:OLEObject Type="Embed" ProgID="Equation.DSMT4" ShapeID="_x0000_i1245" DrawAspect="Content" ObjectID="_1724243532" r:id="rId432"/>
        </w:object>
      </w:r>
    </w:p>
    <w:p w14:paraId="64E4E1BA" w14:textId="72EC254D" w:rsidR="00B43F9D" w:rsidRPr="00B45083" w:rsidRDefault="00B45083" w:rsidP="00B45083">
      <w:pPr>
        <w:pStyle w:val="Paper"/>
        <w:rPr>
          <w:sz w:val="24"/>
          <w:szCs w:val="24"/>
        </w:rPr>
      </w:pPr>
      <w:r w:rsidRPr="00F87AC5">
        <w:rPr>
          <w:sz w:val="24"/>
          <w:szCs w:val="24"/>
        </w:rPr>
        <w:t>Appe</w:t>
      </w:r>
      <w:r>
        <w:rPr>
          <w:sz w:val="24"/>
          <w:szCs w:val="24"/>
        </w:rPr>
        <w:t xml:space="preserve">ndix C: </w:t>
      </w:r>
    </w:p>
    <w:p w14:paraId="58487306" w14:textId="253BD80B" w:rsidR="00B45083" w:rsidRDefault="00B45083" w:rsidP="007C3E2C">
      <w:pPr>
        <w:keepNext/>
        <w:jc w:val="center"/>
        <w:rPr>
          <w:rFonts w:ascii="Times New Roman" w:hAnsi="Times New Roman"/>
        </w:rPr>
      </w:pPr>
      <w:r>
        <w:rPr>
          <w:noProof/>
        </w:rPr>
        <w:drawing>
          <wp:inline distT="0" distB="0" distL="0" distR="0" wp14:anchorId="250CC2DA" wp14:editId="759BEE66">
            <wp:extent cx="4908884" cy="4835482"/>
            <wp:effectExtent l="0" t="0" r="0" b="3810"/>
            <wp:docPr id="882" name="Picture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3"/>
                    <a:srcRect r="8514"/>
                    <a:stretch/>
                  </pic:blipFill>
                  <pic:spPr bwMode="auto">
                    <a:xfrm>
                      <a:off x="0" y="0"/>
                      <a:ext cx="4933900" cy="4860124"/>
                    </a:xfrm>
                    <a:prstGeom prst="rect">
                      <a:avLst/>
                    </a:prstGeom>
                    <a:ln>
                      <a:noFill/>
                    </a:ln>
                    <a:extLst>
                      <a:ext uri="{53640926-AAD7-44D8-BBD7-CCE9431645EC}">
                        <a14:shadowObscured xmlns:a14="http://schemas.microsoft.com/office/drawing/2010/main"/>
                      </a:ext>
                    </a:extLst>
                  </pic:spPr>
                </pic:pic>
              </a:graphicData>
            </a:graphic>
          </wp:inline>
        </w:drawing>
      </w:r>
    </w:p>
    <w:p w14:paraId="54BD256C" w14:textId="69C498E3" w:rsidR="00B45083" w:rsidRPr="009211A7" w:rsidRDefault="00B45083" w:rsidP="00B45083">
      <w:pPr>
        <w:spacing w:line="360" w:lineRule="auto"/>
        <w:jc w:val="center"/>
        <w:rPr>
          <w:rFonts w:ascii="Times New Roman" w:hAnsi="Times New Roman"/>
        </w:rPr>
      </w:pPr>
      <w:bookmarkStart w:id="767" w:name="OLE_LINK5"/>
      <w:bookmarkStart w:id="768" w:name="OLE_LINK6"/>
      <w:r>
        <w:rPr>
          <w:rFonts w:ascii="Times New Roman" w:hAnsi="Times New Roman"/>
        </w:rPr>
        <w:t xml:space="preserve">Pairwise bivariate distributions </w:t>
      </w:r>
      <w:bookmarkEnd w:id="767"/>
      <w:bookmarkEnd w:id="768"/>
      <w:r>
        <w:rPr>
          <w:rFonts w:ascii="Times New Roman" w:hAnsi="Times New Roman"/>
        </w:rPr>
        <w:t>for eleven variables (each orange color dot</w:t>
      </w:r>
      <w:r w:rsidR="00255705" w:rsidRPr="00255705">
        <w:rPr>
          <w:rFonts w:ascii="Times New Roman" w:hAnsi="Times New Roman"/>
        </w:rPr>
        <w:t xml:space="preserve"> represents a tensile case and each blue color dot represents a compressive case</w:t>
      </w:r>
      <w:r>
        <w:rPr>
          <w:rFonts w:ascii="Times New Roman" w:hAnsi="Times New Roman"/>
        </w:rPr>
        <w:t>)</w:t>
      </w:r>
    </w:p>
    <w:p w14:paraId="03DBDDFD" w14:textId="77777777" w:rsidR="00B45083" w:rsidRPr="00B27921" w:rsidRDefault="00B45083" w:rsidP="007C3E2C">
      <w:pPr>
        <w:keepNext/>
        <w:jc w:val="center"/>
        <w:rPr>
          <w:rFonts w:ascii="Times New Roman" w:hAnsi="Times New Roman"/>
        </w:rPr>
      </w:pPr>
    </w:p>
    <w:p w14:paraId="2CB3272E" w14:textId="246CAA1D" w:rsidR="008C2D52" w:rsidRPr="00201B72" w:rsidRDefault="00D65643" w:rsidP="000F0502">
      <w:pPr>
        <w:pStyle w:val="Paper"/>
        <w:rPr>
          <w:sz w:val="24"/>
          <w:szCs w:val="24"/>
        </w:rPr>
      </w:pPr>
      <w:r w:rsidRPr="00201B72">
        <w:rPr>
          <w:sz w:val="24"/>
          <w:szCs w:val="24"/>
        </w:rPr>
        <w:t>Reference</w:t>
      </w:r>
      <w:r w:rsidR="002130D7" w:rsidRPr="00201B72">
        <w:rPr>
          <w:sz w:val="24"/>
          <w:szCs w:val="24"/>
        </w:rPr>
        <w:t>s</w:t>
      </w:r>
    </w:p>
    <w:p w14:paraId="5E78665B" w14:textId="77777777" w:rsidR="006375C0" w:rsidRPr="006375C0" w:rsidRDefault="00E0326E" w:rsidP="006375C0">
      <w:pPr>
        <w:pStyle w:val="EndNoteBibliography"/>
        <w:spacing w:after="0"/>
        <w:ind w:left="720" w:hanging="720"/>
      </w:pPr>
      <w:r w:rsidRPr="009B3F0B">
        <w:fldChar w:fldCharType="begin"/>
      </w:r>
      <w:r w:rsidRPr="009B3F0B">
        <w:instrText xml:space="preserve"> ADDIN EN.REFLIST </w:instrText>
      </w:r>
      <w:r w:rsidRPr="009B3F0B">
        <w:fldChar w:fldCharType="separate"/>
      </w:r>
      <w:r w:rsidR="006375C0" w:rsidRPr="006375C0">
        <w:t xml:space="preserve">Ahmed, S., Salehi, S., &amp; Ezeakacha, C. (2020). Review of gas migration and wellbore leakage in liner hanger dual barrier system: Challenges and implications for industry. </w:t>
      </w:r>
      <w:r w:rsidR="006375C0" w:rsidRPr="006375C0">
        <w:rPr>
          <w:i/>
        </w:rPr>
        <w:t>Journal of Natural Gas Science and Engineering, 78</w:t>
      </w:r>
      <w:r w:rsidR="006375C0" w:rsidRPr="006375C0">
        <w:t xml:space="preserve">, 103284. </w:t>
      </w:r>
    </w:p>
    <w:p w14:paraId="7613C9ED" w14:textId="77777777" w:rsidR="006375C0" w:rsidRPr="006375C0" w:rsidRDefault="006375C0" w:rsidP="006375C0">
      <w:pPr>
        <w:pStyle w:val="EndNoteBibliography"/>
        <w:spacing w:after="0"/>
        <w:ind w:left="720" w:hanging="720"/>
      </w:pPr>
      <w:r w:rsidRPr="006375C0">
        <w:t xml:space="preserve">Allahvirdizadeh, P. (2020). A review on geothermal wells: Well integrity issues. </w:t>
      </w:r>
      <w:r w:rsidRPr="006375C0">
        <w:rPr>
          <w:i/>
        </w:rPr>
        <w:t>Journal of cleaner production, 275</w:t>
      </w:r>
      <w:r w:rsidRPr="006375C0">
        <w:t xml:space="preserve">, 124009. </w:t>
      </w:r>
    </w:p>
    <w:p w14:paraId="77F058B3" w14:textId="77777777" w:rsidR="006375C0" w:rsidRPr="006375C0" w:rsidRDefault="006375C0" w:rsidP="006375C0">
      <w:pPr>
        <w:pStyle w:val="EndNoteBibliography"/>
        <w:spacing w:after="0"/>
        <w:ind w:left="720" w:hanging="720"/>
      </w:pPr>
      <w:r w:rsidRPr="006375C0">
        <w:t xml:space="preserve">Banthia, N., &amp; Mindess, S. (1989). Water permeability of cement paste. </w:t>
      </w:r>
      <w:r w:rsidRPr="006375C0">
        <w:rPr>
          <w:i/>
        </w:rPr>
        <w:t>Cement and concrete research, 19</w:t>
      </w:r>
      <w:r w:rsidRPr="006375C0">
        <w:t xml:space="preserve">(5), 727-736. </w:t>
      </w:r>
    </w:p>
    <w:p w14:paraId="42C22467" w14:textId="77777777" w:rsidR="006375C0" w:rsidRPr="006375C0" w:rsidRDefault="006375C0" w:rsidP="006375C0">
      <w:pPr>
        <w:pStyle w:val="EndNoteBibliography"/>
        <w:spacing w:after="0"/>
        <w:ind w:left="720" w:hanging="720"/>
      </w:pPr>
      <w:r w:rsidRPr="006375C0">
        <w:t xml:space="preserve">Bear, J., &amp; Corapcioglu, M. (1981). A mathematical model for consolidation in a thermoelastic aquifer due to hot water injection or pumping. </w:t>
      </w:r>
      <w:r w:rsidRPr="006375C0">
        <w:rPr>
          <w:i/>
        </w:rPr>
        <w:t>Water Resources Research, 17</w:t>
      </w:r>
      <w:r w:rsidRPr="006375C0">
        <w:t xml:space="preserve">(3), 723-736. </w:t>
      </w:r>
    </w:p>
    <w:p w14:paraId="562FEF62" w14:textId="77777777" w:rsidR="006375C0" w:rsidRPr="006375C0" w:rsidRDefault="006375C0" w:rsidP="006375C0">
      <w:pPr>
        <w:pStyle w:val="EndNoteBibliography"/>
        <w:spacing w:after="0"/>
        <w:ind w:left="720" w:hanging="720"/>
      </w:pPr>
      <w:r w:rsidRPr="006375C0">
        <w:rPr>
          <w:rFonts w:hint="eastAsia"/>
        </w:rPr>
        <w:t>Biot, M. A. (1941). General theory of three</w:t>
      </w:r>
      <w:r w:rsidRPr="006375C0">
        <w:rPr>
          <w:rFonts w:hint="eastAsia"/>
        </w:rPr>
        <w:t>‐</w:t>
      </w:r>
      <w:r w:rsidRPr="006375C0">
        <w:rPr>
          <w:rFonts w:hint="eastAsia"/>
        </w:rPr>
        <w:t xml:space="preserve">dimensional consolidation. </w:t>
      </w:r>
      <w:r w:rsidRPr="006375C0">
        <w:rPr>
          <w:rFonts w:hint="eastAsia"/>
          <w:i/>
        </w:rPr>
        <w:t>Journal of applied physics, 12</w:t>
      </w:r>
      <w:r w:rsidRPr="006375C0">
        <w:rPr>
          <w:rFonts w:hint="eastAsia"/>
        </w:rPr>
        <w:t>(2),</w:t>
      </w:r>
      <w:r w:rsidRPr="006375C0">
        <w:t xml:space="preserve"> 155-164. </w:t>
      </w:r>
    </w:p>
    <w:p w14:paraId="6D10EF9F" w14:textId="77777777" w:rsidR="006375C0" w:rsidRPr="006375C0" w:rsidRDefault="006375C0" w:rsidP="006375C0">
      <w:pPr>
        <w:pStyle w:val="EndNoteBibliography"/>
        <w:spacing w:after="0"/>
        <w:ind w:left="720" w:hanging="720"/>
      </w:pPr>
      <w:r w:rsidRPr="006375C0">
        <w:t xml:space="preserve">Biot, M. A. (1977). Variational Lagrangian-thermodynamics of nonisothermal finite strain mechanics of porous solids and thermomolecular diffusion. </w:t>
      </w:r>
      <w:r w:rsidRPr="006375C0">
        <w:rPr>
          <w:i/>
        </w:rPr>
        <w:t>International Journal of Solids and Structures, 13</w:t>
      </w:r>
      <w:r w:rsidRPr="006375C0">
        <w:t xml:space="preserve">(6), 579-597. </w:t>
      </w:r>
    </w:p>
    <w:p w14:paraId="180347B8" w14:textId="77777777" w:rsidR="006375C0" w:rsidRPr="006375C0" w:rsidRDefault="006375C0" w:rsidP="006375C0">
      <w:pPr>
        <w:pStyle w:val="EndNoteBibliography"/>
        <w:spacing w:after="0"/>
        <w:ind w:left="720" w:hanging="720"/>
      </w:pPr>
      <w:r w:rsidRPr="006375C0">
        <w:t xml:space="preserve">Cai, W., Deng, J., Luo, M., Feng, Y., Li, J., &amp; Liu, Q. (2022). Recent advances of cementing technologies for ultra-HTHP formations. </w:t>
      </w:r>
      <w:r w:rsidRPr="006375C0">
        <w:rPr>
          <w:i/>
        </w:rPr>
        <w:t>International Journal of Oil, Gas and Coal Technology, 29</w:t>
      </w:r>
      <w:r w:rsidRPr="006375C0">
        <w:t xml:space="preserve">(1), 27-51. </w:t>
      </w:r>
    </w:p>
    <w:p w14:paraId="26F24C1D" w14:textId="77777777" w:rsidR="006375C0" w:rsidRPr="006375C0" w:rsidRDefault="006375C0" w:rsidP="006375C0">
      <w:pPr>
        <w:pStyle w:val="EndNoteBibliography"/>
        <w:spacing w:after="0"/>
        <w:ind w:left="720" w:hanging="720"/>
      </w:pPr>
      <w:r w:rsidRPr="006375C0">
        <w:t xml:space="preserve">Carnahan, C. (1983). Thermodynamic coupling of heat and matter flows in near-field regions of nuclear waste repositories. </w:t>
      </w:r>
      <w:r w:rsidRPr="006375C0">
        <w:rPr>
          <w:i/>
        </w:rPr>
        <w:t>MRS Online Proceedings Library (OPL), 26</w:t>
      </w:r>
      <w:r w:rsidRPr="006375C0">
        <w:t xml:space="preserve">. </w:t>
      </w:r>
    </w:p>
    <w:p w14:paraId="25A4C721" w14:textId="77777777" w:rsidR="006375C0" w:rsidRPr="006375C0" w:rsidRDefault="006375C0" w:rsidP="006375C0">
      <w:pPr>
        <w:pStyle w:val="EndNoteBibliography"/>
        <w:spacing w:after="0"/>
        <w:ind w:left="720" w:hanging="720"/>
      </w:pPr>
      <w:r w:rsidRPr="006375C0">
        <w:t xml:space="preserve">Chen, G., &amp; Ewy, R. T. (2005). Thermoporoelastic effect on wellbore stability. </w:t>
      </w:r>
      <w:r w:rsidRPr="006375C0">
        <w:rPr>
          <w:i/>
        </w:rPr>
        <w:t>SpE Journal, 10</w:t>
      </w:r>
      <w:r w:rsidRPr="006375C0">
        <w:t xml:space="preserve">(02), 121-129. </w:t>
      </w:r>
    </w:p>
    <w:p w14:paraId="418106AA" w14:textId="77777777" w:rsidR="006375C0" w:rsidRPr="006375C0" w:rsidRDefault="006375C0" w:rsidP="006375C0">
      <w:pPr>
        <w:pStyle w:val="EndNoteBibliography"/>
        <w:spacing w:after="0"/>
        <w:ind w:left="720" w:hanging="720"/>
      </w:pPr>
      <w:r w:rsidRPr="006375C0">
        <w:t xml:space="preserve">Cheng, A. H.-D. (2016). </w:t>
      </w:r>
      <w:r w:rsidRPr="006375C0">
        <w:rPr>
          <w:i/>
        </w:rPr>
        <w:t>Poroelasticity</w:t>
      </w:r>
      <w:r w:rsidRPr="006375C0">
        <w:t xml:space="preserve"> (Vol. 27): Springer.</w:t>
      </w:r>
    </w:p>
    <w:p w14:paraId="2BB94D7D" w14:textId="77777777" w:rsidR="006375C0" w:rsidRPr="006375C0" w:rsidRDefault="006375C0" w:rsidP="006375C0">
      <w:pPr>
        <w:pStyle w:val="EndNoteBibliography"/>
        <w:spacing w:after="0"/>
        <w:ind w:left="720" w:hanging="720"/>
      </w:pPr>
      <w:r w:rsidRPr="006375C0">
        <w:t xml:space="preserve">DeBruijn, G., Skeates, C., Greenaway, R., Harrison, D., Parris, M., James, S., . . . Temple, L. (2008). High-pressure, high-temperature technologies. </w:t>
      </w:r>
      <w:r w:rsidRPr="006375C0">
        <w:rPr>
          <w:i/>
        </w:rPr>
        <w:t>Oilfield Review, 20</w:t>
      </w:r>
      <w:r w:rsidRPr="006375C0">
        <w:t xml:space="preserve">(3), 46-60. </w:t>
      </w:r>
    </w:p>
    <w:p w14:paraId="105294A3" w14:textId="77777777" w:rsidR="006375C0" w:rsidRPr="006375C0" w:rsidRDefault="006375C0" w:rsidP="006375C0">
      <w:pPr>
        <w:pStyle w:val="EndNoteBibliography"/>
        <w:spacing w:after="0"/>
        <w:ind w:left="720" w:hanging="720"/>
      </w:pPr>
      <w:r w:rsidRPr="006375C0">
        <w:t xml:space="preserve">Delaney, P. T. (1982). Rapid intrusion of magma into wet rock: Groundwater flow due to pore pressure increases. </w:t>
      </w:r>
      <w:r w:rsidRPr="006375C0">
        <w:rPr>
          <w:i/>
        </w:rPr>
        <w:t>Journal of Geophysical Research: Solid Earth, 87</w:t>
      </w:r>
      <w:r w:rsidRPr="006375C0">
        <w:t xml:space="preserve">(B9), 7739-7756. </w:t>
      </w:r>
    </w:p>
    <w:p w14:paraId="31A027E4" w14:textId="77777777" w:rsidR="006375C0" w:rsidRPr="006375C0" w:rsidRDefault="006375C0" w:rsidP="006375C0">
      <w:pPr>
        <w:pStyle w:val="EndNoteBibliography"/>
        <w:spacing w:after="0"/>
        <w:ind w:left="720" w:hanging="720"/>
      </w:pPr>
      <w:r w:rsidRPr="006375C0">
        <w:t xml:space="preserve">Derski, W. (1979). Equations of linear thermoconsolidation. </w:t>
      </w:r>
      <w:r w:rsidRPr="006375C0">
        <w:rPr>
          <w:i/>
        </w:rPr>
        <w:t>Archives of Mech., 31</w:t>
      </w:r>
      <w:r w:rsidRPr="006375C0">
        <w:t xml:space="preserve">(3), 303-316. </w:t>
      </w:r>
    </w:p>
    <w:p w14:paraId="52D8F227" w14:textId="77777777" w:rsidR="006375C0" w:rsidRPr="006375C0" w:rsidRDefault="006375C0" w:rsidP="006375C0">
      <w:pPr>
        <w:pStyle w:val="EndNoteBibliography"/>
        <w:spacing w:after="0"/>
        <w:ind w:left="720" w:hanging="720"/>
      </w:pPr>
      <w:r w:rsidRPr="006375C0">
        <w:t xml:space="preserve">Detournay, E., &amp; Cheng, A.-D. (1988). Poroelastic response of a borehole in a non-hydrostatic stress field. </w:t>
      </w:r>
      <w:r w:rsidRPr="006375C0">
        <w:rPr>
          <w:i/>
        </w:rPr>
        <w:t>International Journal of Rock Mechanics and Mining Sciences &amp; Geomechanics Abstracts, 25</w:t>
      </w:r>
      <w:r w:rsidRPr="006375C0">
        <w:t xml:space="preserve">(3), 171-182. </w:t>
      </w:r>
    </w:p>
    <w:p w14:paraId="6D770478" w14:textId="77777777" w:rsidR="006375C0" w:rsidRPr="006375C0" w:rsidRDefault="006375C0" w:rsidP="006375C0">
      <w:pPr>
        <w:pStyle w:val="EndNoteBibliography"/>
        <w:spacing w:after="0"/>
        <w:ind w:left="720" w:hanging="720"/>
      </w:pPr>
      <w:r w:rsidRPr="006375C0">
        <w:t xml:space="preserve">Detournay, E., &amp; Cheng, A. H.-D. (1993). Fundamentals of poroelasticity. In </w:t>
      </w:r>
      <w:r w:rsidRPr="006375C0">
        <w:rPr>
          <w:i/>
        </w:rPr>
        <w:t>Analysis and design methods</w:t>
      </w:r>
      <w:r w:rsidRPr="006375C0">
        <w:t xml:space="preserve"> (pp. 113-171): Elsevier.</w:t>
      </w:r>
    </w:p>
    <w:p w14:paraId="58ECCFAF" w14:textId="77777777" w:rsidR="006375C0" w:rsidRPr="006375C0" w:rsidRDefault="006375C0" w:rsidP="006375C0">
      <w:pPr>
        <w:pStyle w:val="EndNoteBibliography"/>
        <w:spacing w:after="0"/>
        <w:ind w:left="720" w:hanging="720"/>
      </w:pPr>
      <w:r w:rsidRPr="006375C0">
        <w:t xml:space="preserve">Drake, J. A., Bradford, A., &amp; Marsalek, J. (2013). Review of environmental performance of permeable pavement systems: state of the knowledge. </w:t>
      </w:r>
      <w:r w:rsidRPr="006375C0">
        <w:rPr>
          <w:i/>
        </w:rPr>
        <w:t>Water Quality Research Journal of Canada, 48</w:t>
      </w:r>
      <w:r w:rsidRPr="006375C0">
        <w:t xml:space="preserve">(3), 203-222. </w:t>
      </w:r>
    </w:p>
    <w:p w14:paraId="3C38719A" w14:textId="77777777" w:rsidR="006375C0" w:rsidRPr="006375C0" w:rsidRDefault="006375C0" w:rsidP="006375C0">
      <w:pPr>
        <w:pStyle w:val="EndNoteBibliography"/>
        <w:spacing w:after="0"/>
        <w:ind w:left="720" w:hanging="720"/>
      </w:pPr>
      <w:r w:rsidRPr="006375C0">
        <w:t xml:space="preserve">Gao, J., Deng, J., Lan, K., Song, Z., Feng, Y., &amp; Chang, L. (2017). A porothermoelastic solution for the inclined borehole in a transversely isotropic medium subjected to thermal osmosis and thermal filtration effects. </w:t>
      </w:r>
      <w:r w:rsidRPr="006375C0">
        <w:rPr>
          <w:i/>
        </w:rPr>
        <w:t>Geothermics, 67</w:t>
      </w:r>
      <w:r w:rsidRPr="006375C0">
        <w:t xml:space="preserve">, 114-134. </w:t>
      </w:r>
    </w:p>
    <w:p w14:paraId="0BBB5C10" w14:textId="77777777" w:rsidR="006375C0" w:rsidRPr="006375C0" w:rsidRDefault="006375C0" w:rsidP="006375C0">
      <w:pPr>
        <w:pStyle w:val="EndNoteBibliography"/>
        <w:spacing w:after="0"/>
        <w:ind w:left="720" w:hanging="720"/>
      </w:pPr>
      <w:r w:rsidRPr="006375C0">
        <w:t xml:space="preserve">Ge, Z., Yao, X., Wang, X., Zhang, W., &amp; Yang, T. (2018). Thermal performance and microstructure of oil well cement paste containing subsphaeroidal konilite flour in HTHP conditions. </w:t>
      </w:r>
      <w:r w:rsidRPr="006375C0">
        <w:rPr>
          <w:i/>
        </w:rPr>
        <w:t>Construction and Building Materials, 172</w:t>
      </w:r>
      <w:r w:rsidRPr="006375C0">
        <w:t xml:space="preserve">, 787-794. </w:t>
      </w:r>
    </w:p>
    <w:p w14:paraId="7713D4CD" w14:textId="77777777" w:rsidR="006375C0" w:rsidRPr="006375C0" w:rsidRDefault="006375C0" w:rsidP="006375C0">
      <w:pPr>
        <w:pStyle w:val="EndNoteBibliography"/>
        <w:spacing w:after="0"/>
        <w:ind w:left="720" w:hanging="720"/>
      </w:pPr>
      <w:r w:rsidRPr="006375C0">
        <w:t xml:space="preserve">Ghabezloo, S., &amp; Sulem, J. (2010). Temperature induced pore fluid pressurization in geomaterials. </w:t>
      </w:r>
      <w:r w:rsidRPr="006375C0">
        <w:rPr>
          <w:i/>
        </w:rPr>
        <w:t>arXiv preprint arXiv:1011.6501</w:t>
      </w:r>
      <w:r w:rsidRPr="006375C0">
        <w:t xml:space="preserve">. </w:t>
      </w:r>
    </w:p>
    <w:p w14:paraId="45514BE3" w14:textId="77777777" w:rsidR="006375C0" w:rsidRPr="006375C0" w:rsidRDefault="006375C0" w:rsidP="006375C0">
      <w:pPr>
        <w:pStyle w:val="EndNoteBibliography"/>
        <w:spacing w:after="0"/>
        <w:ind w:left="720" w:hanging="720"/>
      </w:pPr>
      <w:r w:rsidRPr="006375C0">
        <w:t xml:space="preserve">Ghassemi, A., &amp; Diek, A. (2002). Porothermoelasticity for swelling shales. </w:t>
      </w:r>
      <w:r w:rsidRPr="006375C0">
        <w:rPr>
          <w:i/>
        </w:rPr>
        <w:t>Journal of Petroleum Science and Engineering, 34</w:t>
      </w:r>
      <w:r w:rsidRPr="006375C0">
        <w:t xml:space="preserve">(1-4), 123-135. </w:t>
      </w:r>
    </w:p>
    <w:p w14:paraId="3082D973" w14:textId="77777777" w:rsidR="006375C0" w:rsidRPr="006375C0" w:rsidRDefault="006375C0" w:rsidP="006375C0">
      <w:pPr>
        <w:pStyle w:val="EndNoteBibliography"/>
        <w:spacing w:after="0"/>
        <w:ind w:left="720" w:hanging="720"/>
      </w:pPr>
      <w:r w:rsidRPr="006375C0">
        <w:lastRenderedPageBreak/>
        <w:t xml:space="preserve">Ghassemi, A., Tao, Q., &amp; Diek, A. (2009). Influence of coupled chemo-poro-thermoelastic processes on pore pressure and stress distributions around a wellbore in swelling shale. </w:t>
      </w:r>
      <w:r w:rsidRPr="006375C0">
        <w:rPr>
          <w:i/>
        </w:rPr>
        <w:t>Journal of Petroleum Science and Engineering, 67</w:t>
      </w:r>
      <w:r w:rsidRPr="006375C0">
        <w:t xml:space="preserve">(1-2), 57-64. </w:t>
      </w:r>
    </w:p>
    <w:p w14:paraId="7CD40984" w14:textId="77777777" w:rsidR="006375C0" w:rsidRPr="006375C0" w:rsidRDefault="006375C0" w:rsidP="006375C0">
      <w:pPr>
        <w:pStyle w:val="EndNoteBibliography"/>
        <w:spacing w:after="0"/>
        <w:ind w:left="720" w:hanging="720"/>
      </w:pPr>
      <w:r w:rsidRPr="006375C0">
        <w:t xml:space="preserve">Gomar, M., Goodarznia, I., &amp; Shadizadeh, S. R. (2014). Transient thermo-poroelastic finite element analysis of borehole breakouts. </w:t>
      </w:r>
      <w:r w:rsidRPr="006375C0">
        <w:rPr>
          <w:i/>
        </w:rPr>
        <w:t>International Journal of Rock Mechanics and Mining Sciences, 71</w:t>
      </w:r>
      <w:r w:rsidRPr="006375C0">
        <w:t xml:space="preserve">, 418-428. </w:t>
      </w:r>
    </w:p>
    <w:p w14:paraId="48CFF706" w14:textId="77777777" w:rsidR="006375C0" w:rsidRPr="006375C0" w:rsidRDefault="006375C0" w:rsidP="006375C0">
      <w:pPr>
        <w:pStyle w:val="EndNoteBibliography"/>
        <w:spacing w:after="0"/>
        <w:ind w:left="720" w:hanging="720"/>
      </w:pPr>
      <w:r w:rsidRPr="006375C0">
        <w:t xml:space="preserve">Gonçalvès, J., &amp; Trémosa, J. (2010). Estimating thermo-osmotic coefficients in clay-rocks: I. Theoretical insights. </w:t>
      </w:r>
      <w:r w:rsidRPr="006375C0">
        <w:rPr>
          <w:i/>
        </w:rPr>
        <w:t>Journal of colloid and interface science, 342</w:t>
      </w:r>
      <w:r w:rsidRPr="006375C0">
        <w:t xml:space="preserve">(1), 166-174. </w:t>
      </w:r>
    </w:p>
    <w:p w14:paraId="77C2D9E4" w14:textId="77777777" w:rsidR="006375C0" w:rsidRPr="006375C0" w:rsidRDefault="006375C0" w:rsidP="006375C0">
      <w:pPr>
        <w:pStyle w:val="EndNoteBibliography"/>
        <w:spacing w:after="0"/>
        <w:ind w:left="720" w:hanging="720"/>
      </w:pPr>
      <w:r w:rsidRPr="006375C0">
        <w:t xml:space="preserve">Goto, S., &amp; Roy, D. M. (1981). The effect of w/c ratio and curing temperature on the permeability of hardened cement paste. </w:t>
      </w:r>
      <w:r w:rsidRPr="006375C0">
        <w:rPr>
          <w:i/>
        </w:rPr>
        <w:t>Cement and concrete research, 11</w:t>
      </w:r>
      <w:r w:rsidRPr="006375C0">
        <w:t xml:space="preserve">(4), 575-579. </w:t>
      </w:r>
    </w:p>
    <w:p w14:paraId="7E2FF25B" w14:textId="141906B7" w:rsidR="006375C0" w:rsidRPr="006375C0" w:rsidRDefault="006375C0" w:rsidP="006375C0">
      <w:pPr>
        <w:pStyle w:val="EndNoteBibliography"/>
        <w:spacing w:after="0"/>
        <w:ind w:left="720" w:hanging="720"/>
      </w:pPr>
      <w:r w:rsidRPr="006375C0">
        <w:t xml:space="preserve">Gruber, S., &amp; Plank, J. (2021). Challenges in Cementing Deep Offshore Wells. </w:t>
      </w:r>
      <w:r w:rsidRPr="006375C0">
        <w:rPr>
          <w:i/>
        </w:rPr>
        <w:t>Vietnam Symposium on Advances in Offshore Engineering</w:t>
      </w:r>
      <w:r w:rsidRPr="006375C0">
        <w:t>, 459-466. doi:</w:t>
      </w:r>
      <w:hyperlink r:id="rId434" w:history="1">
        <w:r w:rsidRPr="006375C0">
          <w:rPr>
            <w:rStyle w:val="Hyperlink"/>
          </w:rPr>
          <w:t>https://doi.org/10.1007/978-981-16-7735-9_5</w:t>
        </w:r>
      </w:hyperlink>
    </w:p>
    <w:p w14:paraId="052E3D0B" w14:textId="77777777" w:rsidR="006375C0" w:rsidRPr="006375C0" w:rsidRDefault="006375C0" w:rsidP="006375C0">
      <w:pPr>
        <w:pStyle w:val="EndNoteBibliography"/>
        <w:spacing w:after="0"/>
        <w:ind w:left="720" w:hanging="720"/>
      </w:pPr>
      <w:r w:rsidRPr="006375C0">
        <w:t xml:space="preserve">Hargis, C. W., Chen, I. A., Devenney, M., Fernandez, M. J., Gilliam, R. J., &amp; Thatcher, R. P. (2021). Calcium Carbonate Cement: A Carbon Capture, Utilization, and Storage (CCUS) Technique. </w:t>
      </w:r>
      <w:r w:rsidRPr="006375C0">
        <w:rPr>
          <w:i/>
        </w:rPr>
        <w:t>Materials, 14</w:t>
      </w:r>
      <w:r w:rsidRPr="006375C0">
        <w:t xml:space="preserve">(11), 2709. </w:t>
      </w:r>
    </w:p>
    <w:p w14:paraId="624C7812" w14:textId="77777777" w:rsidR="006375C0" w:rsidRPr="006375C0" w:rsidRDefault="006375C0" w:rsidP="006375C0">
      <w:pPr>
        <w:pStyle w:val="EndNoteBibliography"/>
        <w:spacing w:after="0"/>
        <w:ind w:left="720" w:hanging="720"/>
      </w:pPr>
      <w:r w:rsidRPr="006375C0">
        <w:t xml:space="preserve">Katende, A., Lu, Y., Bunger, A., &amp; Radonjic, M. (2020). Experimental quantification of the effect of oil based drilling fluid contamination on properties of wellbore cement. </w:t>
      </w:r>
      <w:r w:rsidRPr="006375C0">
        <w:rPr>
          <w:i/>
        </w:rPr>
        <w:t>Journal of Natural Gas Science and Engineering, 79</w:t>
      </w:r>
      <w:r w:rsidRPr="006375C0">
        <w:t xml:space="preserve">, 103328. </w:t>
      </w:r>
    </w:p>
    <w:p w14:paraId="6B5635F3" w14:textId="77777777" w:rsidR="006375C0" w:rsidRPr="006375C0" w:rsidRDefault="006375C0" w:rsidP="006375C0">
      <w:pPr>
        <w:pStyle w:val="EndNoteBibliography"/>
        <w:spacing w:after="0"/>
        <w:ind w:left="720" w:hanging="720"/>
      </w:pPr>
      <w:r w:rsidRPr="006375C0">
        <w:t xml:space="preserve">Khalifeh, M., &amp; Saasen, A. (2020). </w:t>
      </w:r>
      <w:r w:rsidRPr="006375C0">
        <w:rPr>
          <w:i/>
        </w:rPr>
        <w:t>Introduction to permanent plug and abandonment of wells</w:t>
      </w:r>
      <w:r w:rsidRPr="006375C0">
        <w:t>: Springer Nature.</w:t>
      </w:r>
    </w:p>
    <w:p w14:paraId="065426DA" w14:textId="77777777" w:rsidR="006375C0" w:rsidRPr="006375C0" w:rsidRDefault="006375C0" w:rsidP="006375C0">
      <w:pPr>
        <w:pStyle w:val="EndNoteBibliography"/>
        <w:spacing w:after="0"/>
        <w:ind w:left="720" w:hanging="720"/>
      </w:pPr>
      <w:r w:rsidRPr="006375C0">
        <w:t xml:space="preserve">Khalili, N., Geiser, F., &amp; Blight, G. (2004). Effective stress in unsaturated soils: Review with new evidence. </w:t>
      </w:r>
      <w:r w:rsidRPr="006375C0">
        <w:rPr>
          <w:i/>
        </w:rPr>
        <w:t>International journal of Geomechanics, 4</w:t>
      </w:r>
      <w:r w:rsidRPr="006375C0">
        <w:t xml:space="preserve">(2), 115-126. </w:t>
      </w:r>
    </w:p>
    <w:p w14:paraId="4B732542" w14:textId="77777777" w:rsidR="006375C0" w:rsidRPr="006375C0" w:rsidRDefault="006375C0" w:rsidP="006375C0">
      <w:pPr>
        <w:pStyle w:val="EndNoteBibliography"/>
        <w:spacing w:after="0"/>
        <w:ind w:left="720" w:hanging="720"/>
      </w:pPr>
      <w:r w:rsidRPr="006375C0">
        <w:t xml:space="preserve">Kiran, R., Teodoriu, C., Dadmohammadi, Y., Nygaard, R., Wood, D., Mokhtari, M., &amp; Salehi, S. (2017). Identification and evaluation of well integrity and causes of failure of well integrity barriers (A review). </w:t>
      </w:r>
      <w:r w:rsidRPr="006375C0">
        <w:rPr>
          <w:i/>
        </w:rPr>
        <w:t>Journal of Natural Gas Science and Engineering, 45</w:t>
      </w:r>
      <w:r w:rsidRPr="006375C0">
        <w:t xml:space="preserve">, 511-526. </w:t>
      </w:r>
    </w:p>
    <w:p w14:paraId="1726BDA8" w14:textId="77777777" w:rsidR="006375C0" w:rsidRPr="006375C0" w:rsidRDefault="006375C0" w:rsidP="006375C0">
      <w:pPr>
        <w:pStyle w:val="EndNoteBibliography"/>
        <w:spacing w:after="0"/>
        <w:ind w:left="720" w:hanging="720"/>
      </w:pPr>
      <w:r w:rsidRPr="006375C0">
        <w:t xml:space="preserve">Koťátková, J., Zatloukal, J., Reiterman, P., &amp; Kolář, K. (2017). Concrete and cement composites used for radioactive waste deposition. </w:t>
      </w:r>
      <w:r w:rsidRPr="006375C0">
        <w:rPr>
          <w:i/>
        </w:rPr>
        <w:t>Journal of environmental radioactivity, 178</w:t>
      </w:r>
      <w:r w:rsidRPr="006375C0">
        <w:t xml:space="preserve">, 147-155. </w:t>
      </w:r>
    </w:p>
    <w:p w14:paraId="1EA17943" w14:textId="77777777" w:rsidR="006375C0" w:rsidRPr="006375C0" w:rsidRDefault="006375C0" w:rsidP="006375C0">
      <w:pPr>
        <w:pStyle w:val="EndNoteBibliography"/>
        <w:spacing w:after="0"/>
        <w:ind w:left="720" w:hanging="720"/>
      </w:pPr>
      <w:r w:rsidRPr="006375C0">
        <w:t xml:space="preserve">Krakowiak, K. J., Thomas, J. J., James, S., Abuhaikal, M., &amp; Ulm, F.-J. (2018). Development of silica-enriched cement-based materials with improved aging resistance for application in high-temperature environments. </w:t>
      </w:r>
      <w:r w:rsidRPr="006375C0">
        <w:rPr>
          <w:i/>
        </w:rPr>
        <w:t>Cement and concrete research, 105</w:t>
      </w:r>
      <w:r w:rsidRPr="006375C0">
        <w:t xml:space="preserve">, 91-110. </w:t>
      </w:r>
    </w:p>
    <w:p w14:paraId="615F76A2" w14:textId="77777777" w:rsidR="006375C0" w:rsidRPr="006375C0" w:rsidRDefault="006375C0" w:rsidP="006375C0">
      <w:pPr>
        <w:pStyle w:val="EndNoteBibliography"/>
        <w:spacing w:after="0"/>
        <w:ind w:left="720" w:hanging="720"/>
      </w:pPr>
      <w:r w:rsidRPr="006375C0">
        <w:t xml:space="preserve">Kurashige, M. (1989). A thermoelastic theory of fluid-filled porous materials. </w:t>
      </w:r>
      <w:r w:rsidRPr="006375C0">
        <w:rPr>
          <w:i/>
        </w:rPr>
        <w:t>International Journal of Solids and Structures, 25</w:t>
      </w:r>
      <w:r w:rsidRPr="006375C0">
        <w:t xml:space="preserve">(9), 1039-1052. </w:t>
      </w:r>
    </w:p>
    <w:p w14:paraId="78B70FBA" w14:textId="77777777" w:rsidR="006375C0" w:rsidRPr="006375C0" w:rsidRDefault="006375C0" w:rsidP="006375C0">
      <w:pPr>
        <w:pStyle w:val="EndNoteBibliography"/>
        <w:spacing w:after="0"/>
        <w:ind w:left="720" w:hanging="720"/>
      </w:pPr>
      <w:r w:rsidRPr="006375C0">
        <w:t xml:space="preserve">Massion, C., Radonjic, M., Lu, Y., Bunger, A., &amp; Crandall, D. (2021). </w:t>
      </w:r>
      <w:r w:rsidRPr="006375C0">
        <w:rPr>
          <w:i/>
        </w:rPr>
        <w:t>Impact of Graphene and the Testing Conditions on the Wellbore Cement Mechanical and Microstructural Properties.</w:t>
      </w:r>
      <w:r w:rsidRPr="006375C0">
        <w:t xml:space="preserve"> Paper presented at the 55th US Rock Mechanics/Geomechanics Symposium, Paper number: ARMA 21–2089  20-23, June, 2021, Houston, Texas.</w:t>
      </w:r>
    </w:p>
    <w:p w14:paraId="2E18D1B0" w14:textId="77777777" w:rsidR="006375C0" w:rsidRPr="006375C0" w:rsidRDefault="006375C0" w:rsidP="006375C0">
      <w:pPr>
        <w:pStyle w:val="EndNoteBibliography"/>
        <w:spacing w:after="0"/>
        <w:ind w:left="720" w:hanging="720"/>
      </w:pPr>
      <w:r w:rsidRPr="006375C0">
        <w:t xml:space="preserve">Massion, C., Vissa, V. S., Lu, Y., Crandall, D., Bunger, A., &amp; Radonjic, M. (2022). Geomimicry-Inspired Micro-Nano Concrete as Subsurface Hydraulic Barrier Materials: Learning from Shale Rocks as Best Geological Seals. In </w:t>
      </w:r>
      <w:r w:rsidRPr="006375C0">
        <w:rPr>
          <w:i/>
        </w:rPr>
        <w:t>REWAS 2022: Energy Technologies and CO2 Management (Volume II)</w:t>
      </w:r>
      <w:r w:rsidRPr="006375C0">
        <w:t xml:space="preserve"> (pp. 129-138): Springer.</w:t>
      </w:r>
    </w:p>
    <w:p w14:paraId="6E400D22" w14:textId="77777777" w:rsidR="006375C0" w:rsidRPr="006375C0" w:rsidRDefault="006375C0" w:rsidP="006375C0">
      <w:pPr>
        <w:pStyle w:val="EndNoteBibliography"/>
        <w:spacing w:after="0"/>
        <w:ind w:left="720" w:hanging="720"/>
      </w:pPr>
      <w:r w:rsidRPr="006375C0">
        <w:t xml:space="preserve">Meng, M., Frash, L. P., Carey, J. W., Li, W., Welch, N. J., &amp; Zhang, W. (2021). Cement stress and microstructure evolution during curing in semi-rigid high-pressure environments. </w:t>
      </w:r>
      <w:r w:rsidRPr="006375C0">
        <w:rPr>
          <w:i/>
        </w:rPr>
        <w:t>Cement and concrete research, 149</w:t>
      </w:r>
      <w:r w:rsidRPr="006375C0">
        <w:t xml:space="preserve">, 106555. </w:t>
      </w:r>
    </w:p>
    <w:p w14:paraId="3EDA5D35" w14:textId="77777777" w:rsidR="006375C0" w:rsidRPr="006375C0" w:rsidRDefault="006375C0" w:rsidP="006375C0">
      <w:pPr>
        <w:pStyle w:val="EndNoteBibliography"/>
        <w:spacing w:after="0"/>
        <w:ind w:left="720" w:hanging="720"/>
      </w:pPr>
      <w:r w:rsidRPr="006375C0">
        <w:t xml:space="preserve">Olson, J., Eustes, A., Fleckenstein, W., Eker, E., Baker, R., &amp; Augustine, C. (2015). Completion Design Considerations for a Horizontal Enhanced Geothermal System. </w:t>
      </w:r>
      <w:r w:rsidRPr="006375C0">
        <w:rPr>
          <w:i/>
        </w:rPr>
        <w:t>GRC Transactions, 39</w:t>
      </w:r>
      <w:r w:rsidRPr="006375C0">
        <w:t xml:space="preserve">, 335-344. </w:t>
      </w:r>
    </w:p>
    <w:p w14:paraId="7AB3F033" w14:textId="77777777" w:rsidR="006375C0" w:rsidRPr="006375C0" w:rsidRDefault="006375C0" w:rsidP="006375C0">
      <w:pPr>
        <w:pStyle w:val="EndNoteBibliography"/>
        <w:spacing w:after="0"/>
        <w:ind w:left="720" w:hanging="720"/>
      </w:pPr>
      <w:r w:rsidRPr="006375C0">
        <w:t xml:space="preserve">Picandet, V., Rangeard, D., Perrot, A., &amp; Lecompte, T. (2011). Permeability measurement of fresh cement paste. </w:t>
      </w:r>
      <w:r w:rsidRPr="006375C0">
        <w:rPr>
          <w:i/>
        </w:rPr>
        <w:t>Cement and concrete research, 41</w:t>
      </w:r>
      <w:r w:rsidRPr="006375C0">
        <w:t xml:space="preserve">(3), 330-338. </w:t>
      </w:r>
    </w:p>
    <w:p w14:paraId="2EAFF6FF" w14:textId="77777777" w:rsidR="006375C0" w:rsidRPr="006375C0" w:rsidRDefault="006375C0" w:rsidP="006375C0">
      <w:pPr>
        <w:pStyle w:val="EndNoteBibliography"/>
        <w:spacing w:after="0"/>
        <w:ind w:left="720" w:hanging="720"/>
      </w:pPr>
      <w:r w:rsidRPr="006375C0">
        <w:t xml:space="preserve">Qin, J., Pang, X., Cheng, G., Bu, Y., &amp; Liu, H. (2021). Influences of different admixtures on the properties of oil well cement systems at HPHT conditions. </w:t>
      </w:r>
      <w:r w:rsidRPr="006375C0">
        <w:rPr>
          <w:i/>
        </w:rPr>
        <w:t>Cement and Concrete Composites, 123</w:t>
      </w:r>
      <w:r w:rsidRPr="006375C0">
        <w:t xml:space="preserve">, 104202. </w:t>
      </w:r>
    </w:p>
    <w:p w14:paraId="67E31DD1" w14:textId="77777777" w:rsidR="006375C0" w:rsidRPr="006375C0" w:rsidRDefault="006375C0" w:rsidP="006375C0">
      <w:pPr>
        <w:pStyle w:val="EndNoteBibliography"/>
        <w:spacing w:after="0"/>
        <w:ind w:left="720" w:hanging="720"/>
      </w:pPr>
      <w:r w:rsidRPr="006375C0">
        <w:lastRenderedPageBreak/>
        <w:t xml:space="preserve">Roshan, H., Andersen, M., &amp; Acworth, R. (2015). Effect of solid–fluid thermal expansion on thermo-osmotic tests: an experimental and analytical study. </w:t>
      </w:r>
      <w:r w:rsidRPr="006375C0">
        <w:rPr>
          <w:i/>
        </w:rPr>
        <w:t>Journal of Petroleum Science and Engineering, 126</w:t>
      </w:r>
      <w:r w:rsidRPr="006375C0">
        <w:t xml:space="preserve">, 222-230. </w:t>
      </w:r>
    </w:p>
    <w:p w14:paraId="68199F84" w14:textId="77777777" w:rsidR="006375C0" w:rsidRPr="006375C0" w:rsidRDefault="006375C0" w:rsidP="006375C0">
      <w:pPr>
        <w:pStyle w:val="EndNoteBibliography"/>
        <w:spacing w:after="0"/>
        <w:ind w:left="720" w:hanging="720"/>
      </w:pPr>
      <w:r w:rsidRPr="006375C0">
        <w:t xml:space="preserve">Samarakoon, M., Ranjith, P., &amp; Wanniarachchi, W. (2022). Properties of well cement following carbonated brine exposure under HTHP conditions: A comparative study of alkali-activated and class G cements. </w:t>
      </w:r>
      <w:r w:rsidRPr="006375C0">
        <w:rPr>
          <w:i/>
        </w:rPr>
        <w:t>Cement and Concrete Composites, 126</w:t>
      </w:r>
      <w:r w:rsidRPr="006375C0">
        <w:t xml:space="preserve">, 104342. </w:t>
      </w:r>
    </w:p>
    <w:p w14:paraId="70E385E4" w14:textId="77777777" w:rsidR="006375C0" w:rsidRPr="006375C0" w:rsidRDefault="006375C0" w:rsidP="006375C0">
      <w:pPr>
        <w:pStyle w:val="EndNoteBibliography"/>
        <w:spacing w:after="0"/>
        <w:ind w:left="720" w:hanging="720"/>
      </w:pPr>
      <w:r w:rsidRPr="006375C0">
        <w:t xml:space="preserve">Sarout, J., &amp; Detournay, E. (2011). Chemoporoelastic analysis and experimental validation of the pore pressure transmission test for reactive shales. </w:t>
      </w:r>
      <w:r w:rsidRPr="006375C0">
        <w:rPr>
          <w:i/>
        </w:rPr>
        <w:t>International Journal of Rock Mechanics and Mining Sciences, 48</w:t>
      </w:r>
      <w:r w:rsidRPr="006375C0">
        <w:t xml:space="preserve">(5), 759-772. </w:t>
      </w:r>
    </w:p>
    <w:p w14:paraId="52307309" w14:textId="77777777" w:rsidR="006375C0" w:rsidRPr="006375C0" w:rsidRDefault="006375C0" w:rsidP="006375C0">
      <w:pPr>
        <w:pStyle w:val="EndNoteBibliography"/>
        <w:spacing w:after="0"/>
        <w:ind w:left="720" w:hanging="720"/>
      </w:pPr>
      <w:r w:rsidRPr="006375C0">
        <w:t xml:space="preserve">Scholz, M., &amp; Grabowiecki, P. (2007). Review of permeable pavement systems. </w:t>
      </w:r>
      <w:r w:rsidRPr="006375C0">
        <w:rPr>
          <w:i/>
        </w:rPr>
        <w:t>Building and environment, 42</w:t>
      </w:r>
      <w:r w:rsidRPr="006375C0">
        <w:t xml:space="preserve">(11), 3830-3836. </w:t>
      </w:r>
    </w:p>
    <w:p w14:paraId="7184CD37" w14:textId="77777777" w:rsidR="006375C0" w:rsidRPr="006375C0" w:rsidRDefault="006375C0" w:rsidP="006375C0">
      <w:pPr>
        <w:pStyle w:val="EndNoteBibliography"/>
        <w:spacing w:after="0"/>
        <w:ind w:left="720" w:hanging="720"/>
      </w:pPr>
      <w:r w:rsidRPr="006375C0">
        <w:t xml:space="preserve">Shapiro, A. (2003). Monte Carlo sampling methods. </w:t>
      </w:r>
      <w:r w:rsidRPr="006375C0">
        <w:rPr>
          <w:i/>
        </w:rPr>
        <w:t>Handbooks in operations research and management science, 10</w:t>
      </w:r>
      <w:r w:rsidRPr="006375C0">
        <w:t xml:space="preserve">, 353-425. </w:t>
      </w:r>
    </w:p>
    <w:p w14:paraId="37B7622B" w14:textId="77777777" w:rsidR="006375C0" w:rsidRPr="006375C0" w:rsidRDefault="006375C0" w:rsidP="006375C0">
      <w:pPr>
        <w:pStyle w:val="EndNoteBibliography"/>
        <w:spacing w:after="0"/>
        <w:ind w:left="720" w:hanging="720"/>
      </w:pPr>
      <w:r w:rsidRPr="006375C0">
        <w:t xml:space="preserve">Skempton, A. (1984). Effective stress in soils, concrete and rocks. </w:t>
      </w:r>
      <w:r w:rsidRPr="006375C0">
        <w:rPr>
          <w:i/>
        </w:rPr>
        <w:t>Selected papers on soil mechanics, 1032</w:t>
      </w:r>
      <w:r w:rsidRPr="006375C0">
        <w:t xml:space="preserve">(3), 4-16. </w:t>
      </w:r>
    </w:p>
    <w:p w14:paraId="7397C7C0" w14:textId="77777777" w:rsidR="006375C0" w:rsidRPr="006375C0" w:rsidRDefault="006375C0" w:rsidP="006375C0">
      <w:pPr>
        <w:pStyle w:val="EndNoteBibliography"/>
        <w:spacing w:after="0"/>
        <w:ind w:left="720" w:hanging="720"/>
      </w:pPr>
      <w:r w:rsidRPr="006375C0">
        <w:t xml:space="preserve">Smith, D. W., &amp; Booker, J. R. (1993). Green's functions for a fully coupled thermoporoelastic material. </w:t>
      </w:r>
      <w:r w:rsidRPr="006375C0">
        <w:rPr>
          <w:i/>
        </w:rPr>
        <w:t>International Journal for Numerical and Analytical Methods in Geomechanics, 17</w:t>
      </w:r>
      <w:r w:rsidRPr="006375C0">
        <w:t xml:space="preserve">(3), 139-163. </w:t>
      </w:r>
    </w:p>
    <w:p w14:paraId="7C0D4B6F" w14:textId="77777777" w:rsidR="006375C0" w:rsidRPr="006375C0" w:rsidRDefault="006375C0" w:rsidP="006375C0">
      <w:pPr>
        <w:pStyle w:val="EndNoteBibliography"/>
        <w:spacing w:after="0"/>
        <w:ind w:left="720" w:hanging="720"/>
      </w:pPr>
      <w:r w:rsidRPr="006375C0">
        <w:t xml:space="preserve">Snee, J.-E. L., &amp; Zoback, M. D. (2018). State of stress in the Permian Basin, Texas and New Mexico: Implications for induced seismicity. </w:t>
      </w:r>
      <w:r w:rsidRPr="006375C0">
        <w:rPr>
          <w:i/>
        </w:rPr>
        <w:t>The Leading Edge, 37</w:t>
      </w:r>
      <w:r w:rsidRPr="006375C0">
        <w:t xml:space="preserve">(2), 127-134. </w:t>
      </w:r>
    </w:p>
    <w:p w14:paraId="07BCBE6A" w14:textId="77777777" w:rsidR="006375C0" w:rsidRPr="006375C0" w:rsidRDefault="006375C0" w:rsidP="006375C0">
      <w:pPr>
        <w:pStyle w:val="EndNoteBibliography"/>
        <w:spacing w:after="0"/>
        <w:ind w:left="720" w:hanging="720"/>
      </w:pPr>
      <w:r w:rsidRPr="006375C0">
        <w:t xml:space="preserve">Song, Z., Liang, F., Lin, C., &amp; Xiang, Y. (2019). Interaction of pore pressures in double-porosity medium: Fluid injection in borehole. </w:t>
      </w:r>
      <w:r w:rsidRPr="006375C0">
        <w:rPr>
          <w:i/>
        </w:rPr>
        <w:t>Computers and Geotechnics, 107</w:t>
      </w:r>
      <w:r w:rsidRPr="006375C0">
        <w:t xml:space="preserve">, 142-149. </w:t>
      </w:r>
    </w:p>
    <w:p w14:paraId="4C4317A9" w14:textId="77777777" w:rsidR="006375C0" w:rsidRPr="006375C0" w:rsidRDefault="006375C0" w:rsidP="006375C0">
      <w:pPr>
        <w:pStyle w:val="EndNoteBibliography"/>
        <w:spacing w:after="0"/>
        <w:ind w:left="720" w:hanging="720"/>
      </w:pPr>
      <w:r w:rsidRPr="006375C0">
        <w:t xml:space="preserve">Stehfest, H. (1970). Algorithm 368: Numerical inversion of Laplace transforms [D5]. </w:t>
      </w:r>
      <w:r w:rsidRPr="006375C0">
        <w:rPr>
          <w:i/>
        </w:rPr>
        <w:t>Communications of the ACM, 13</w:t>
      </w:r>
      <w:r w:rsidRPr="006375C0">
        <w:t xml:space="preserve">(1), 47-49. </w:t>
      </w:r>
    </w:p>
    <w:p w14:paraId="36F378D2" w14:textId="77777777" w:rsidR="006375C0" w:rsidRPr="006375C0" w:rsidRDefault="006375C0" w:rsidP="006375C0">
      <w:pPr>
        <w:pStyle w:val="EndNoteBibliography"/>
        <w:spacing w:after="0"/>
        <w:ind w:left="720" w:hanging="720"/>
      </w:pPr>
      <w:r w:rsidRPr="006375C0">
        <w:t xml:space="preserve">Tao, Q., &amp; Ghassemi, A. (2010). Poro-thermoelastic borehole stress analysis for determination of the in situ stress and rock strength. </w:t>
      </w:r>
      <w:r w:rsidRPr="006375C0">
        <w:rPr>
          <w:i/>
        </w:rPr>
        <w:t>Geothermics, 39</w:t>
      </w:r>
      <w:r w:rsidRPr="006375C0">
        <w:t xml:space="preserve">(3), 250-259. </w:t>
      </w:r>
    </w:p>
    <w:p w14:paraId="301A0E23" w14:textId="77777777" w:rsidR="006375C0" w:rsidRPr="006375C0" w:rsidRDefault="006375C0" w:rsidP="006375C0">
      <w:pPr>
        <w:pStyle w:val="EndNoteBibliography"/>
        <w:spacing w:after="0"/>
        <w:ind w:left="720" w:hanging="720"/>
      </w:pPr>
      <w:r w:rsidRPr="006375C0">
        <w:t xml:space="preserve">Trémosa, J., Gonçalvès, J., Matray, J., &amp; Violette, S. (2010). Estimating thermo-osmotic coefficients in clay-rocks: II. In situ experimental approach. </w:t>
      </w:r>
      <w:r w:rsidRPr="006375C0">
        <w:rPr>
          <w:i/>
        </w:rPr>
        <w:t>Journal of colloid and interface science, 342</w:t>
      </w:r>
      <w:r w:rsidRPr="006375C0">
        <w:t xml:space="preserve">(1), 175-184. </w:t>
      </w:r>
    </w:p>
    <w:p w14:paraId="2423F541" w14:textId="77777777" w:rsidR="006375C0" w:rsidRPr="006375C0" w:rsidRDefault="006375C0" w:rsidP="006375C0">
      <w:pPr>
        <w:pStyle w:val="EndNoteBibliography"/>
        <w:spacing w:after="0"/>
        <w:ind w:left="720" w:hanging="720"/>
      </w:pPr>
      <w:r w:rsidRPr="006375C0">
        <w:t xml:space="preserve">Valov, A., Golovin, S., Shcherbakov, V., &amp; Kuznetsov, D. (2022). Thermoporoelastic model for the cement sheath failure in a cased and cemented wellbore. </w:t>
      </w:r>
      <w:r w:rsidRPr="006375C0">
        <w:rPr>
          <w:i/>
        </w:rPr>
        <w:t>Journal of Petroleum Science and Engineering, 210</w:t>
      </w:r>
      <w:r w:rsidRPr="006375C0">
        <w:t xml:space="preserve">, 109916. </w:t>
      </w:r>
    </w:p>
    <w:p w14:paraId="19F5264F" w14:textId="77777777" w:rsidR="006375C0" w:rsidRPr="006375C0" w:rsidRDefault="006375C0" w:rsidP="006375C0">
      <w:pPr>
        <w:pStyle w:val="EndNoteBibliography"/>
        <w:spacing w:after="0"/>
        <w:ind w:left="720" w:hanging="720"/>
      </w:pPr>
      <w:r w:rsidRPr="006375C0">
        <w:t xml:space="preserve">Vrålstad, T., Saasen, A., Fjær, E., Øia, T., Ytrehus, J. D., &amp; Khalifeh, M. (2019). Plug &amp; abandonment of offshore wells: Ensuring long-term well integrity and cost-efficiency. </w:t>
      </w:r>
      <w:r w:rsidRPr="006375C0">
        <w:rPr>
          <w:i/>
        </w:rPr>
        <w:t>Journal of Petroleum Science and Engineering, 173</w:t>
      </w:r>
      <w:r w:rsidRPr="006375C0">
        <w:t xml:space="preserve">, 478-491. </w:t>
      </w:r>
    </w:p>
    <w:p w14:paraId="536C77B5" w14:textId="77777777" w:rsidR="006375C0" w:rsidRPr="006375C0" w:rsidRDefault="006375C0" w:rsidP="006375C0">
      <w:pPr>
        <w:pStyle w:val="EndNoteBibliography"/>
        <w:spacing w:after="0"/>
        <w:ind w:left="720" w:hanging="720"/>
      </w:pPr>
      <w:r w:rsidRPr="006375C0">
        <w:t xml:space="preserve">Wang, H. F. (2017). </w:t>
      </w:r>
      <w:r w:rsidRPr="006375C0">
        <w:rPr>
          <w:i/>
        </w:rPr>
        <w:t>Theory of linear poroelasticity with applications to geomechanics and hydrogeology</w:t>
      </w:r>
      <w:r w:rsidRPr="006375C0">
        <w:t>: Princeton University Press.</w:t>
      </w:r>
    </w:p>
    <w:p w14:paraId="58BBBEC0" w14:textId="77777777" w:rsidR="006375C0" w:rsidRPr="006375C0" w:rsidRDefault="006375C0" w:rsidP="006375C0">
      <w:pPr>
        <w:pStyle w:val="EndNoteBibliography"/>
        <w:spacing w:after="0"/>
        <w:ind w:left="720" w:hanging="720"/>
      </w:pPr>
      <w:r w:rsidRPr="006375C0">
        <w:t xml:space="preserve">Wang, Y., &amp; Dusseault, M. B. (2003). A coupled conductive–convective thermo-poroelastic solution and implications for wellbore stability. </w:t>
      </w:r>
      <w:r w:rsidRPr="006375C0">
        <w:rPr>
          <w:i/>
        </w:rPr>
        <w:t>Journal of Petroleum Science and Engineering, 38</w:t>
      </w:r>
      <w:r w:rsidRPr="006375C0">
        <w:t xml:space="preserve">(3-4), 187-198. </w:t>
      </w:r>
    </w:p>
    <w:p w14:paraId="15AB537B" w14:textId="6EC107FE" w:rsidR="006375C0" w:rsidRPr="006375C0" w:rsidRDefault="006375C0" w:rsidP="006375C0">
      <w:pPr>
        <w:pStyle w:val="EndNoteBibliography"/>
        <w:spacing w:after="0"/>
        <w:ind w:left="720" w:hanging="720"/>
      </w:pPr>
      <w:r w:rsidRPr="006375C0">
        <w:t xml:space="preserve">Weisstein, E. W. (2002). Eigen decomposition. </w:t>
      </w:r>
      <w:hyperlink r:id="rId435" w:history="1">
        <w:r w:rsidRPr="006375C0">
          <w:rPr>
            <w:rStyle w:val="Hyperlink"/>
            <w:i/>
          </w:rPr>
          <w:t>https://mathworld</w:t>
        </w:r>
      </w:hyperlink>
      <w:r w:rsidRPr="006375C0">
        <w:rPr>
          <w:i/>
        </w:rPr>
        <w:t>. wolfram. com/</w:t>
      </w:r>
      <w:r w:rsidRPr="006375C0">
        <w:t xml:space="preserve">. </w:t>
      </w:r>
    </w:p>
    <w:p w14:paraId="7F04362F" w14:textId="77777777" w:rsidR="006375C0" w:rsidRPr="006375C0" w:rsidRDefault="006375C0" w:rsidP="006375C0">
      <w:pPr>
        <w:pStyle w:val="EndNoteBibliography"/>
        <w:spacing w:after="0"/>
        <w:ind w:left="720" w:hanging="720"/>
      </w:pPr>
      <w:r w:rsidRPr="006375C0">
        <w:t xml:space="preserve">Xu, S., &amp; Zoback, M. D. (2015). </w:t>
      </w:r>
      <w:r w:rsidRPr="006375C0">
        <w:rPr>
          <w:i/>
        </w:rPr>
        <w:t>Analysis of stress variations with depth in the Permian Basin Spraberry/Dean/Wolfcamp Shale.</w:t>
      </w:r>
      <w:r w:rsidRPr="006375C0">
        <w:t xml:space="preserve"> Paper presented at the 49th US Rock Mechanics/Geomechanics Symposium, Paper number: ARMA-2015-189, June 28, 2015, San Francisco, California.</w:t>
      </w:r>
    </w:p>
    <w:p w14:paraId="0A19E6F5" w14:textId="77777777" w:rsidR="006375C0" w:rsidRPr="006375C0" w:rsidRDefault="006375C0" w:rsidP="006375C0">
      <w:pPr>
        <w:pStyle w:val="EndNoteBibliography"/>
        <w:spacing w:after="0"/>
        <w:ind w:left="720" w:hanging="720"/>
      </w:pPr>
      <w:r w:rsidRPr="006375C0">
        <w:t xml:space="preserve">Zhou, X., &amp; Ghassemi, A. (2009). Finite element analysis of coupled chemo-poro-thermo-mechanical effects around a wellbore in swelling shale. </w:t>
      </w:r>
      <w:r w:rsidRPr="006375C0">
        <w:rPr>
          <w:i/>
        </w:rPr>
        <w:t>International Journal of Rock Mechanics and Mining Sciences, 46</w:t>
      </w:r>
      <w:r w:rsidRPr="006375C0">
        <w:t xml:space="preserve">(4), 769-778. </w:t>
      </w:r>
    </w:p>
    <w:p w14:paraId="6A249F71" w14:textId="77777777" w:rsidR="006375C0" w:rsidRPr="006375C0" w:rsidRDefault="006375C0" w:rsidP="006375C0">
      <w:pPr>
        <w:pStyle w:val="EndNoteBibliography"/>
        <w:ind w:left="720" w:hanging="720"/>
      </w:pPr>
      <w:r w:rsidRPr="006375C0">
        <w:t xml:space="preserve">Zoback, M., Barton, C., Brudy, M., Castillo, D., Finkbeiner, T., Grollimund, B., . . . Wiprut, D. (2003). Determination of stress orientation and magnitude in deep wells. </w:t>
      </w:r>
      <w:r w:rsidRPr="006375C0">
        <w:rPr>
          <w:i/>
        </w:rPr>
        <w:t>International Journal of Rock Mechanics and Mining Sciences, 40</w:t>
      </w:r>
      <w:r w:rsidRPr="006375C0">
        <w:t xml:space="preserve">(7-8), 1049-1076. </w:t>
      </w:r>
    </w:p>
    <w:p w14:paraId="79BC190C" w14:textId="62D825BC" w:rsidR="002C0752" w:rsidRPr="009B3F0B" w:rsidRDefault="00E0326E">
      <w:pPr>
        <w:rPr>
          <w:rFonts w:ascii="Times New Roman" w:hAnsi="Times New Roman"/>
        </w:rPr>
      </w:pPr>
      <w:r w:rsidRPr="009B3F0B">
        <w:rPr>
          <w:rFonts w:ascii="Times New Roman" w:hAnsi="Times New Roman"/>
        </w:rPr>
        <w:fldChar w:fldCharType="end"/>
      </w:r>
    </w:p>
    <w:sectPr w:rsidR="002C0752" w:rsidRPr="009B3F0B" w:rsidSect="00124870">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Lu, Yunxing" w:date="2022-08-17T11:36:00Z" w:initials="LY">
    <w:p w14:paraId="148876ED" w14:textId="589C9C39" w:rsidR="0052054A" w:rsidRDefault="0052054A">
      <w:pPr>
        <w:pStyle w:val="CommentText"/>
      </w:pPr>
      <w:r>
        <w:rPr>
          <w:rStyle w:val="CommentReference"/>
        </w:rPr>
        <w:annotationRef/>
      </w:r>
      <w:r>
        <w:t xml:space="preserve">May I know do we have to emphasis the HTHP in the title or just put them in the keywords would also work. Temporarily put them in the keywords now. </w:t>
      </w:r>
    </w:p>
  </w:comment>
  <w:comment w:id="3" w:author="Bunger, Andrew P" w:date="2022-08-19T09:22:00Z" w:initials="BAP">
    <w:p w14:paraId="69AB880E" w14:textId="77777777" w:rsidR="0052054A" w:rsidRDefault="0052054A" w:rsidP="00160C48">
      <w:pPr>
        <w:pStyle w:val="CommentText"/>
      </w:pPr>
      <w:r>
        <w:rPr>
          <w:rStyle w:val="CommentReference"/>
        </w:rPr>
        <w:annotationRef/>
      </w:r>
      <w:r>
        <w:t>Up to you, but my opinion is that HTHP have kind of unclear definitions and it is not clear HTHP is a necessary condition for your results to be relevant. Maybe just HT or just HP would suffice, for example. So I think reducing that stipulation in the title would be better.</w:t>
      </w:r>
    </w:p>
  </w:comment>
  <w:comment w:id="4" w:author="Lu, Yunxing" w:date="2022-08-22T09:12:00Z" w:initials="LY">
    <w:p w14:paraId="3469FF19" w14:textId="4CADD924" w:rsidR="0052054A" w:rsidRDefault="0052054A">
      <w:pPr>
        <w:pStyle w:val="CommentText"/>
      </w:pPr>
      <w:r>
        <w:rPr>
          <w:rStyle w:val="CommentReference"/>
        </w:rPr>
        <w:annotationRef/>
      </w:r>
      <w:r>
        <w:t>Agree.</w:t>
      </w:r>
    </w:p>
  </w:comment>
  <w:comment w:id="5" w:author="Bunger, Andrew P" w:date="2022-09-08T16:08:00Z" w:initials="BAP">
    <w:p w14:paraId="4445C8A7" w14:textId="77777777" w:rsidR="0063029A" w:rsidRDefault="0063029A" w:rsidP="007E7520">
      <w:pPr>
        <w:pStyle w:val="CommentText"/>
      </w:pPr>
      <w:r>
        <w:rPr>
          <w:rStyle w:val="CommentReference"/>
        </w:rPr>
        <w:annotationRef/>
      </w:r>
      <w:r>
        <w:t>Suggest to write in C and MPa as well</w:t>
      </w:r>
    </w:p>
  </w:comment>
  <w:comment w:id="9" w:author="Bunger, Andrew P" w:date="2022-08-17T09:51:00Z" w:initials="BAP">
    <w:p w14:paraId="482CF2DB" w14:textId="0EAC7E46" w:rsidR="0052054A" w:rsidRDefault="0052054A" w:rsidP="00B12C02">
      <w:pPr>
        <w:pStyle w:val="CommentText"/>
      </w:pPr>
      <w:r>
        <w:rPr>
          <w:rStyle w:val="CommentReference"/>
        </w:rPr>
        <w:annotationRef/>
      </w:r>
      <w:r>
        <w:t>I'm sure that somehow, maybe indirectly, one could propose additives to help address these issues. Suggest to leave out the line I just deleted so it doesn't raise reviewer concerns.</w:t>
      </w:r>
    </w:p>
  </w:comment>
  <w:comment w:id="10" w:author="Lu, Yunxing" w:date="2022-08-17T11:50:00Z" w:initials="LY">
    <w:p w14:paraId="4402B8F1" w14:textId="078C1B6F" w:rsidR="0052054A" w:rsidRDefault="0052054A">
      <w:pPr>
        <w:pStyle w:val="CommentText"/>
      </w:pPr>
      <w:r>
        <w:rPr>
          <w:rStyle w:val="CommentReference"/>
        </w:rPr>
        <w:annotationRef/>
      </w:r>
      <w:r>
        <w:t>Agree.</w:t>
      </w:r>
    </w:p>
  </w:comment>
  <w:comment w:id="11" w:author="Bunger, Andrew P" w:date="2022-08-17T09:55:00Z" w:initials="BAP">
    <w:p w14:paraId="62E8C3BE" w14:textId="77777777" w:rsidR="0052054A" w:rsidRDefault="0052054A" w:rsidP="00B12C02">
      <w:pPr>
        <w:pStyle w:val="CommentText"/>
      </w:pPr>
      <w:r>
        <w:rPr>
          <w:rStyle w:val="CommentReference"/>
        </w:rPr>
        <w:annotationRef/>
      </w:r>
      <w:r>
        <w:t>Are you sure this is the first? Is that what is referenced in Wang's book?</w:t>
      </w:r>
    </w:p>
  </w:comment>
  <w:comment w:id="12" w:author="Lu, Yunxing" w:date="2022-08-17T17:12:00Z" w:initials="LY">
    <w:p w14:paraId="12940F72" w14:textId="14895A91" w:rsidR="0052054A" w:rsidRDefault="0052054A">
      <w:pPr>
        <w:pStyle w:val="CommentText"/>
      </w:pPr>
      <w:r>
        <w:rPr>
          <w:rStyle w:val="CommentReference"/>
        </w:rPr>
        <w:annotationRef/>
      </w:r>
      <w:r>
        <w:t xml:space="preserve">Sorry – the firstly word here is indeed confusing. I was originally wanting to emphasis the </w:t>
      </w:r>
      <w:r w:rsidRPr="00133F37">
        <w:t>variational Lagrangian thermodynamics approach</w:t>
      </w:r>
      <w:r>
        <w:t xml:space="preserve"> that he used. I deleted it here. And added the Biot (1941) to the Endnote Library and reference as well. </w:t>
      </w:r>
    </w:p>
  </w:comment>
  <w:comment w:id="13" w:author="Bunger, Andrew P" w:date="2022-08-19T09:24:00Z" w:initials="BAP">
    <w:p w14:paraId="7B162F73" w14:textId="77777777" w:rsidR="0052054A" w:rsidRDefault="0052054A" w:rsidP="00160C48">
      <w:pPr>
        <w:pStyle w:val="CommentText"/>
      </w:pPr>
      <w:r>
        <w:rPr>
          <w:rStyle w:val="CommentReference"/>
        </w:rPr>
        <w:annotationRef/>
      </w:r>
      <w:r>
        <w:t>OK - but here it still reads that his 1977 paper was first to put thermal part into poroelastic framework. Is this correct?</w:t>
      </w:r>
    </w:p>
  </w:comment>
  <w:comment w:id="14" w:author="Lu, Yunxing" w:date="2022-08-22T09:28:00Z" w:initials="LY">
    <w:p w14:paraId="5135E27D" w14:textId="2950654A" w:rsidR="0052054A" w:rsidRDefault="0052054A">
      <w:pPr>
        <w:pStyle w:val="CommentText"/>
      </w:pPr>
      <w:r>
        <w:rPr>
          <w:rStyle w:val="CommentReference"/>
        </w:rPr>
        <w:annotationRef/>
      </w:r>
      <w:r>
        <w:t>Yes.</w:t>
      </w:r>
    </w:p>
  </w:comment>
  <w:comment w:id="20" w:author="Bunger, Andrew P" w:date="2022-08-19T09:53:00Z" w:initials="BAP">
    <w:p w14:paraId="53F8D64F" w14:textId="77777777" w:rsidR="0052054A" w:rsidRDefault="0052054A" w:rsidP="00D7323E">
      <w:pPr>
        <w:pStyle w:val="CommentText"/>
      </w:pPr>
      <w:r>
        <w:rPr>
          <w:rStyle w:val="CommentReference"/>
        </w:rPr>
        <w:annotationRef/>
      </w:r>
      <w:r>
        <w:t>I like the rearranged section, but I see now that Eq 10 should come right after Eq 3. Then you can define some of the quantities in Eq 3 right there and use them in Eq 10. You could also move the blue-highlighted discussion to that point. Then you switch gears and get into the rest of the model, concluding the section with the yellow highlighted sentence.</w:t>
      </w:r>
    </w:p>
  </w:comment>
  <w:comment w:id="21" w:author="Lu, Yunxing" w:date="2022-08-22T10:26:00Z" w:initials="LY">
    <w:p w14:paraId="46958AC9" w14:textId="4CAE1CAF" w:rsidR="0052054A" w:rsidRDefault="0052054A">
      <w:pPr>
        <w:pStyle w:val="CommentText"/>
      </w:pPr>
      <w:r>
        <w:rPr>
          <w:rStyle w:val="CommentReference"/>
        </w:rPr>
        <w:annotationRef/>
      </w:r>
      <w:r>
        <w:t xml:space="preserve">Rearranged accordingly, please check.  </w:t>
      </w:r>
    </w:p>
  </w:comment>
  <w:comment w:id="33" w:author="Bunger, Andrew P" w:date="2022-09-08T16:37:00Z" w:initials="BAP">
    <w:p w14:paraId="04BAFBA9" w14:textId="77777777" w:rsidR="00FC72C8" w:rsidRDefault="00FC72C8" w:rsidP="00175BE8">
      <w:pPr>
        <w:pStyle w:val="CommentText"/>
      </w:pPr>
      <w:r>
        <w:rPr>
          <w:rStyle w:val="CommentReference"/>
        </w:rPr>
        <w:annotationRef/>
      </w:r>
      <w:r>
        <w:t>Write this in coordinate free notation, not indicial notation. This is actually correct only for rectangular coordinate system as you have written here. The version with \nabla \cdot \sigma is correct for any coordinate system.</w:t>
      </w:r>
    </w:p>
  </w:comment>
  <w:comment w:id="34" w:author="Bunger, Andrew P" w:date="2022-09-08T16:38:00Z" w:initials="BAP">
    <w:p w14:paraId="1F9272DF" w14:textId="77777777" w:rsidR="00FC72C8" w:rsidRDefault="00FC72C8" w:rsidP="00B17DC0">
      <w:pPr>
        <w:pStyle w:val="CommentText"/>
      </w:pPr>
      <w:r>
        <w:rPr>
          <w:rStyle w:val="CommentReference"/>
        </w:rPr>
        <w:annotationRef/>
      </w:r>
      <w:r>
        <w:t>This also needs to be written in coordinate free notation for reasons mentioned on previous equation.</w:t>
      </w:r>
    </w:p>
  </w:comment>
  <w:comment w:id="35" w:author="Bunger, Andrew P" w:date="2022-09-08T16:16:00Z" w:initials="BAP">
    <w:p w14:paraId="4E87D0D2" w14:textId="41057FB1" w:rsidR="002D547C" w:rsidRDefault="002D547C" w:rsidP="003A6CDB">
      <w:pPr>
        <w:pStyle w:val="CommentText"/>
      </w:pPr>
      <w:r>
        <w:rPr>
          <w:rStyle w:val="CommentReference"/>
        </w:rPr>
        <w:annotationRef/>
      </w:r>
      <w:r>
        <w:t>Define U</w:t>
      </w:r>
    </w:p>
  </w:comment>
  <w:comment w:id="40" w:author="Bunger, Andrew P" w:date="2022-09-08T16:33:00Z" w:initials="BAP">
    <w:p w14:paraId="30EE1C57" w14:textId="77777777" w:rsidR="00C531AE" w:rsidRDefault="00C531AE" w:rsidP="00A64E7A">
      <w:pPr>
        <w:pStyle w:val="CommentText"/>
      </w:pPr>
      <w:r>
        <w:rPr>
          <w:rStyle w:val="CommentReference"/>
        </w:rPr>
        <w:annotationRef/>
      </w:r>
      <w:r>
        <w:t>I'm not seeing where you state the initial conditions.</w:t>
      </w:r>
    </w:p>
  </w:comment>
  <w:comment w:id="42" w:author="Bunger, Andrew P" w:date="2022-08-19T09:56:00Z" w:initials="BAP">
    <w:p w14:paraId="29DC7A59" w14:textId="2E2B0368" w:rsidR="0052054A" w:rsidRDefault="0052054A">
      <w:pPr>
        <w:pStyle w:val="CommentText"/>
      </w:pPr>
      <w:r>
        <w:rPr>
          <w:rStyle w:val="CommentReference"/>
        </w:rPr>
        <w:annotationRef/>
      </w:r>
      <w:r>
        <w:t>Suggest to title this section more generally - it is a solution for a particular geometry under certain constraint. Maybe PTEOF Solution for Constrained Cylinder.</w:t>
      </w:r>
    </w:p>
    <w:p w14:paraId="0A4E8240" w14:textId="77777777" w:rsidR="0052054A" w:rsidRDefault="0052054A">
      <w:pPr>
        <w:pStyle w:val="CommentText"/>
      </w:pPr>
    </w:p>
    <w:p w14:paraId="00E78388" w14:textId="77777777" w:rsidR="0052054A" w:rsidRDefault="0052054A">
      <w:pPr>
        <w:pStyle w:val="CommentText"/>
      </w:pPr>
      <w:r>
        <w:t>Then at the start of section 3.1 you can state that this geometry is inspired by P&amp;A.</w:t>
      </w:r>
    </w:p>
    <w:p w14:paraId="4CADA750" w14:textId="77777777" w:rsidR="0052054A" w:rsidRDefault="0052054A">
      <w:pPr>
        <w:pStyle w:val="CommentText"/>
      </w:pPr>
    </w:p>
    <w:p w14:paraId="4C21E779" w14:textId="77777777" w:rsidR="0052054A" w:rsidRDefault="0052054A" w:rsidP="00160C48">
      <w:pPr>
        <w:pStyle w:val="CommentText"/>
      </w:pPr>
      <w:r>
        <w:t>Then I think you need a figure (either way, a figure is needed here to show geometry and BCs). You can start with generic illustration of geometry and boundary conditions. Then you can give a cartoon illustration of how it relates to P&amp;A.</w:t>
      </w:r>
    </w:p>
  </w:comment>
  <w:comment w:id="43" w:author="Lu, Yunxing" w:date="2022-08-22T11:44:00Z" w:initials="LY">
    <w:p w14:paraId="6BF6B3FE" w14:textId="3E64767B" w:rsidR="0052054A" w:rsidRDefault="0052054A">
      <w:pPr>
        <w:pStyle w:val="CommentText"/>
      </w:pPr>
      <w:r>
        <w:rPr>
          <w:rStyle w:val="CommentReference"/>
        </w:rPr>
        <w:annotationRef/>
      </w:r>
      <w:r>
        <w:t xml:space="preserve">Have updated accordingly, please check. </w:t>
      </w:r>
    </w:p>
  </w:comment>
  <w:comment w:id="61" w:author="Bunger, Andrew P" w:date="2022-09-08T16:29:00Z" w:initials="BAP">
    <w:p w14:paraId="25DE4958" w14:textId="77777777" w:rsidR="003B4BBA" w:rsidRDefault="003B4BBA" w:rsidP="004328DB">
      <w:pPr>
        <w:pStyle w:val="CommentText"/>
      </w:pPr>
      <w:r>
        <w:rPr>
          <w:rStyle w:val="CommentReference"/>
        </w:rPr>
        <w:annotationRef/>
      </w:r>
      <w:r>
        <w:t>Something is wrong with the notation here. You should not be mixing coordinate free notation and indicial notation. And U is a vector, not a 2nd order tensor so I am not sure how it has two indices.</w:t>
      </w:r>
    </w:p>
  </w:comment>
  <w:comment w:id="122" w:author="Bunger, Andrew P" w:date="2022-09-08T16:36:00Z" w:initials="BAP">
    <w:p w14:paraId="3CAD8A89" w14:textId="77777777" w:rsidR="00FC72C8" w:rsidRDefault="00FC72C8" w:rsidP="00733996">
      <w:pPr>
        <w:pStyle w:val="CommentText"/>
      </w:pPr>
      <w:r>
        <w:rPr>
          <w:rStyle w:val="CommentReference"/>
        </w:rPr>
        <w:annotationRef/>
      </w:r>
      <w:r>
        <w:t>I am confused - I see two c_i values here. But then later you have 3 c_i that need to be found. I don't follow how that happens.</w:t>
      </w:r>
    </w:p>
  </w:comment>
  <w:comment w:id="135" w:author="Bunger, Andrew P" w:date="2022-09-08T16:39:00Z" w:initials="BAP">
    <w:p w14:paraId="35D5263C" w14:textId="77777777" w:rsidR="00FF6D31" w:rsidRDefault="00FF6D31" w:rsidP="003D5D6A">
      <w:pPr>
        <w:pStyle w:val="CommentText"/>
      </w:pPr>
      <w:r>
        <w:rPr>
          <w:rStyle w:val="CommentReference"/>
        </w:rPr>
        <w:annotationRef/>
      </w:r>
      <w:r>
        <w:t>You need a transition here and to explain more what you are doing. I am not able to follow this at all to get to Eq 22.</w:t>
      </w:r>
    </w:p>
  </w:comment>
  <w:comment w:id="136" w:author="Bunger, Andrew P" w:date="2022-09-08T16:41:00Z" w:initials="BAP">
    <w:p w14:paraId="17E7BD7E" w14:textId="77777777" w:rsidR="00FF6D31" w:rsidRDefault="00FF6D31" w:rsidP="003B7D71">
      <w:pPr>
        <w:pStyle w:val="CommentText"/>
      </w:pPr>
      <w:r>
        <w:rPr>
          <w:rStyle w:val="CommentReference"/>
        </w:rPr>
        <w:annotationRef/>
      </w:r>
      <w:r>
        <w:t>This is \epsilon_{\theta \theta}, the hoop strain, right? You need correct notation and to explain. Maybe you should have directly given then at Eq 6? Otherwise write them as numbered equations now.</w:t>
      </w:r>
    </w:p>
  </w:comment>
  <w:comment w:id="137" w:author="Bunger, Andrew P" w:date="2022-09-08T16:43:00Z" w:initials="BAP">
    <w:p w14:paraId="028C2FD4" w14:textId="77777777" w:rsidR="00FF6D31" w:rsidRDefault="00FF6D31" w:rsidP="00886849">
      <w:pPr>
        <w:pStyle w:val="CommentText"/>
      </w:pPr>
      <w:r>
        <w:rPr>
          <w:rStyle w:val="CommentReference"/>
        </w:rPr>
        <w:annotationRef/>
      </w:r>
      <w:r>
        <w:t>Oh - I see. I think this will be clear when you write the ODE from the Laplace transform. I guess this is laplace transform of f(t)? Wait, but you have f(s) above in eq (19). I think that needs a tilde. But now where is c3(s) coming from?</w:t>
      </w:r>
    </w:p>
  </w:comment>
  <w:comment w:id="138" w:author="Bunger, Andrew P" w:date="2022-09-08T16:43:00Z" w:initials="BAP">
    <w:p w14:paraId="7BC141D6" w14:textId="77777777" w:rsidR="00FF6D31" w:rsidRDefault="00FF6D31" w:rsidP="00E833FD">
      <w:pPr>
        <w:pStyle w:val="CommentText"/>
      </w:pPr>
      <w:r>
        <w:rPr>
          <w:rStyle w:val="CommentReference"/>
        </w:rPr>
        <w:annotationRef/>
      </w:r>
      <w:r>
        <w:t>I'm not seeing where the third equation is coming from.</w:t>
      </w:r>
    </w:p>
  </w:comment>
  <w:comment w:id="140" w:author="Bunger, Andrew P" w:date="2022-08-17T10:36:00Z" w:initials="BAP">
    <w:p w14:paraId="38CF1CA6" w14:textId="7F259531" w:rsidR="0052054A" w:rsidRDefault="0052054A" w:rsidP="00B12C02">
      <w:pPr>
        <w:pStyle w:val="CommentText"/>
      </w:pPr>
      <w:r>
        <w:rPr>
          <w:rStyle w:val="CommentReference"/>
        </w:rPr>
        <w:annotationRef/>
      </w:r>
      <w:r>
        <w:t>I don't think you are doing any numerical analysis. Should rename this section to reflect its contents.</w:t>
      </w:r>
    </w:p>
  </w:comment>
  <w:comment w:id="141" w:author="Lu, Yunxing" w:date="2022-08-17T20:47:00Z" w:initials="LY">
    <w:p w14:paraId="09561C60" w14:textId="0FA7B372" w:rsidR="0052054A" w:rsidRDefault="0052054A">
      <w:pPr>
        <w:pStyle w:val="CommentText"/>
      </w:pPr>
      <w:r>
        <w:rPr>
          <w:rStyle w:val="CommentReference"/>
        </w:rPr>
        <w:annotationRef/>
      </w:r>
      <w:r>
        <w:t>Changed to parametric analysis and discussions.</w:t>
      </w:r>
    </w:p>
  </w:comment>
  <w:comment w:id="142" w:author="Bunger, Andrew P" w:date="2022-08-19T09:58:00Z" w:initials="BAP">
    <w:p w14:paraId="408DEDBC" w14:textId="77777777" w:rsidR="0052054A" w:rsidRDefault="0052054A" w:rsidP="00160C48">
      <w:pPr>
        <w:pStyle w:val="CommentText"/>
      </w:pPr>
      <w:r>
        <w:rPr>
          <w:rStyle w:val="CommentReference"/>
        </w:rPr>
        <w:annotationRef/>
      </w:r>
      <w:r>
        <w:t>I think it is pretty limited as a parametric study. But very insightful as a presentation of model behavior. So maybe call this "Behavior of the Model"</w:t>
      </w:r>
    </w:p>
  </w:comment>
  <w:comment w:id="143" w:author="Lu, Yunxing" w:date="2022-08-21T18:14:00Z" w:initials="LY">
    <w:p w14:paraId="7FD5E6E6" w14:textId="37E97443" w:rsidR="0052054A" w:rsidRDefault="0052054A">
      <w:pPr>
        <w:pStyle w:val="CommentText"/>
      </w:pPr>
      <w:r>
        <w:rPr>
          <w:rStyle w:val="CommentReference"/>
        </w:rPr>
        <w:annotationRef/>
      </w:r>
      <w:r>
        <w:t>Agree</w:t>
      </w:r>
    </w:p>
  </w:comment>
  <w:comment w:id="145" w:author="Bunger, Andrew P" w:date="2022-09-08T18:02:00Z" w:initials="BAP">
    <w:p w14:paraId="52FE6FC0" w14:textId="77777777" w:rsidR="00EB0341" w:rsidRDefault="00EB0341" w:rsidP="005902BE">
      <w:pPr>
        <w:pStyle w:val="CommentText"/>
      </w:pPr>
      <w:r>
        <w:rPr>
          <w:rStyle w:val="CommentReference"/>
        </w:rPr>
        <w:annotationRef/>
      </w:r>
      <w:r>
        <w:t>The first sentence of a paragraph should introduce its main idea. I don't think the main idea of this paragraph has to do with where to look for notation. Seems to me the reference to this table should have come earlier, when model was introduced.</w:t>
      </w:r>
    </w:p>
  </w:comment>
  <w:comment w:id="185" w:author="Bunger, Andrew P" w:date="2022-09-09T04:05:00Z" w:initials="BAP">
    <w:p w14:paraId="2C552BC8" w14:textId="77777777" w:rsidR="00BB1009" w:rsidRDefault="00BB1009" w:rsidP="0053108F">
      <w:pPr>
        <w:pStyle w:val="CommentText"/>
      </w:pPr>
      <w:r>
        <w:rPr>
          <w:rStyle w:val="CommentReference"/>
        </w:rPr>
        <w:annotationRef/>
      </w:r>
      <w:r>
        <w:t>If Kelvin then should not have degree symbol. Should correct throughout.</w:t>
      </w:r>
    </w:p>
  </w:comment>
  <w:comment w:id="158" w:author="Bunger, Andrew P" w:date="2022-09-09T07:52:00Z" w:initials="BAP">
    <w:p w14:paraId="526115BE" w14:textId="77777777" w:rsidR="009E04E2" w:rsidRDefault="009E04E2" w:rsidP="00453D6A">
      <w:pPr>
        <w:pStyle w:val="CommentText"/>
      </w:pPr>
      <w:r>
        <w:rPr>
          <w:rStyle w:val="CommentReference"/>
        </w:rPr>
        <w:annotationRef/>
      </w:r>
      <w:r>
        <w:t>I don't think I have this quite right, but the point is to break down the loadings so you quantify what they are and also state the initial conditions.</w:t>
      </w:r>
    </w:p>
  </w:comment>
  <w:comment w:id="212" w:author="Bunger, Andrew P" w:date="2022-09-09T08:57:00Z" w:initials="BAP">
    <w:p w14:paraId="4B04E67D" w14:textId="77777777" w:rsidR="008E6D20" w:rsidRDefault="008E6D20" w:rsidP="00247FD6">
      <w:pPr>
        <w:pStyle w:val="CommentText"/>
      </w:pPr>
      <w:r>
        <w:rPr>
          <w:rStyle w:val="CommentReference"/>
        </w:rPr>
        <w:annotationRef/>
      </w:r>
      <w:r>
        <w:t>Note that in Fig 7 you use a capital T in the subscript kT. Please check for consistency.</w:t>
      </w:r>
    </w:p>
  </w:comment>
  <w:comment w:id="219" w:author="Bunger, Andrew P" w:date="2022-08-19T10:08:00Z" w:initials="BAP">
    <w:p w14:paraId="1A944CEC" w14:textId="7DBD4B35" w:rsidR="0052054A" w:rsidRDefault="0052054A">
      <w:pPr>
        <w:pStyle w:val="CommentText"/>
      </w:pPr>
      <w:r>
        <w:rPr>
          <w:rStyle w:val="CommentReference"/>
        </w:rPr>
        <w:annotationRef/>
      </w:r>
      <w:r>
        <w:t xml:space="preserve">Why in all of these are you taking the cylinder to have a 1 meter radius. Seems huge and will raise questions. </w:t>
      </w:r>
    </w:p>
    <w:p w14:paraId="4657AB44" w14:textId="77777777" w:rsidR="0052054A" w:rsidRDefault="0052054A">
      <w:pPr>
        <w:pStyle w:val="CommentText"/>
      </w:pPr>
    </w:p>
    <w:p w14:paraId="2C521CA8" w14:textId="77777777" w:rsidR="0052054A" w:rsidRDefault="0052054A">
      <w:pPr>
        <w:pStyle w:val="CommentText"/>
      </w:pPr>
      <w:r>
        <w:t>Also we are not getting a sense of how rapidly the solution is changing in time. Consider also showing evolution of pore pressure at center of the cylinder with time.</w:t>
      </w:r>
    </w:p>
    <w:p w14:paraId="65222169" w14:textId="77777777" w:rsidR="0052054A" w:rsidRDefault="0052054A">
      <w:pPr>
        <w:pStyle w:val="CommentText"/>
      </w:pPr>
    </w:p>
    <w:p w14:paraId="7A5DEDAE" w14:textId="77777777" w:rsidR="0052054A" w:rsidRDefault="0052054A" w:rsidP="00160C48">
      <w:pPr>
        <w:pStyle w:val="CommentText"/>
      </w:pPr>
      <w:r>
        <w:t>If you have subplots a and b, these should have a single caption, not having part of the caption in the middle of the figure.</w:t>
      </w:r>
    </w:p>
  </w:comment>
  <w:comment w:id="220" w:author="Lu, Yunxing" w:date="2022-08-21T18:14:00Z" w:initials="LY">
    <w:p w14:paraId="25B18049" w14:textId="4308368A" w:rsidR="0052054A" w:rsidRDefault="0052054A">
      <w:pPr>
        <w:pStyle w:val="CommentText"/>
      </w:pPr>
      <w:r>
        <w:rPr>
          <w:rStyle w:val="CommentReference"/>
        </w:rPr>
        <w:annotationRef/>
      </w:r>
      <w:r>
        <w:t xml:space="preserve">Have updated accordingly, please check. </w:t>
      </w:r>
    </w:p>
  </w:comment>
  <w:comment w:id="221" w:author="Bunger, Andrew P" w:date="2022-09-09T08:06:00Z" w:initials="BAP">
    <w:p w14:paraId="5EC8594A" w14:textId="77777777" w:rsidR="00137C8D" w:rsidRDefault="00137C8D" w:rsidP="00BF50DA">
      <w:pPr>
        <w:pStyle w:val="CommentText"/>
      </w:pPr>
      <w:r>
        <w:rPr>
          <w:rStyle w:val="CommentReference"/>
        </w:rPr>
        <w:annotationRef/>
      </w:r>
      <w:r>
        <w:t>Label subfigures with a) and b) so you can reference them accordingly.</w:t>
      </w:r>
    </w:p>
  </w:comment>
  <w:comment w:id="222" w:author="Bunger, Andrew P" w:date="2022-09-09T08:23:00Z" w:initials="BAP">
    <w:p w14:paraId="26C2E9D9" w14:textId="77777777" w:rsidR="00A80EDF" w:rsidRDefault="00A80EDF" w:rsidP="00617799">
      <w:pPr>
        <w:pStyle w:val="CommentText"/>
      </w:pPr>
      <w:r>
        <w:rPr>
          <w:rStyle w:val="CommentReference"/>
        </w:rPr>
        <w:annotationRef/>
      </w:r>
      <w:r>
        <w:t>Can you please confirm that Figs 3 and 4 use the same properties at Fig 2? It seems pore pressure is dissipated must more slowly in Fig 2. If you change anything, please check the text I wrote and make sure it changes too.</w:t>
      </w:r>
    </w:p>
  </w:comment>
  <w:comment w:id="263" w:author="Bunger, Andrew P" w:date="2022-09-09T08:07:00Z" w:initials="BAP">
    <w:p w14:paraId="410773CD" w14:textId="61FCC527" w:rsidR="00137C8D" w:rsidRDefault="00137C8D" w:rsidP="00C761B2">
      <w:pPr>
        <w:pStyle w:val="CommentText"/>
      </w:pPr>
      <w:r>
        <w:rPr>
          <w:rStyle w:val="CommentReference"/>
        </w:rPr>
        <w:annotationRef/>
      </w:r>
      <w:r>
        <w:t>I think this is actually what is happening. If you look at temperature profile I think you will find temperature front arriving to the center along with the rise in pore pressure. Please check.</w:t>
      </w:r>
    </w:p>
  </w:comment>
  <w:comment w:id="367" w:author="Bunger, Andrew P" w:date="2022-09-09T09:02:00Z" w:initials="BAP">
    <w:p w14:paraId="3B38BE95" w14:textId="77777777" w:rsidR="001F2282" w:rsidRDefault="001F2282" w:rsidP="001743D0">
      <w:pPr>
        <w:pStyle w:val="CommentText"/>
      </w:pPr>
      <w:r>
        <w:rPr>
          <w:rStyle w:val="CommentReference"/>
        </w:rPr>
        <w:annotationRef/>
      </w:r>
      <w:r>
        <w:t>It looks like you might have used different parameters than you specified previously. You need to tell us what the parameters are that were used for this, including and importantly, the ratio of kT/ktp.</w:t>
      </w:r>
    </w:p>
  </w:comment>
  <w:comment w:id="368" w:author="Bunger, Andrew P" w:date="2022-09-09T09:00:00Z" w:initials="BAP">
    <w:p w14:paraId="2B7AC123" w14:textId="609AB311" w:rsidR="001F2282" w:rsidRDefault="001F2282" w:rsidP="00D8725E">
      <w:pPr>
        <w:pStyle w:val="CommentText"/>
      </w:pPr>
      <w:r>
        <w:rPr>
          <w:rStyle w:val="CommentReference"/>
        </w:rPr>
        <w:annotationRef/>
      </w:r>
      <w:r>
        <w:t>Again, should not use "degree" with Kelvin. I think you can just call it Celsius, though.</w:t>
      </w:r>
    </w:p>
  </w:comment>
  <w:comment w:id="369" w:author="Bunger, Andrew P" w:date="2022-09-09T09:02:00Z" w:initials="BAP">
    <w:p w14:paraId="6A2E74CC" w14:textId="77777777" w:rsidR="001F2282" w:rsidRDefault="001F2282" w:rsidP="005336DA">
      <w:pPr>
        <w:pStyle w:val="CommentText"/>
      </w:pPr>
      <w:r>
        <w:rPr>
          <w:rStyle w:val="CommentReference"/>
        </w:rPr>
        <w:annotationRef/>
      </w:r>
      <w:r>
        <w:t>Check consistency, kT, or kt.</w:t>
      </w:r>
    </w:p>
  </w:comment>
  <w:comment w:id="370" w:author="Bunger, Andrew P" w:date="2022-09-09T09:04:00Z" w:initials="BAP">
    <w:p w14:paraId="738F38D7" w14:textId="77777777" w:rsidR="0070361F" w:rsidRDefault="0070361F" w:rsidP="00283759">
      <w:pPr>
        <w:pStyle w:val="CommentText"/>
      </w:pPr>
      <w:r>
        <w:rPr>
          <w:rStyle w:val="CommentReference"/>
        </w:rPr>
        <w:annotationRef/>
      </w:r>
      <w:r>
        <w:t>I don't understand. Shouldn't the change be around 40 deg C because of the boundary condition? So Fig 7 is like one of the curves in Fig 6, and then showing varying kT/ktp?</w:t>
      </w:r>
    </w:p>
  </w:comment>
  <w:comment w:id="385" w:author="Bunger, Andrew P" w:date="2022-08-19T10:03:00Z" w:initials="BAP">
    <w:p w14:paraId="6581E8B2" w14:textId="38B1B539" w:rsidR="0052054A" w:rsidRDefault="0052054A" w:rsidP="00160C48">
      <w:pPr>
        <w:pStyle w:val="CommentText"/>
      </w:pPr>
      <w:r>
        <w:rPr>
          <w:rStyle w:val="CommentReference"/>
        </w:rPr>
        <w:annotationRef/>
      </w:r>
      <w:r>
        <w:t>There is confusion in this section because you talk about "effective stress", "total effective stress" (which is odd terminology because usually "total stress" is the effective stress plus pore pressure), and then, by way of the axis title in the figure, the "Change in effective stress". There should be an equation that clearly shows what you are taking as effective stress and then keep terminology consistent.</w:t>
      </w:r>
    </w:p>
  </w:comment>
  <w:comment w:id="386" w:author="Lu, Yunxing" w:date="2022-08-21T18:15:00Z" w:initials="LY">
    <w:p w14:paraId="38BECB28" w14:textId="279B6FCF" w:rsidR="0052054A" w:rsidRDefault="0052054A">
      <w:pPr>
        <w:pStyle w:val="CommentText"/>
      </w:pPr>
      <w:r>
        <w:rPr>
          <w:rStyle w:val="CommentReference"/>
        </w:rPr>
        <w:annotationRef/>
      </w:r>
      <w:r>
        <w:t>Have added the equation and updated accordingly, please check.</w:t>
      </w:r>
    </w:p>
  </w:comment>
  <w:comment w:id="396" w:author="Bunger, Andrew P" w:date="2022-09-09T09:09:00Z" w:initials="BAP">
    <w:p w14:paraId="0AF36069" w14:textId="77777777" w:rsidR="003353C0" w:rsidRDefault="003353C0">
      <w:pPr>
        <w:pStyle w:val="CommentText"/>
      </w:pPr>
      <w:r>
        <w:rPr>
          <w:rStyle w:val="CommentReference"/>
        </w:rPr>
        <w:annotationRef/>
      </w:r>
      <w:r>
        <w:t>This is a confusing notation. You should not put a mode of loading in the subscript as it looks like it is a component of the tensor. I suggest</w:t>
      </w:r>
    </w:p>
    <w:p w14:paraId="35C65A69" w14:textId="77777777" w:rsidR="003353C0" w:rsidRDefault="003353C0">
      <w:pPr>
        <w:pStyle w:val="CommentText"/>
      </w:pPr>
    </w:p>
    <w:p w14:paraId="3649BB97" w14:textId="77777777" w:rsidR="003353C0" w:rsidRDefault="003353C0" w:rsidP="00496E9C">
      <w:pPr>
        <w:pStyle w:val="CommentText"/>
      </w:pPr>
      <w:r>
        <w:t>\sigma_{rr}^{\prime (1)} for mode 1 loading, etc.</w:t>
      </w:r>
    </w:p>
  </w:comment>
  <w:comment w:id="453" w:author="Bunger, Andrew P" w:date="2022-09-09T09:21:00Z" w:initials="BAP">
    <w:p w14:paraId="477A2941" w14:textId="77777777" w:rsidR="009B106D" w:rsidRDefault="009B106D" w:rsidP="00A30AB5">
      <w:pPr>
        <w:pStyle w:val="CommentText"/>
      </w:pPr>
      <w:r>
        <w:rPr>
          <w:rStyle w:val="CommentReference"/>
        </w:rPr>
        <w:annotationRef/>
      </w:r>
      <w:r>
        <w:t>Need to be more specific. Give the parameters an equation number. And a little confusing because we just went through the thermo-filtration part which seams to have had a different set of parameter values (though not explained why this choice was made).</w:t>
      </w:r>
    </w:p>
  </w:comment>
  <w:comment w:id="480" w:author="Bunger, Andrew P" w:date="2022-08-19T10:16:00Z" w:initials="BAP">
    <w:p w14:paraId="3BD7332F" w14:textId="0A4AE927" w:rsidR="0052054A" w:rsidRDefault="0052054A" w:rsidP="00160C48">
      <w:pPr>
        <w:pStyle w:val="CommentText"/>
      </w:pPr>
      <w:r>
        <w:rPr>
          <w:rStyle w:val="CommentReference"/>
        </w:rPr>
        <w:annotationRef/>
      </w:r>
      <w:r>
        <w:t>I think somewhere in the text we need a symbol defined for the probability you are computing here. And I don't think you are after a "fully parametric study" (not sure what that is). The caption should reflect more the objective of the exercise.</w:t>
      </w:r>
    </w:p>
  </w:comment>
  <w:comment w:id="481" w:author="Lu, Yunxing" w:date="2022-09-07T01:51:00Z" w:initials="LY">
    <w:p w14:paraId="0E77F9D3" w14:textId="78F87A50" w:rsidR="0052054A" w:rsidRDefault="0052054A">
      <w:pPr>
        <w:pStyle w:val="CommentText"/>
      </w:pPr>
      <w:r>
        <w:rPr>
          <w:rStyle w:val="CommentReference"/>
        </w:rPr>
        <w:annotationRef/>
      </w:r>
      <w:r>
        <w:t>Ha</w:t>
      </w:r>
      <w:r>
        <w:rPr>
          <w:rFonts w:hint="eastAsia"/>
        </w:rPr>
        <w:t>v</w:t>
      </w:r>
      <w:r>
        <w:t>e updated, please check</w:t>
      </w:r>
    </w:p>
  </w:comment>
  <w:comment w:id="485" w:author="Bunger, Andrew P" w:date="2022-09-09T11:03:00Z" w:initials="BAP">
    <w:p w14:paraId="5CA3C7F2" w14:textId="77777777" w:rsidR="00E9695A" w:rsidRDefault="00E9695A" w:rsidP="00BA794A">
      <w:pPr>
        <w:pStyle w:val="CommentText"/>
      </w:pPr>
      <w:r>
        <w:rPr>
          <w:rStyle w:val="CommentReference"/>
        </w:rPr>
        <w:annotationRef/>
      </w:r>
      <w:r>
        <w:t>Because you use this figure so much in the discussion, I think you need to bring it back to main text. When we first discussed an appendix I was thinking the entire section 5.1 would go to an appendix. But if the text is in the main body, like it is here, then the figure needs to come back.</w:t>
      </w:r>
    </w:p>
  </w:comment>
  <w:comment w:id="493" w:author="Bunger, Andrew P" w:date="2022-09-09T11:05:00Z" w:initials="BAP">
    <w:p w14:paraId="788AAF47" w14:textId="77777777" w:rsidR="00FF793D" w:rsidRDefault="00FF793D" w:rsidP="00597373">
      <w:pPr>
        <w:pStyle w:val="CommentText"/>
      </w:pPr>
      <w:r>
        <w:rPr>
          <w:rStyle w:val="CommentReference"/>
        </w:rPr>
        <w:annotationRef/>
      </w:r>
      <w:r>
        <w:t>Is this insight coming just from the diagonal components? Is there anything to be gained from the off-diagonal?</w:t>
      </w:r>
    </w:p>
  </w:comment>
  <w:comment w:id="584" w:author="Bunger, Andrew P" w:date="2022-09-09T11:24:00Z" w:initials="BAP">
    <w:p w14:paraId="6233C6C6" w14:textId="77777777" w:rsidR="007D5D30" w:rsidRDefault="007D5D30" w:rsidP="00577965">
      <w:pPr>
        <w:pStyle w:val="CommentText"/>
      </w:pPr>
      <w:r>
        <w:rPr>
          <w:rStyle w:val="CommentReference"/>
        </w:rPr>
        <w:annotationRef/>
      </w:r>
      <w:r>
        <w:t>Is this actually a depiction of how you found these? I thought you had some magic from the pairwise bivariate analysis. We should somehow explain in a bit more detail how these were "guessed".</w:t>
      </w:r>
    </w:p>
  </w:comment>
  <w:comment w:id="600" w:author="Bunger, Andrew P" w:date="2022-09-09T11:25:00Z" w:initials="BAP">
    <w:p w14:paraId="2EE209E2" w14:textId="77777777" w:rsidR="007D5D30" w:rsidRDefault="007D5D30" w:rsidP="00CF008D">
      <w:pPr>
        <w:pStyle w:val="CommentText"/>
      </w:pPr>
      <w:r>
        <w:rPr>
          <w:rStyle w:val="CommentReference"/>
        </w:rPr>
        <w:annotationRef/>
      </w:r>
      <w:r>
        <w:t>Check for consistency Fig. versus Figure and b versus (b) and so forth throughout the paper.</w:t>
      </w:r>
    </w:p>
  </w:comment>
  <w:comment w:id="612" w:author="Bunger, Andrew P" w:date="2022-09-09T11:29:00Z" w:initials="BAP">
    <w:p w14:paraId="1AB3103D" w14:textId="77777777" w:rsidR="00316278" w:rsidRDefault="00316278" w:rsidP="00984BFA">
      <w:pPr>
        <w:pStyle w:val="CommentText"/>
      </w:pPr>
      <w:r>
        <w:rPr>
          <w:rStyle w:val="CommentReference"/>
        </w:rPr>
        <w:annotationRef/>
      </w:r>
      <w:r>
        <w:t>It is a little strange that you use all 3 as if they are independent of one another. You should choose 2. The third is always directly found from the other 2.</w:t>
      </w:r>
    </w:p>
  </w:comment>
  <w:comment w:id="615" w:author="Bunger, Andrew P" w:date="2022-09-09T11:28:00Z" w:initials="BAP">
    <w:p w14:paraId="2815E8F1" w14:textId="5A35B4F6" w:rsidR="00316278" w:rsidRDefault="00316278" w:rsidP="00974183">
      <w:pPr>
        <w:pStyle w:val="CommentText"/>
      </w:pPr>
      <w:r>
        <w:rPr>
          <w:rStyle w:val="CommentReference"/>
        </w:rPr>
        <w:annotationRef/>
      </w:r>
      <w:r>
        <w:t>My concern with this sentence is that "stronger" and "more ductile" do not have anything to do necessarily with the elastic moduli.</w:t>
      </w:r>
    </w:p>
  </w:comment>
  <w:comment w:id="645" w:author="Bunger, Andrew P" w:date="2022-09-09T11:31:00Z" w:initials="BAP">
    <w:p w14:paraId="6829E27D" w14:textId="77777777" w:rsidR="00316278" w:rsidRDefault="00316278" w:rsidP="004D1833">
      <w:pPr>
        <w:pStyle w:val="CommentText"/>
      </w:pPr>
      <w:r>
        <w:rPr>
          <w:rStyle w:val="CommentReference"/>
        </w:rPr>
        <w:annotationRef/>
      </w:r>
      <w:r>
        <w:t>Don't you mean permeability increased by two orders of magnitude?</w:t>
      </w:r>
    </w:p>
  </w:comment>
  <w:comment w:id="657" w:author="Bunger, Andrew P" w:date="2022-09-09T11:33:00Z" w:initials="BAP">
    <w:p w14:paraId="72E0BC36" w14:textId="77777777" w:rsidR="003273B6" w:rsidRDefault="003273B6" w:rsidP="003916B0">
      <w:pPr>
        <w:pStyle w:val="CommentText"/>
      </w:pPr>
      <w:r>
        <w:rPr>
          <w:rStyle w:val="CommentReference"/>
        </w:rPr>
        <w:annotationRef/>
      </w:r>
      <w:r>
        <w:t>Don't you mean increase specific heat by 2 orders of magnitude?</w:t>
      </w:r>
    </w:p>
  </w:comment>
  <w:comment w:id="669" w:author="Bunger, Andrew P" w:date="2022-08-19T10:13:00Z" w:initials="BAP">
    <w:p w14:paraId="64DEDE6C" w14:textId="60F21FF4" w:rsidR="0052054A" w:rsidRDefault="0052054A" w:rsidP="00160C48">
      <w:pPr>
        <w:pStyle w:val="CommentText"/>
      </w:pPr>
      <w:r>
        <w:rPr>
          <w:rStyle w:val="CommentReference"/>
        </w:rPr>
        <w:annotationRef/>
      </w:r>
      <w:r>
        <w:t>Axis scale needs larger font, and x label should go outside to match the y label.</w:t>
      </w:r>
    </w:p>
  </w:comment>
  <w:comment w:id="678" w:author="Bunger, Andrew P" w:date="2022-08-19T10:13:00Z" w:initials="BAP">
    <w:p w14:paraId="225A1DD3" w14:textId="77777777" w:rsidR="003273B6" w:rsidRDefault="003273B6" w:rsidP="003273B6">
      <w:pPr>
        <w:pStyle w:val="CommentText"/>
      </w:pPr>
      <w:r>
        <w:rPr>
          <w:rStyle w:val="CommentReference"/>
        </w:rPr>
        <w:annotationRef/>
      </w:r>
      <w:r>
        <w:t>Axis scale needs larger font, and x label should go outside to match the y label.</w:t>
      </w:r>
    </w:p>
  </w:comment>
  <w:comment w:id="682" w:author="Bunger, Andrew P" w:date="2022-09-09T11:36:00Z" w:initials="BAP">
    <w:p w14:paraId="696EFCBC" w14:textId="77777777" w:rsidR="00F757FD" w:rsidRDefault="00F757FD" w:rsidP="0056473D">
      <w:pPr>
        <w:pStyle w:val="CommentText"/>
      </w:pPr>
      <w:r>
        <w:rPr>
          <w:rStyle w:val="CommentReference"/>
        </w:rPr>
        <w:annotationRef/>
      </w:r>
      <w:r>
        <w:t>You need to label them with "a)" and "b)"</w:t>
      </w:r>
    </w:p>
  </w:comment>
  <w:comment w:id="684" w:author="Bunger, Andrew P" w:date="2022-09-09T11:36:00Z" w:initials="BAP">
    <w:p w14:paraId="6596660E" w14:textId="77777777" w:rsidR="00F757FD" w:rsidRDefault="00F757FD" w:rsidP="00947EFB">
      <w:pPr>
        <w:pStyle w:val="CommentText"/>
      </w:pPr>
      <w:r>
        <w:rPr>
          <w:rStyle w:val="CommentReference"/>
        </w:rPr>
        <w:annotationRef/>
      </w:r>
      <w:r>
        <w:t>Check an be consistent if centering captions or left justifying. Most of the time they should be left justified.</w:t>
      </w:r>
    </w:p>
  </w:comment>
  <w:comment w:id="685" w:author="Bunger, Andrew P" w:date="2022-08-19T10:14:00Z" w:initials="BAP">
    <w:p w14:paraId="180645EE" w14:textId="3C061C4D" w:rsidR="0052054A" w:rsidRDefault="0052054A" w:rsidP="00160C48">
      <w:pPr>
        <w:pStyle w:val="CommentText"/>
      </w:pPr>
      <w:r>
        <w:rPr>
          <w:rStyle w:val="CommentReference"/>
        </w:rPr>
        <w:annotationRef/>
      </w:r>
      <w:r>
        <w:t>At the introduction you were using a large font for major headings, but then it kind of falls off...</w:t>
      </w:r>
    </w:p>
  </w:comment>
  <w:comment w:id="700" w:author="Bunger, Andrew P" w:date="2022-09-09T11:46:00Z" w:initials="BAP">
    <w:p w14:paraId="1C31E3DF" w14:textId="77777777" w:rsidR="00311B24" w:rsidRDefault="00311B24" w:rsidP="00E24654">
      <w:pPr>
        <w:pStyle w:val="CommentText"/>
      </w:pPr>
      <w:r>
        <w:rPr>
          <w:rStyle w:val="CommentReference"/>
        </w:rPr>
        <w:annotationRef/>
      </w:r>
      <w:r>
        <w:t>I removed phase change because we may want to discuss IP protection before disclosure into the literature.</w:t>
      </w:r>
    </w:p>
  </w:comment>
  <w:comment w:id="733" w:author="Bunger, Andrew P" w:date="2022-09-09T13:16:00Z" w:initials="BAP">
    <w:p w14:paraId="68A11245" w14:textId="77777777" w:rsidR="008574AB" w:rsidRDefault="008574AB" w:rsidP="00071B66">
      <w:pPr>
        <w:pStyle w:val="CommentText"/>
      </w:pPr>
      <w:r>
        <w:rPr>
          <w:rStyle w:val="CommentReference"/>
        </w:rPr>
        <w:annotationRef/>
      </w:r>
      <w:r>
        <w:t>Not that I disagree with what you are saying here, I just think you have already said it enough times including in previous paragraph of conclusions.</w:t>
      </w:r>
    </w:p>
  </w:comment>
  <w:comment w:id="762" w:author="Bunger, Andrew P" w:date="2022-09-09T11:50:00Z" w:initials="BAP">
    <w:p w14:paraId="560B4036" w14:textId="1EB84A04" w:rsidR="005B4237" w:rsidRDefault="005B4237" w:rsidP="00BE1531">
      <w:pPr>
        <w:pStyle w:val="CommentText"/>
      </w:pPr>
      <w:r>
        <w:rPr>
          <w:rStyle w:val="CommentReference"/>
        </w:rPr>
        <w:annotationRef/>
      </w:r>
      <w:r>
        <w:t>Probably no point in putting these in appendices since they are just tables with no explanatory text. Just move them to main body.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8876ED" w15:done="0"/>
  <w15:commentEx w15:paraId="69AB880E" w15:paraIdParent="148876ED" w15:done="0"/>
  <w15:commentEx w15:paraId="3469FF19" w15:paraIdParent="148876ED" w15:done="0"/>
  <w15:commentEx w15:paraId="4445C8A7" w15:done="0"/>
  <w15:commentEx w15:paraId="482CF2DB" w15:done="0"/>
  <w15:commentEx w15:paraId="4402B8F1" w15:paraIdParent="482CF2DB" w15:done="0"/>
  <w15:commentEx w15:paraId="62E8C3BE" w15:done="0"/>
  <w15:commentEx w15:paraId="12940F72" w15:paraIdParent="62E8C3BE" w15:done="0"/>
  <w15:commentEx w15:paraId="7B162F73" w15:paraIdParent="62E8C3BE" w15:done="0"/>
  <w15:commentEx w15:paraId="5135E27D" w15:paraIdParent="62E8C3BE" w15:done="0"/>
  <w15:commentEx w15:paraId="53F8D64F" w15:done="0"/>
  <w15:commentEx w15:paraId="46958AC9" w15:paraIdParent="53F8D64F" w15:done="0"/>
  <w15:commentEx w15:paraId="04BAFBA9" w15:done="0"/>
  <w15:commentEx w15:paraId="1F9272DF" w15:done="0"/>
  <w15:commentEx w15:paraId="4E87D0D2" w15:done="0"/>
  <w15:commentEx w15:paraId="30EE1C57" w15:done="0"/>
  <w15:commentEx w15:paraId="4C21E779" w15:done="0"/>
  <w15:commentEx w15:paraId="6BF6B3FE" w15:paraIdParent="4C21E779" w15:done="0"/>
  <w15:commentEx w15:paraId="25DE4958" w15:done="0"/>
  <w15:commentEx w15:paraId="3CAD8A89" w15:done="0"/>
  <w15:commentEx w15:paraId="35D5263C" w15:done="0"/>
  <w15:commentEx w15:paraId="17E7BD7E" w15:done="0"/>
  <w15:commentEx w15:paraId="028C2FD4" w15:done="0"/>
  <w15:commentEx w15:paraId="7BC141D6" w15:done="0"/>
  <w15:commentEx w15:paraId="38CF1CA6" w15:done="0"/>
  <w15:commentEx w15:paraId="09561C60" w15:paraIdParent="38CF1CA6" w15:done="0"/>
  <w15:commentEx w15:paraId="408DEDBC" w15:paraIdParent="38CF1CA6" w15:done="0"/>
  <w15:commentEx w15:paraId="7FD5E6E6" w15:paraIdParent="38CF1CA6" w15:done="0"/>
  <w15:commentEx w15:paraId="52FE6FC0" w15:done="0"/>
  <w15:commentEx w15:paraId="2C552BC8" w15:done="0"/>
  <w15:commentEx w15:paraId="526115BE" w15:done="0"/>
  <w15:commentEx w15:paraId="4B04E67D" w15:done="0"/>
  <w15:commentEx w15:paraId="7A5DEDAE" w15:done="0"/>
  <w15:commentEx w15:paraId="25B18049" w15:paraIdParent="7A5DEDAE" w15:done="0"/>
  <w15:commentEx w15:paraId="5EC8594A" w15:done="0"/>
  <w15:commentEx w15:paraId="26C2E9D9" w15:done="0"/>
  <w15:commentEx w15:paraId="410773CD" w15:done="0"/>
  <w15:commentEx w15:paraId="3B38BE95" w15:done="0"/>
  <w15:commentEx w15:paraId="2B7AC123" w15:done="0"/>
  <w15:commentEx w15:paraId="6A2E74CC" w15:done="0"/>
  <w15:commentEx w15:paraId="738F38D7" w15:done="0"/>
  <w15:commentEx w15:paraId="6581E8B2" w15:done="0"/>
  <w15:commentEx w15:paraId="38BECB28" w15:paraIdParent="6581E8B2" w15:done="0"/>
  <w15:commentEx w15:paraId="3649BB97" w15:done="0"/>
  <w15:commentEx w15:paraId="477A2941" w15:done="0"/>
  <w15:commentEx w15:paraId="3BD7332F" w15:done="0"/>
  <w15:commentEx w15:paraId="0E77F9D3" w15:paraIdParent="3BD7332F" w15:done="0"/>
  <w15:commentEx w15:paraId="5CA3C7F2" w15:done="0"/>
  <w15:commentEx w15:paraId="788AAF47" w15:done="0"/>
  <w15:commentEx w15:paraId="6233C6C6" w15:done="0"/>
  <w15:commentEx w15:paraId="2EE209E2" w15:done="0"/>
  <w15:commentEx w15:paraId="1AB3103D" w15:done="0"/>
  <w15:commentEx w15:paraId="2815E8F1" w15:done="0"/>
  <w15:commentEx w15:paraId="6829E27D" w15:done="0"/>
  <w15:commentEx w15:paraId="72E0BC36" w15:done="0"/>
  <w15:commentEx w15:paraId="64DEDE6C" w15:done="0"/>
  <w15:commentEx w15:paraId="225A1DD3" w15:done="0"/>
  <w15:commentEx w15:paraId="696EFCBC" w15:done="0"/>
  <w15:commentEx w15:paraId="6596660E" w15:done="0"/>
  <w15:commentEx w15:paraId="180645EE" w15:done="0"/>
  <w15:commentEx w15:paraId="1C31E3DF" w15:done="0"/>
  <w15:commentEx w15:paraId="68A11245" w15:done="0"/>
  <w15:commentEx w15:paraId="560B403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A9D4E9" w16cex:dateUtc="2022-08-19T13:22:00Z"/>
  <w16cex:commentExtensible w16cex:durableId="26C49217" w16cex:dateUtc="2022-09-08T20:08:00Z"/>
  <w16cex:commentExtensible w16cex:durableId="26A738A2" w16cex:dateUtc="2022-08-17T13:51:00Z"/>
  <w16cex:commentExtensible w16cex:durableId="26A739AC" w16cex:dateUtc="2022-08-17T13:55:00Z"/>
  <w16cex:commentExtensible w16cex:durableId="26A9D56A" w16cex:dateUtc="2022-08-19T13:24:00Z"/>
  <w16cex:commentExtensible w16cex:durableId="26C498D9" w16cex:dateUtc="2022-09-08T20:37:00Z"/>
  <w16cex:commentExtensible w16cex:durableId="26C498FA" w16cex:dateUtc="2022-09-08T20:38:00Z"/>
  <w16cex:commentExtensible w16cex:durableId="26C493D2" w16cex:dateUtc="2022-09-08T20:16:00Z"/>
  <w16cex:commentExtensible w16cex:durableId="26C497D7" w16cex:dateUtc="2022-09-08T20:33:00Z"/>
  <w16cex:commentExtensible w16cex:durableId="26A9DCCB" w16cex:dateUtc="2022-08-19T13:56:00Z"/>
  <w16cex:commentExtensible w16cex:durableId="26C496D1" w16cex:dateUtc="2022-09-08T20:29:00Z"/>
  <w16cex:commentExtensible w16cex:durableId="26C4988B" w16cex:dateUtc="2022-09-08T20:36:00Z"/>
  <w16cex:commentExtensible w16cex:durableId="26C4995F" w16cex:dateUtc="2022-09-08T20:39:00Z"/>
  <w16cex:commentExtensible w16cex:durableId="26C499B9" w16cex:dateUtc="2022-09-08T20:41:00Z"/>
  <w16cex:commentExtensible w16cex:durableId="26C49A26" w16cex:dateUtc="2022-09-08T20:43:00Z"/>
  <w16cex:commentExtensible w16cex:durableId="26C49A44" w16cex:dateUtc="2022-09-08T20:43:00Z"/>
  <w16cex:commentExtensible w16cex:durableId="26A74345" w16cex:dateUtc="2022-08-17T14:36:00Z"/>
  <w16cex:commentExtensible w16cex:durableId="26A9DD57" w16cex:dateUtc="2022-08-19T13:58:00Z"/>
  <w16cex:commentExtensible w16cex:durableId="26C4ACD1" w16cex:dateUtc="2022-09-08T22:02:00Z"/>
  <w16cex:commentExtensible w16cex:durableId="26C539F9" w16cex:dateUtc="2022-09-09T08:05:00Z"/>
  <w16cex:commentExtensible w16cex:durableId="26C56F45" w16cex:dateUtc="2022-09-09T11:52:00Z"/>
  <w16cex:commentExtensible w16cex:durableId="26C57E6A" w16cex:dateUtc="2022-09-09T12:57:00Z"/>
  <w16cex:commentExtensible w16cex:durableId="26A9DF86" w16cex:dateUtc="2022-08-19T14:08:00Z"/>
  <w16cex:commentExtensible w16cex:durableId="26C5726C" w16cex:dateUtc="2022-09-09T12:06:00Z"/>
  <w16cex:commentExtensible w16cex:durableId="26C57681" w16cex:dateUtc="2022-09-09T12:23:00Z"/>
  <w16cex:commentExtensible w16cex:durableId="26C572A5" w16cex:dateUtc="2022-09-09T12:07:00Z"/>
  <w16cex:commentExtensible w16cex:durableId="26C57FA8" w16cex:dateUtc="2022-09-09T13:02:00Z"/>
  <w16cex:commentExtensible w16cex:durableId="26C57F13" w16cex:dateUtc="2022-09-09T13:00:00Z"/>
  <w16cex:commentExtensible w16cex:durableId="26C57FB8" w16cex:dateUtc="2022-09-09T13:02:00Z"/>
  <w16cex:commentExtensible w16cex:durableId="26C58009" w16cex:dateUtc="2022-09-09T13:04:00Z"/>
  <w16cex:commentExtensible w16cex:durableId="26A9DE60" w16cex:dateUtc="2022-08-19T14:03:00Z"/>
  <w16cex:commentExtensible w16cex:durableId="26C58161" w16cex:dateUtc="2022-09-09T13:09:00Z"/>
  <w16cex:commentExtensible w16cex:durableId="26C58407" w16cex:dateUtc="2022-09-09T13:21:00Z"/>
  <w16cex:commentExtensible w16cex:durableId="26A9E195" w16cex:dateUtc="2022-08-19T14:16:00Z"/>
  <w16cex:commentExtensible w16cex:durableId="26C59C09" w16cex:dateUtc="2022-09-09T15:03:00Z"/>
  <w16cex:commentExtensible w16cex:durableId="26C59C93" w16cex:dateUtc="2022-09-09T15:05:00Z"/>
  <w16cex:commentExtensible w16cex:durableId="26C5A0DB" w16cex:dateUtc="2022-09-09T15:24:00Z"/>
  <w16cex:commentExtensible w16cex:durableId="26C5A122" w16cex:dateUtc="2022-09-09T15:25:00Z"/>
  <w16cex:commentExtensible w16cex:durableId="26C5A20B" w16cex:dateUtc="2022-09-09T15:29:00Z"/>
  <w16cex:commentExtensible w16cex:durableId="26C5A1E4" w16cex:dateUtc="2022-09-09T15:28:00Z"/>
  <w16cex:commentExtensible w16cex:durableId="26C5A2A7" w16cex:dateUtc="2022-09-09T15:31:00Z"/>
  <w16cex:commentExtensible w16cex:durableId="26C5A322" w16cex:dateUtc="2022-09-09T15:33:00Z"/>
  <w16cex:commentExtensible w16cex:durableId="26A9E0B5" w16cex:dateUtc="2022-08-19T14:13:00Z"/>
  <w16cex:commentExtensible w16cex:durableId="26C5A36C" w16cex:dateUtc="2022-08-19T14:13:00Z"/>
  <w16cex:commentExtensible w16cex:durableId="26C5A3A5" w16cex:dateUtc="2022-09-09T15:36:00Z"/>
  <w16cex:commentExtensible w16cex:durableId="26C5A3C4" w16cex:dateUtc="2022-09-09T15:36:00Z"/>
  <w16cex:commentExtensible w16cex:durableId="26A9E0EF" w16cex:dateUtc="2022-08-19T14:14:00Z"/>
  <w16cex:commentExtensible w16cex:durableId="26C5A627" w16cex:dateUtc="2022-09-09T15:46:00Z"/>
  <w16cex:commentExtensible w16cex:durableId="26C5BB2C" w16cex:dateUtc="2022-09-09T17:16:00Z"/>
  <w16cex:commentExtensible w16cex:durableId="26C5A6EF" w16cex:dateUtc="2022-09-09T15: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8876ED" w16cid:durableId="26A9D477"/>
  <w16cid:commentId w16cid:paraId="69AB880E" w16cid:durableId="26A9D4E9"/>
  <w16cid:commentId w16cid:paraId="3469FF19" w16cid:durableId="26C49085"/>
  <w16cid:commentId w16cid:paraId="4445C8A7" w16cid:durableId="26C49217"/>
  <w16cid:commentId w16cid:paraId="482CF2DB" w16cid:durableId="26A738A2"/>
  <w16cid:commentId w16cid:paraId="4402B8F1" w16cid:durableId="26A9D47B"/>
  <w16cid:commentId w16cid:paraId="62E8C3BE" w16cid:durableId="26A739AC"/>
  <w16cid:commentId w16cid:paraId="12940F72" w16cid:durableId="26A9D47D"/>
  <w16cid:commentId w16cid:paraId="7B162F73" w16cid:durableId="26A9D56A"/>
  <w16cid:commentId w16cid:paraId="5135E27D" w16cid:durableId="26C4908B"/>
  <w16cid:commentId w16cid:paraId="53F8D64F" w16cid:durableId="26C4908C"/>
  <w16cid:commentId w16cid:paraId="46958AC9" w16cid:durableId="26C4908D"/>
  <w16cid:commentId w16cid:paraId="04BAFBA9" w16cid:durableId="26C498D9"/>
  <w16cid:commentId w16cid:paraId="1F9272DF" w16cid:durableId="26C498FA"/>
  <w16cid:commentId w16cid:paraId="4E87D0D2" w16cid:durableId="26C493D2"/>
  <w16cid:commentId w16cid:paraId="30EE1C57" w16cid:durableId="26C497D7"/>
  <w16cid:commentId w16cid:paraId="4C21E779" w16cid:durableId="26A9DCCB"/>
  <w16cid:commentId w16cid:paraId="6BF6B3FE" w16cid:durableId="26C4908F"/>
  <w16cid:commentId w16cid:paraId="25DE4958" w16cid:durableId="26C496D1"/>
  <w16cid:commentId w16cid:paraId="3CAD8A89" w16cid:durableId="26C4988B"/>
  <w16cid:commentId w16cid:paraId="35D5263C" w16cid:durableId="26C4995F"/>
  <w16cid:commentId w16cid:paraId="17E7BD7E" w16cid:durableId="26C499B9"/>
  <w16cid:commentId w16cid:paraId="028C2FD4" w16cid:durableId="26C49A26"/>
  <w16cid:commentId w16cid:paraId="7BC141D6" w16cid:durableId="26C49A44"/>
  <w16cid:commentId w16cid:paraId="38CF1CA6" w16cid:durableId="26A74345"/>
  <w16cid:commentId w16cid:paraId="09561C60" w16cid:durableId="26A9D481"/>
  <w16cid:commentId w16cid:paraId="408DEDBC" w16cid:durableId="26A9DD57"/>
  <w16cid:commentId w16cid:paraId="7FD5E6E6" w16cid:durableId="26C49093"/>
  <w16cid:commentId w16cid:paraId="52FE6FC0" w16cid:durableId="26C4ACD1"/>
  <w16cid:commentId w16cid:paraId="2C552BC8" w16cid:durableId="26C539F9"/>
  <w16cid:commentId w16cid:paraId="526115BE" w16cid:durableId="26C56F45"/>
  <w16cid:commentId w16cid:paraId="4B04E67D" w16cid:durableId="26C57E6A"/>
  <w16cid:commentId w16cid:paraId="7A5DEDAE" w16cid:durableId="26A9DF86"/>
  <w16cid:commentId w16cid:paraId="25B18049" w16cid:durableId="26C49095"/>
  <w16cid:commentId w16cid:paraId="5EC8594A" w16cid:durableId="26C5726C"/>
  <w16cid:commentId w16cid:paraId="26C2E9D9" w16cid:durableId="26C57681"/>
  <w16cid:commentId w16cid:paraId="410773CD" w16cid:durableId="26C572A5"/>
  <w16cid:commentId w16cid:paraId="3B38BE95" w16cid:durableId="26C57FA8"/>
  <w16cid:commentId w16cid:paraId="2B7AC123" w16cid:durableId="26C57F13"/>
  <w16cid:commentId w16cid:paraId="6A2E74CC" w16cid:durableId="26C57FB8"/>
  <w16cid:commentId w16cid:paraId="738F38D7" w16cid:durableId="26C58009"/>
  <w16cid:commentId w16cid:paraId="6581E8B2" w16cid:durableId="26A9DE60"/>
  <w16cid:commentId w16cid:paraId="38BECB28" w16cid:durableId="26C49097"/>
  <w16cid:commentId w16cid:paraId="3649BB97" w16cid:durableId="26C58161"/>
  <w16cid:commentId w16cid:paraId="477A2941" w16cid:durableId="26C58407"/>
  <w16cid:commentId w16cid:paraId="3BD7332F" w16cid:durableId="26A9E195"/>
  <w16cid:commentId w16cid:paraId="0E77F9D3" w16cid:durableId="26C49099"/>
  <w16cid:commentId w16cid:paraId="5CA3C7F2" w16cid:durableId="26C59C09"/>
  <w16cid:commentId w16cid:paraId="788AAF47" w16cid:durableId="26C59C93"/>
  <w16cid:commentId w16cid:paraId="6233C6C6" w16cid:durableId="26C5A0DB"/>
  <w16cid:commentId w16cid:paraId="2EE209E2" w16cid:durableId="26C5A122"/>
  <w16cid:commentId w16cid:paraId="1AB3103D" w16cid:durableId="26C5A20B"/>
  <w16cid:commentId w16cid:paraId="2815E8F1" w16cid:durableId="26C5A1E4"/>
  <w16cid:commentId w16cid:paraId="6829E27D" w16cid:durableId="26C5A2A7"/>
  <w16cid:commentId w16cid:paraId="72E0BC36" w16cid:durableId="26C5A322"/>
  <w16cid:commentId w16cid:paraId="64DEDE6C" w16cid:durableId="26A9E0B5"/>
  <w16cid:commentId w16cid:paraId="225A1DD3" w16cid:durableId="26C5A36C"/>
  <w16cid:commentId w16cid:paraId="696EFCBC" w16cid:durableId="26C5A3A5"/>
  <w16cid:commentId w16cid:paraId="6596660E" w16cid:durableId="26C5A3C4"/>
  <w16cid:commentId w16cid:paraId="180645EE" w16cid:durableId="26A9E0EF"/>
  <w16cid:commentId w16cid:paraId="1C31E3DF" w16cid:durableId="26C5A627"/>
  <w16cid:commentId w16cid:paraId="68A11245" w16cid:durableId="26C5BB2C"/>
  <w16cid:commentId w16cid:paraId="560B4036" w16cid:durableId="26C5A6E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C296F7" w14:textId="77777777" w:rsidR="00EF4764" w:rsidRDefault="00EF4764" w:rsidP="00C14B17">
      <w:pPr>
        <w:spacing w:after="0" w:line="240" w:lineRule="auto"/>
      </w:pPr>
      <w:r>
        <w:separator/>
      </w:r>
    </w:p>
  </w:endnote>
  <w:endnote w:type="continuationSeparator" w:id="0">
    <w:p w14:paraId="28F7AF25" w14:textId="77777777" w:rsidR="00EF4764" w:rsidRDefault="00EF4764" w:rsidP="00C14B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BF236B" w14:textId="77777777" w:rsidR="00EF4764" w:rsidRDefault="00EF4764" w:rsidP="00C14B17">
      <w:pPr>
        <w:spacing w:after="0" w:line="240" w:lineRule="auto"/>
      </w:pPr>
      <w:r>
        <w:separator/>
      </w:r>
    </w:p>
  </w:footnote>
  <w:footnote w:type="continuationSeparator" w:id="0">
    <w:p w14:paraId="5D79AF0B" w14:textId="77777777" w:rsidR="00EF4764" w:rsidRDefault="00EF4764" w:rsidP="00C14B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E548D6"/>
    <w:multiLevelType w:val="hybridMultilevel"/>
    <w:tmpl w:val="1B5AAD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3F638FC"/>
    <w:multiLevelType w:val="hybridMultilevel"/>
    <w:tmpl w:val="3D485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75493548">
    <w:abstractNumId w:val="1"/>
  </w:num>
  <w:num w:numId="2" w16cid:durableId="189970863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 Yunxing">
    <w15:presenceInfo w15:providerId="AD" w15:userId="S-1-5-21-2361984597-2039549782-3180204118-1054288"/>
  </w15:person>
  <w15:person w15:author="Bunger, Andrew P">
    <w15:presenceInfo w15:providerId="None" w15:userId="Bunger, Andrew 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IzNDYwtzQysjAyNrdQ0lEKTi0uzszPAykwNakFAHj9R0AtAAAA"/>
    <w:docVar w:name="EN.InstantFormat" w:val="&lt;ENInstantFormat&gt;&lt;Enabled&gt;1&lt;/Enabled&gt;&lt;ScanUnformatted&gt;1&lt;/ScanUnformatted&gt;&lt;ScanChanges&gt;1&lt;/ScanChanges&gt;&lt;Suspended&gt;1&lt;/Suspended&gt;&lt;/ENInstantFormat&gt;"/>
    <w:docVar w:name="EN.Layout" w:val="&lt;ENLayout&gt;&lt;Style&gt;APA 6th Copy&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370BCC"/>
    <w:rsid w:val="00001443"/>
    <w:rsid w:val="00001DCC"/>
    <w:rsid w:val="0000489E"/>
    <w:rsid w:val="000056E9"/>
    <w:rsid w:val="00007F08"/>
    <w:rsid w:val="00010DBB"/>
    <w:rsid w:val="00011D60"/>
    <w:rsid w:val="000122DB"/>
    <w:rsid w:val="00012677"/>
    <w:rsid w:val="00014269"/>
    <w:rsid w:val="00016E14"/>
    <w:rsid w:val="00022326"/>
    <w:rsid w:val="000345B2"/>
    <w:rsid w:val="00036104"/>
    <w:rsid w:val="00042A00"/>
    <w:rsid w:val="00043F05"/>
    <w:rsid w:val="00044346"/>
    <w:rsid w:val="000502CB"/>
    <w:rsid w:val="0005037E"/>
    <w:rsid w:val="00051701"/>
    <w:rsid w:val="00052A1C"/>
    <w:rsid w:val="000565B9"/>
    <w:rsid w:val="00060E7C"/>
    <w:rsid w:val="000624B4"/>
    <w:rsid w:val="00063DE0"/>
    <w:rsid w:val="00066FBC"/>
    <w:rsid w:val="000714C8"/>
    <w:rsid w:val="00071CC5"/>
    <w:rsid w:val="00073D3D"/>
    <w:rsid w:val="000809CF"/>
    <w:rsid w:val="00081170"/>
    <w:rsid w:val="00084061"/>
    <w:rsid w:val="000862A1"/>
    <w:rsid w:val="00092FA4"/>
    <w:rsid w:val="000937EC"/>
    <w:rsid w:val="000952EE"/>
    <w:rsid w:val="000A1D33"/>
    <w:rsid w:val="000A38CE"/>
    <w:rsid w:val="000A426A"/>
    <w:rsid w:val="000B5637"/>
    <w:rsid w:val="000B5AB8"/>
    <w:rsid w:val="000B63EE"/>
    <w:rsid w:val="000B6C6C"/>
    <w:rsid w:val="000D5D5E"/>
    <w:rsid w:val="000D64F9"/>
    <w:rsid w:val="000D7799"/>
    <w:rsid w:val="000E41C7"/>
    <w:rsid w:val="000E42FB"/>
    <w:rsid w:val="000E4DB8"/>
    <w:rsid w:val="000E67A2"/>
    <w:rsid w:val="000E70D7"/>
    <w:rsid w:val="000F0502"/>
    <w:rsid w:val="001015F2"/>
    <w:rsid w:val="00103C90"/>
    <w:rsid w:val="00106112"/>
    <w:rsid w:val="00107A49"/>
    <w:rsid w:val="0011331F"/>
    <w:rsid w:val="001153BA"/>
    <w:rsid w:val="00120051"/>
    <w:rsid w:val="00124870"/>
    <w:rsid w:val="001279FE"/>
    <w:rsid w:val="00130335"/>
    <w:rsid w:val="00133F37"/>
    <w:rsid w:val="00137205"/>
    <w:rsid w:val="00137220"/>
    <w:rsid w:val="0013783D"/>
    <w:rsid w:val="0013791D"/>
    <w:rsid w:val="00137C8D"/>
    <w:rsid w:val="001403EB"/>
    <w:rsid w:val="001405D8"/>
    <w:rsid w:val="0014262A"/>
    <w:rsid w:val="0014688A"/>
    <w:rsid w:val="00147199"/>
    <w:rsid w:val="00152817"/>
    <w:rsid w:val="0015351E"/>
    <w:rsid w:val="001579DC"/>
    <w:rsid w:val="00160C48"/>
    <w:rsid w:val="00163297"/>
    <w:rsid w:val="00164776"/>
    <w:rsid w:val="0016626B"/>
    <w:rsid w:val="00166F53"/>
    <w:rsid w:val="0017609D"/>
    <w:rsid w:val="0018145D"/>
    <w:rsid w:val="00191965"/>
    <w:rsid w:val="001945E4"/>
    <w:rsid w:val="00195D4D"/>
    <w:rsid w:val="001A2310"/>
    <w:rsid w:val="001A23F1"/>
    <w:rsid w:val="001A5010"/>
    <w:rsid w:val="001A53EE"/>
    <w:rsid w:val="001A69DE"/>
    <w:rsid w:val="001B076F"/>
    <w:rsid w:val="001B139A"/>
    <w:rsid w:val="001B3D6D"/>
    <w:rsid w:val="001B3FED"/>
    <w:rsid w:val="001B638C"/>
    <w:rsid w:val="001C01B7"/>
    <w:rsid w:val="001C28A5"/>
    <w:rsid w:val="001C61B2"/>
    <w:rsid w:val="001C7A3B"/>
    <w:rsid w:val="001D0E34"/>
    <w:rsid w:val="001D3178"/>
    <w:rsid w:val="001D678D"/>
    <w:rsid w:val="001D6F2F"/>
    <w:rsid w:val="001D703F"/>
    <w:rsid w:val="001E1407"/>
    <w:rsid w:val="001E3C68"/>
    <w:rsid w:val="001E4593"/>
    <w:rsid w:val="001F2282"/>
    <w:rsid w:val="001F26AD"/>
    <w:rsid w:val="001F2942"/>
    <w:rsid w:val="001F5527"/>
    <w:rsid w:val="001F6E5E"/>
    <w:rsid w:val="001F6FC6"/>
    <w:rsid w:val="00201B72"/>
    <w:rsid w:val="002041EA"/>
    <w:rsid w:val="00210318"/>
    <w:rsid w:val="002127BD"/>
    <w:rsid w:val="002130D7"/>
    <w:rsid w:val="00213C38"/>
    <w:rsid w:val="00215498"/>
    <w:rsid w:val="0022153A"/>
    <w:rsid w:val="002221C8"/>
    <w:rsid w:val="0022328D"/>
    <w:rsid w:val="00223413"/>
    <w:rsid w:val="0023256E"/>
    <w:rsid w:val="00232CB2"/>
    <w:rsid w:val="00240239"/>
    <w:rsid w:val="00241C59"/>
    <w:rsid w:val="002424D2"/>
    <w:rsid w:val="0024784D"/>
    <w:rsid w:val="00250BB9"/>
    <w:rsid w:val="0025100D"/>
    <w:rsid w:val="002520D4"/>
    <w:rsid w:val="00255705"/>
    <w:rsid w:val="00256384"/>
    <w:rsid w:val="00270350"/>
    <w:rsid w:val="00271439"/>
    <w:rsid w:val="00276048"/>
    <w:rsid w:val="00282C80"/>
    <w:rsid w:val="00290E06"/>
    <w:rsid w:val="002A079F"/>
    <w:rsid w:val="002A1172"/>
    <w:rsid w:val="002A13FF"/>
    <w:rsid w:val="002A1718"/>
    <w:rsid w:val="002A2B4E"/>
    <w:rsid w:val="002A2DFE"/>
    <w:rsid w:val="002A31AD"/>
    <w:rsid w:val="002A31AE"/>
    <w:rsid w:val="002A3A7D"/>
    <w:rsid w:val="002C0752"/>
    <w:rsid w:val="002C3055"/>
    <w:rsid w:val="002C4A49"/>
    <w:rsid w:val="002C6BDE"/>
    <w:rsid w:val="002D0CE1"/>
    <w:rsid w:val="002D17FC"/>
    <w:rsid w:val="002D39E9"/>
    <w:rsid w:val="002D547C"/>
    <w:rsid w:val="002D66D7"/>
    <w:rsid w:val="002E3F91"/>
    <w:rsid w:val="002E63DC"/>
    <w:rsid w:val="002F22E3"/>
    <w:rsid w:val="002F2CEB"/>
    <w:rsid w:val="002F7654"/>
    <w:rsid w:val="00302D84"/>
    <w:rsid w:val="00304B80"/>
    <w:rsid w:val="003069B6"/>
    <w:rsid w:val="0030776A"/>
    <w:rsid w:val="00311B24"/>
    <w:rsid w:val="003130A6"/>
    <w:rsid w:val="00316278"/>
    <w:rsid w:val="0031667A"/>
    <w:rsid w:val="00317894"/>
    <w:rsid w:val="0032108E"/>
    <w:rsid w:val="003261F4"/>
    <w:rsid w:val="003273B6"/>
    <w:rsid w:val="00331C6D"/>
    <w:rsid w:val="00334FDC"/>
    <w:rsid w:val="003353C0"/>
    <w:rsid w:val="00336D0D"/>
    <w:rsid w:val="00337374"/>
    <w:rsid w:val="00345CE4"/>
    <w:rsid w:val="00346BD1"/>
    <w:rsid w:val="00352814"/>
    <w:rsid w:val="00353C7D"/>
    <w:rsid w:val="00354588"/>
    <w:rsid w:val="00356A6A"/>
    <w:rsid w:val="00361D1C"/>
    <w:rsid w:val="0036216A"/>
    <w:rsid w:val="00363744"/>
    <w:rsid w:val="00364C76"/>
    <w:rsid w:val="003672FA"/>
    <w:rsid w:val="003704A2"/>
    <w:rsid w:val="00370BCC"/>
    <w:rsid w:val="00370EBA"/>
    <w:rsid w:val="00371241"/>
    <w:rsid w:val="003721F2"/>
    <w:rsid w:val="00372656"/>
    <w:rsid w:val="00375A78"/>
    <w:rsid w:val="00377142"/>
    <w:rsid w:val="00381225"/>
    <w:rsid w:val="00382787"/>
    <w:rsid w:val="003827D3"/>
    <w:rsid w:val="00386070"/>
    <w:rsid w:val="0038714A"/>
    <w:rsid w:val="003929F6"/>
    <w:rsid w:val="0039491A"/>
    <w:rsid w:val="003A23C4"/>
    <w:rsid w:val="003A2BD7"/>
    <w:rsid w:val="003A34DA"/>
    <w:rsid w:val="003A5DF1"/>
    <w:rsid w:val="003A6AA5"/>
    <w:rsid w:val="003B3975"/>
    <w:rsid w:val="003B4BBA"/>
    <w:rsid w:val="003B533C"/>
    <w:rsid w:val="003C4F47"/>
    <w:rsid w:val="003C6F51"/>
    <w:rsid w:val="003D0A02"/>
    <w:rsid w:val="003D4F81"/>
    <w:rsid w:val="003D6199"/>
    <w:rsid w:val="003E1AAB"/>
    <w:rsid w:val="003E5194"/>
    <w:rsid w:val="003E53A4"/>
    <w:rsid w:val="003E65EA"/>
    <w:rsid w:val="003F1B4D"/>
    <w:rsid w:val="003F746E"/>
    <w:rsid w:val="003F79F1"/>
    <w:rsid w:val="00403FA9"/>
    <w:rsid w:val="00406356"/>
    <w:rsid w:val="004065E1"/>
    <w:rsid w:val="00413FA8"/>
    <w:rsid w:val="004148D1"/>
    <w:rsid w:val="00414E77"/>
    <w:rsid w:val="00416E6D"/>
    <w:rsid w:val="00416ECF"/>
    <w:rsid w:val="00420EA3"/>
    <w:rsid w:val="00427C24"/>
    <w:rsid w:val="00432CF5"/>
    <w:rsid w:val="004346B1"/>
    <w:rsid w:val="00434894"/>
    <w:rsid w:val="00434F37"/>
    <w:rsid w:val="004359EA"/>
    <w:rsid w:val="00435AD5"/>
    <w:rsid w:val="00437EF3"/>
    <w:rsid w:val="004441F8"/>
    <w:rsid w:val="00445D97"/>
    <w:rsid w:val="00446B90"/>
    <w:rsid w:val="0045485B"/>
    <w:rsid w:val="0046044A"/>
    <w:rsid w:val="0046084E"/>
    <w:rsid w:val="0046124E"/>
    <w:rsid w:val="0046512F"/>
    <w:rsid w:val="00466976"/>
    <w:rsid w:val="004679B9"/>
    <w:rsid w:val="0047071F"/>
    <w:rsid w:val="00471E9B"/>
    <w:rsid w:val="00475982"/>
    <w:rsid w:val="00476C96"/>
    <w:rsid w:val="004801D8"/>
    <w:rsid w:val="004806A3"/>
    <w:rsid w:val="00482AAB"/>
    <w:rsid w:val="0048319D"/>
    <w:rsid w:val="00483C64"/>
    <w:rsid w:val="004848C1"/>
    <w:rsid w:val="00484C2E"/>
    <w:rsid w:val="00494C2C"/>
    <w:rsid w:val="004A0E6F"/>
    <w:rsid w:val="004A2767"/>
    <w:rsid w:val="004A7B41"/>
    <w:rsid w:val="004B01D7"/>
    <w:rsid w:val="004B132C"/>
    <w:rsid w:val="004B1950"/>
    <w:rsid w:val="004B3985"/>
    <w:rsid w:val="004B6766"/>
    <w:rsid w:val="004C101F"/>
    <w:rsid w:val="004D22F0"/>
    <w:rsid w:val="004D4010"/>
    <w:rsid w:val="004D48AF"/>
    <w:rsid w:val="004E26D3"/>
    <w:rsid w:val="004F0F01"/>
    <w:rsid w:val="004F1EE8"/>
    <w:rsid w:val="004F4081"/>
    <w:rsid w:val="00503C40"/>
    <w:rsid w:val="00504D1E"/>
    <w:rsid w:val="0051708D"/>
    <w:rsid w:val="00517A32"/>
    <w:rsid w:val="0052054A"/>
    <w:rsid w:val="00520DCC"/>
    <w:rsid w:val="00521EDB"/>
    <w:rsid w:val="00523B02"/>
    <w:rsid w:val="005250F8"/>
    <w:rsid w:val="00530F2F"/>
    <w:rsid w:val="0053409E"/>
    <w:rsid w:val="00540BDB"/>
    <w:rsid w:val="00543386"/>
    <w:rsid w:val="00544D62"/>
    <w:rsid w:val="0054530C"/>
    <w:rsid w:val="005454B9"/>
    <w:rsid w:val="0055064C"/>
    <w:rsid w:val="00551C7F"/>
    <w:rsid w:val="00557128"/>
    <w:rsid w:val="00560E69"/>
    <w:rsid w:val="00561D1D"/>
    <w:rsid w:val="00565C34"/>
    <w:rsid w:val="00566CF4"/>
    <w:rsid w:val="00570257"/>
    <w:rsid w:val="0057091C"/>
    <w:rsid w:val="00576BCD"/>
    <w:rsid w:val="005841CE"/>
    <w:rsid w:val="0059389A"/>
    <w:rsid w:val="00593DE8"/>
    <w:rsid w:val="0059763F"/>
    <w:rsid w:val="005A4765"/>
    <w:rsid w:val="005A58DF"/>
    <w:rsid w:val="005A6431"/>
    <w:rsid w:val="005B17F2"/>
    <w:rsid w:val="005B2F06"/>
    <w:rsid w:val="005B4237"/>
    <w:rsid w:val="005B4A4F"/>
    <w:rsid w:val="005B4B3D"/>
    <w:rsid w:val="005B78FC"/>
    <w:rsid w:val="005C0A6E"/>
    <w:rsid w:val="005C356A"/>
    <w:rsid w:val="005D0761"/>
    <w:rsid w:val="005D4B11"/>
    <w:rsid w:val="005D56CB"/>
    <w:rsid w:val="005D7A9F"/>
    <w:rsid w:val="005E23D5"/>
    <w:rsid w:val="005E2ECD"/>
    <w:rsid w:val="005E30B3"/>
    <w:rsid w:val="005E30CA"/>
    <w:rsid w:val="005E4D94"/>
    <w:rsid w:val="005E54F0"/>
    <w:rsid w:val="005E5BEE"/>
    <w:rsid w:val="005F0132"/>
    <w:rsid w:val="005F0513"/>
    <w:rsid w:val="005F0C67"/>
    <w:rsid w:val="005F3293"/>
    <w:rsid w:val="00600D8D"/>
    <w:rsid w:val="006060B4"/>
    <w:rsid w:val="006104A3"/>
    <w:rsid w:val="006119BB"/>
    <w:rsid w:val="00614414"/>
    <w:rsid w:val="00614FCB"/>
    <w:rsid w:val="00617D64"/>
    <w:rsid w:val="00626D30"/>
    <w:rsid w:val="0063029A"/>
    <w:rsid w:val="00634588"/>
    <w:rsid w:val="0063470F"/>
    <w:rsid w:val="00635003"/>
    <w:rsid w:val="00635057"/>
    <w:rsid w:val="0063518E"/>
    <w:rsid w:val="00637044"/>
    <w:rsid w:val="006375C0"/>
    <w:rsid w:val="00640A4B"/>
    <w:rsid w:val="00641057"/>
    <w:rsid w:val="00642246"/>
    <w:rsid w:val="00646F4F"/>
    <w:rsid w:val="0065039B"/>
    <w:rsid w:val="00650921"/>
    <w:rsid w:val="00660F88"/>
    <w:rsid w:val="00662DBB"/>
    <w:rsid w:val="00666585"/>
    <w:rsid w:val="00667005"/>
    <w:rsid w:val="00671799"/>
    <w:rsid w:val="0067412B"/>
    <w:rsid w:val="0068361B"/>
    <w:rsid w:val="00683849"/>
    <w:rsid w:val="00692AE6"/>
    <w:rsid w:val="00692F3E"/>
    <w:rsid w:val="00693B12"/>
    <w:rsid w:val="006A0E3E"/>
    <w:rsid w:val="006A38E9"/>
    <w:rsid w:val="006A4530"/>
    <w:rsid w:val="006A7F6E"/>
    <w:rsid w:val="006B0E9D"/>
    <w:rsid w:val="006B2DA9"/>
    <w:rsid w:val="006B402B"/>
    <w:rsid w:val="006C32C4"/>
    <w:rsid w:val="006C389D"/>
    <w:rsid w:val="006C4D22"/>
    <w:rsid w:val="006C55D6"/>
    <w:rsid w:val="006C5917"/>
    <w:rsid w:val="006C634E"/>
    <w:rsid w:val="006D051B"/>
    <w:rsid w:val="006D0A35"/>
    <w:rsid w:val="006D1AA7"/>
    <w:rsid w:val="006D291F"/>
    <w:rsid w:val="006D2B78"/>
    <w:rsid w:val="006D64F1"/>
    <w:rsid w:val="006D65C1"/>
    <w:rsid w:val="006E003A"/>
    <w:rsid w:val="006E1F0C"/>
    <w:rsid w:val="006E3751"/>
    <w:rsid w:val="006E4151"/>
    <w:rsid w:val="006E449A"/>
    <w:rsid w:val="006E65A4"/>
    <w:rsid w:val="006F0922"/>
    <w:rsid w:val="006F3DA4"/>
    <w:rsid w:val="006F59B8"/>
    <w:rsid w:val="006F6F56"/>
    <w:rsid w:val="007002A1"/>
    <w:rsid w:val="0070361F"/>
    <w:rsid w:val="00711C8A"/>
    <w:rsid w:val="0071658D"/>
    <w:rsid w:val="0072173F"/>
    <w:rsid w:val="00723856"/>
    <w:rsid w:val="0072547F"/>
    <w:rsid w:val="00730C56"/>
    <w:rsid w:val="00730C57"/>
    <w:rsid w:val="0073107B"/>
    <w:rsid w:val="00731F30"/>
    <w:rsid w:val="00737A01"/>
    <w:rsid w:val="00741B78"/>
    <w:rsid w:val="00745314"/>
    <w:rsid w:val="0074608A"/>
    <w:rsid w:val="00746EA9"/>
    <w:rsid w:val="0075189A"/>
    <w:rsid w:val="00751B72"/>
    <w:rsid w:val="00752E45"/>
    <w:rsid w:val="00760028"/>
    <w:rsid w:val="00762BB7"/>
    <w:rsid w:val="007664C7"/>
    <w:rsid w:val="00767C42"/>
    <w:rsid w:val="007720AC"/>
    <w:rsid w:val="00780CED"/>
    <w:rsid w:val="007853A9"/>
    <w:rsid w:val="00785F71"/>
    <w:rsid w:val="007872C8"/>
    <w:rsid w:val="007879EE"/>
    <w:rsid w:val="00787F00"/>
    <w:rsid w:val="0079059F"/>
    <w:rsid w:val="00793A30"/>
    <w:rsid w:val="007A40EA"/>
    <w:rsid w:val="007A4899"/>
    <w:rsid w:val="007B078C"/>
    <w:rsid w:val="007B1CF8"/>
    <w:rsid w:val="007B2C01"/>
    <w:rsid w:val="007B3E8B"/>
    <w:rsid w:val="007C0F11"/>
    <w:rsid w:val="007C2A07"/>
    <w:rsid w:val="007C3408"/>
    <w:rsid w:val="007C3E2C"/>
    <w:rsid w:val="007C4825"/>
    <w:rsid w:val="007C4D6D"/>
    <w:rsid w:val="007C5165"/>
    <w:rsid w:val="007D1834"/>
    <w:rsid w:val="007D5D30"/>
    <w:rsid w:val="007D6388"/>
    <w:rsid w:val="007E0BC7"/>
    <w:rsid w:val="007E2A2F"/>
    <w:rsid w:val="007E7F8E"/>
    <w:rsid w:val="007F3E91"/>
    <w:rsid w:val="007F4828"/>
    <w:rsid w:val="007F6502"/>
    <w:rsid w:val="00800168"/>
    <w:rsid w:val="008009C9"/>
    <w:rsid w:val="008035FA"/>
    <w:rsid w:val="00804302"/>
    <w:rsid w:val="00804A71"/>
    <w:rsid w:val="0080650E"/>
    <w:rsid w:val="00806BE0"/>
    <w:rsid w:val="0081535F"/>
    <w:rsid w:val="0082060D"/>
    <w:rsid w:val="00820CC3"/>
    <w:rsid w:val="00826A08"/>
    <w:rsid w:val="008271A5"/>
    <w:rsid w:val="008331AB"/>
    <w:rsid w:val="00834A3B"/>
    <w:rsid w:val="00835CBC"/>
    <w:rsid w:val="00835F3C"/>
    <w:rsid w:val="00837D5B"/>
    <w:rsid w:val="0084179C"/>
    <w:rsid w:val="00843769"/>
    <w:rsid w:val="00844871"/>
    <w:rsid w:val="0084507B"/>
    <w:rsid w:val="00847971"/>
    <w:rsid w:val="0085149E"/>
    <w:rsid w:val="008518CA"/>
    <w:rsid w:val="00851FDA"/>
    <w:rsid w:val="00854611"/>
    <w:rsid w:val="0085595E"/>
    <w:rsid w:val="008574AB"/>
    <w:rsid w:val="00857D6A"/>
    <w:rsid w:val="008604B9"/>
    <w:rsid w:val="00864875"/>
    <w:rsid w:val="00865493"/>
    <w:rsid w:val="00865AE6"/>
    <w:rsid w:val="008715E0"/>
    <w:rsid w:val="00872026"/>
    <w:rsid w:val="00874DB4"/>
    <w:rsid w:val="008770E0"/>
    <w:rsid w:val="008773FE"/>
    <w:rsid w:val="0088012C"/>
    <w:rsid w:val="0088043E"/>
    <w:rsid w:val="00881C55"/>
    <w:rsid w:val="008824D4"/>
    <w:rsid w:val="00884952"/>
    <w:rsid w:val="00885785"/>
    <w:rsid w:val="00897E60"/>
    <w:rsid w:val="008A7070"/>
    <w:rsid w:val="008B019A"/>
    <w:rsid w:val="008B34A3"/>
    <w:rsid w:val="008B6486"/>
    <w:rsid w:val="008C14CE"/>
    <w:rsid w:val="008C2D52"/>
    <w:rsid w:val="008C469C"/>
    <w:rsid w:val="008C7369"/>
    <w:rsid w:val="008D2A81"/>
    <w:rsid w:val="008E29E1"/>
    <w:rsid w:val="008E5BEF"/>
    <w:rsid w:val="008E6348"/>
    <w:rsid w:val="008E6D20"/>
    <w:rsid w:val="008F0A5E"/>
    <w:rsid w:val="008F1357"/>
    <w:rsid w:val="008F16C2"/>
    <w:rsid w:val="008F39A5"/>
    <w:rsid w:val="008F6489"/>
    <w:rsid w:val="008F7343"/>
    <w:rsid w:val="009009AA"/>
    <w:rsid w:val="0090156F"/>
    <w:rsid w:val="009051D6"/>
    <w:rsid w:val="009051F6"/>
    <w:rsid w:val="00905D8A"/>
    <w:rsid w:val="009075C0"/>
    <w:rsid w:val="00910948"/>
    <w:rsid w:val="009126ED"/>
    <w:rsid w:val="009127D9"/>
    <w:rsid w:val="009211A7"/>
    <w:rsid w:val="0092196D"/>
    <w:rsid w:val="00932589"/>
    <w:rsid w:val="0093265F"/>
    <w:rsid w:val="00940159"/>
    <w:rsid w:val="00942781"/>
    <w:rsid w:val="00945059"/>
    <w:rsid w:val="0094635A"/>
    <w:rsid w:val="00946381"/>
    <w:rsid w:val="009513A6"/>
    <w:rsid w:val="009525B1"/>
    <w:rsid w:val="009570A0"/>
    <w:rsid w:val="00964D3F"/>
    <w:rsid w:val="009669C5"/>
    <w:rsid w:val="00971EAC"/>
    <w:rsid w:val="009758B4"/>
    <w:rsid w:val="00980133"/>
    <w:rsid w:val="0098081B"/>
    <w:rsid w:val="00981E96"/>
    <w:rsid w:val="00984BC5"/>
    <w:rsid w:val="00986CEC"/>
    <w:rsid w:val="0099110A"/>
    <w:rsid w:val="009917FF"/>
    <w:rsid w:val="0099456F"/>
    <w:rsid w:val="009A04F7"/>
    <w:rsid w:val="009A1D81"/>
    <w:rsid w:val="009A43C1"/>
    <w:rsid w:val="009A55BD"/>
    <w:rsid w:val="009B0AF1"/>
    <w:rsid w:val="009B106D"/>
    <w:rsid w:val="009B2355"/>
    <w:rsid w:val="009B399A"/>
    <w:rsid w:val="009B3F0B"/>
    <w:rsid w:val="009B462A"/>
    <w:rsid w:val="009B68E8"/>
    <w:rsid w:val="009C03A6"/>
    <w:rsid w:val="009C6AC1"/>
    <w:rsid w:val="009C6DCF"/>
    <w:rsid w:val="009D204D"/>
    <w:rsid w:val="009D3842"/>
    <w:rsid w:val="009D56AE"/>
    <w:rsid w:val="009D63F3"/>
    <w:rsid w:val="009D6ED5"/>
    <w:rsid w:val="009D7FA4"/>
    <w:rsid w:val="009E04E2"/>
    <w:rsid w:val="009E495D"/>
    <w:rsid w:val="009E49C8"/>
    <w:rsid w:val="009F4D3C"/>
    <w:rsid w:val="00A006D8"/>
    <w:rsid w:val="00A02BD8"/>
    <w:rsid w:val="00A0301D"/>
    <w:rsid w:val="00A044DA"/>
    <w:rsid w:val="00A04C13"/>
    <w:rsid w:val="00A075A9"/>
    <w:rsid w:val="00A13CC9"/>
    <w:rsid w:val="00A17A09"/>
    <w:rsid w:val="00A23BF6"/>
    <w:rsid w:val="00A24336"/>
    <w:rsid w:val="00A26F68"/>
    <w:rsid w:val="00A34BEA"/>
    <w:rsid w:val="00A35382"/>
    <w:rsid w:val="00A36539"/>
    <w:rsid w:val="00A40318"/>
    <w:rsid w:val="00A43245"/>
    <w:rsid w:val="00A432F6"/>
    <w:rsid w:val="00A438EF"/>
    <w:rsid w:val="00A454D8"/>
    <w:rsid w:val="00A45FA8"/>
    <w:rsid w:val="00A5049C"/>
    <w:rsid w:val="00A51F7A"/>
    <w:rsid w:val="00A53E90"/>
    <w:rsid w:val="00A55103"/>
    <w:rsid w:val="00A56081"/>
    <w:rsid w:val="00A56250"/>
    <w:rsid w:val="00A56348"/>
    <w:rsid w:val="00A572F2"/>
    <w:rsid w:val="00A57422"/>
    <w:rsid w:val="00A6117B"/>
    <w:rsid w:val="00A664C9"/>
    <w:rsid w:val="00A70EFE"/>
    <w:rsid w:val="00A71398"/>
    <w:rsid w:val="00A763E3"/>
    <w:rsid w:val="00A76C3D"/>
    <w:rsid w:val="00A80EDF"/>
    <w:rsid w:val="00A830D3"/>
    <w:rsid w:val="00A843EF"/>
    <w:rsid w:val="00A85FCD"/>
    <w:rsid w:val="00A8731B"/>
    <w:rsid w:val="00A87945"/>
    <w:rsid w:val="00A93058"/>
    <w:rsid w:val="00A93CF5"/>
    <w:rsid w:val="00A93EF4"/>
    <w:rsid w:val="00A95FAA"/>
    <w:rsid w:val="00AA2154"/>
    <w:rsid w:val="00AA505A"/>
    <w:rsid w:val="00AA5F64"/>
    <w:rsid w:val="00AB529D"/>
    <w:rsid w:val="00AB7DCB"/>
    <w:rsid w:val="00AC50EA"/>
    <w:rsid w:val="00AC5436"/>
    <w:rsid w:val="00AC7376"/>
    <w:rsid w:val="00AD2667"/>
    <w:rsid w:val="00AD34D8"/>
    <w:rsid w:val="00AD759D"/>
    <w:rsid w:val="00AD7C39"/>
    <w:rsid w:val="00AE5928"/>
    <w:rsid w:val="00AF24B0"/>
    <w:rsid w:val="00B07C95"/>
    <w:rsid w:val="00B1002C"/>
    <w:rsid w:val="00B103D3"/>
    <w:rsid w:val="00B12C02"/>
    <w:rsid w:val="00B15EEE"/>
    <w:rsid w:val="00B21237"/>
    <w:rsid w:val="00B23DB0"/>
    <w:rsid w:val="00B27921"/>
    <w:rsid w:val="00B315DD"/>
    <w:rsid w:val="00B32E29"/>
    <w:rsid w:val="00B33281"/>
    <w:rsid w:val="00B35C57"/>
    <w:rsid w:val="00B407C0"/>
    <w:rsid w:val="00B40A66"/>
    <w:rsid w:val="00B416C0"/>
    <w:rsid w:val="00B430F0"/>
    <w:rsid w:val="00B43845"/>
    <w:rsid w:val="00B43F9D"/>
    <w:rsid w:val="00B45083"/>
    <w:rsid w:val="00B456E4"/>
    <w:rsid w:val="00B463D0"/>
    <w:rsid w:val="00B5005C"/>
    <w:rsid w:val="00B509CC"/>
    <w:rsid w:val="00B63968"/>
    <w:rsid w:val="00B6606E"/>
    <w:rsid w:val="00B660AB"/>
    <w:rsid w:val="00B665FD"/>
    <w:rsid w:val="00B7157F"/>
    <w:rsid w:val="00B77765"/>
    <w:rsid w:val="00B80B32"/>
    <w:rsid w:val="00B81BE8"/>
    <w:rsid w:val="00B8272A"/>
    <w:rsid w:val="00B82E6D"/>
    <w:rsid w:val="00B84F78"/>
    <w:rsid w:val="00B902C3"/>
    <w:rsid w:val="00B907B3"/>
    <w:rsid w:val="00B91764"/>
    <w:rsid w:val="00B9237E"/>
    <w:rsid w:val="00B93084"/>
    <w:rsid w:val="00BA2861"/>
    <w:rsid w:val="00BA395D"/>
    <w:rsid w:val="00BA41FB"/>
    <w:rsid w:val="00BA5707"/>
    <w:rsid w:val="00BA68CB"/>
    <w:rsid w:val="00BA7C5D"/>
    <w:rsid w:val="00BB1009"/>
    <w:rsid w:val="00BB1608"/>
    <w:rsid w:val="00BB2BB6"/>
    <w:rsid w:val="00BC4B38"/>
    <w:rsid w:val="00BC4FF4"/>
    <w:rsid w:val="00BC7E04"/>
    <w:rsid w:val="00BD0E4B"/>
    <w:rsid w:val="00BD2BDF"/>
    <w:rsid w:val="00BE050B"/>
    <w:rsid w:val="00BE2D28"/>
    <w:rsid w:val="00BE507E"/>
    <w:rsid w:val="00BF22F0"/>
    <w:rsid w:val="00BF2BC4"/>
    <w:rsid w:val="00BF4A29"/>
    <w:rsid w:val="00BF5641"/>
    <w:rsid w:val="00BF644B"/>
    <w:rsid w:val="00C00103"/>
    <w:rsid w:val="00C03FFF"/>
    <w:rsid w:val="00C044D2"/>
    <w:rsid w:val="00C10794"/>
    <w:rsid w:val="00C14B17"/>
    <w:rsid w:val="00C23A36"/>
    <w:rsid w:val="00C2490C"/>
    <w:rsid w:val="00C328A0"/>
    <w:rsid w:val="00C347E0"/>
    <w:rsid w:val="00C41EC6"/>
    <w:rsid w:val="00C4307C"/>
    <w:rsid w:val="00C463A0"/>
    <w:rsid w:val="00C47B16"/>
    <w:rsid w:val="00C51877"/>
    <w:rsid w:val="00C531AE"/>
    <w:rsid w:val="00C53A68"/>
    <w:rsid w:val="00C623E4"/>
    <w:rsid w:val="00C62AB4"/>
    <w:rsid w:val="00C62E6B"/>
    <w:rsid w:val="00C71B4E"/>
    <w:rsid w:val="00C72E2B"/>
    <w:rsid w:val="00C73EF8"/>
    <w:rsid w:val="00C74396"/>
    <w:rsid w:val="00C74AC4"/>
    <w:rsid w:val="00C75A48"/>
    <w:rsid w:val="00C813AA"/>
    <w:rsid w:val="00C84F96"/>
    <w:rsid w:val="00C878E1"/>
    <w:rsid w:val="00C9030D"/>
    <w:rsid w:val="00CA2BDE"/>
    <w:rsid w:val="00CA42FC"/>
    <w:rsid w:val="00CA5620"/>
    <w:rsid w:val="00CA671D"/>
    <w:rsid w:val="00CB6611"/>
    <w:rsid w:val="00CB7259"/>
    <w:rsid w:val="00CB7F3A"/>
    <w:rsid w:val="00CC35E9"/>
    <w:rsid w:val="00CC3D8B"/>
    <w:rsid w:val="00CC5ECC"/>
    <w:rsid w:val="00CC634C"/>
    <w:rsid w:val="00CC7DA2"/>
    <w:rsid w:val="00CD6CD3"/>
    <w:rsid w:val="00CD7695"/>
    <w:rsid w:val="00CE01EF"/>
    <w:rsid w:val="00CE30C4"/>
    <w:rsid w:val="00CE39C8"/>
    <w:rsid w:val="00D0327A"/>
    <w:rsid w:val="00D10CC1"/>
    <w:rsid w:val="00D13F6B"/>
    <w:rsid w:val="00D20ECD"/>
    <w:rsid w:val="00D2176F"/>
    <w:rsid w:val="00D27DE2"/>
    <w:rsid w:val="00D301D0"/>
    <w:rsid w:val="00D319D5"/>
    <w:rsid w:val="00D31DBA"/>
    <w:rsid w:val="00D31F97"/>
    <w:rsid w:val="00D37E7F"/>
    <w:rsid w:val="00D414E2"/>
    <w:rsid w:val="00D447E4"/>
    <w:rsid w:val="00D4771D"/>
    <w:rsid w:val="00D54A29"/>
    <w:rsid w:val="00D55C7F"/>
    <w:rsid w:val="00D56ED5"/>
    <w:rsid w:val="00D570D0"/>
    <w:rsid w:val="00D61B32"/>
    <w:rsid w:val="00D62BC8"/>
    <w:rsid w:val="00D64C8B"/>
    <w:rsid w:val="00D65643"/>
    <w:rsid w:val="00D6792D"/>
    <w:rsid w:val="00D7323E"/>
    <w:rsid w:val="00D74894"/>
    <w:rsid w:val="00D775AF"/>
    <w:rsid w:val="00D83F7F"/>
    <w:rsid w:val="00D85DCC"/>
    <w:rsid w:val="00D85EC3"/>
    <w:rsid w:val="00D87EB2"/>
    <w:rsid w:val="00D92025"/>
    <w:rsid w:val="00D94101"/>
    <w:rsid w:val="00D9521B"/>
    <w:rsid w:val="00DA3561"/>
    <w:rsid w:val="00DA670E"/>
    <w:rsid w:val="00DB1C47"/>
    <w:rsid w:val="00DB4655"/>
    <w:rsid w:val="00DB4955"/>
    <w:rsid w:val="00DC24D1"/>
    <w:rsid w:val="00DC457D"/>
    <w:rsid w:val="00DD3B87"/>
    <w:rsid w:val="00DD428F"/>
    <w:rsid w:val="00DD650E"/>
    <w:rsid w:val="00DD6AFB"/>
    <w:rsid w:val="00DD6E06"/>
    <w:rsid w:val="00DE3770"/>
    <w:rsid w:val="00DE62E4"/>
    <w:rsid w:val="00DE6E92"/>
    <w:rsid w:val="00DF4996"/>
    <w:rsid w:val="00DF5422"/>
    <w:rsid w:val="00E0326E"/>
    <w:rsid w:val="00E04DF8"/>
    <w:rsid w:val="00E076CA"/>
    <w:rsid w:val="00E1000E"/>
    <w:rsid w:val="00E13A83"/>
    <w:rsid w:val="00E13C40"/>
    <w:rsid w:val="00E144F9"/>
    <w:rsid w:val="00E146FB"/>
    <w:rsid w:val="00E16FDC"/>
    <w:rsid w:val="00E17281"/>
    <w:rsid w:val="00E17705"/>
    <w:rsid w:val="00E2091A"/>
    <w:rsid w:val="00E2111D"/>
    <w:rsid w:val="00E234C0"/>
    <w:rsid w:val="00E3165F"/>
    <w:rsid w:val="00E33DCF"/>
    <w:rsid w:val="00E342BC"/>
    <w:rsid w:val="00E34C45"/>
    <w:rsid w:val="00E37C68"/>
    <w:rsid w:val="00E431DA"/>
    <w:rsid w:val="00E4454B"/>
    <w:rsid w:val="00E448C5"/>
    <w:rsid w:val="00E45582"/>
    <w:rsid w:val="00E50907"/>
    <w:rsid w:val="00E52E1B"/>
    <w:rsid w:val="00E62346"/>
    <w:rsid w:val="00E62760"/>
    <w:rsid w:val="00E65E85"/>
    <w:rsid w:val="00E67420"/>
    <w:rsid w:val="00E7107A"/>
    <w:rsid w:val="00E715B2"/>
    <w:rsid w:val="00E71ADF"/>
    <w:rsid w:val="00E7206E"/>
    <w:rsid w:val="00E73053"/>
    <w:rsid w:val="00E73BBF"/>
    <w:rsid w:val="00E811EB"/>
    <w:rsid w:val="00E87163"/>
    <w:rsid w:val="00E907D3"/>
    <w:rsid w:val="00E92D57"/>
    <w:rsid w:val="00E94099"/>
    <w:rsid w:val="00E967E7"/>
    <w:rsid w:val="00E9695A"/>
    <w:rsid w:val="00EA0F01"/>
    <w:rsid w:val="00EA2705"/>
    <w:rsid w:val="00EA4A69"/>
    <w:rsid w:val="00EA4D59"/>
    <w:rsid w:val="00EB0341"/>
    <w:rsid w:val="00EB0EEB"/>
    <w:rsid w:val="00EB246A"/>
    <w:rsid w:val="00EB2F2D"/>
    <w:rsid w:val="00EB6083"/>
    <w:rsid w:val="00EC1927"/>
    <w:rsid w:val="00EC67BB"/>
    <w:rsid w:val="00EC72B6"/>
    <w:rsid w:val="00ED0259"/>
    <w:rsid w:val="00ED11D6"/>
    <w:rsid w:val="00EE0814"/>
    <w:rsid w:val="00EE0B9A"/>
    <w:rsid w:val="00EE3ED1"/>
    <w:rsid w:val="00EE3F27"/>
    <w:rsid w:val="00EE5024"/>
    <w:rsid w:val="00EE76A1"/>
    <w:rsid w:val="00EF2B69"/>
    <w:rsid w:val="00EF43C1"/>
    <w:rsid w:val="00EF4764"/>
    <w:rsid w:val="00EF50F8"/>
    <w:rsid w:val="00EF7E2B"/>
    <w:rsid w:val="00F03FB4"/>
    <w:rsid w:val="00F07601"/>
    <w:rsid w:val="00F07CF1"/>
    <w:rsid w:val="00F100D5"/>
    <w:rsid w:val="00F2461C"/>
    <w:rsid w:val="00F24D91"/>
    <w:rsid w:val="00F25933"/>
    <w:rsid w:val="00F31CC3"/>
    <w:rsid w:val="00F40F3E"/>
    <w:rsid w:val="00F415BA"/>
    <w:rsid w:val="00F41882"/>
    <w:rsid w:val="00F46066"/>
    <w:rsid w:val="00F50133"/>
    <w:rsid w:val="00F51E0A"/>
    <w:rsid w:val="00F52879"/>
    <w:rsid w:val="00F61710"/>
    <w:rsid w:val="00F63D32"/>
    <w:rsid w:val="00F65E3F"/>
    <w:rsid w:val="00F66222"/>
    <w:rsid w:val="00F6637C"/>
    <w:rsid w:val="00F72A14"/>
    <w:rsid w:val="00F734BF"/>
    <w:rsid w:val="00F757FD"/>
    <w:rsid w:val="00F772F2"/>
    <w:rsid w:val="00F84C13"/>
    <w:rsid w:val="00F86175"/>
    <w:rsid w:val="00F87AC5"/>
    <w:rsid w:val="00F91BDD"/>
    <w:rsid w:val="00F94569"/>
    <w:rsid w:val="00F94758"/>
    <w:rsid w:val="00F94C29"/>
    <w:rsid w:val="00F954E5"/>
    <w:rsid w:val="00F9579B"/>
    <w:rsid w:val="00F972C0"/>
    <w:rsid w:val="00F97E10"/>
    <w:rsid w:val="00FA481F"/>
    <w:rsid w:val="00FA7FEC"/>
    <w:rsid w:val="00FB266F"/>
    <w:rsid w:val="00FC0170"/>
    <w:rsid w:val="00FC5959"/>
    <w:rsid w:val="00FC6272"/>
    <w:rsid w:val="00FC72C8"/>
    <w:rsid w:val="00FD1068"/>
    <w:rsid w:val="00FD52BB"/>
    <w:rsid w:val="00FD64B3"/>
    <w:rsid w:val="00FE022E"/>
    <w:rsid w:val="00FE04B5"/>
    <w:rsid w:val="00FE0722"/>
    <w:rsid w:val="00FE23E5"/>
    <w:rsid w:val="00FE3F1A"/>
    <w:rsid w:val="00FE54C6"/>
    <w:rsid w:val="00FE5782"/>
    <w:rsid w:val="00FF01DE"/>
    <w:rsid w:val="00FF33CC"/>
    <w:rsid w:val="00FF5EDE"/>
    <w:rsid w:val="00FF6D31"/>
    <w:rsid w:val="00FF79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0EBB2"/>
  <w15:chartTrackingRefBased/>
  <w15:docId w15:val="{CA441B38-9307-41EF-B255-FFDFDA66A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63F3"/>
    <w:rPr>
      <w:rFonts w:cs="Times New Roman"/>
    </w:rPr>
  </w:style>
  <w:style w:type="paragraph" w:styleId="Heading1">
    <w:name w:val="heading 1"/>
    <w:basedOn w:val="Normal"/>
    <w:next w:val="Normal"/>
    <w:link w:val="Heading1Char"/>
    <w:uiPriority w:val="9"/>
    <w:qFormat/>
    <w:rsid w:val="00F972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0326E"/>
    <w:pPr>
      <w:spacing w:after="0"/>
      <w:jc w:val="center"/>
    </w:pPr>
    <w:rPr>
      <w:rFonts w:ascii="Times New Roman" w:hAnsi="Times New Roman"/>
      <w:noProof/>
    </w:rPr>
  </w:style>
  <w:style w:type="character" w:customStyle="1" w:styleId="EndNoteBibliographyTitleChar">
    <w:name w:val="EndNote Bibliography Title Char"/>
    <w:basedOn w:val="DefaultParagraphFont"/>
    <w:link w:val="EndNoteBibliographyTitle"/>
    <w:rsid w:val="00E0326E"/>
    <w:rPr>
      <w:rFonts w:ascii="Times New Roman" w:hAnsi="Times New Roman" w:cs="Times New Roman"/>
      <w:noProof/>
    </w:rPr>
  </w:style>
  <w:style w:type="paragraph" w:customStyle="1" w:styleId="EndNoteBibliography">
    <w:name w:val="EndNote Bibliography"/>
    <w:basedOn w:val="Normal"/>
    <w:link w:val="EndNoteBibliographyChar"/>
    <w:rsid w:val="00E0326E"/>
    <w:pPr>
      <w:spacing w:line="240" w:lineRule="auto"/>
    </w:pPr>
    <w:rPr>
      <w:rFonts w:ascii="Times New Roman" w:hAnsi="Times New Roman"/>
      <w:noProof/>
    </w:rPr>
  </w:style>
  <w:style w:type="character" w:customStyle="1" w:styleId="EndNoteBibliographyChar">
    <w:name w:val="EndNote Bibliography Char"/>
    <w:basedOn w:val="DefaultParagraphFont"/>
    <w:link w:val="EndNoteBibliography"/>
    <w:rsid w:val="00E0326E"/>
    <w:rPr>
      <w:rFonts w:ascii="Times New Roman" w:hAnsi="Times New Roman" w:cs="Times New Roman"/>
      <w:noProof/>
    </w:rPr>
  </w:style>
  <w:style w:type="character" w:customStyle="1" w:styleId="MTEquationSection">
    <w:name w:val="MTEquationSection"/>
    <w:basedOn w:val="DefaultParagraphFont"/>
    <w:rsid w:val="00494C2C"/>
    <w:rPr>
      <w:vanish/>
      <w:color w:val="FF0000"/>
    </w:rPr>
  </w:style>
  <w:style w:type="paragraph" w:customStyle="1" w:styleId="MTDisplayEquation">
    <w:name w:val="MTDisplayEquation"/>
    <w:basedOn w:val="Normal"/>
    <w:link w:val="MTDisplayEquationChar"/>
    <w:rsid w:val="00494C2C"/>
    <w:pPr>
      <w:keepNext/>
      <w:tabs>
        <w:tab w:val="center" w:pos="4680"/>
        <w:tab w:val="right" w:pos="9360"/>
      </w:tabs>
      <w:jc w:val="center"/>
    </w:pPr>
    <w:rPr>
      <w:rFonts w:ascii="Times New Roman" w:hAnsi="Times New Roman"/>
    </w:rPr>
  </w:style>
  <w:style w:type="character" w:customStyle="1" w:styleId="MTDisplayEquationChar">
    <w:name w:val="MTDisplayEquation Char"/>
    <w:basedOn w:val="DefaultParagraphFont"/>
    <w:link w:val="MTDisplayEquation"/>
    <w:rsid w:val="00494C2C"/>
    <w:rPr>
      <w:rFonts w:ascii="Times New Roman" w:hAnsi="Times New Roman" w:cs="Times New Roman"/>
    </w:rPr>
  </w:style>
  <w:style w:type="table" w:styleId="TableGrid">
    <w:name w:val="Table Grid"/>
    <w:basedOn w:val="TableNormal"/>
    <w:uiPriority w:val="39"/>
    <w:rsid w:val="00B66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B660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B6606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3">
    <w:name w:val="Grid Table 5 Dark Accent 3"/>
    <w:basedOn w:val="TableNormal"/>
    <w:uiPriority w:val="50"/>
    <w:rsid w:val="00B6606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ListParagraph">
    <w:name w:val="List Paragraph"/>
    <w:basedOn w:val="Normal"/>
    <w:uiPriority w:val="34"/>
    <w:qFormat/>
    <w:rsid w:val="00711C8A"/>
    <w:pPr>
      <w:ind w:left="720"/>
      <w:contextualSpacing/>
    </w:pPr>
    <w:rPr>
      <w:rFonts w:cstheme="minorBidi"/>
    </w:rPr>
  </w:style>
  <w:style w:type="character" w:styleId="Hyperlink">
    <w:name w:val="Hyperlink"/>
    <w:basedOn w:val="DefaultParagraphFont"/>
    <w:uiPriority w:val="99"/>
    <w:unhideWhenUsed/>
    <w:rsid w:val="009A43C1"/>
    <w:rPr>
      <w:color w:val="0563C1" w:themeColor="hyperlink"/>
      <w:u w:val="single"/>
    </w:rPr>
  </w:style>
  <w:style w:type="character" w:customStyle="1" w:styleId="Heading1Char">
    <w:name w:val="Heading 1 Char"/>
    <w:basedOn w:val="DefaultParagraphFont"/>
    <w:link w:val="Heading1"/>
    <w:uiPriority w:val="9"/>
    <w:rsid w:val="00F972C0"/>
    <w:rPr>
      <w:rFonts w:asciiTheme="majorHAnsi" w:eastAsiaTheme="majorEastAsia" w:hAnsiTheme="majorHAnsi" w:cstheme="majorBidi"/>
      <w:color w:val="2E74B5" w:themeColor="accent1" w:themeShade="BF"/>
      <w:sz w:val="32"/>
      <w:szCs w:val="32"/>
    </w:rPr>
  </w:style>
  <w:style w:type="paragraph" w:customStyle="1" w:styleId="Paper">
    <w:name w:val="Paper"/>
    <w:basedOn w:val="Heading1"/>
    <w:link w:val="PaperChar"/>
    <w:qFormat/>
    <w:rsid w:val="00F972C0"/>
    <w:pPr>
      <w:spacing w:after="100" w:line="360" w:lineRule="auto"/>
    </w:pPr>
    <w:rPr>
      <w:rFonts w:ascii="Times New Roman" w:hAnsi="Times New Roman"/>
      <w:color w:val="auto"/>
    </w:rPr>
  </w:style>
  <w:style w:type="character" w:customStyle="1" w:styleId="PaperChar">
    <w:name w:val="Paper Char"/>
    <w:basedOn w:val="Heading1Char"/>
    <w:link w:val="Paper"/>
    <w:rsid w:val="00F972C0"/>
    <w:rPr>
      <w:rFonts w:ascii="Times New Roman" w:eastAsiaTheme="majorEastAsia" w:hAnsi="Times New Roman" w:cstheme="majorBidi"/>
      <w:color w:val="2E74B5" w:themeColor="accent1" w:themeShade="BF"/>
      <w:sz w:val="32"/>
      <w:szCs w:val="32"/>
    </w:rPr>
  </w:style>
  <w:style w:type="character" w:styleId="CommentReference">
    <w:name w:val="annotation reference"/>
    <w:basedOn w:val="DefaultParagraphFont"/>
    <w:uiPriority w:val="99"/>
    <w:semiHidden/>
    <w:unhideWhenUsed/>
    <w:rsid w:val="00DA670E"/>
    <w:rPr>
      <w:sz w:val="16"/>
      <w:szCs w:val="16"/>
    </w:rPr>
  </w:style>
  <w:style w:type="paragraph" w:styleId="CommentText">
    <w:name w:val="annotation text"/>
    <w:basedOn w:val="Normal"/>
    <w:link w:val="CommentTextChar"/>
    <w:uiPriority w:val="99"/>
    <w:unhideWhenUsed/>
    <w:rsid w:val="00DA670E"/>
    <w:pPr>
      <w:spacing w:line="240" w:lineRule="auto"/>
    </w:pPr>
    <w:rPr>
      <w:sz w:val="20"/>
      <w:szCs w:val="20"/>
    </w:rPr>
  </w:style>
  <w:style w:type="character" w:customStyle="1" w:styleId="CommentTextChar">
    <w:name w:val="Comment Text Char"/>
    <w:basedOn w:val="DefaultParagraphFont"/>
    <w:link w:val="CommentText"/>
    <w:uiPriority w:val="99"/>
    <w:rsid w:val="00DA670E"/>
    <w:rPr>
      <w:rFonts w:cs="Times New Roman"/>
      <w:sz w:val="20"/>
      <w:szCs w:val="20"/>
    </w:rPr>
  </w:style>
  <w:style w:type="paragraph" w:styleId="CommentSubject">
    <w:name w:val="annotation subject"/>
    <w:basedOn w:val="CommentText"/>
    <w:next w:val="CommentText"/>
    <w:link w:val="CommentSubjectChar"/>
    <w:uiPriority w:val="99"/>
    <w:semiHidden/>
    <w:unhideWhenUsed/>
    <w:rsid w:val="00DA670E"/>
    <w:rPr>
      <w:b/>
      <w:bCs/>
    </w:rPr>
  </w:style>
  <w:style w:type="character" w:customStyle="1" w:styleId="CommentSubjectChar">
    <w:name w:val="Comment Subject Char"/>
    <w:basedOn w:val="CommentTextChar"/>
    <w:link w:val="CommentSubject"/>
    <w:uiPriority w:val="99"/>
    <w:semiHidden/>
    <w:rsid w:val="00DA670E"/>
    <w:rPr>
      <w:rFonts w:cs="Times New Roman"/>
      <w:b/>
      <w:bCs/>
      <w:sz w:val="20"/>
      <w:szCs w:val="20"/>
    </w:rPr>
  </w:style>
  <w:style w:type="paragraph" w:styleId="BalloonText">
    <w:name w:val="Balloon Text"/>
    <w:basedOn w:val="Normal"/>
    <w:link w:val="BalloonTextChar"/>
    <w:uiPriority w:val="99"/>
    <w:semiHidden/>
    <w:unhideWhenUsed/>
    <w:rsid w:val="00DA67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670E"/>
    <w:rPr>
      <w:rFonts w:ascii="Segoe UI" w:hAnsi="Segoe UI" w:cs="Segoe UI"/>
      <w:sz w:val="18"/>
      <w:szCs w:val="18"/>
    </w:rPr>
  </w:style>
  <w:style w:type="paragraph" w:styleId="Revision">
    <w:name w:val="Revision"/>
    <w:hidden/>
    <w:uiPriority w:val="99"/>
    <w:semiHidden/>
    <w:rsid w:val="00B27921"/>
    <w:pPr>
      <w:spacing w:after="0" w:line="240" w:lineRule="auto"/>
    </w:pPr>
    <w:rPr>
      <w:rFonts w:cs="Times New Roman"/>
    </w:rPr>
  </w:style>
  <w:style w:type="paragraph" w:styleId="Header">
    <w:name w:val="header"/>
    <w:basedOn w:val="Normal"/>
    <w:link w:val="HeaderChar"/>
    <w:uiPriority w:val="99"/>
    <w:unhideWhenUsed/>
    <w:rsid w:val="00C14B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4B17"/>
    <w:rPr>
      <w:rFonts w:cs="Times New Roman"/>
    </w:rPr>
  </w:style>
  <w:style w:type="paragraph" w:styleId="Footer">
    <w:name w:val="footer"/>
    <w:basedOn w:val="Normal"/>
    <w:link w:val="FooterChar"/>
    <w:uiPriority w:val="99"/>
    <w:unhideWhenUsed/>
    <w:rsid w:val="00C14B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4B17"/>
    <w:rPr>
      <w:rFonts w:cs="Times New Roman"/>
    </w:rPr>
  </w:style>
  <w:style w:type="character" w:styleId="LineNumber">
    <w:name w:val="line number"/>
    <w:basedOn w:val="DefaultParagraphFont"/>
    <w:uiPriority w:val="99"/>
    <w:semiHidden/>
    <w:unhideWhenUsed/>
    <w:rsid w:val="00124870"/>
  </w:style>
  <w:style w:type="character" w:customStyle="1" w:styleId="ww-article-legacy-label">
    <w:name w:val="ww-article-legacy-label"/>
    <w:basedOn w:val="DefaultParagraphFont"/>
    <w:rsid w:val="009B3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145311">
      <w:bodyDiv w:val="1"/>
      <w:marLeft w:val="0"/>
      <w:marRight w:val="0"/>
      <w:marTop w:val="0"/>
      <w:marBottom w:val="0"/>
      <w:divBdr>
        <w:top w:val="none" w:sz="0" w:space="0" w:color="auto"/>
        <w:left w:val="none" w:sz="0" w:space="0" w:color="auto"/>
        <w:bottom w:val="none" w:sz="0" w:space="0" w:color="auto"/>
        <w:right w:val="none" w:sz="0" w:space="0" w:color="auto"/>
      </w:divBdr>
    </w:div>
    <w:div w:id="937951716">
      <w:bodyDiv w:val="1"/>
      <w:marLeft w:val="0"/>
      <w:marRight w:val="0"/>
      <w:marTop w:val="0"/>
      <w:marBottom w:val="0"/>
      <w:divBdr>
        <w:top w:val="none" w:sz="0" w:space="0" w:color="auto"/>
        <w:left w:val="none" w:sz="0" w:space="0" w:color="auto"/>
        <w:bottom w:val="none" w:sz="0" w:space="0" w:color="auto"/>
        <w:right w:val="none" w:sz="0" w:space="0" w:color="auto"/>
      </w:divBdr>
    </w:div>
    <w:div w:id="1672292819">
      <w:bodyDiv w:val="1"/>
      <w:marLeft w:val="0"/>
      <w:marRight w:val="0"/>
      <w:marTop w:val="0"/>
      <w:marBottom w:val="0"/>
      <w:divBdr>
        <w:top w:val="none" w:sz="0" w:space="0" w:color="auto"/>
        <w:left w:val="none" w:sz="0" w:space="0" w:color="auto"/>
        <w:bottom w:val="none" w:sz="0" w:space="0" w:color="auto"/>
        <w:right w:val="none" w:sz="0" w:space="0" w:color="auto"/>
      </w:divBdr>
    </w:div>
    <w:div w:id="1791120945">
      <w:bodyDiv w:val="1"/>
      <w:marLeft w:val="0"/>
      <w:marRight w:val="0"/>
      <w:marTop w:val="0"/>
      <w:marBottom w:val="0"/>
      <w:divBdr>
        <w:top w:val="none" w:sz="0" w:space="0" w:color="auto"/>
        <w:left w:val="none" w:sz="0" w:space="0" w:color="auto"/>
        <w:bottom w:val="none" w:sz="0" w:space="0" w:color="auto"/>
        <w:right w:val="none" w:sz="0" w:space="0" w:color="auto"/>
      </w:divBdr>
    </w:div>
    <w:div w:id="1884445209">
      <w:bodyDiv w:val="1"/>
      <w:marLeft w:val="0"/>
      <w:marRight w:val="0"/>
      <w:marTop w:val="0"/>
      <w:marBottom w:val="0"/>
      <w:divBdr>
        <w:top w:val="none" w:sz="0" w:space="0" w:color="auto"/>
        <w:left w:val="none" w:sz="0" w:space="0" w:color="auto"/>
        <w:bottom w:val="none" w:sz="0" w:space="0" w:color="auto"/>
        <w:right w:val="none" w:sz="0" w:space="0" w:color="auto"/>
      </w:divBdr>
    </w:div>
    <w:div w:id="1916432472">
      <w:bodyDiv w:val="1"/>
      <w:marLeft w:val="0"/>
      <w:marRight w:val="0"/>
      <w:marTop w:val="0"/>
      <w:marBottom w:val="0"/>
      <w:divBdr>
        <w:top w:val="none" w:sz="0" w:space="0" w:color="auto"/>
        <w:left w:val="none" w:sz="0" w:space="0" w:color="auto"/>
        <w:bottom w:val="none" w:sz="0" w:space="0" w:color="auto"/>
        <w:right w:val="none" w:sz="0" w:space="0" w:color="auto"/>
      </w:divBdr>
    </w:div>
    <w:div w:id="1957712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99" Type="http://schemas.openxmlformats.org/officeDocument/2006/relationships/image" Target="media/image138.wmf"/><Relationship Id="rId21" Type="http://schemas.openxmlformats.org/officeDocument/2006/relationships/oleObject" Target="embeddings/oleObject5.bin"/><Relationship Id="rId63" Type="http://schemas.openxmlformats.org/officeDocument/2006/relationships/oleObject" Target="embeddings/oleObject26.bin"/><Relationship Id="rId159" Type="http://schemas.openxmlformats.org/officeDocument/2006/relationships/oleObject" Target="embeddings/oleObject75.bin"/><Relationship Id="rId324" Type="http://schemas.openxmlformats.org/officeDocument/2006/relationships/oleObject" Target="embeddings/oleObject162.bin"/><Relationship Id="rId366" Type="http://schemas.openxmlformats.org/officeDocument/2006/relationships/oleObject" Target="embeddings/oleObject189.bin"/><Relationship Id="rId170" Type="http://schemas.openxmlformats.org/officeDocument/2006/relationships/image" Target="media/image79.wmf"/><Relationship Id="rId226" Type="http://schemas.openxmlformats.org/officeDocument/2006/relationships/oleObject" Target="embeddings/oleObject109.bin"/><Relationship Id="rId433" Type="http://schemas.openxmlformats.org/officeDocument/2006/relationships/image" Target="media/image196.png"/><Relationship Id="rId268" Type="http://schemas.openxmlformats.org/officeDocument/2006/relationships/oleObject" Target="embeddings/oleObject132.bin"/><Relationship Id="rId32" Type="http://schemas.openxmlformats.org/officeDocument/2006/relationships/image" Target="media/image11.wmf"/><Relationship Id="rId74" Type="http://schemas.openxmlformats.org/officeDocument/2006/relationships/image" Target="media/image32.wmf"/><Relationship Id="rId128" Type="http://schemas.openxmlformats.org/officeDocument/2006/relationships/oleObject" Target="embeddings/oleObject59.bin"/><Relationship Id="rId335" Type="http://schemas.openxmlformats.org/officeDocument/2006/relationships/image" Target="media/image157.wmf"/><Relationship Id="rId377" Type="http://schemas.openxmlformats.org/officeDocument/2006/relationships/image" Target="media/image172.wmf"/><Relationship Id="rId5" Type="http://schemas.openxmlformats.org/officeDocument/2006/relationships/webSettings" Target="webSettings.xml"/><Relationship Id="rId181" Type="http://schemas.openxmlformats.org/officeDocument/2006/relationships/oleObject" Target="embeddings/oleObject86.bin"/><Relationship Id="rId237" Type="http://schemas.openxmlformats.org/officeDocument/2006/relationships/image" Target="media/image112.wmf"/><Relationship Id="rId402" Type="http://schemas.openxmlformats.org/officeDocument/2006/relationships/oleObject" Target="embeddings/oleObject207.bin"/><Relationship Id="rId279" Type="http://schemas.openxmlformats.org/officeDocument/2006/relationships/oleObject" Target="embeddings/oleObject140.bin"/><Relationship Id="rId43" Type="http://schemas.openxmlformats.org/officeDocument/2006/relationships/oleObject" Target="embeddings/oleObject16.bin"/><Relationship Id="rId139" Type="http://schemas.openxmlformats.org/officeDocument/2006/relationships/image" Target="media/image64.wmf"/><Relationship Id="rId290" Type="http://schemas.openxmlformats.org/officeDocument/2006/relationships/image" Target="media/image133.emf"/><Relationship Id="rId304" Type="http://schemas.openxmlformats.org/officeDocument/2006/relationships/image" Target="media/image141.png"/><Relationship Id="rId346" Type="http://schemas.openxmlformats.org/officeDocument/2006/relationships/oleObject" Target="embeddings/oleObject175.bin"/><Relationship Id="rId388" Type="http://schemas.openxmlformats.org/officeDocument/2006/relationships/oleObject" Target="embeddings/oleObject200.bin"/><Relationship Id="rId85" Type="http://schemas.openxmlformats.org/officeDocument/2006/relationships/oleObject" Target="embeddings/oleObject37.bin"/><Relationship Id="rId150" Type="http://schemas.openxmlformats.org/officeDocument/2006/relationships/image" Target="media/image69.wmf"/><Relationship Id="rId192" Type="http://schemas.openxmlformats.org/officeDocument/2006/relationships/image" Target="media/image90.wmf"/><Relationship Id="rId206" Type="http://schemas.openxmlformats.org/officeDocument/2006/relationships/oleObject" Target="embeddings/oleObject99.bin"/><Relationship Id="rId413" Type="http://schemas.openxmlformats.org/officeDocument/2006/relationships/oleObject" Target="embeddings/oleObject213.bin"/><Relationship Id="rId248" Type="http://schemas.openxmlformats.org/officeDocument/2006/relationships/oleObject" Target="embeddings/oleObject120.bin"/><Relationship Id="rId12" Type="http://schemas.openxmlformats.org/officeDocument/2006/relationships/image" Target="media/image1.wmf"/><Relationship Id="rId108" Type="http://schemas.openxmlformats.org/officeDocument/2006/relationships/oleObject" Target="embeddings/oleObject48.bin"/><Relationship Id="rId315" Type="http://schemas.openxmlformats.org/officeDocument/2006/relationships/image" Target="media/image147.emf"/><Relationship Id="rId357" Type="http://schemas.openxmlformats.org/officeDocument/2006/relationships/image" Target="media/image163.wmf"/><Relationship Id="rId54" Type="http://schemas.openxmlformats.org/officeDocument/2006/relationships/image" Target="media/image22.wmf"/><Relationship Id="rId96" Type="http://schemas.openxmlformats.org/officeDocument/2006/relationships/image" Target="media/image43.wmf"/><Relationship Id="rId161" Type="http://schemas.openxmlformats.org/officeDocument/2006/relationships/oleObject" Target="embeddings/oleObject76.bin"/><Relationship Id="rId217" Type="http://schemas.openxmlformats.org/officeDocument/2006/relationships/image" Target="media/image102.wmf"/><Relationship Id="rId399" Type="http://schemas.openxmlformats.org/officeDocument/2006/relationships/image" Target="media/image183.wmf"/><Relationship Id="rId259" Type="http://schemas.openxmlformats.org/officeDocument/2006/relationships/oleObject" Target="embeddings/oleObject127.bin"/><Relationship Id="rId424" Type="http://schemas.openxmlformats.org/officeDocument/2006/relationships/image" Target="media/image192.wmf"/><Relationship Id="rId23" Type="http://schemas.openxmlformats.org/officeDocument/2006/relationships/oleObject" Target="embeddings/oleObject6.bin"/><Relationship Id="rId119" Type="http://schemas.openxmlformats.org/officeDocument/2006/relationships/image" Target="media/image55.wmf"/><Relationship Id="rId270" Type="http://schemas.openxmlformats.org/officeDocument/2006/relationships/oleObject" Target="embeddings/oleObject134.bin"/><Relationship Id="rId326" Type="http://schemas.openxmlformats.org/officeDocument/2006/relationships/oleObject" Target="embeddings/oleObject163.bin"/><Relationship Id="rId65" Type="http://schemas.openxmlformats.org/officeDocument/2006/relationships/oleObject" Target="embeddings/oleObject27.bin"/><Relationship Id="rId130" Type="http://schemas.openxmlformats.org/officeDocument/2006/relationships/oleObject" Target="embeddings/oleObject60.bin"/><Relationship Id="rId368" Type="http://schemas.openxmlformats.org/officeDocument/2006/relationships/image" Target="media/image167.png"/><Relationship Id="rId172" Type="http://schemas.openxmlformats.org/officeDocument/2006/relationships/image" Target="media/image80.wmf"/><Relationship Id="rId228" Type="http://schemas.openxmlformats.org/officeDocument/2006/relationships/oleObject" Target="embeddings/oleObject110.bin"/><Relationship Id="rId435" Type="http://schemas.openxmlformats.org/officeDocument/2006/relationships/hyperlink" Target="https://mathworld" TargetMode="External"/><Relationship Id="rId281" Type="http://schemas.openxmlformats.org/officeDocument/2006/relationships/oleObject" Target="embeddings/oleObject141.bin"/><Relationship Id="rId337" Type="http://schemas.openxmlformats.org/officeDocument/2006/relationships/oleObject" Target="embeddings/oleObject169.bin"/><Relationship Id="rId34" Type="http://schemas.openxmlformats.org/officeDocument/2006/relationships/image" Target="media/image12.wmf"/><Relationship Id="rId76" Type="http://schemas.openxmlformats.org/officeDocument/2006/relationships/image" Target="media/image33.wmf"/><Relationship Id="rId141" Type="http://schemas.openxmlformats.org/officeDocument/2006/relationships/oleObject" Target="embeddings/oleObject66.bin"/><Relationship Id="rId379" Type="http://schemas.openxmlformats.org/officeDocument/2006/relationships/image" Target="media/image173.wmf"/><Relationship Id="rId7" Type="http://schemas.openxmlformats.org/officeDocument/2006/relationships/endnotes" Target="endnotes.xml"/><Relationship Id="rId183" Type="http://schemas.openxmlformats.org/officeDocument/2006/relationships/oleObject" Target="embeddings/oleObject87.bin"/><Relationship Id="rId239" Type="http://schemas.openxmlformats.org/officeDocument/2006/relationships/image" Target="media/image113.wmf"/><Relationship Id="rId390" Type="http://schemas.openxmlformats.org/officeDocument/2006/relationships/oleObject" Target="embeddings/oleObject201.bin"/><Relationship Id="rId404" Type="http://schemas.openxmlformats.org/officeDocument/2006/relationships/oleObject" Target="embeddings/oleObject208.bin"/><Relationship Id="rId250" Type="http://schemas.openxmlformats.org/officeDocument/2006/relationships/image" Target="media/image118.wmf"/><Relationship Id="rId292" Type="http://schemas.openxmlformats.org/officeDocument/2006/relationships/oleObject" Target="embeddings/oleObject147.bin"/><Relationship Id="rId306" Type="http://schemas.openxmlformats.org/officeDocument/2006/relationships/oleObject" Target="embeddings/oleObject153.bin"/><Relationship Id="rId45" Type="http://schemas.openxmlformats.org/officeDocument/2006/relationships/oleObject" Target="embeddings/oleObject17.bin"/><Relationship Id="rId87" Type="http://schemas.openxmlformats.org/officeDocument/2006/relationships/oleObject" Target="embeddings/oleObject38.bin"/><Relationship Id="rId110" Type="http://schemas.openxmlformats.org/officeDocument/2006/relationships/oleObject" Target="embeddings/oleObject49.bin"/><Relationship Id="rId348" Type="http://schemas.openxmlformats.org/officeDocument/2006/relationships/oleObject" Target="embeddings/oleObject177.bin"/><Relationship Id="rId152" Type="http://schemas.openxmlformats.org/officeDocument/2006/relationships/image" Target="media/image70.wmf"/><Relationship Id="rId194" Type="http://schemas.openxmlformats.org/officeDocument/2006/relationships/oleObject" Target="embeddings/oleObject93.bin"/><Relationship Id="rId208" Type="http://schemas.openxmlformats.org/officeDocument/2006/relationships/oleObject" Target="embeddings/oleObject100.bin"/><Relationship Id="rId415" Type="http://schemas.openxmlformats.org/officeDocument/2006/relationships/oleObject" Target="embeddings/oleObject215.bin"/><Relationship Id="rId261" Type="http://schemas.openxmlformats.org/officeDocument/2006/relationships/oleObject" Target="embeddings/oleObject128.bin"/><Relationship Id="rId14" Type="http://schemas.openxmlformats.org/officeDocument/2006/relationships/image" Target="media/image2.wmf"/><Relationship Id="rId56" Type="http://schemas.openxmlformats.org/officeDocument/2006/relationships/image" Target="media/image23.wmf"/><Relationship Id="rId317" Type="http://schemas.openxmlformats.org/officeDocument/2006/relationships/image" Target="media/image148.wmf"/><Relationship Id="rId359" Type="http://schemas.openxmlformats.org/officeDocument/2006/relationships/image" Target="media/image164.wmf"/><Relationship Id="rId98" Type="http://schemas.openxmlformats.org/officeDocument/2006/relationships/image" Target="media/image44.png"/><Relationship Id="rId121" Type="http://schemas.openxmlformats.org/officeDocument/2006/relationships/image" Target="media/image56.wmf"/><Relationship Id="rId163" Type="http://schemas.openxmlformats.org/officeDocument/2006/relationships/oleObject" Target="embeddings/oleObject77.bin"/><Relationship Id="rId219" Type="http://schemas.openxmlformats.org/officeDocument/2006/relationships/image" Target="media/image103.wmf"/><Relationship Id="rId370" Type="http://schemas.openxmlformats.org/officeDocument/2006/relationships/oleObject" Target="embeddings/oleObject191.bin"/><Relationship Id="rId426" Type="http://schemas.openxmlformats.org/officeDocument/2006/relationships/oleObject" Target="embeddings/oleObject223.bin"/><Relationship Id="rId230" Type="http://schemas.openxmlformats.org/officeDocument/2006/relationships/oleObject" Target="embeddings/oleObject111.bin"/><Relationship Id="rId25" Type="http://schemas.openxmlformats.org/officeDocument/2006/relationships/oleObject" Target="embeddings/oleObject7.bin"/><Relationship Id="rId67" Type="http://schemas.openxmlformats.org/officeDocument/2006/relationships/oleObject" Target="embeddings/oleObject28.bin"/><Relationship Id="rId272" Type="http://schemas.openxmlformats.org/officeDocument/2006/relationships/oleObject" Target="embeddings/oleObject135.bin"/><Relationship Id="rId328" Type="http://schemas.openxmlformats.org/officeDocument/2006/relationships/oleObject" Target="embeddings/oleObject164.bin"/><Relationship Id="rId132" Type="http://schemas.openxmlformats.org/officeDocument/2006/relationships/oleObject" Target="embeddings/oleObject61.bin"/><Relationship Id="rId174" Type="http://schemas.openxmlformats.org/officeDocument/2006/relationships/image" Target="media/image81.wmf"/><Relationship Id="rId381" Type="http://schemas.openxmlformats.org/officeDocument/2006/relationships/image" Target="media/image174.wmf"/><Relationship Id="rId241" Type="http://schemas.openxmlformats.org/officeDocument/2006/relationships/image" Target="media/image114.wmf"/><Relationship Id="rId437" Type="http://schemas.microsoft.com/office/2011/relationships/people" Target="people.xml"/><Relationship Id="rId36" Type="http://schemas.openxmlformats.org/officeDocument/2006/relationships/image" Target="media/image13.wmf"/><Relationship Id="rId283" Type="http://schemas.openxmlformats.org/officeDocument/2006/relationships/image" Target="media/image130.wmf"/><Relationship Id="rId339" Type="http://schemas.openxmlformats.org/officeDocument/2006/relationships/oleObject" Target="embeddings/oleObject171.bin"/><Relationship Id="rId78" Type="http://schemas.openxmlformats.org/officeDocument/2006/relationships/image" Target="media/image34.wmf"/><Relationship Id="rId101" Type="http://schemas.openxmlformats.org/officeDocument/2006/relationships/image" Target="media/image46.wmf"/><Relationship Id="rId143" Type="http://schemas.openxmlformats.org/officeDocument/2006/relationships/oleObject" Target="embeddings/oleObject67.bin"/><Relationship Id="rId185" Type="http://schemas.openxmlformats.org/officeDocument/2006/relationships/oleObject" Target="embeddings/oleObject88.bin"/><Relationship Id="rId350" Type="http://schemas.openxmlformats.org/officeDocument/2006/relationships/oleObject" Target="embeddings/oleObject179.bin"/><Relationship Id="rId406" Type="http://schemas.openxmlformats.org/officeDocument/2006/relationships/oleObject" Target="embeddings/oleObject209.bin"/><Relationship Id="rId9" Type="http://schemas.microsoft.com/office/2011/relationships/commentsExtended" Target="commentsExtended.xml"/><Relationship Id="rId210" Type="http://schemas.openxmlformats.org/officeDocument/2006/relationships/oleObject" Target="embeddings/oleObject101.bin"/><Relationship Id="rId392" Type="http://schemas.openxmlformats.org/officeDocument/2006/relationships/oleObject" Target="embeddings/oleObject202.bin"/><Relationship Id="rId252" Type="http://schemas.openxmlformats.org/officeDocument/2006/relationships/image" Target="media/image119.wmf"/><Relationship Id="rId294" Type="http://schemas.openxmlformats.org/officeDocument/2006/relationships/image" Target="media/image136.wmf"/><Relationship Id="rId308" Type="http://schemas.openxmlformats.org/officeDocument/2006/relationships/oleObject" Target="embeddings/oleObject154.bin"/><Relationship Id="rId47" Type="http://schemas.openxmlformats.org/officeDocument/2006/relationships/oleObject" Target="embeddings/oleObject18.bin"/><Relationship Id="rId89" Type="http://schemas.openxmlformats.org/officeDocument/2006/relationships/oleObject" Target="embeddings/oleObject39.bin"/><Relationship Id="rId112" Type="http://schemas.openxmlformats.org/officeDocument/2006/relationships/oleObject" Target="embeddings/oleObject50.bin"/><Relationship Id="rId154" Type="http://schemas.openxmlformats.org/officeDocument/2006/relationships/image" Target="media/image71.wmf"/><Relationship Id="rId361" Type="http://schemas.openxmlformats.org/officeDocument/2006/relationships/image" Target="media/image165.png"/><Relationship Id="rId196" Type="http://schemas.openxmlformats.org/officeDocument/2006/relationships/oleObject" Target="embeddings/oleObject94.bin"/><Relationship Id="rId417" Type="http://schemas.openxmlformats.org/officeDocument/2006/relationships/oleObject" Target="embeddings/oleObject217.bin"/><Relationship Id="rId16" Type="http://schemas.openxmlformats.org/officeDocument/2006/relationships/image" Target="media/image3.wmf"/><Relationship Id="rId221" Type="http://schemas.openxmlformats.org/officeDocument/2006/relationships/image" Target="media/image104.wmf"/><Relationship Id="rId263" Type="http://schemas.openxmlformats.org/officeDocument/2006/relationships/oleObject" Target="embeddings/oleObject129.bin"/><Relationship Id="rId319" Type="http://schemas.openxmlformats.org/officeDocument/2006/relationships/image" Target="media/image149.wmf"/><Relationship Id="rId58" Type="http://schemas.openxmlformats.org/officeDocument/2006/relationships/image" Target="media/image24.wmf"/><Relationship Id="rId123" Type="http://schemas.openxmlformats.org/officeDocument/2006/relationships/oleObject" Target="embeddings/oleObject56.bin"/><Relationship Id="rId330" Type="http://schemas.openxmlformats.org/officeDocument/2006/relationships/oleObject" Target="embeddings/oleObject165.bin"/><Relationship Id="rId165" Type="http://schemas.openxmlformats.org/officeDocument/2006/relationships/oleObject" Target="embeddings/oleObject78.bin"/><Relationship Id="rId372" Type="http://schemas.openxmlformats.org/officeDocument/2006/relationships/oleObject" Target="embeddings/oleObject192.bin"/><Relationship Id="rId428" Type="http://schemas.openxmlformats.org/officeDocument/2006/relationships/oleObject" Target="embeddings/oleObject224.bin"/><Relationship Id="rId232" Type="http://schemas.openxmlformats.org/officeDocument/2006/relationships/oleObject" Target="embeddings/oleObject112.bin"/><Relationship Id="rId274" Type="http://schemas.openxmlformats.org/officeDocument/2006/relationships/oleObject" Target="embeddings/oleObject137.bin"/><Relationship Id="rId27" Type="http://schemas.openxmlformats.org/officeDocument/2006/relationships/oleObject" Target="embeddings/oleObject8.bin"/><Relationship Id="rId69" Type="http://schemas.openxmlformats.org/officeDocument/2006/relationships/oleObject" Target="embeddings/oleObject29.bin"/><Relationship Id="rId134" Type="http://schemas.openxmlformats.org/officeDocument/2006/relationships/oleObject" Target="embeddings/oleObject62.bin"/><Relationship Id="rId80" Type="http://schemas.openxmlformats.org/officeDocument/2006/relationships/image" Target="media/image35.wmf"/><Relationship Id="rId176" Type="http://schemas.openxmlformats.org/officeDocument/2006/relationships/image" Target="media/image82.wmf"/><Relationship Id="rId341" Type="http://schemas.openxmlformats.org/officeDocument/2006/relationships/image" Target="media/image158.wmf"/><Relationship Id="rId383" Type="http://schemas.openxmlformats.org/officeDocument/2006/relationships/image" Target="media/image175.wmf"/><Relationship Id="rId201" Type="http://schemas.openxmlformats.org/officeDocument/2006/relationships/image" Target="media/image94.wmf"/><Relationship Id="rId243" Type="http://schemas.openxmlformats.org/officeDocument/2006/relationships/image" Target="media/image115.wmf"/><Relationship Id="rId285" Type="http://schemas.openxmlformats.org/officeDocument/2006/relationships/oleObject" Target="embeddings/oleObject144.bin"/><Relationship Id="rId38" Type="http://schemas.openxmlformats.org/officeDocument/2006/relationships/image" Target="media/image14.wmf"/><Relationship Id="rId103" Type="http://schemas.openxmlformats.org/officeDocument/2006/relationships/image" Target="media/image47.wmf"/><Relationship Id="rId310" Type="http://schemas.openxmlformats.org/officeDocument/2006/relationships/oleObject" Target="embeddings/oleObject155.bin"/><Relationship Id="rId91" Type="http://schemas.openxmlformats.org/officeDocument/2006/relationships/oleObject" Target="embeddings/oleObject40.bin"/><Relationship Id="rId145" Type="http://schemas.openxmlformats.org/officeDocument/2006/relationships/oleObject" Target="embeddings/oleObject68.bin"/><Relationship Id="rId187" Type="http://schemas.openxmlformats.org/officeDocument/2006/relationships/oleObject" Target="embeddings/oleObject89.bin"/><Relationship Id="rId352" Type="http://schemas.openxmlformats.org/officeDocument/2006/relationships/oleObject" Target="embeddings/oleObject181.bin"/><Relationship Id="rId394" Type="http://schemas.openxmlformats.org/officeDocument/2006/relationships/oleObject" Target="embeddings/oleObject203.bin"/><Relationship Id="rId408" Type="http://schemas.openxmlformats.org/officeDocument/2006/relationships/oleObject" Target="embeddings/oleObject210.bin"/><Relationship Id="rId212" Type="http://schemas.openxmlformats.org/officeDocument/2006/relationships/oleObject" Target="embeddings/oleObject102.bin"/><Relationship Id="rId254" Type="http://schemas.openxmlformats.org/officeDocument/2006/relationships/oleObject" Target="embeddings/oleObject124.bin"/><Relationship Id="rId49" Type="http://schemas.openxmlformats.org/officeDocument/2006/relationships/oleObject" Target="embeddings/oleObject19.bin"/><Relationship Id="rId114" Type="http://schemas.openxmlformats.org/officeDocument/2006/relationships/oleObject" Target="embeddings/oleObject51.bin"/><Relationship Id="rId296" Type="http://schemas.openxmlformats.org/officeDocument/2006/relationships/oleObject" Target="embeddings/oleObject149.bin"/><Relationship Id="rId60" Type="http://schemas.openxmlformats.org/officeDocument/2006/relationships/image" Target="media/image25.wmf"/><Relationship Id="rId81" Type="http://schemas.openxmlformats.org/officeDocument/2006/relationships/oleObject" Target="embeddings/oleObject35.bin"/><Relationship Id="rId135" Type="http://schemas.openxmlformats.org/officeDocument/2006/relationships/image" Target="media/image62.wmf"/><Relationship Id="rId156" Type="http://schemas.openxmlformats.org/officeDocument/2006/relationships/image" Target="media/image72.wmf"/><Relationship Id="rId177" Type="http://schemas.openxmlformats.org/officeDocument/2006/relationships/oleObject" Target="embeddings/oleObject84.bin"/><Relationship Id="rId198" Type="http://schemas.openxmlformats.org/officeDocument/2006/relationships/oleObject" Target="embeddings/oleObject95.bin"/><Relationship Id="rId321" Type="http://schemas.openxmlformats.org/officeDocument/2006/relationships/image" Target="media/image150.wmf"/><Relationship Id="rId342" Type="http://schemas.openxmlformats.org/officeDocument/2006/relationships/oleObject" Target="embeddings/oleObject173.bin"/><Relationship Id="rId363" Type="http://schemas.openxmlformats.org/officeDocument/2006/relationships/oleObject" Target="embeddings/oleObject187.bin"/><Relationship Id="rId384" Type="http://schemas.openxmlformats.org/officeDocument/2006/relationships/oleObject" Target="embeddings/oleObject198.bin"/><Relationship Id="rId419" Type="http://schemas.openxmlformats.org/officeDocument/2006/relationships/oleObject" Target="embeddings/oleObject219.bin"/><Relationship Id="rId202" Type="http://schemas.openxmlformats.org/officeDocument/2006/relationships/oleObject" Target="embeddings/oleObject97.bin"/><Relationship Id="rId223" Type="http://schemas.openxmlformats.org/officeDocument/2006/relationships/image" Target="media/image105.wmf"/><Relationship Id="rId244" Type="http://schemas.openxmlformats.org/officeDocument/2006/relationships/oleObject" Target="embeddings/oleObject118.bin"/><Relationship Id="rId430" Type="http://schemas.openxmlformats.org/officeDocument/2006/relationships/oleObject" Target="embeddings/oleObject225.bin"/><Relationship Id="rId18" Type="http://schemas.openxmlformats.org/officeDocument/2006/relationships/image" Target="media/image4.wmf"/><Relationship Id="rId39" Type="http://schemas.openxmlformats.org/officeDocument/2006/relationships/oleObject" Target="embeddings/oleObject14.bin"/><Relationship Id="rId265" Type="http://schemas.openxmlformats.org/officeDocument/2006/relationships/image" Target="media/image124.wmf"/><Relationship Id="rId286" Type="http://schemas.openxmlformats.org/officeDocument/2006/relationships/image" Target="media/image131.wmf"/><Relationship Id="rId50" Type="http://schemas.openxmlformats.org/officeDocument/2006/relationships/image" Target="media/image20.wmf"/><Relationship Id="rId104" Type="http://schemas.openxmlformats.org/officeDocument/2006/relationships/oleObject" Target="embeddings/oleObject46.bin"/><Relationship Id="rId125" Type="http://schemas.openxmlformats.org/officeDocument/2006/relationships/image" Target="media/image57.wmf"/><Relationship Id="rId146" Type="http://schemas.openxmlformats.org/officeDocument/2006/relationships/image" Target="media/image67.wmf"/><Relationship Id="rId167" Type="http://schemas.openxmlformats.org/officeDocument/2006/relationships/oleObject" Target="embeddings/oleObject79.bin"/><Relationship Id="rId188" Type="http://schemas.openxmlformats.org/officeDocument/2006/relationships/image" Target="media/image88.wmf"/><Relationship Id="rId311" Type="http://schemas.openxmlformats.org/officeDocument/2006/relationships/image" Target="media/image145.wmf"/><Relationship Id="rId332" Type="http://schemas.openxmlformats.org/officeDocument/2006/relationships/oleObject" Target="embeddings/oleObject166.bin"/><Relationship Id="rId353" Type="http://schemas.openxmlformats.org/officeDocument/2006/relationships/image" Target="media/image161.wmf"/><Relationship Id="rId374" Type="http://schemas.openxmlformats.org/officeDocument/2006/relationships/oleObject" Target="embeddings/oleObject193.bin"/><Relationship Id="rId395" Type="http://schemas.openxmlformats.org/officeDocument/2006/relationships/image" Target="media/image181.wmf"/><Relationship Id="rId409" Type="http://schemas.openxmlformats.org/officeDocument/2006/relationships/image" Target="media/image188.emf"/><Relationship Id="rId71" Type="http://schemas.openxmlformats.org/officeDocument/2006/relationships/oleObject" Target="embeddings/oleObject30.bin"/><Relationship Id="rId92" Type="http://schemas.openxmlformats.org/officeDocument/2006/relationships/image" Target="media/image41.wmf"/><Relationship Id="rId213" Type="http://schemas.openxmlformats.org/officeDocument/2006/relationships/image" Target="media/image100.wmf"/><Relationship Id="rId234" Type="http://schemas.openxmlformats.org/officeDocument/2006/relationships/oleObject" Target="embeddings/oleObject113.bin"/><Relationship Id="rId420" Type="http://schemas.openxmlformats.org/officeDocument/2006/relationships/image" Target="media/image190.wmf"/><Relationship Id="rId2" Type="http://schemas.openxmlformats.org/officeDocument/2006/relationships/numbering" Target="numbering.xml"/><Relationship Id="rId29" Type="http://schemas.openxmlformats.org/officeDocument/2006/relationships/oleObject" Target="embeddings/oleObject9.bin"/><Relationship Id="rId255" Type="http://schemas.openxmlformats.org/officeDocument/2006/relationships/image" Target="media/image120.wmf"/><Relationship Id="rId276" Type="http://schemas.openxmlformats.org/officeDocument/2006/relationships/oleObject" Target="embeddings/oleObject139.bin"/><Relationship Id="rId297" Type="http://schemas.openxmlformats.org/officeDocument/2006/relationships/image" Target="media/image137.wmf"/><Relationship Id="rId40" Type="http://schemas.openxmlformats.org/officeDocument/2006/relationships/image" Target="media/image15.wmf"/><Relationship Id="rId115" Type="http://schemas.openxmlformats.org/officeDocument/2006/relationships/image" Target="media/image53.wmf"/><Relationship Id="rId136" Type="http://schemas.openxmlformats.org/officeDocument/2006/relationships/oleObject" Target="embeddings/oleObject63.bin"/><Relationship Id="rId157" Type="http://schemas.openxmlformats.org/officeDocument/2006/relationships/oleObject" Target="embeddings/oleObject74.bin"/><Relationship Id="rId178" Type="http://schemas.openxmlformats.org/officeDocument/2006/relationships/image" Target="media/image83.wmf"/><Relationship Id="rId301" Type="http://schemas.openxmlformats.org/officeDocument/2006/relationships/image" Target="media/image139.wmf"/><Relationship Id="rId322" Type="http://schemas.openxmlformats.org/officeDocument/2006/relationships/oleObject" Target="embeddings/oleObject161.bin"/><Relationship Id="rId343" Type="http://schemas.openxmlformats.org/officeDocument/2006/relationships/image" Target="media/image159.wmf"/><Relationship Id="rId364" Type="http://schemas.openxmlformats.org/officeDocument/2006/relationships/image" Target="media/image166.png"/><Relationship Id="rId61" Type="http://schemas.openxmlformats.org/officeDocument/2006/relationships/oleObject" Target="embeddings/oleObject25.bin"/><Relationship Id="rId82" Type="http://schemas.openxmlformats.org/officeDocument/2006/relationships/image" Target="media/image36.wmf"/><Relationship Id="rId199" Type="http://schemas.openxmlformats.org/officeDocument/2006/relationships/image" Target="media/image93.wmf"/><Relationship Id="rId203" Type="http://schemas.openxmlformats.org/officeDocument/2006/relationships/image" Target="media/image95.wmf"/><Relationship Id="rId385" Type="http://schemas.openxmlformats.org/officeDocument/2006/relationships/image" Target="media/image176.wmf"/><Relationship Id="rId19" Type="http://schemas.openxmlformats.org/officeDocument/2006/relationships/oleObject" Target="embeddings/oleObject4.bin"/><Relationship Id="rId224" Type="http://schemas.openxmlformats.org/officeDocument/2006/relationships/oleObject" Target="embeddings/oleObject108.bin"/><Relationship Id="rId245" Type="http://schemas.openxmlformats.org/officeDocument/2006/relationships/image" Target="media/image116.wmf"/><Relationship Id="rId266" Type="http://schemas.openxmlformats.org/officeDocument/2006/relationships/oleObject" Target="embeddings/oleObject131.bin"/><Relationship Id="rId287" Type="http://schemas.openxmlformats.org/officeDocument/2006/relationships/oleObject" Target="embeddings/oleObject145.bin"/><Relationship Id="rId410" Type="http://schemas.openxmlformats.org/officeDocument/2006/relationships/oleObject" Target="embeddings/oleObject211.bin"/><Relationship Id="rId431" Type="http://schemas.openxmlformats.org/officeDocument/2006/relationships/image" Target="media/image195.wmf"/><Relationship Id="rId30" Type="http://schemas.openxmlformats.org/officeDocument/2006/relationships/image" Target="media/image10.wmf"/><Relationship Id="rId105" Type="http://schemas.openxmlformats.org/officeDocument/2006/relationships/image" Target="media/image48.wmf"/><Relationship Id="rId126" Type="http://schemas.openxmlformats.org/officeDocument/2006/relationships/oleObject" Target="embeddings/oleObject58.bin"/><Relationship Id="rId147" Type="http://schemas.openxmlformats.org/officeDocument/2006/relationships/oleObject" Target="embeddings/oleObject69.bin"/><Relationship Id="rId168" Type="http://schemas.openxmlformats.org/officeDocument/2006/relationships/image" Target="media/image78.wmf"/><Relationship Id="rId312" Type="http://schemas.openxmlformats.org/officeDocument/2006/relationships/oleObject" Target="embeddings/oleObject156.bin"/><Relationship Id="rId333" Type="http://schemas.openxmlformats.org/officeDocument/2006/relationships/image" Target="media/image156.wmf"/><Relationship Id="rId354" Type="http://schemas.openxmlformats.org/officeDocument/2006/relationships/oleObject" Target="embeddings/oleObject182.bin"/><Relationship Id="rId51" Type="http://schemas.openxmlformats.org/officeDocument/2006/relationships/oleObject" Target="embeddings/oleObject20.bin"/><Relationship Id="rId72" Type="http://schemas.openxmlformats.org/officeDocument/2006/relationships/image" Target="media/image31.wmf"/><Relationship Id="rId93" Type="http://schemas.openxmlformats.org/officeDocument/2006/relationships/oleObject" Target="embeddings/oleObject41.bin"/><Relationship Id="rId189" Type="http://schemas.openxmlformats.org/officeDocument/2006/relationships/oleObject" Target="embeddings/oleObject90.bin"/><Relationship Id="rId375" Type="http://schemas.openxmlformats.org/officeDocument/2006/relationships/image" Target="media/image171.wmf"/><Relationship Id="rId396" Type="http://schemas.openxmlformats.org/officeDocument/2006/relationships/oleObject" Target="embeddings/oleObject204.bin"/><Relationship Id="rId3" Type="http://schemas.openxmlformats.org/officeDocument/2006/relationships/styles" Target="styles.xml"/><Relationship Id="rId214" Type="http://schemas.openxmlformats.org/officeDocument/2006/relationships/oleObject" Target="embeddings/oleObject103.bin"/><Relationship Id="rId235" Type="http://schemas.openxmlformats.org/officeDocument/2006/relationships/image" Target="media/image111.wmf"/><Relationship Id="rId256" Type="http://schemas.openxmlformats.org/officeDocument/2006/relationships/oleObject" Target="embeddings/oleObject125.bin"/><Relationship Id="rId277" Type="http://schemas.openxmlformats.org/officeDocument/2006/relationships/image" Target="media/image127.png"/><Relationship Id="rId298" Type="http://schemas.openxmlformats.org/officeDocument/2006/relationships/oleObject" Target="embeddings/oleObject150.bin"/><Relationship Id="rId400" Type="http://schemas.openxmlformats.org/officeDocument/2006/relationships/oleObject" Target="embeddings/oleObject206.bin"/><Relationship Id="rId421" Type="http://schemas.openxmlformats.org/officeDocument/2006/relationships/oleObject" Target="embeddings/oleObject220.bin"/><Relationship Id="rId116" Type="http://schemas.openxmlformats.org/officeDocument/2006/relationships/oleObject" Target="embeddings/oleObject52.bin"/><Relationship Id="rId137" Type="http://schemas.openxmlformats.org/officeDocument/2006/relationships/image" Target="media/image63.wmf"/><Relationship Id="rId158" Type="http://schemas.openxmlformats.org/officeDocument/2006/relationships/image" Target="media/image73.wmf"/><Relationship Id="rId302" Type="http://schemas.openxmlformats.org/officeDocument/2006/relationships/oleObject" Target="embeddings/oleObject152.bin"/><Relationship Id="rId323" Type="http://schemas.openxmlformats.org/officeDocument/2006/relationships/image" Target="media/image151.wmf"/><Relationship Id="rId344" Type="http://schemas.openxmlformats.org/officeDocument/2006/relationships/oleObject" Target="embeddings/oleObject174.bin"/><Relationship Id="rId20" Type="http://schemas.openxmlformats.org/officeDocument/2006/relationships/image" Target="media/image5.wmf"/><Relationship Id="rId41" Type="http://schemas.openxmlformats.org/officeDocument/2006/relationships/oleObject" Target="embeddings/oleObject15.bin"/><Relationship Id="rId62" Type="http://schemas.openxmlformats.org/officeDocument/2006/relationships/image" Target="media/image26.wmf"/><Relationship Id="rId83" Type="http://schemas.openxmlformats.org/officeDocument/2006/relationships/oleObject" Target="embeddings/oleObject36.bin"/><Relationship Id="rId179" Type="http://schemas.openxmlformats.org/officeDocument/2006/relationships/oleObject" Target="embeddings/oleObject85.bin"/><Relationship Id="rId365" Type="http://schemas.openxmlformats.org/officeDocument/2006/relationships/oleObject" Target="embeddings/oleObject188.bin"/><Relationship Id="rId386" Type="http://schemas.openxmlformats.org/officeDocument/2006/relationships/oleObject" Target="embeddings/oleObject199.bin"/><Relationship Id="rId190" Type="http://schemas.openxmlformats.org/officeDocument/2006/relationships/image" Target="media/image89.wmf"/><Relationship Id="rId204" Type="http://schemas.openxmlformats.org/officeDocument/2006/relationships/oleObject" Target="embeddings/oleObject98.bin"/><Relationship Id="rId225" Type="http://schemas.openxmlformats.org/officeDocument/2006/relationships/image" Target="media/image106.wmf"/><Relationship Id="rId246" Type="http://schemas.openxmlformats.org/officeDocument/2006/relationships/oleObject" Target="embeddings/oleObject119.bin"/><Relationship Id="rId267" Type="http://schemas.openxmlformats.org/officeDocument/2006/relationships/image" Target="media/image125.png"/><Relationship Id="rId288" Type="http://schemas.openxmlformats.org/officeDocument/2006/relationships/image" Target="media/image132.wmf"/><Relationship Id="rId411" Type="http://schemas.openxmlformats.org/officeDocument/2006/relationships/image" Target="media/image189.emf"/><Relationship Id="rId432" Type="http://schemas.openxmlformats.org/officeDocument/2006/relationships/oleObject" Target="embeddings/oleObject226.bin"/><Relationship Id="rId106" Type="http://schemas.openxmlformats.org/officeDocument/2006/relationships/oleObject" Target="embeddings/oleObject47.bin"/><Relationship Id="rId127" Type="http://schemas.openxmlformats.org/officeDocument/2006/relationships/image" Target="media/image58.wmf"/><Relationship Id="rId313" Type="http://schemas.openxmlformats.org/officeDocument/2006/relationships/image" Target="media/image146.emf"/><Relationship Id="rId10" Type="http://schemas.microsoft.com/office/2016/09/relationships/commentsIds" Target="commentsIds.xml"/><Relationship Id="rId31" Type="http://schemas.openxmlformats.org/officeDocument/2006/relationships/oleObject" Target="embeddings/oleObject10.bin"/><Relationship Id="rId52" Type="http://schemas.openxmlformats.org/officeDocument/2006/relationships/image" Target="media/image21.wmf"/><Relationship Id="rId73" Type="http://schemas.openxmlformats.org/officeDocument/2006/relationships/oleObject" Target="embeddings/oleObject31.bin"/><Relationship Id="rId94" Type="http://schemas.openxmlformats.org/officeDocument/2006/relationships/image" Target="media/image42.wmf"/><Relationship Id="rId148" Type="http://schemas.openxmlformats.org/officeDocument/2006/relationships/image" Target="media/image68.wmf"/><Relationship Id="rId169" Type="http://schemas.openxmlformats.org/officeDocument/2006/relationships/oleObject" Target="embeddings/oleObject80.bin"/><Relationship Id="rId334" Type="http://schemas.openxmlformats.org/officeDocument/2006/relationships/oleObject" Target="embeddings/oleObject167.bin"/><Relationship Id="rId355" Type="http://schemas.openxmlformats.org/officeDocument/2006/relationships/image" Target="media/image162.wmf"/><Relationship Id="rId376" Type="http://schemas.openxmlformats.org/officeDocument/2006/relationships/oleObject" Target="embeddings/oleObject194.bin"/><Relationship Id="rId397" Type="http://schemas.openxmlformats.org/officeDocument/2006/relationships/image" Target="media/image182.wmf"/><Relationship Id="rId4" Type="http://schemas.openxmlformats.org/officeDocument/2006/relationships/settings" Target="settings.xml"/><Relationship Id="rId180" Type="http://schemas.openxmlformats.org/officeDocument/2006/relationships/image" Target="media/image84.wmf"/><Relationship Id="rId215" Type="http://schemas.openxmlformats.org/officeDocument/2006/relationships/image" Target="media/image101.wmf"/><Relationship Id="rId236" Type="http://schemas.openxmlformats.org/officeDocument/2006/relationships/oleObject" Target="embeddings/oleObject114.bin"/><Relationship Id="rId257" Type="http://schemas.openxmlformats.org/officeDocument/2006/relationships/oleObject" Target="embeddings/oleObject126.bin"/><Relationship Id="rId278" Type="http://schemas.openxmlformats.org/officeDocument/2006/relationships/image" Target="media/image128.wmf"/><Relationship Id="rId401" Type="http://schemas.openxmlformats.org/officeDocument/2006/relationships/image" Target="media/image184.wmf"/><Relationship Id="rId422" Type="http://schemas.openxmlformats.org/officeDocument/2006/relationships/image" Target="media/image191.wmf"/><Relationship Id="rId303" Type="http://schemas.openxmlformats.org/officeDocument/2006/relationships/image" Target="media/image140.png"/><Relationship Id="rId42" Type="http://schemas.openxmlformats.org/officeDocument/2006/relationships/image" Target="media/image16.wmf"/><Relationship Id="rId84" Type="http://schemas.openxmlformats.org/officeDocument/2006/relationships/image" Target="media/image37.wmf"/><Relationship Id="rId138" Type="http://schemas.openxmlformats.org/officeDocument/2006/relationships/oleObject" Target="embeddings/oleObject64.bin"/><Relationship Id="rId345" Type="http://schemas.openxmlformats.org/officeDocument/2006/relationships/image" Target="media/image160.wmf"/><Relationship Id="rId387" Type="http://schemas.openxmlformats.org/officeDocument/2006/relationships/image" Target="media/image177.wmf"/><Relationship Id="rId191" Type="http://schemas.openxmlformats.org/officeDocument/2006/relationships/oleObject" Target="embeddings/oleObject91.bin"/><Relationship Id="rId205" Type="http://schemas.openxmlformats.org/officeDocument/2006/relationships/image" Target="media/image96.wmf"/><Relationship Id="rId247" Type="http://schemas.openxmlformats.org/officeDocument/2006/relationships/image" Target="media/image117.wmf"/><Relationship Id="rId412" Type="http://schemas.openxmlformats.org/officeDocument/2006/relationships/oleObject" Target="embeddings/oleObject212.bin"/><Relationship Id="rId107" Type="http://schemas.openxmlformats.org/officeDocument/2006/relationships/image" Target="media/image49.wmf"/><Relationship Id="rId289" Type="http://schemas.openxmlformats.org/officeDocument/2006/relationships/oleObject" Target="embeddings/oleObject146.bin"/><Relationship Id="rId11" Type="http://schemas.microsoft.com/office/2018/08/relationships/commentsExtensible" Target="commentsExtensible.xml"/><Relationship Id="rId53" Type="http://schemas.openxmlformats.org/officeDocument/2006/relationships/oleObject" Target="embeddings/oleObject21.bin"/><Relationship Id="rId149" Type="http://schemas.openxmlformats.org/officeDocument/2006/relationships/oleObject" Target="embeddings/oleObject70.bin"/><Relationship Id="rId314" Type="http://schemas.openxmlformats.org/officeDocument/2006/relationships/oleObject" Target="embeddings/oleObject157.bin"/><Relationship Id="rId356" Type="http://schemas.openxmlformats.org/officeDocument/2006/relationships/oleObject" Target="embeddings/oleObject183.bin"/><Relationship Id="rId398" Type="http://schemas.openxmlformats.org/officeDocument/2006/relationships/oleObject" Target="embeddings/oleObject205.bin"/><Relationship Id="rId95" Type="http://schemas.openxmlformats.org/officeDocument/2006/relationships/oleObject" Target="embeddings/oleObject42.bin"/><Relationship Id="rId160" Type="http://schemas.openxmlformats.org/officeDocument/2006/relationships/image" Target="media/image74.wmf"/><Relationship Id="rId216" Type="http://schemas.openxmlformats.org/officeDocument/2006/relationships/oleObject" Target="embeddings/oleObject104.bin"/><Relationship Id="rId423" Type="http://schemas.openxmlformats.org/officeDocument/2006/relationships/oleObject" Target="embeddings/oleObject221.bin"/><Relationship Id="rId258" Type="http://schemas.openxmlformats.org/officeDocument/2006/relationships/image" Target="media/image121.wmf"/><Relationship Id="rId22" Type="http://schemas.openxmlformats.org/officeDocument/2006/relationships/image" Target="media/image6.wmf"/><Relationship Id="rId64" Type="http://schemas.openxmlformats.org/officeDocument/2006/relationships/image" Target="media/image27.wmf"/><Relationship Id="rId118" Type="http://schemas.openxmlformats.org/officeDocument/2006/relationships/oleObject" Target="embeddings/oleObject53.bin"/><Relationship Id="rId325" Type="http://schemas.openxmlformats.org/officeDocument/2006/relationships/image" Target="media/image152.wmf"/><Relationship Id="rId367" Type="http://schemas.openxmlformats.org/officeDocument/2006/relationships/oleObject" Target="embeddings/oleObject190.bin"/><Relationship Id="rId171" Type="http://schemas.openxmlformats.org/officeDocument/2006/relationships/oleObject" Target="embeddings/oleObject81.bin"/><Relationship Id="rId227" Type="http://schemas.openxmlformats.org/officeDocument/2006/relationships/image" Target="media/image107.wmf"/><Relationship Id="rId269" Type="http://schemas.openxmlformats.org/officeDocument/2006/relationships/oleObject" Target="embeddings/oleObject133.bin"/><Relationship Id="rId434" Type="http://schemas.openxmlformats.org/officeDocument/2006/relationships/hyperlink" Target="https://doi.org/10.1007/978-981-16-7735-9_5" TargetMode="External"/><Relationship Id="rId33" Type="http://schemas.openxmlformats.org/officeDocument/2006/relationships/oleObject" Target="embeddings/oleObject11.bin"/><Relationship Id="rId129" Type="http://schemas.openxmlformats.org/officeDocument/2006/relationships/image" Target="media/image59.wmf"/><Relationship Id="rId280" Type="http://schemas.openxmlformats.org/officeDocument/2006/relationships/image" Target="media/image129.wmf"/><Relationship Id="rId336" Type="http://schemas.openxmlformats.org/officeDocument/2006/relationships/oleObject" Target="embeddings/oleObject168.bin"/><Relationship Id="rId75" Type="http://schemas.openxmlformats.org/officeDocument/2006/relationships/oleObject" Target="embeddings/oleObject32.bin"/><Relationship Id="rId140" Type="http://schemas.openxmlformats.org/officeDocument/2006/relationships/oleObject" Target="embeddings/oleObject65.bin"/><Relationship Id="rId182" Type="http://schemas.openxmlformats.org/officeDocument/2006/relationships/image" Target="media/image85.wmf"/><Relationship Id="rId378" Type="http://schemas.openxmlformats.org/officeDocument/2006/relationships/oleObject" Target="embeddings/oleObject195.bin"/><Relationship Id="rId403" Type="http://schemas.openxmlformats.org/officeDocument/2006/relationships/image" Target="media/image185.wmf"/><Relationship Id="rId6" Type="http://schemas.openxmlformats.org/officeDocument/2006/relationships/footnotes" Target="footnotes.xml"/><Relationship Id="rId238" Type="http://schemas.openxmlformats.org/officeDocument/2006/relationships/oleObject" Target="embeddings/oleObject115.bin"/><Relationship Id="rId291" Type="http://schemas.openxmlformats.org/officeDocument/2006/relationships/image" Target="media/image134.wmf"/><Relationship Id="rId305" Type="http://schemas.openxmlformats.org/officeDocument/2006/relationships/image" Target="media/image142.emf"/><Relationship Id="rId347" Type="http://schemas.openxmlformats.org/officeDocument/2006/relationships/oleObject" Target="embeddings/oleObject176.bin"/><Relationship Id="rId44" Type="http://schemas.openxmlformats.org/officeDocument/2006/relationships/image" Target="media/image17.wmf"/><Relationship Id="rId86" Type="http://schemas.openxmlformats.org/officeDocument/2006/relationships/image" Target="media/image38.wmf"/><Relationship Id="rId151" Type="http://schemas.openxmlformats.org/officeDocument/2006/relationships/oleObject" Target="embeddings/oleObject71.bin"/><Relationship Id="rId389" Type="http://schemas.openxmlformats.org/officeDocument/2006/relationships/image" Target="media/image178.wmf"/><Relationship Id="rId193" Type="http://schemas.openxmlformats.org/officeDocument/2006/relationships/oleObject" Target="embeddings/oleObject92.bin"/><Relationship Id="rId207" Type="http://schemas.openxmlformats.org/officeDocument/2006/relationships/image" Target="media/image97.wmf"/><Relationship Id="rId249" Type="http://schemas.openxmlformats.org/officeDocument/2006/relationships/oleObject" Target="embeddings/oleObject121.bin"/><Relationship Id="rId414" Type="http://schemas.openxmlformats.org/officeDocument/2006/relationships/oleObject" Target="embeddings/oleObject214.bin"/><Relationship Id="rId13" Type="http://schemas.openxmlformats.org/officeDocument/2006/relationships/oleObject" Target="embeddings/oleObject1.bin"/><Relationship Id="rId109" Type="http://schemas.openxmlformats.org/officeDocument/2006/relationships/image" Target="media/image50.wmf"/><Relationship Id="rId260" Type="http://schemas.openxmlformats.org/officeDocument/2006/relationships/image" Target="media/image122.wmf"/><Relationship Id="rId316" Type="http://schemas.openxmlformats.org/officeDocument/2006/relationships/oleObject" Target="embeddings/oleObject158.bin"/><Relationship Id="rId55" Type="http://schemas.openxmlformats.org/officeDocument/2006/relationships/oleObject" Target="embeddings/oleObject22.bin"/><Relationship Id="rId97" Type="http://schemas.openxmlformats.org/officeDocument/2006/relationships/oleObject" Target="embeddings/oleObject43.bin"/><Relationship Id="rId120" Type="http://schemas.openxmlformats.org/officeDocument/2006/relationships/oleObject" Target="embeddings/oleObject54.bin"/><Relationship Id="rId358" Type="http://schemas.openxmlformats.org/officeDocument/2006/relationships/oleObject" Target="embeddings/oleObject184.bin"/><Relationship Id="rId162" Type="http://schemas.openxmlformats.org/officeDocument/2006/relationships/image" Target="media/image75.wmf"/><Relationship Id="rId218" Type="http://schemas.openxmlformats.org/officeDocument/2006/relationships/oleObject" Target="embeddings/oleObject105.bin"/><Relationship Id="rId425" Type="http://schemas.openxmlformats.org/officeDocument/2006/relationships/oleObject" Target="embeddings/oleObject222.bin"/><Relationship Id="rId271" Type="http://schemas.openxmlformats.org/officeDocument/2006/relationships/image" Target="media/image126.png"/><Relationship Id="rId24" Type="http://schemas.openxmlformats.org/officeDocument/2006/relationships/image" Target="media/image7.wmf"/><Relationship Id="rId66" Type="http://schemas.openxmlformats.org/officeDocument/2006/relationships/image" Target="media/image28.wmf"/><Relationship Id="rId131" Type="http://schemas.openxmlformats.org/officeDocument/2006/relationships/image" Target="media/image60.wmf"/><Relationship Id="rId327" Type="http://schemas.openxmlformats.org/officeDocument/2006/relationships/image" Target="media/image153.wmf"/><Relationship Id="rId369" Type="http://schemas.openxmlformats.org/officeDocument/2006/relationships/image" Target="media/image168.wmf"/><Relationship Id="rId173" Type="http://schemas.openxmlformats.org/officeDocument/2006/relationships/oleObject" Target="embeddings/oleObject82.bin"/><Relationship Id="rId229" Type="http://schemas.openxmlformats.org/officeDocument/2006/relationships/image" Target="media/image108.wmf"/><Relationship Id="rId380" Type="http://schemas.openxmlformats.org/officeDocument/2006/relationships/oleObject" Target="embeddings/oleObject196.bin"/><Relationship Id="rId436" Type="http://schemas.openxmlformats.org/officeDocument/2006/relationships/fontTable" Target="fontTable.xml"/><Relationship Id="rId240" Type="http://schemas.openxmlformats.org/officeDocument/2006/relationships/oleObject" Target="embeddings/oleObject116.bin"/><Relationship Id="rId35" Type="http://schemas.openxmlformats.org/officeDocument/2006/relationships/oleObject" Target="embeddings/oleObject12.bin"/><Relationship Id="rId77" Type="http://schemas.openxmlformats.org/officeDocument/2006/relationships/oleObject" Target="embeddings/oleObject33.bin"/><Relationship Id="rId100" Type="http://schemas.openxmlformats.org/officeDocument/2006/relationships/oleObject" Target="embeddings/oleObject44.bin"/><Relationship Id="rId282" Type="http://schemas.openxmlformats.org/officeDocument/2006/relationships/oleObject" Target="embeddings/oleObject142.bin"/><Relationship Id="rId338" Type="http://schemas.openxmlformats.org/officeDocument/2006/relationships/oleObject" Target="embeddings/oleObject170.bin"/><Relationship Id="rId8" Type="http://schemas.openxmlformats.org/officeDocument/2006/relationships/comments" Target="comments.xml"/><Relationship Id="rId142" Type="http://schemas.openxmlformats.org/officeDocument/2006/relationships/image" Target="media/image65.wmf"/><Relationship Id="rId184" Type="http://schemas.openxmlformats.org/officeDocument/2006/relationships/image" Target="media/image86.wmf"/><Relationship Id="rId391" Type="http://schemas.openxmlformats.org/officeDocument/2006/relationships/image" Target="media/image179.wmf"/><Relationship Id="rId405" Type="http://schemas.openxmlformats.org/officeDocument/2006/relationships/image" Target="media/image186.wmf"/><Relationship Id="rId251" Type="http://schemas.openxmlformats.org/officeDocument/2006/relationships/oleObject" Target="embeddings/oleObject122.bin"/><Relationship Id="rId46" Type="http://schemas.openxmlformats.org/officeDocument/2006/relationships/image" Target="media/image18.wmf"/><Relationship Id="rId293" Type="http://schemas.openxmlformats.org/officeDocument/2006/relationships/image" Target="media/image135.png"/><Relationship Id="rId307" Type="http://schemas.openxmlformats.org/officeDocument/2006/relationships/image" Target="media/image143.emf"/><Relationship Id="rId349" Type="http://schemas.openxmlformats.org/officeDocument/2006/relationships/oleObject" Target="embeddings/oleObject178.bin"/><Relationship Id="rId88" Type="http://schemas.openxmlformats.org/officeDocument/2006/relationships/image" Target="media/image39.wmf"/><Relationship Id="rId111" Type="http://schemas.openxmlformats.org/officeDocument/2006/relationships/image" Target="media/image51.wmf"/><Relationship Id="rId153" Type="http://schemas.openxmlformats.org/officeDocument/2006/relationships/oleObject" Target="embeddings/oleObject72.bin"/><Relationship Id="rId195" Type="http://schemas.openxmlformats.org/officeDocument/2006/relationships/image" Target="media/image91.wmf"/><Relationship Id="rId209" Type="http://schemas.openxmlformats.org/officeDocument/2006/relationships/image" Target="media/image98.wmf"/><Relationship Id="rId360" Type="http://schemas.openxmlformats.org/officeDocument/2006/relationships/oleObject" Target="embeddings/oleObject185.bin"/><Relationship Id="rId416" Type="http://schemas.openxmlformats.org/officeDocument/2006/relationships/oleObject" Target="embeddings/oleObject216.bin"/><Relationship Id="rId220" Type="http://schemas.openxmlformats.org/officeDocument/2006/relationships/oleObject" Target="embeddings/oleObject106.bin"/><Relationship Id="rId15" Type="http://schemas.openxmlformats.org/officeDocument/2006/relationships/oleObject" Target="embeddings/oleObject2.bin"/><Relationship Id="rId57" Type="http://schemas.openxmlformats.org/officeDocument/2006/relationships/oleObject" Target="embeddings/oleObject23.bin"/><Relationship Id="rId262" Type="http://schemas.openxmlformats.org/officeDocument/2006/relationships/image" Target="media/image123.png"/><Relationship Id="rId318" Type="http://schemas.openxmlformats.org/officeDocument/2006/relationships/oleObject" Target="embeddings/oleObject159.bin"/><Relationship Id="rId99" Type="http://schemas.openxmlformats.org/officeDocument/2006/relationships/image" Target="media/image45.wmf"/><Relationship Id="rId122" Type="http://schemas.openxmlformats.org/officeDocument/2006/relationships/oleObject" Target="embeddings/oleObject55.bin"/><Relationship Id="rId164" Type="http://schemas.openxmlformats.org/officeDocument/2006/relationships/image" Target="media/image76.wmf"/><Relationship Id="rId371" Type="http://schemas.openxmlformats.org/officeDocument/2006/relationships/image" Target="media/image169.wmf"/><Relationship Id="rId427" Type="http://schemas.openxmlformats.org/officeDocument/2006/relationships/image" Target="media/image193.wmf"/><Relationship Id="rId26" Type="http://schemas.openxmlformats.org/officeDocument/2006/relationships/image" Target="media/image8.wmf"/><Relationship Id="rId231" Type="http://schemas.openxmlformats.org/officeDocument/2006/relationships/image" Target="media/image109.wmf"/><Relationship Id="rId273" Type="http://schemas.openxmlformats.org/officeDocument/2006/relationships/oleObject" Target="embeddings/oleObject136.bin"/><Relationship Id="rId329" Type="http://schemas.openxmlformats.org/officeDocument/2006/relationships/image" Target="media/image154.wmf"/><Relationship Id="rId68" Type="http://schemas.openxmlformats.org/officeDocument/2006/relationships/image" Target="media/image29.wmf"/><Relationship Id="rId133" Type="http://schemas.openxmlformats.org/officeDocument/2006/relationships/image" Target="media/image61.wmf"/><Relationship Id="rId175" Type="http://schemas.openxmlformats.org/officeDocument/2006/relationships/oleObject" Target="embeddings/oleObject83.bin"/><Relationship Id="rId340" Type="http://schemas.openxmlformats.org/officeDocument/2006/relationships/oleObject" Target="embeddings/oleObject172.bin"/><Relationship Id="rId200" Type="http://schemas.openxmlformats.org/officeDocument/2006/relationships/oleObject" Target="embeddings/oleObject96.bin"/><Relationship Id="rId382" Type="http://schemas.openxmlformats.org/officeDocument/2006/relationships/oleObject" Target="embeddings/oleObject197.bin"/><Relationship Id="rId438" Type="http://schemas.openxmlformats.org/officeDocument/2006/relationships/theme" Target="theme/theme1.xml"/><Relationship Id="rId242" Type="http://schemas.openxmlformats.org/officeDocument/2006/relationships/oleObject" Target="embeddings/oleObject117.bin"/><Relationship Id="rId284" Type="http://schemas.openxmlformats.org/officeDocument/2006/relationships/oleObject" Target="embeddings/oleObject143.bin"/><Relationship Id="rId37" Type="http://schemas.openxmlformats.org/officeDocument/2006/relationships/oleObject" Target="embeddings/oleObject13.bin"/><Relationship Id="rId79" Type="http://schemas.openxmlformats.org/officeDocument/2006/relationships/oleObject" Target="embeddings/oleObject34.bin"/><Relationship Id="rId102" Type="http://schemas.openxmlformats.org/officeDocument/2006/relationships/oleObject" Target="embeddings/oleObject45.bin"/><Relationship Id="rId144" Type="http://schemas.openxmlformats.org/officeDocument/2006/relationships/image" Target="media/image66.wmf"/><Relationship Id="rId90" Type="http://schemas.openxmlformats.org/officeDocument/2006/relationships/image" Target="media/image40.wmf"/><Relationship Id="rId186" Type="http://schemas.openxmlformats.org/officeDocument/2006/relationships/image" Target="media/image87.wmf"/><Relationship Id="rId351" Type="http://schemas.openxmlformats.org/officeDocument/2006/relationships/oleObject" Target="embeddings/oleObject180.bin"/><Relationship Id="rId393" Type="http://schemas.openxmlformats.org/officeDocument/2006/relationships/image" Target="media/image180.wmf"/><Relationship Id="rId407" Type="http://schemas.openxmlformats.org/officeDocument/2006/relationships/image" Target="media/image187.wmf"/><Relationship Id="rId211" Type="http://schemas.openxmlformats.org/officeDocument/2006/relationships/image" Target="media/image99.wmf"/><Relationship Id="rId253" Type="http://schemas.openxmlformats.org/officeDocument/2006/relationships/oleObject" Target="embeddings/oleObject123.bin"/><Relationship Id="rId295" Type="http://schemas.openxmlformats.org/officeDocument/2006/relationships/oleObject" Target="embeddings/oleObject148.bin"/><Relationship Id="rId309" Type="http://schemas.openxmlformats.org/officeDocument/2006/relationships/image" Target="media/image144.emf"/><Relationship Id="rId48" Type="http://schemas.openxmlformats.org/officeDocument/2006/relationships/image" Target="media/image19.wmf"/><Relationship Id="rId113" Type="http://schemas.openxmlformats.org/officeDocument/2006/relationships/image" Target="media/image52.wmf"/><Relationship Id="rId320" Type="http://schemas.openxmlformats.org/officeDocument/2006/relationships/oleObject" Target="embeddings/oleObject160.bin"/><Relationship Id="rId155" Type="http://schemas.openxmlformats.org/officeDocument/2006/relationships/oleObject" Target="embeddings/oleObject73.bin"/><Relationship Id="rId197" Type="http://schemas.openxmlformats.org/officeDocument/2006/relationships/image" Target="media/image92.wmf"/><Relationship Id="rId362" Type="http://schemas.openxmlformats.org/officeDocument/2006/relationships/oleObject" Target="embeddings/oleObject186.bin"/><Relationship Id="rId418" Type="http://schemas.openxmlformats.org/officeDocument/2006/relationships/oleObject" Target="embeddings/oleObject218.bin"/><Relationship Id="rId222" Type="http://schemas.openxmlformats.org/officeDocument/2006/relationships/oleObject" Target="embeddings/oleObject107.bin"/><Relationship Id="rId264" Type="http://schemas.openxmlformats.org/officeDocument/2006/relationships/oleObject" Target="embeddings/oleObject130.bin"/><Relationship Id="rId17" Type="http://schemas.openxmlformats.org/officeDocument/2006/relationships/oleObject" Target="embeddings/oleObject3.bin"/><Relationship Id="rId59" Type="http://schemas.openxmlformats.org/officeDocument/2006/relationships/oleObject" Target="embeddings/oleObject24.bin"/><Relationship Id="rId124" Type="http://schemas.openxmlformats.org/officeDocument/2006/relationships/oleObject" Target="embeddings/oleObject57.bin"/><Relationship Id="rId70" Type="http://schemas.openxmlformats.org/officeDocument/2006/relationships/image" Target="media/image30.wmf"/><Relationship Id="rId166" Type="http://schemas.openxmlformats.org/officeDocument/2006/relationships/image" Target="media/image77.wmf"/><Relationship Id="rId331" Type="http://schemas.openxmlformats.org/officeDocument/2006/relationships/image" Target="media/image155.wmf"/><Relationship Id="rId373" Type="http://schemas.openxmlformats.org/officeDocument/2006/relationships/image" Target="media/image170.wmf"/><Relationship Id="rId429" Type="http://schemas.openxmlformats.org/officeDocument/2006/relationships/image" Target="media/image194.wmf"/><Relationship Id="rId1" Type="http://schemas.openxmlformats.org/officeDocument/2006/relationships/customXml" Target="../customXml/item1.xml"/><Relationship Id="rId233" Type="http://schemas.openxmlformats.org/officeDocument/2006/relationships/image" Target="media/image110.wmf"/><Relationship Id="rId28" Type="http://schemas.openxmlformats.org/officeDocument/2006/relationships/image" Target="media/image9.wmf"/><Relationship Id="rId275" Type="http://schemas.openxmlformats.org/officeDocument/2006/relationships/oleObject" Target="embeddings/oleObject138.bin"/><Relationship Id="rId300" Type="http://schemas.openxmlformats.org/officeDocument/2006/relationships/oleObject" Target="embeddings/oleObject15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3810E0-2C29-490A-BAE0-602361D98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1279</TotalTime>
  <Pages>33</Pages>
  <Words>14770</Words>
  <Characters>84189</Characters>
  <Application>Microsoft Office Word</Application>
  <DocSecurity>0</DocSecurity>
  <Lines>701</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Yunxing</dc:creator>
  <cp:keywords/>
  <dc:description/>
  <cp:lastModifiedBy>Bunger, Andrew P</cp:lastModifiedBy>
  <cp:revision>41</cp:revision>
  <cp:lastPrinted>2022-08-28T06:47:00Z</cp:lastPrinted>
  <dcterms:created xsi:type="dcterms:W3CDTF">2022-09-08T20:06:00Z</dcterms:created>
  <dcterms:modified xsi:type="dcterms:W3CDTF">2022-09-09T17:21:00Z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(#E1)</vt:lpwstr>
  </property>
  <property fmtid="{D5CDD505-2E9C-101B-9397-08002B2CF9AE}" pid="4" name="MTWinEqns">
    <vt:bool>true</vt:bool>
  </property>
</Properties>
</file>