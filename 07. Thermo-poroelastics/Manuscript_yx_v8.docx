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3B845BA1" w:rsidR="00F87AC5" w:rsidRDefault="00B12C02" w:rsidP="00F87AC5">
      <w:pPr>
        <w:jc w:val="center"/>
        <w:rPr>
          <w:rFonts w:ascii="Times New Roman" w:hAnsi="Times New Roman"/>
          <w:b/>
          <w:sz w:val="30"/>
          <w:szCs w:val="30"/>
        </w:rPr>
      </w:pPr>
      <w:ins w:id="0" w:author="Lu, Yunxing" w:date="2022-08-17T11:32:00Z">
        <w:r w:rsidRPr="00B12C02">
          <w:rPr>
            <w:rFonts w:ascii="Times New Roman" w:hAnsi="Times New Roman"/>
            <w:b/>
            <w:sz w:val="30"/>
            <w:szCs w:val="30"/>
          </w:rPr>
          <w:t xml:space="preserve">Semianalytical Solution for Thermo-Poro-Elastic Stresses in a Wellbore Cement Plug and Implications for Cement Properties that </w:t>
        </w:r>
        <w:commentRangeStart w:id="1"/>
        <w:commentRangeStart w:id="2"/>
        <w:commentRangeStart w:id="3"/>
        <w:r w:rsidRPr="00B12C02">
          <w:rPr>
            <w:rFonts w:ascii="Times New Roman" w:hAnsi="Times New Roman"/>
            <w:b/>
            <w:sz w:val="30"/>
            <w:szCs w:val="30"/>
          </w:rPr>
          <w:t>Minimize Risk of Failure</w:t>
        </w:r>
      </w:ins>
      <w:commentRangeEnd w:id="1"/>
      <w:r>
        <w:rPr>
          <w:rStyle w:val="CommentReference"/>
        </w:rPr>
        <w:commentReference w:id="1"/>
      </w:r>
      <w:commentRangeEnd w:id="2"/>
      <w:r w:rsidR="001A53EE">
        <w:rPr>
          <w:rStyle w:val="CommentReference"/>
        </w:rPr>
        <w:commentReference w:id="2"/>
      </w:r>
      <w:commentRangeEnd w:id="3"/>
      <w:r w:rsidR="00864875">
        <w:rPr>
          <w:rStyle w:val="CommentReference"/>
        </w:rPr>
        <w:commentReference w:id="3"/>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thermo-poro-elastic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Default="00B12C02" w:rsidP="00124870">
      <w:pPr>
        <w:spacing w:line="360" w:lineRule="auto"/>
        <w:ind w:firstLine="720"/>
        <w:jc w:val="both"/>
        <w:rPr>
          <w:rFonts w:ascii="Times New Roman" w:hAnsi="Times New Roman"/>
        </w:rPr>
      </w:pPr>
    </w:p>
    <w:p w14:paraId="6C90A21E" w14:textId="73E4B34C"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r w:rsidR="008B6486">
        <w:rPr>
          <w:rFonts w:ascii="Times New Roman" w:hAnsi="Times New Roman"/>
          <w:sz w:val="24"/>
        </w:rPr>
        <w:t xml:space="preserve"> </w:t>
      </w:r>
      <w:r w:rsidR="00CA5620">
        <w:rPr>
          <w:rFonts w:ascii="Times New Roman" w:hAnsi="Times New Roman"/>
          <w:sz w:val="24"/>
        </w:rPr>
        <w:t xml:space="preserve">; </w:t>
      </w:r>
      <w:r>
        <w:rPr>
          <w:rFonts w:ascii="Times New Roman" w:hAnsi="Times New Roman"/>
          <w:sz w:val="24"/>
        </w:rPr>
        <w:t>High-te</w:t>
      </w:r>
      <w:r w:rsidR="00864875">
        <w:rPr>
          <w:rFonts w:ascii="Times New Roman" w:hAnsi="Times New Roman"/>
          <w:sz w:val="24"/>
        </w:rPr>
        <w:t xml:space="preserve">mperature High pressure (HTHP); Thermo-poro-elastic; Thermal Osmosis; Thermal filtration; </w:t>
      </w:r>
      <w:r w:rsidR="008B6486">
        <w:rPr>
          <w:rFonts w:ascii="Times New Roman" w:hAnsi="Times New Roman"/>
          <w:sz w:val="24"/>
        </w:rPr>
        <w:t xml:space="preserve">Permeability </w:t>
      </w:r>
      <w:r w:rsidR="008B6486" w:rsidRPr="008B6486">
        <w:rPr>
          <w:rFonts w:ascii="Times New Roman" w:hAnsi="Times New Roman"/>
        </w:rPr>
        <w:t xml:space="preserve">penalty; </w:t>
      </w:r>
      <w:r w:rsidR="008B6486">
        <w:rPr>
          <w:rFonts w:ascii="Times New Roman" w:hAnsi="Times New Roman"/>
        </w:rPr>
        <w:t>Phase-change cement;</w:t>
      </w:r>
    </w:p>
    <w:p w14:paraId="5C213174" w14:textId="04CB04DE" w:rsidR="00F87AC5" w:rsidRPr="00317894" w:rsidRDefault="009009AA" w:rsidP="00124870">
      <w:pPr>
        <w:spacing w:line="360" w:lineRule="auto"/>
        <w:ind w:firstLine="720"/>
        <w:jc w:val="both"/>
        <w:rPr>
          <w:rFonts w:ascii="Times New Roman" w:hAnsi="Times New Roman"/>
        </w:rPr>
      </w:pPr>
      <w:r>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23BA1215"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ins w:id="4" w:author="Bunger, Andrew P" w:date="2022-08-19T09:23:00Z">
        <w:r w:rsidR="001A53EE">
          <w:rPr>
            <w:rFonts w:ascii="Times New Roman" w:hAnsi="Times New Roman"/>
          </w:rPr>
          <w:t xml:space="preserve"> </w:t>
        </w:r>
      </w:ins>
      <w:del w:id="5" w:author="Lu, Yunxing" w:date="2022-08-17T11:57:00Z">
        <w:r w:rsidR="0075189A" w:rsidDel="008B6486">
          <w:rPr>
            <w:rFonts w:ascii="Times New Roman" w:hAnsi="Times New Roman"/>
          </w:rPr>
          <w:delText xml:space="preserve">, </w:delText>
        </w:r>
      </w:del>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3A4C1AF7"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6"/>
      <w:commentRangeStart w:id="7"/>
      <w:r w:rsidR="00693B12" w:rsidRPr="00F972C0">
        <w:rPr>
          <w:rFonts w:ascii="Times New Roman" w:hAnsi="Times New Roman"/>
        </w:rPr>
        <w:t>consequences</w:t>
      </w:r>
      <w:commentRangeEnd w:id="6"/>
      <w:r w:rsidR="007A40EA">
        <w:rPr>
          <w:rStyle w:val="CommentReference"/>
        </w:rPr>
        <w:commentReference w:id="6"/>
      </w:r>
      <w:commentRangeEnd w:id="7"/>
      <w:r w:rsidR="008B6486">
        <w:rPr>
          <w:rStyle w:val="CommentReference"/>
        </w:rPr>
        <w:commentReference w:id="7"/>
      </w:r>
      <w:r w:rsidR="00693B12" w:rsidRPr="00F972C0">
        <w:rPr>
          <w:rFonts w:ascii="Times New Roman" w:hAnsi="Times New Roman"/>
        </w:rPr>
        <w:t xml:space="preserve">. </w:t>
      </w:r>
    </w:p>
    <w:p w14:paraId="1BDCA2A4" w14:textId="4D9864BD"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8"/>
      <w:commentRangeStart w:id="9"/>
      <w:commentRangeStart w:id="10"/>
      <w:commentRangeStart w:id="11"/>
      <w:r w:rsidR="00693B12" w:rsidRPr="00F972C0">
        <w:rPr>
          <w:rFonts w:ascii="Times New Roman" w:hAnsi="Times New Roman"/>
        </w:rPr>
        <w:t xml:space="preserve">extended </w:t>
      </w:r>
      <w:commentRangeEnd w:id="8"/>
      <w:r w:rsidR="002D66D7">
        <w:rPr>
          <w:rStyle w:val="CommentReference"/>
        </w:rPr>
        <w:commentReference w:id="8"/>
      </w:r>
      <w:commentRangeEnd w:id="9"/>
      <w:r w:rsidR="00133F37">
        <w:rPr>
          <w:rStyle w:val="CommentReference"/>
        </w:rPr>
        <w:commentReference w:id="9"/>
      </w:r>
      <w:commentRangeEnd w:id="10"/>
      <w:r w:rsidR="001A53EE">
        <w:rPr>
          <w:rStyle w:val="CommentReference"/>
        </w:rPr>
        <w:commentReference w:id="10"/>
      </w:r>
      <w:commentRangeEnd w:id="11"/>
      <w:r w:rsidR="001E3C68">
        <w:rPr>
          <w:rStyle w:val="CommentReference"/>
        </w:rPr>
        <w:commentReference w:id="11"/>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133F37">
        <w:rPr>
          <w:rFonts w:ascii="Times New Roman" w:hAnsi="Times New Roman"/>
        </w:rPr>
        <w:instrText xml:space="preserve"> ADDIN EN.CITE &lt;EndNote&gt;&lt;Cite&gt;&lt;Author&gt;Biot&lt;/Author&gt;&lt;Year&gt;1941&lt;/Year&gt;&lt;RecNum&gt;212&lt;/RecNum&gt;&lt;DisplayText&gt;(Biot, 1941)&lt;/DisplayText&gt;&lt;record&gt;&lt;rec-number&gt;212&lt;/rec-number&gt;&lt;foreign-keys&gt;&lt;key app="EN" db-id="xrt0eexxkfpstqer0xlvs2vzff2w2rveftf9" timestamp="16607709</w:instrText>
      </w:r>
      <w:r w:rsidR="00133F37">
        <w:rPr>
          <w:rFonts w:ascii="Times New Roman" w:hAnsi="Times New Roman" w:hint="eastAsia"/>
        </w:rPr>
        <w:instrText>01"&gt;212&lt;/key&gt;&lt;/foreign-keys&gt;&lt;ref-type name="Journal Article"&gt;17&lt;/ref-type&gt;&lt;contributors&gt;&lt;authors&gt;&lt;author&gt;Biot, Maurice A&lt;/author&gt;&lt;/authors&gt;&lt;/contributors&gt;&lt;titles&gt;&lt;title&gt;General theory of three</w:instrText>
      </w:r>
      <w:r w:rsidR="00133F37">
        <w:rPr>
          <w:rFonts w:ascii="Times New Roman" w:hAnsi="Times New Roman" w:hint="eastAsia"/>
        </w:rPr>
        <w:instrText>‐</w:instrText>
      </w:r>
      <w:r w:rsidR="00133F37">
        <w:rPr>
          <w:rFonts w:ascii="Times New Roman" w:hAnsi="Times New Roman" w:hint="eastAsia"/>
        </w:rPr>
        <w:instrText>dimensional consolidation&lt;/title&gt;&lt;secondary-title&gt;Journal of a</w:instrText>
      </w:r>
      <w:r w:rsidR="00133F37">
        <w:rPr>
          <w:rFonts w:ascii="Times New Roman" w:hAnsi="Times New Roman"/>
        </w:rPr>
        <w:instrText>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8pt;height:17.3pt;mso-width-percent:0;mso-height-percent:0;mso-width-percent:0;mso-height-percent:0" o:ole="">
            <v:imagedata r:id="rId10" o:title=""/>
          </v:shape>
          <o:OLEObject Type="Embed" ProgID="Equation.DSMT4" ShapeID="_x0000_i1025" DrawAspect="Content" ObjectID="_1724065423"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3.8pt;height:17.3pt;mso-width-percent:0;mso-height-percent:0;mso-width-percent:0;mso-height-percent:0" o:ole="">
            <v:imagedata r:id="rId12" o:title=""/>
          </v:shape>
          <o:OLEObject Type="Embed" ProgID="Equation.DSMT4" ShapeID="_x0000_i1026" DrawAspect="Content" ObjectID="_1724065424"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6511C6B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0.8pt;height:22.45pt;mso-width-percent:0;mso-height-percent:0;mso-width-percent:0;mso-height-percent:0" o:ole="">
            <v:imagedata r:id="rId14" o:title=""/>
          </v:shape>
          <o:OLEObject Type="Embed" ProgID="Equation.DSMT4" ShapeID="_x0000_i1027" DrawAspect="Content" ObjectID="_1724065425"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17FB7DC7"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5.8pt;height:19.6pt;mso-width-percent:0;mso-height-percent:0;mso-width-percent:0;mso-height-percent:0" o:ole="">
            <v:imagedata r:id="rId16" o:title=""/>
          </v:shape>
          <o:OLEObject Type="Embed" ProgID="Equation.DSMT4" ShapeID="_x0000_i1028" DrawAspect="Content" ObjectID="_1724065426"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2B3AF81"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9.8pt;height:13.8pt;mso-width-percent:0;mso-height-percent:0;mso-width-percent:0;mso-height-percent:0" o:ole="">
            <v:imagedata r:id="rId18" o:title=""/>
          </v:shape>
          <o:OLEObject Type="Embed" ProgID="Equation.DSMT4" ShapeID="_x0000_i1029" DrawAspect="Content" ObjectID="_1724065427" r:id="rId19"/>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9.8pt;height:19.6pt;mso-width-percent:0;mso-height-percent:0;mso-width-percent:0;mso-height-percent:0" o:ole="">
            <v:imagedata r:id="rId20" o:title=""/>
          </v:shape>
          <o:OLEObject Type="Embed" ProgID="Equation.DSMT4" ShapeID="_x0000_i1030" DrawAspect="Content" ObjectID="_1724065428" r:id="rId21"/>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281308B"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032CA4FB"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Specifically, we derive a semi-analytical solution (analytical up to a numerical inversion of a Laplace transport) that draws on 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3E4DCE35"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160C48">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9pt;height:32.25pt" o:ole="">
            <v:imagedata r:id="rId22" o:title=""/>
          </v:shape>
          <o:OLEObject Type="Embed" ProgID="Equation.DSMT4" ShapeID="_x0000_i1031" DrawAspect="Content" ObjectID="_1724065429"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4F32B67B"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3.8pt;height:17.3pt" o:ole="">
            <v:imagedata r:id="rId24" o:title=""/>
          </v:shape>
          <o:OLEObject Type="Embed" ProgID="Equation.DSMT4" ShapeID="_x0000_i1032" DrawAspect="Content" ObjectID="_1724065430" r:id="rId25"/>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2.65pt;height:13.8pt" o:ole="">
            <v:imagedata r:id="rId26" o:title=""/>
          </v:shape>
          <o:OLEObject Type="Embed" ProgID="Equation.DSMT4" ShapeID="_x0000_i1033" DrawAspect="Content" ObjectID="_1724065431" r:id="rId27"/>
        </w:object>
      </w:r>
      <w:r w:rsidR="00634588">
        <w:rPr>
          <w:rFonts w:ascii="Times New Roman" w:hAnsi="Times New Roman"/>
          <w:snapToGrid w:val="0"/>
        </w:rPr>
        <w:t>is</w:t>
      </w:r>
      <w:r>
        <w:rPr>
          <w:rFonts w:ascii="Times New Roman" w:hAnsi="Times New Roman"/>
          <w:snapToGrid w:val="0"/>
        </w:rPr>
        <w:t xml:space="preserve"> stress tensor components and strain tensor components</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35pt;height:10.95pt" o:ole="">
            <v:imagedata r:id="rId28" o:title=""/>
          </v:shape>
          <o:OLEObject Type="Embed" ProgID="Equation.DSMT4" ShapeID="_x0000_i1034" DrawAspect="Content" ObjectID="_1724065432"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9C6DCF" w:rsidRPr="009C6DCF">
        <w:t xml:space="preserve"> </w:t>
      </w:r>
      <w:r w:rsidR="009C6DCF" w:rsidRPr="002B76BD">
        <w:rPr>
          <w:position w:val="-16"/>
        </w:rPr>
        <w:object w:dxaOrig="260" w:dyaOrig="400" w14:anchorId="3AE04ECE">
          <v:shape id="_x0000_i1035" type="#_x0000_t75" style="width:12.65pt;height:20.15pt" o:ole="">
            <v:imagedata r:id="rId30" o:title=""/>
          </v:shape>
          <o:OLEObject Type="Embed" ProgID="Equation.DSMT4" ShapeID="_x0000_i1035" DrawAspect="Content" ObjectID="_1724065433" r:id="rId31"/>
        </w:object>
      </w:r>
      <w:r w:rsidR="009C6DCF">
        <w:rPr>
          <w:rFonts w:ascii="Times New Roman" w:hAnsi="Times New Roman"/>
          <w:snapToGrid w:val="0"/>
        </w:rPr>
        <w:t xml:space="preserve"> is the Kronecker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9.8pt;height:11.5pt;mso-width-percent:0;mso-height-percent:0;mso-width-percent:0;mso-height-percent:0" o:ole="">
            <v:imagedata r:id="rId32" o:title=""/>
          </v:shape>
          <o:OLEObject Type="Embed" ProgID="Equation.DSMT4" ShapeID="_x0000_i1036" DrawAspect="Content" ObjectID="_1724065434"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9.8pt;height:11.5pt;mso-width-percent:0;mso-height-percent:0;mso-width-percent:0;mso-height-percent:0" o:ole="">
            <v:imagedata r:id="rId34" o:title=""/>
          </v:shape>
          <o:OLEObject Type="Embed" ProgID="Equation.DSMT4" ShapeID="_x0000_i1037" DrawAspect="Content" ObjectID="_1724065435"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3.8pt;height:17.3pt;mso-width-percent:0;mso-height-percent:0;mso-width-percent:0;mso-height-percent:0" o:ole="">
            <v:imagedata r:id="rId36" o:title=""/>
          </v:shape>
          <o:OLEObject Type="Embed" ProgID="Equation.DSMT4" ShapeID="_x0000_i1038" DrawAspect="Content" ObjectID="_1724065436"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2.65pt;height:13.8pt" o:ole="">
            <v:imagedata r:id="rId38" o:title=""/>
          </v:shape>
          <o:OLEObject Type="Embed" ProgID="Equation.DSMT4" ShapeID="_x0000_i1039" DrawAspect="Content" ObjectID="_1724065437"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65pt;height:11.5pt" o:ole="">
            <v:imagedata r:id="rId40" o:title=""/>
          </v:shape>
          <o:OLEObject Type="Embed" ProgID="Equation.DSMT4" ShapeID="_x0000_i1040" DrawAspect="Content" ObjectID="_1724065438"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5pt;height:11.5pt" o:ole="">
            <v:imagedata r:id="rId42" o:title=""/>
          </v:shape>
          <o:OLEObject Type="Embed" ProgID="Equation.DSMT4" ShapeID="_x0000_i1041" DrawAspect="Content" ObjectID="_1724065439" r:id="rId43"/>
        </w:object>
      </w:r>
      <w:r w:rsidR="009C6DCF">
        <w:rPr>
          <w:rFonts w:ascii="Times New Roman" w:hAnsi="Times New Roman"/>
          <w:snapToGrid w:val="0"/>
        </w:rPr>
        <w:t xml:space="preserve"> </w:t>
      </w:r>
      <w:r w:rsidR="00A8731B">
        <w:rPr>
          <w:rFonts w:ascii="Times New Roman" w:hAnsi="Times New Roman"/>
          <w:snapToGrid w:val="0"/>
        </w:rPr>
        <w:t xml:space="preserve"> is the Biot effective stress coefficient and </w:t>
      </w:r>
      <w:r w:rsidR="00A8731B" w:rsidRPr="00A8731B">
        <w:rPr>
          <w:rFonts w:ascii="Times New Roman" w:hAnsi="Times New Roman"/>
          <w:snapToGrid w:val="0"/>
          <w:position w:val="-12"/>
        </w:rPr>
        <w:object w:dxaOrig="320" w:dyaOrig="360" w14:anchorId="1D82A14F">
          <v:shape id="_x0000_i1042" type="#_x0000_t75" style="width:16.15pt;height:18.45pt" o:ole="">
            <v:imagedata r:id="rId44" o:title=""/>
          </v:shape>
          <o:OLEObject Type="Embed" ProgID="Equation.DSMT4" ShapeID="_x0000_i1042" DrawAspect="Content" ObjectID="_1724065440" r:id="rId45"/>
        </w:object>
      </w:r>
      <w:r w:rsidR="00A8731B">
        <w:rPr>
          <w:rFonts w:ascii="Times New Roman" w:hAnsi="Times New Roman"/>
          <w:snapToGrid w:val="0"/>
        </w:rPr>
        <w:t xml:space="preserve"> is the thermoelastic effective stress coefficient. </w:t>
      </w:r>
      <w:r w:rsidR="001A53EE">
        <w:rPr>
          <w:rFonts w:ascii="Times New Roman" w:hAnsi="Times New Roman"/>
        </w:rPr>
        <w:t>Note that, f</w:t>
      </w:r>
      <w:r w:rsidR="001A53EE" w:rsidRPr="0013783D">
        <w:rPr>
          <w:rFonts w:ascii="Times New Roman" w:hAnsi="Times New Roman"/>
        </w:rPr>
        <w:t xml:space="preserve">ollowing the </w:t>
      </w:r>
      <w:r w:rsidR="001A53EE" w:rsidRPr="0013783D">
        <w:rPr>
          <w:rFonts w:ascii="Times New Roman" w:hAnsi="Times New Roman"/>
        </w:rPr>
        <w:lastRenderedPageBreak/>
        <w:t xml:space="preserve">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5F67B9E4"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7C73F655"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312E6A9D">
          <v:shape id="_x0000_i1043" type="#_x0000_t75" alt="" style="width:70.25pt;height:69.7pt;mso-width-percent:0;mso-height-percent:0;mso-width-percent:0;mso-height-percent:0" o:ole="">
            <v:imagedata r:id="rId46" o:title=""/>
          </v:shape>
          <o:OLEObject Type="Embed" ProgID="Equation.DSMT4" ShapeID="_x0000_i1043" DrawAspect="Content" ObjectID="_1724065441" r:id="rId47"/>
        </w:object>
      </w:r>
      <w:r>
        <w:rPr>
          <w:rFonts w:ascii="Times New Roman" w:hAnsi="Times New Roman"/>
        </w:rPr>
        <w:t>,</w:t>
      </w:r>
      <w:r w:rsidRPr="0013783D">
        <w:rPr>
          <w:rFonts w:ascii="Times New Roman" w:hAnsi="Times New Roman"/>
        </w:rPr>
        <w:t xml:space="preserve">   where </w:t>
      </w:r>
      <w:r w:rsidRPr="0013783D">
        <w:rPr>
          <w:rFonts w:ascii="Times New Roman" w:hAnsi="Times New Roman"/>
          <w:noProof/>
          <w:position w:val="-92"/>
        </w:rPr>
        <w:object w:dxaOrig="2380" w:dyaOrig="1960" w14:anchorId="5CBCCBF2">
          <v:shape id="_x0000_i1044" type="#_x0000_t75" alt="" style="width:121.55pt;height:96.75pt;mso-width-percent:0;mso-height-percent:0;mso-width-percent:0;mso-height-percent:0" o:ole="">
            <v:imagedata r:id="rId48" o:title=""/>
          </v:shape>
          <o:OLEObject Type="Embed" ProgID="Equation.DSMT4" ShapeID="_x0000_i1044" DrawAspect="Content" ObjectID="_1724065442" r:id="rId49"/>
        </w:object>
      </w:r>
      <w:r>
        <w:rPr>
          <w:rFonts w:ascii="Times New Roman" w:hAnsi="Times New Roman"/>
          <w:noProof/>
        </w:rPr>
        <w:t>,</w:t>
      </w:r>
      <w:r>
        <w:rPr>
          <w:rFonts w:ascii="Times New Roman" w:hAnsi="Times New Roman"/>
        </w:rPr>
        <w:t xml:space="preserve">                                     (4)           </w:t>
      </w:r>
    </w:p>
    <w:p w14:paraId="5FBA9354" w14:textId="4E0A9CD7" w:rsidR="00D7323E" w:rsidRDefault="00D7323E" w:rsidP="00D7323E">
      <w:pPr>
        <w:adjustRightInd w:val="0"/>
        <w:snapToGrid w:val="0"/>
        <w:spacing w:line="360" w:lineRule="auto"/>
        <w:jc w:val="both"/>
        <w:rPr>
          <w:rFonts w:ascii="Times New Roman" w:hAnsi="Times New Roman"/>
        </w:rPr>
      </w:pPr>
      <w:commentRangeStart w:id="12"/>
      <w:commentRangeStart w:id="13"/>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9.8pt;height:9.8pt;mso-width-percent:0;mso-height-percent:0;mso-width-percent:0;mso-height-percent:0" o:ole="">
            <v:imagedata r:id="rId50" o:title=""/>
          </v:shape>
          <o:OLEObject Type="Embed" ProgID="Equation.DSMT4" ShapeID="_x0000_i1045" DrawAspect="Content" ObjectID="_1724065443"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9.8pt;height:9.8pt;mso-width-percent:0;mso-height-percent:0;mso-width-percent:0;mso-height-percent:0" o:ole="">
            <v:imagedata r:id="rId52" o:title=""/>
          </v:shape>
          <o:OLEObject Type="Embed" ProgID="Equation.DSMT4" ShapeID="_x0000_i1046" DrawAspect="Content" ObjectID="_1724065444"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tensor and to</w:t>
      </w:r>
      <w:r>
        <w:rPr>
          <w:rFonts w:ascii="Times New Roman" w:hAnsi="Times New Roman"/>
          <w:snapToGrid w:val="0"/>
        </w:rPr>
        <w:t xml:space="preserve">tal stress tensor, respectively; </w:t>
      </w:r>
      <w:r w:rsidRPr="003E53A4">
        <w:rPr>
          <w:rFonts w:ascii="Times New Roman" w:hAnsi="Times New Roman"/>
          <w:noProof/>
          <w:position w:val="-10"/>
        </w:rPr>
        <w:object w:dxaOrig="200" w:dyaOrig="320" w14:anchorId="4484CBEE">
          <v:shape id="_x0000_i1047" type="#_x0000_t75" alt="" style="width:9.8pt;height:13.8pt;mso-width-percent:0;mso-height-percent:0;mso-width-percent:0;mso-height-percent:0" o:ole="">
            <v:imagedata r:id="rId54" o:title=""/>
          </v:shape>
          <o:OLEObject Type="Embed" ProgID="Equation.DSMT4" ShapeID="_x0000_i1047" DrawAspect="Content" ObjectID="_1724065445"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9.8pt;height:11.5pt;mso-width-percent:0;mso-height-percent:0;mso-width-percent:0;mso-height-percent:0" o:ole="">
            <v:imagedata r:id="rId56" o:title=""/>
          </v:shape>
          <o:OLEObject Type="Embed" ProgID="Equation.DSMT4" ShapeID="_x0000_i1048" DrawAspect="Content" ObjectID="_1724065446"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Pr="0013783D">
        <w:rPr>
          <w:rFonts w:ascii="Times New Roman" w:hAnsi="Times New Roman"/>
          <w:noProof/>
          <w:position w:val="-4"/>
        </w:rPr>
        <w:object w:dxaOrig="260" w:dyaOrig="260" w14:anchorId="78E044BF">
          <v:shape id="_x0000_i1049" type="#_x0000_t75" alt="" style="width:11.5pt;height:11.5pt;mso-width-percent:0;mso-height-percent:0;mso-width-percent:0;mso-height-percent:0" o:ole="">
            <v:imagedata r:id="rId58" o:title=""/>
          </v:shape>
          <o:OLEObject Type="Embed" ProgID="Equation.DSMT4" ShapeID="_x0000_i1049" DrawAspect="Content" ObjectID="_1724065447" r:id="rId59"/>
        </w:object>
      </w:r>
      <w:r w:rsidRPr="0013783D">
        <w:rPr>
          <w:rFonts w:ascii="Times New Roman" w:hAnsi="Times New Roman"/>
        </w:rPr>
        <w:t>, Biot effective stress coefficient</w:t>
      </w:r>
      <w:r w:rsidRPr="0013783D">
        <w:rPr>
          <w:rFonts w:ascii="Times New Roman" w:hAnsi="Times New Roman"/>
          <w:noProof/>
          <w:position w:val="-6"/>
        </w:rPr>
        <w:object w:dxaOrig="220" w:dyaOrig="220" w14:anchorId="4EBA54A3">
          <v:shape id="_x0000_i1050" type="#_x0000_t75" alt="" style="width:9.8pt;height:9.8pt;mso-width-percent:0;mso-height-percent:0;mso-width-percent:0;mso-height-percent:0" o:ole="">
            <v:imagedata r:id="rId60" o:title=""/>
          </v:shape>
          <o:OLEObject Type="Embed" ProgID="Equation.DSMT4" ShapeID="_x0000_i1050" DrawAspect="Content" ObjectID="_1724065448" r:id="rId61"/>
        </w:object>
      </w:r>
      <w:r w:rsidRPr="0013783D">
        <w:rPr>
          <w:rFonts w:ascii="Times New Roman" w:hAnsi="Times New Roman"/>
        </w:rPr>
        <w:t xml:space="preserve">, </w:t>
      </w:r>
      <w:r w:rsidRPr="0013783D">
        <w:rPr>
          <w:rFonts w:ascii="Times New Roman" w:hAnsi="Times New Roman"/>
          <w:snapToGrid w:val="0"/>
        </w:rPr>
        <w:t>Skempton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9.8pt;height:11.5pt;mso-width-percent:0;mso-height-percent:0;mso-width-percent:0;mso-height-percent:0" o:ole="">
            <v:imagedata r:id="rId62" o:title=""/>
          </v:shape>
          <o:OLEObject Type="Embed" ProgID="Equation.DSMT4" ShapeID="_x0000_i1051" DrawAspect="Content" ObjectID="_1724065449"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5pt;height:17.3pt;mso-width-percent:0;mso-height-percent:0;mso-width-percent:0;mso-height-percent:0" o:ole="">
            <v:imagedata r:id="rId64" o:title=""/>
          </v:shape>
          <o:OLEObject Type="Embed" ProgID="Equation.DSMT4" ShapeID="_x0000_i1052" DrawAspect="Content" ObjectID="_1724065450"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5pt;height:17.3pt;mso-width-percent:0;mso-height-percent:0;mso-width-percent:0;mso-height-percent:0" o:ole="">
            <v:imagedata r:id="rId66" o:title=""/>
          </v:shape>
          <o:OLEObject Type="Embed" ProgID="Equation.DSMT4" ShapeID="_x0000_i1053" DrawAspect="Content" ObjectID="_1724065451" r:id="rId67"/>
        </w:object>
      </w:r>
      <w:r>
        <w:rPr>
          <w:rFonts w:ascii="Times New Roman" w:hAnsi="Times New Roman"/>
          <w:noProof/>
        </w:rPr>
        <w:t xml:space="preserve"> </w:t>
      </w:r>
      <w:r>
        <w:rPr>
          <w:rFonts w:ascii="Times New Roman" w:hAnsi="Times New Roman"/>
          <w:noProof/>
        </w:rPr>
        <w:fldChar w:fldCharType="begin"/>
      </w:r>
      <w:r>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Pr="0013783D">
        <w:rPr>
          <w:rFonts w:ascii="Times New Roman" w:hAnsi="Times New Roman"/>
          <w:noProof/>
          <w:position w:val="-6"/>
        </w:rPr>
        <w:object w:dxaOrig="260" w:dyaOrig="220" w14:anchorId="248C6559">
          <v:shape id="_x0000_i1054" type="#_x0000_t75" alt="" style="width:11.5pt;height:9.8pt;mso-width-percent:0;mso-height-percent:0;mso-width-percent:0;mso-height-percent:0" o:ole="">
            <v:imagedata r:id="rId68" o:title=""/>
          </v:shape>
          <o:OLEObject Type="Embed" ProgID="Equation.DSMT4" ShapeID="_x0000_i1054" DrawAspect="Content" ObjectID="_1724065452" r:id="rId69"/>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12"/>
      <w:r>
        <w:rPr>
          <w:rStyle w:val="CommentReference"/>
        </w:rPr>
        <w:commentReference w:id="12"/>
      </w:r>
      <w:commentRangeEnd w:id="13"/>
      <w:r w:rsidR="00A34BEA">
        <w:rPr>
          <w:rStyle w:val="CommentReference"/>
        </w:rPr>
        <w:commentReference w:id="13"/>
      </w:r>
    </w:p>
    <w:p w14:paraId="59FB8722" w14:textId="73FE3663" w:rsidR="00D7323E" w:rsidRDefault="00D7323E" w:rsidP="00D7323E">
      <w:pPr>
        <w:adjustRightInd w:val="0"/>
        <w:snapToGrid w:val="0"/>
        <w:spacing w:line="360" w:lineRule="auto"/>
        <w:ind w:firstLine="720"/>
        <w:jc w:val="both"/>
        <w:rPr>
          <w:rFonts w:ascii="Times New Roman" w:hAnsi="Times New Roman"/>
        </w:rPr>
      </w:pPr>
      <w:r w:rsidRPr="00A34BEA">
        <w:rPr>
          <w:rFonts w:ascii="Times New Roman" w:hAnsi="Times New Roman"/>
        </w:rPr>
        <w:t xml:space="preserve">Before moving on to the solution method, it is intuitive to reflect that </w:t>
      </w:r>
      <w:r w:rsidRPr="00A34BEA">
        <w:rPr>
          <w:rFonts w:ascii="Times New Roman" w:hAnsi="Times New Roman"/>
          <w:snapToGrid w:val="0"/>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entering or leaving the solid frame of unit volume. Last, the stress and temperature change will cause the change of the entropy of the porous system based on the generalized-energy relation. The entropy density is therefore is a function of volumetric strain of the solid frame, fluid content, and the change of temperature. Thus, the constitutive equations relate and couple volumetric strain, fluid content, and energy variables </w:t>
      </w:r>
      <w:r w:rsidRPr="00A34BEA">
        <w:rPr>
          <w:rFonts w:ascii="Times New Roman" w:hAnsi="Times New Roman"/>
          <w:noProof/>
          <w:position w:val="-14"/>
        </w:rPr>
        <w:object w:dxaOrig="859" w:dyaOrig="400" w14:anchorId="3918BBDC">
          <v:shape id="_x0000_i1055" type="#_x0000_t75" alt="" style="width:47.25pt;height:19.6pt;mso-width-percent:0;mso-height-percent:0;mso-width-percent:0;mso-height-percent:0" o:ole="">
            <v:imagedata r:id="rId70" o:title=""/>
          </v:shape>
          <o:OLEObject Type="Embed" ProgID="Equation.DSMT4" ShapeID="_x0000_i1055" DrawAspect="Content" ObjectID="_1724065453" r:id="rId71"/>
        </w:object>
      </w:r>
      <w:r w:rsidRPr="00A34BEA">
        <w:rPr>
          <w:rFonts w:ascii="Times New Roman" w:hAnsi="Times New Roman"/>
        </w:rPr>
        <w:t xml:space="preserve"> </w:t>
      </w:r>
      <w:r w:rsidRPr="00A34BEA">
        <w:rPr>
          <w:rFonts w:ascii="Times New Roman" w:hAnsi="Times New Roman"/>
          <w:snapToGrid w:val="0"/>
        </w:rPr>
        <w:t xml:space="preserve">with total stress, pore stress, and temperature variables </w:t>
      </w:r>
      <w:r w:rsidRPr="00A34BEA">
        <w:rPr>
          <w:rFonts w:ascii="Times New Roman" w:hAnsi="Times New Roman"/>
          <w:noProof/>
          <w:position w:val="-14"/>
        </w:rPr>
        <w:object w:dxaOrig="880" w:dyaOrig="400" w14:anchorId="04EBA710">
          <v:shape id="_x0000_i1056" type="#_x0000_t75" alt="" style="width:47.8pt;height:19.6pt;mso-width-percent:0;mso-height-percent:0;mso-width-percent:0;mso-height-percent:0" o:ole="">
            <v:imagedata r:id="rId72" o:title=""/>
          </v:shape>
          <o:OLEObject Type="Embed" ProgID="Equation.DSMT4" ShapeID="_x0000_i1056" DrawAspect="Content" ObjectID="_1724065454" r:id="rId73"/>
        </w:object>
      </w:r>
      <w:r w:rsidRPr="00A34BEA">
        <w:rPr>
          <w:rFonts w:ascii="Times New Roman" w:hAnsi="Times New Roman"/>
        </w:rPr>
        <w:t>with the material constants</w:t>
      </w:r>
      <w:r w:rsidRPr="00A34BEA">
        <w:rPr>
          <w:rFonts w:ascii="Times New Roman" w:hAnsi="Times New Roman"/>
          <w:noProof/>
          <w:position w:val="-14"/>
        </w:rPr>
        <w:object w:dxaOrig="1840" w:dyaOrig="400" w14:anchorId="5F74D6DE">
          <v:shape id="_x0000_i1057" type="#_x0000_t75" alt="" style="width:91.6pt;height:19.6pt;mso-width-percent:0;mso-height-percent:0;mso-width-percent:0;mso-height-percent:0" o:ole="">
            <v:imagedata r:id="rId74" o:title=""/>
          </v:shape>
          <o:OLEObject Type="Embed" ProgID="Equation.DSMT4" ShapeID="_x0000_i1057" DrawAspect="Content" ObjectID="_1724065455" r:id="rId75"/>
        </w:object>
      </w:r>
      <w:r w:rsidRPr="00A34BEA">
        <w:rPr>
          <w:rFonts w:ascii="Times New Roman" w:hAnsi="Times New Roman"/>
        </w:rPr>
        <w:t>.</w:t>
      </w:r>
    </w:p>
    <w:p w14:paraId="1F333025" w14:textId="0EE92A0E"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 that is</w:t>
      </w:r>
      <w:r w:rsidR="006B402B">
        <w:rPr>
          <w:rFonts w:ascii="Times New Roman" w:hAnsi="Times New Roman"/>
          <w:snapToGrid w:val="0"/>
        </w:rPr>
        <w:t xml:space="preserve"> </w:t>
      </w:r>
    </w:p>
    <w:p w14:paraId="7E16BB7B" w14:textId="0E1902C1"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8" type="#_x0000_t75" alt="" style="width:42.05pt;height:39.75pt;mso-width-percent:0;mso-height-percent:0;mso-width-percent:0;mso-height-percent:0" o:ole="">
            <v:imagedata r:id="rId76" o:title=""/>
          </v:shape>
          <o:OLEObject Type="Embed" ProgID="Equation.DSMT4" ShapeID="_x0000_i1058" DrawAspect="Content" ObjectID="_1724065456" r:id="rId77"/>
        </w:object>
      </w:r>
      <w:r w:rsidR="00F415BA">
        <w:rPr>
          <w:rFonts w:ascii="Times New Roman" w:hAnsi="Times New Roman"/>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4B6C89A1" w:rsidR="002A31AD" w:rsidRDefault="00A006D8" w:rsidP="002A31AD">
      <w:pPr>
        <w:adjustRightInd w:val="0"/>
        <w:snapToGrid w:val="0"/>
        <w:rPr>
          <w:rFonts w:ascii="Times New Roman" w:hAnsi="Times New Roman"/>
          <w:snapToGrid w:val="0"/>
        </w:rPr>
      </w:pPr>
      <w:r>
        <w:rPr>
          <w:rFonts w:ascii="Times New Roman" w:hAnsi="Times New Roman"/>
          <w:snapToGrid w:val="0"/>
        </w:rPr>
        <w:lastRenderedPageBreak/>
        <w:t>Furthermore, the classical small strain assumption is adopted whereby the</w:t>
      </w:r>
      <w:r w:rsidR="002A31AD">
        <w:rPr>
          <w:rFonts w:ascii="Times New Roman" w:hAnsi="Times New Roman"/>
          <w:snapToGrid w:val="0"/>
        </w:rPr>
        <w:t xml:space="preserve"> strain-displacement relations</w:t>
      </w:r>
      <w:r>
        <w:rPr>
          <w:rFonts w:ascii="Times New Roman" w:hAnsi="Times New Roman"/>
          <w:snapToGrid w:val="0"/>
        </w:rPr>
        <w:t xml:space="preserve"> are</w:t>
      </w:r>
      <w:r w:rsidR="002A31AD">
        <w:rPr>
          <w:rFonts w:ascii="Times New Roman" w:hAnsi="Times New Roman"/>
          <w:snapToGrid w:val="0"/>
        </w:rPr>
        <w:t xml:space="preserve"> </w:t>
      </w:r>
    </w:p>
    <w:p w14:paraId="57902EA8" w14:textId="5FAB4D0D"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r w:rsidRPr="00D7323E">
        <w:rPr>
          <w:rFonts w:ascii="Times New Roman" w:hAnsi="Times New Roman"/>
          <w:noProof/>
          <w:position w:val="-34"/>
        </w:rPr>
        <w:object w:dxaOrig="1939" w:dyaOrig="780" w14:anchorId="1150F724">
          <v:shape id="_x0000_i1059" type="#_x0000_t75" alt="" style="width:96.75pt;height:39.75pt;mso-width-percent:0;mso-height-percent:0;mso-width-percent:0;mso-height-percent:0" o:ole="">
            <v:imagedata r:id="rId78" o:title=""/>
          </v:shape>
          <o:OLEObject Type="Embed" ProgID="Equation.DSMT4" ShapeID="_x0000_i1059" DrawAspect="Content" ObjectID="_1724065457" r:id="rId79"/>
        </w:object>
      </w:r>
      <w:r w:rsidRPr="00D7323E">
        <w:rPr>
          <w:rFonts w:ascii="Times New Roman" w:hAnsi="Times New Roman"/>
        </w:rPr>
        <w:t xml:space="preserve"> </w:t>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p>
    <w:p w14:paraId="01C70642" w14:textId="09B3D9A9"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60" type="#_x0000_t75" style="width:10.35pt;height:12.65pt" o:ole="">
            <v:imagedata r:id="rId80" o:title=""/>
          </v:shape>
          <o:OLEObject Type="Embed" ProgID="Equation.DSMT4" ShapeID="_x0000_i1060" DrawAspect="Content" ObjectID="_1724065458" r:id="rId81"/>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61" type="#_x0000_t75" style="width:11.5pt;height:16.15pt" o:ole="">
            <v:imagedata r:id="rId82" o:title=""/>
          </v:shape>
          <o:OLEObject Type="Embed" ProgID="Equation.DSMT4" ShapeID="_x0000_i1061" DrawAspect="Content" ObjectID="_1724065459" r:id="rId83"/>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D7323E" w:rsidRPr="00D7323E">
        <w:rPr>
          <w:rFonts w:ascii="Times New Roman" w:hAnsi="Times New Roman"/>
          <w:snapToGrid w:val="0"/>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76F91E7C"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Pr="00D7323E">
        <w:rPr>
          <w:rFonts w:ascii="Times New Roman" w:hAnsi="Times New Roman"/>
          <w:noProof/>
          <w:position w:val="-24"/>
        </w:rPr>
        <w:object w:dxaOrig="1380" w:dyaOrig="620" w14:anchorId="08A7B404">
          <v:shape id="_x0000_i1062" type="#_x0000_t75" alt="" style="width:67.95pt;height:29.95pt;mso-width-percent:0;mso-height-percent:0;mso-width-percent:0;mso-height-percent:0" o:ole="">
            <v:imagedata r:id="rId84" o:title=""/>
          </v:shape>
          <o:OLEObject Type="Embed" ProgID="Equation.DSMT4" ShapeID="_x0000_i1062" DrawAspect="Content" ObjectID="_1724065460" r:id="rId85"/>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348F7B15"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63" type="#_x0000_t75" style="width:10.35pt;height:13.8pt" o:ole="">
            <v:imagedata r:id="rId86" o:title=""/>
          </v:shape>
          <o:OLEObject Type="Embed" ProgID="Equation.DSMT4" ShapeID="_x0000_i1063" DrawAspect="Content" ObjectID="_1724065461" r:id="rId87"/>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64" type="#_x0000_t75" style="width:13.8pt;height:12.65pt" o:ole="">
            <v:imagedata r:id="rId88" o:title=""/>
          </v:shape>
          <o:OLEObject Type="Embed" ProgID="Equation.DSMT4" ShapeID="_x0000_i1064" DrawAspect="Content" ObjectID="_1724065462" r:id="rId89"/>
        </w:object>
      </w:r>
      <w:r w:rsidRPr="00D7323E">
        <w:rPr>
          <w:rFonts w:ascii="Times New Roman" w:hAnsi="Times New Roman"/>
        </w:rPr>
        <w:t xml:space="preserve">) according to </w:t>
      </w:r>
      <w:r w:rsidR="00D7323E" w:rsidRPr="00D7323E">
        <w:rPr>
          <w:rFonts w:ascii="Times New Roman" w:hAnsi="Times New Roman"/>
        </w:rPr>
        <w:fldChar w:fldCharType="begin"/>
      </w:r>
      <w:r w:rsidR="00D7323E" w:rsidRPr="00D7323E">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6B8F741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65" type="#_x0000_t75" alt="" style="width:70.25pt;height:29.95pt;mso-width-percent:0;mso-height-percent:0;mso-width-percent:0;mso-height-percent:0" o:ole="">
            <v:imagedata r:id="rId90" o:title=""/>
          </v:shape>
          <o:OLEObject Type="Embed" ProgID="Equation.DSMT4" ShapeID="_x0000_i1065" DrawAspect="Content" ObjectID="_1724065463" r:id="rId91"/>
        </w:object>
      </w:r>
      <w:r w:rsidR="00F415BA">
        <w:rPr>
          <w:rFonts w:ascii="Times New Roman" w:hAnsi="Times New Roman"/>
        </w:rPr>
        <w:t>.</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2B1A8237"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66" type="#_x0000_t75" alt="" style="width:104.25pt;height:29.95pt;mso-width-percent:0;mso-height-percent:0;mso-width-percent:0;mso-height-percent:0" o:ole="">
            <v:imagedata r:id="rId92" o:title=""/>
          </v:shape>
          <o:OLEObject Type="Embed" ProgID="Equation.DSMT4" ShapeID="_x0000_i1066" DrawAspect="Content" ObjectID="_1724065464" r:id="rId93"/>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1A7A73FE"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767C42" w:rsidRPr="00E7580B">
        <w:rPr>
          <w:rFonts w:ascii="Times New Roman" w:hAnsi="Times New Roman"/>
          <w:noProof/>
          <w:position w:val="-24"/>
        </w:rPr>
        <w:object w:dxaOrig="2340" w:dyaOrig="620" w14:anchorId="10FA4B73">
          <v:shape id="_x0000_i1067" type="#_x0000_t75" alt="" style="width:119.25pt;height:29.95pt;mso-width-percent:0;mso-height-percent:0;mso-width-percent:0;mso-height-percent:0" o:ole="">
            <v:imagedata r:id="rId94" o:title=""/>
          </v:shape>
          <o:OLEObject Type="Embed" ProgID="Equation.DSMT4" ShapeID="_x0000_i1067" DrawAspect="Content" ObjectID="_1724065465" r:id="rId95"/>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5678B4F6" w14:textId="4E86C45F" w:rsidR="00D7323E"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B7DCB">
        <w:rPr>
          <w:rFonts w:ascii="Times New Roman" w:hAnsi="Times New Roman"/>
          <w:snapToGrid w:val="0"/>
        </w:rPr>
        <w:t xml:space="preserve"> also have “off-diagonal” 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r w:rsidR="00A34BEA" w:rsidRPr="00A34BEA">
        <w:rPr>
          <w:rFonts w:ascii="Times New Roman" w:hAnsi="Times New Roman"/>
        </w:rPr>
        <w:t>Last but not the least, w</w:t>
      </w:r>
      <w:r w:rsidR="00D7323E" w:rsidRPr="00A34BEA">
        <w:rPr>
          <w:rFonts w:ascii="Times New Roman" w:hAnsi="Times New Roman"/>
        </w:rPr>
        <w:t>ith the addition of boundary and initial conditions (to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03482143" w:rsidR="009127D9" w:rsidRPr="0013783D" w:rsidRDefault="009127D9" w:rsidP="0013783D">
      <w:pPr>
        <w:pStyle w:val="Paper"/>
      </w:pPr>
      <w:r>
        <w:lastRenderedPageBreak/>
        <w:t xml:space="preserve">3. </w:t>
      </w:r>
      <w:r w:rsidRPr="0013783D">
        <w:t xml:space="preserve">PTEOF solution for </w:t>
      </w:r>
      <w:del w:id="14" w:author="Lu, Yunxing" w:date="2022-08-22T10:28:00Z">
        <w:r w:rsidRPr="0013783D" w:rsidDel="00A34BEA">
          <w:delText>the primary cementing in P&amp;</w:delText>
        </w:r>
        <w:commentRangeStart w:id="15"/>
        <w:commentRangeStart w:id="16"/>
        <w:r w:rsidRPr="0013783D" w:rsidDel="00A34BEA">
          <w:delText>A</w:delText>
        </w:r>
        <w:commentRangeEnd w:id="15"/>
        <w:r w:rsidR="00DF4996" w:rsidDel="00A34BEA">
          <w:rPr>
            <w:rStyle w:val="CommentReference"/>
            <w:rFonts w:asciiTheme="minorHAnsi" w:eastAsiaTheme="minorEastAsia" w:hAnsiTheme="minorHAnsi" w:cs="Times New Roman"/>
          </w:rPr>
          <w:commentReference w:id="15"/>
        </w:r>
      </w:del>
      <w:commentRangeEnd w:id="16"/>
      <w:r w:rsidR="00AD759D">
        <w:rPr>
          <w:rStyle w:val="CommentReference"/>
          <w:rFonts w:asciiTheme="minorHAnsi" w:eastAsiaTheme="minorEastAsia" w:hAnsiTheme="minorHAnsi" w:cs="Times New Roman"/>
        </w:rPr>
        <w:commentReference w:id="16"/>
      </w:r>
      <w:ins w:id="17" w:author="Lu, Yunxing" w:date="2022-08-22T10:28:00Z">
        <w:r w:rsidR="00A34BEA">
          <w:t>Constrained Cylinder</w:t>
        </w:r>
      </w:ins>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214FCEF5" w14:textId="55CF4E0B" w:rsidR="009A04F7" w:rsidRDefault="009A04F7" w:rsidP="00A13CC9">
      <w:pPr>
        <w:keepNext/>
        <w:spacing w:line="360" w:lineRule="auto"/>
        <w:jc w:val="both"/>
        <w:rPr>
          <w:ins w:id="18" w:author="Lu, Yunxing" w:date="2022-08-22T11:29:00Z"/>
          <w:rFonts w:ascii="Times New Roman" w:hAnsi="Times New Roman"/>
        </w:rPr>
      </w:pPr>
      <w:r>
        <w:rPr>
          <w:rFonts w:ascii="Times New Roman" w:hAnsi="Times New Roman"/>
        </w:rPr>
        <w:tab/>
        <w:t>Consider a thermoporoelastic cylinder of radius R and length 2L</w:t>
      </w:r>
      <w:r w:rsidR="00AD759D">
        <w:rPr>
          <w:rFonts w:ascii="Times New Roman" w:hAnsi="Times New Roman"/>
        </w:rPr>
        <w:t xml:space="preserve"> a (Fig. 1 Left)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 1</w:t>
      </w:r>
      <w:r w:rsidR="007B2C01">
        <w:rPr>
          <w:rFonts w:ascii="Times New Roman" w:hAnsi="Times New Roman"/>
        </w:rPr>
        <w:t xml:space="preserve"> Left</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AD759D">
        <w:rPr>
          <w:rFonts w:ascii="Times New Roman" w:hAnsi="Times New Roman"/>
        </w:rPr>
        <w:t>nd its loadings mainly comes from the high temperature and pore pressure from formation 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1285F27C" w:rsidR="00AD759D" w:rsidRDefault="00AD759D" w:rsidP="009A04F7">
      <w:pPr>
        <w:keepNext/>
        <w:spacing w:line="360" w:lineRule="auto"/>
        <w:jc w:val="center"/>
        <w:rPr>
          <w:ins w:id="19" w:author="Lu, Yunxing" w:date="2022-08-22T11:29:00Z"/>
          <w:rFonts w:ascii="Times New Roman" w:hAnsi="Times New Roman"/>
        </w:rPr>
      </w:pPr>
      <w:r>
        <w:rPr>
          <w:rFonts w:ascii="Times New Roman" w:hAnsi="Times New Roman"/>
        </w:rPr>
        <w:t>Figure 1. Left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Sketch showing a primary plug in P&amp;A and its boundary conditions</w:t>
      </w:r>
      <w:r>
        <w:rPr>
          <w:rFonts w:ascii="Times New Roman" w:hAnsi="Times New Roman"/>
        </w:rPr>
        <w:t>; Right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0A200E4F"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8" type="#_x0000_t75" alt="" style="width:17.3pt;height:17.3pt;mso-width-percent:0;mso-height-percent:0;mso-width-percent:0;mso-height-percent:0" o:ole="">
            <v:imagedata r:id="rId97" o:title=""/>
          </v:shape>
          <o:OLEObject Type="Embed" ProgID="Equation.DSMT4" ShapeID="_x0000_i1068" DrawAspect="Content" ObjectID="_1724065466" r:id="rId98"/>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69" type="#_x0000_t75" alt="" style="width:17.3pt;height:17.3pt;mso-width-percent:0;mso-height-percent:0;mso-width-percent:0;mso-height-percent:0" o:ole="">
            <v:imagedata r:id="rId99" o:title=""/>
          </v:shape>
          <o:OLEObject Type="Embed" ProgID="Equation.DSMT4" ShapeID="_x0000_i1069" DrawAspect="Content" ObjectID="_1724065467" r:id="rId100"/>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70" type="#_x0000_t75" alt="" style="width:17.3pt;height:19.6pt;mso-width-percent:0;mso-height-percent:0;mso-width-percent:0;mso-height-percent:0" o:ole="">
            <v:imagedata r:id="rId101" o:title=""/>
          </v:shape>
          <o:OLEObject Type="Embed" ProgID="Equation.DSMT4" ShapeID="_x0000_i1070" DrawAspect="Content" ObjectID="_1724065468" r:id="rId102"/>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which is the </w:t>
      </w:r>
      <w:r w:rsidR="00634588">
        <w:rPr>
          <w:rFonts w:ascii="Times New Roman" w:hAnsi="Times New Roman"/>
        </w:rPr>
        <w:lastRenderedPageBreak/>
        <w:t>subscript</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71" type="#_x0000_t75" alt="" style="width:37.45pt;height:17.3pt;mso-width-percent:0;mso-height-percent:0;mso-width-percent:0;mso-height-percent:0" o:ole="">
            <v:imagedata r:id="rId103" o:title=""/>
          </v:shape>
          <o:OLEObject Type="Embed" ProgID="Equation.DSMT4" ShapeID="_x0000_i1071" DrawAspect="Content" ObjectID="_1724065469" r:id="rId104"/>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72" type="#_x0000_t75" alt="" style="width:89.3pt;height:17.3pt;mso-width-percent:0;mso-height-percent:0;mso-width-percent:0;mso-height-percent:0" o:ole="">
            <v:imagedata r:id="rId105" o:title=""/>
          </v:shape>
          <o:OLEObject Type="Embed" ProgID="Equation.DSMT4" ShapeID="_x0000_i1072" DrawAspect="Content" ObjectID="_1724065470" r:id="rId106"/>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73" type="#_x0000_t75" alt="" style="width:41.45pt;height:17.3pt;mso-width-percent:0;mso-height-percent:0;mso-width-percent:0;mso-height-percent:0" o:ole="">
            <v:imagedata r:id="rId107" o:title=""/>
          </v:shape>
          <o:OLEObject Type="Embed" ProgID="Equation.DSMT4" ShapeID="_x0000_i1073" DrawAspect="Content" ObjectID="_1724065471" r:id="rId108"/>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74" type="#_x0000_t75" alt="" style="width:37.45pt;height:17.3pt;mso-width-percent:0;mso-height-percent:0;mso-width-percent:0;mso-height-percent:0" o:ole="">
            <v:imagedata r:id="rId109" o:title=""/>
          </v:shape>
          <o:OLEObject Type="Embed" ProgID="Equation.DSMT4" ShapeID="_x0000_i1074" DrawAspect="Content" ObjectID="_1724065472" r:id="rId110"/>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75" type="#_x0000_t75" alt="" style="width:37.45pt;height:17.3pt;mso-width-percent:0;mso-height-percent:0;mso-width-percent:0;mso-height-percent:0" o:ole="">
            <v:imagedata r:id="rId111" o:title=""/>
          </v:shape>
          <o:OLEObject Type="Embed" ProgID="Equation.DSMT4" ShapeID="_x0000_i1075" DrawAspect="Content" ObjectID="_1724065473" r:id="rId112"/>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6" type="#_x0000_t75" alt="" style="width:85.8pt;height:17.3pt;mso-width-percent:0;mso-height-percent:0;mso-width-percent:0;mso-height-percent:0" o:ole="">
            <v:imagedata r:id="rId113" o:title=""/>
          </v:shape>
          <o:OLEObject Type="Embed" ProgID="Equation.DSMT4" ShapeID="_x0000_i1076" DrawAspect="Content" ObjectID="_1724065474" r:id="rId114"/>
        </w:object>
      </w:r>
      <w:r w:rsidR="00634588">
        <w:rPr>
          <w:rFonts w:ascii="Times New Roman" w:hAnsi="Times New Roman" w:cs="Times New Roman"/>
          <w:noProof/>
        </w:rPr>
        <w:t>;</w:t>
      </w:r>
    </w:p>
    <w:p w14:paraId="1FDE797F" w14:textId="7DFE1664"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B40A66" w:rsidRPr="00B40A66">
        <w:rPr>
          <w:rFonts w:ascii="Times New Roman" w:hAnsi="Times New Roman" w:cs="Times New Roman"/>
          <w:noProof/>
          <w:position w:val="-14"/>
        </w:rPr>
        <w:object w:dxaOrig="920" w:dyaOrig="400" w14:anchorId="6B089015">
          <v:shape id="_x0000_i1077" type="#_x0000_t75" alt="" style="width:47.25pt;height:17.3pt" o:ole="">
            <v:imagedata r:id="rId115" o:title=""/>
          </v:shape>
          <o:OLEObject Type="Embed" ProgID="Equation.DSMT4" ShapeID="_x0000_i1077" DrawAspect="Content" ObjectID="_1724065475" r:id="rId116"/>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8" type="#_x0000_t75" alt="" style="width:37.45pt;height:17.3pt;mso-width-percent:0;mso-height-percent:0;mso-width-percent:0;mso-height-percent:0" o:ole="">
            <v:imagedata r:id="rId117" o:title=""/>
          </v:shape>
          <o:OLEObject Type="Embed" ProgID="Equation.DSMT4" ShapeID="_x0000_i1078" DrawAspect="Content" ObjectID="_1724065476" r:id="rId118"/>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79" type="#_x0000_t75" alt="" style="width:41.45pt;height:17.3pt;mso-width-percent:0;mso-height-percent:0;mso-width-percent:0;mso-height-percent:0" o:ole="">
            <v:imagedata r:id="rId119" o:title=""/>
          </v:shape>
          <o:OLEObject Type="Embed" ProgID="Equation.DSMT4" ShapeID="_x0000_i1079" DrawAspect="Content" ObjectID="_1724065477" r:id="rId120"/>
        </w:object>
      </w:r>
      <w:r>
        <w:rPr>
          <w:rFonts w:ascii="Times New Roman" w:hAnsi="Times New Roman" w:cs="Times New Roman"/>
          <w:noProof/>
        </w:rPr>
        <w:t>.</w:t>
      </w:r>
    </w:p>
    <w:p w14:paraId="28548A24" w14:textId="20FEED67" w:rsidR="00634588" w:rsidRDefault="00634588" w:rsidP="00634588">
      <w:pPr>
        <w:pStyle w:val="ListParagraph"/>
        <w:spacing w:line="360" w:lineRule="auto"/>
        <w:ind w:left="0"/>
        <w:rPr>
          <w:rFonts w:ascii="Times New Roman" w:hAnsi="Times New Roman"/>
        </w:rPr>
      </w:pPr>
      <w:r>
        <w:rPr>
          <w:rFonts w:ascii="Times New Roman" w:hAnsi="Times New Roman"/>
        </w:rPr>
        <w:t>Since the PTEOF model is linear, the principle of superposition will be used as final step to obtain the final solution.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12A87D9F"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80" type="#_x0000_t75" alt="" style="width:9.8pt;height:13.8pt;mso-width-percent:0;mso-height-percent:0;mso-width-percent:0;mso-height-percent:0" o:ole="">
            <v:imagedata r:id="rId54" o:title=""/>
          </v:shape>
          <o:OLEObject Type="Embed" ProgID="Equation.DSMT4" ShapeID="_x0000_i1080" DrawAspect="Content" ObjectID="_1724065478" r:id="rId121"/>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81" type="#_x0000_t75" alt="" style="width:9.8pt;height:11.5pt;mso-width-percent:0;mso-height-percent:0;mso-width-percent:0;mso-height-percent:0" o:ole="">
            <v:imagedata r:id="rId56" o:title=""/>
          </v:shape>
          <o:OLEObject Type="Embed" ProgID="Equation.DSMT4" ShapeID="_x0000_i1081" DrawAspect="Content" ObjectID="_1724065479" r:id="rId122"/>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3C6F51" w:rsidRPr="00780CED">
        <w:rPr>
          <w:rFonts w:ascii="Times New Roman" w:hAnsi="Times New Roman"/>
          <w:snapToGrid w:val="0"/>
        </w:rPr>
        <w:t xml:space="preserve">, this results in a new form of coupled diffusion equations </w:t>
      </w:r>
    </w:p>
    <w:p w14:paraId="093FC562" w14:textId="394F1074"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82" type="#_x0000_t75" alt="" style="width:206.2pt;height:32.25pt;mso-width-percent:0;mso-height-percent:0;mso-width-percent:0;mso-height-percent:0" o:ole="">
            <v:imagedata r:id="rId123" o:title=""/>
          </v:shape>
          <o:OLEObject Type="Embed" ProgID="Equation.DSMT4" ShapeID="_x0000_i1082" DrawAspect="Content" ObjectID="_1724065480" r:id="rId124"/>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B907B3">
        <w:rPr>
          <w:rFonts w:ascii="Times New Roman" w:hAnsi="Times New Roman"/>
        </w:rPr>
        <w:t>(11)</w:t>
      </w:r>
    </w:p>
    <w:p w14:paraId="6E8406A8" w14:textId="38F4173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83" type="#_x0000_t75" alt="" style="width:202.2pt;height:37.45pt;mso-width-percent:0;mso-height-percent:0;mso-width-percent:0;mso-height-percent:0" o:ole="">
            <v:imagedata r:id="rId125" o:title=""/>
          </v:shape>
          <o:OLEObject Type="Embed" ProgID="Equation.DSMT4" ShapeID="_x0000_i1083" DrawAspect="Content" ObjectID="_1724065481" r:id="rId126"/>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907B3">
        <w:rPr>
          <w:rFonts w:ascii="Times New Roman" w:hAnsi="Times New Roman"/>
        </w:rPr>
        <w:t>(12)</w:t>
      </w:r>
    </w:p>
    <w:p w14:paraId="5A0054DD" w14:textId="77777777" w:rsidR="00A13CC9" w:rsidRDefault="00A13CC9" w:rsidP="009127D9">
      <w:pPr>
        <w:keepNext/>
      </w:pPr>
    </w:p>
    <w:p w14:paraId="59C4899C" w14:textId="178EC24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78342FE8"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84" type="#_x0000_t75" alt="" style="width:168.75pt;height:32.25pt;mso-width-percent:0;mso-height-percent:0;mso-width-percent:0;mso-height-percent:0" o:ole="">
            <v:imagedata r:id="rId127" o:title=""/>
          </v:shape>
          <o:OLEObject Type="Embed" ProgID="Equation.DSMT4" ShapeID="_x0000_i1084" DrawAspect="Content" ObjectID="_1724065482" r:id="rId128"/>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907B3">
        <w:rPr>
          <w:rFonts w:ascii="Times New Roman" w:hAnsi="Times New Roman"/>
        </w:rPr>
        <w:t>(13)</w:t>
      </w:r>
    </w:p>
    <w:p w14:paraId="26201652" w14:textId="02D751A6"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85" type="#_x0000_t75" alt="" style="width:13.8pt;height:19.6pt;mso-width-percent:0;mso-height-percent:0;mso-width-percent:0;mso-height-percent:0" o:ole="">
            <v:imagedata r:id="rId129" o:title=""/>
          </v:shape>
          <o:OLEObject Type="Embed" ProgID="Equation.DSMT4" ShapeID="_x0000_i1085" DrawAspect="Content" ObjectID="_1724065483" r:id="rId130"/>
        </w:object>
      </w:r>
      <w:r w:rsidR="008F6489" w:rsidRPr="00E16FDC">
        <w:rPr>
          <w:rFonts w:ascii="Times New Roman" w:hAnsi="Times New Roman"/>
        </w:rPr>
        <w:t xml:space="preserve">is the gradient of a scaler, one can integrate </w:t>
      </w:r>
      <w:r w:rsidR="008F6489" w:rsidRPr="00780CED">
        <w:rPr>
          <w:rFonts w:ascii="Times New Roman" w:hAnsi="Times New Roman"/>
        </w:rPr>
        <w:t xml:space="preserve">Eq. </w:t>
      </w:r>
      <w:r w:rsidR="00D64C8B">
        <w:rPr>
          <w:rFonts w:ascii="Times New Roman" w:hAnsi="Times New Roman"/>
        </w:rPr>
        <w:t>(</w:t>
      </w:r>
      <w:r w:rsidR="008F6489" w:rsidRPr="00780CED">
        <w:rPr>
          <w:rFonts w:ascii="Times New Roman" w:hAnsi="Times New Roman"/>
        </w:rPr>
        <w:t>13</w:t>
      </w:r>
      <w:r w:rsidR="00D64C8B">
        <w:rPr>
          <w:rFonts w:ascii="Times New Roman" w:hAnsi="Times New Roman"/>
        </w:rPr>
        <w:t>)</w:t>
      </w:r>
      <w:r w:rsidR="008F6489" w:rsidRPr="00780CED">
        <w:rPr>
          <w:rFonts w:ascii="Times New Roman" w:hAnsi="Times New Roman"/>
        </w:rPr>
        <w:t xml:space="preserve"> to obtain</w:t>
      </w:r>
    </w:p>
    <w:p w14:paraId="38050CB9" w14:textId="4D65A5D9" w:rsidR="008F6489" w:rsidRPr="00E16FDC" w:rsidRDefault="002A31AD" w:rsidP="002A31AD">
      <w:pPr>
        <w:adjustRightInd w:val="0"/>
        <w:snapToGrid w:val="0"/>
        <w:jc w:val="center"/>
        <w:rPr>
          <w:rFonts w:ascii="Times New Roman" w:hAnsi="Times New Roman"/>
        </w:rPr>
      </w:pPr>
      <w:r>
        <w:rPr>
          <w:rFonts w:ascii="Times New Roman" w:hAnsi="Times New Roman"/>
          <w:noProof/>
        </w:rPr>
        <w:lastRenderedPageBreak/>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6" type="#_x0000_t75" alt="" style="width:202.2pt;height:29.95pt;mso-width-percent:0;mso-height-percent:0;mso-width-percent:0;mso-height-percent:0" o:ole="">
            <v:imagedata r:id="rId131" o:title=""/>
          </v:shape>
          <o:OLEObject Type="Embed" ProgID="Equation.DSMT4" ShapeID="_x0000_i1086" DrawAspect="Content" ObjectID="_1724065484" r:id="rId132"/>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907B3">
        <w:rPr>
          <w:rFonts w:ascii="Times New Roman" w:hAnsi="Times New Roman"/>
        </w:rPr>
        <w:t>(14)</w:t>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7" type="#_x0000_t75" alt="" style="width:69.7pt;height:29.95pt;mso-width-percent:0;mso-height-percent:0;mso-width-percent:0;mso-height-percent:0" o:ole="">
            <v:imagedata r:id="rId133" o:title=""/>
          </v:shape>
          <o:OLEObject Type="Embed" ProgID="Equation.DSMT4" ShapeID="_x0000_i1087" DrawAspect="Content" ObjectID="_1724065485" r:id="rId134"/>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8" type="#_x0000_t75" alt="" style="width:79.5pt;height:29.95pt;mso-width-percent:0;mso-height-percent:0;mso-width-percent:0;mso-height-percent:0" o:ole="">
            <v:imagedata r:id="rId135" o:title=""/>
          </v:shape>
          <o:OLEObject Type="Embed" ProgID="Equation.DSMT4" ShapeID="_x0000_i1088" DrawAspect="Content" ObjectID="_1724065486" r:id="rId136"/>
        </w:object>
      </w:r>
      <w:r>
        <w:rPr>
          <w:rFonts w:ascii="Times New Roman" w:hAnsi="Times New Roman"/>
          <w:noProof/>
        </w:rPr>
        <w:t>.</w:t>
      </w:r>
    </w:p>
    <w:p w14:paraId="291169CA" w14:textId="35D8A15D"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89" type="#_x0000_t75" alt="" style="width:24.75pt;height:13.8pt;mso-width-percent:0;mso-height-percent:0;mso-width-percent:0;mso-height-percent:0" o:ole="">
            <v:imagedata r:id="rId137" o:title=""/>
          </v:shape>
          <o:OLEObject Type="Embed" ProgID="Equation.DSMT4" ShapeID="_x0000_i1089" DrawAspect="Content" ObjectID="_1724065487" r:id="rId138"/>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90" type="#_x0000_t75" alt="" style="width:24.75pt;height:13.8pt;mso-width-percent:0;mso-height-percent:0;mso-width-percent:0;mso-height-percent:0" o:ole="">
            <v:imagedata r:id="rId137" o:title=""/>
          </v:shape>
          <o:OLEObject Type="Embed" ProgID="Equation.DSMT4" ShapeID="_x0000_i1090" DrawAspect="Content" ObjectID="_1724065488" r:id="rId139"/>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103D3" w:rsidRPr="002A31AD">
        <w:rPr>
          <w:rFonts w:ascii="Times New Roman" w:hAnsi="Times New Roman"/>
        </w:rPr>
        <w:t>14</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103D3" w:rsidRPr="002A31AD">
        <w:rPr>
          <w:rFonts w:ascii="Times New Roman" w:hAnsi="Times New Roman"/>
        </w:rPr>
        <w:t>11</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103D3" w:rsidRPr="002A31AD">
        <w:rPr>
          <w:rFonts w:ascii="Times New Roman" w:hAnsi="Times New Roman"/>
        </w:rPr>
        <w:t>12</w:t>
      </w:r>
      <w:r w:rsidR="00D64C8B">
        <w:rPr>
          <w:rFonts w:ascii="Times New Roman" w:hAnsi="Times New Roman"/>
        </w:rPr>
        <w:t>)</w:t>
      </w:r>
      <w:r w:rsidR="00B103D3" w:rsidRPr="002A31AD">
        <w:rPr>
          <w:rFonts w:ascii="Times New Roman" w:hAnsi="Times New Roman"/>
        </w:rPr>
        <w:t>, the</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91" type="#_x0000_t75" alt="" style="width:9.8pt;height:11.5pt;mso-width-percent:0;mso-height-percent:0;mso-width-percent:0;mso-height-percent:0" o:ole="">
            <v:imagedata r:id="rId140" o:title=""/>
          </v:shape>
          <o:OLEObject Type="Embed" ProgID="Equation.DSMT4" ShapeID="_x0000_i1091" DrawAspect="Content" ObjectID="_1724065489" r:id="rId141"/>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6D3D9F05"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92" type="#_x0000_t75" alt="" style="width:193.55pt;height:69.7pt;mso-width-percent:0;mso-height-percent:0;mso-width-percent:0;mso-height-percent:0" o:ole="">
            <v:imagedata r:id="rId142" o:title=""/>
          </v:shape>
          <o:OLEObject Type="Embed" ProgID="Equation.DSMT4" ShapeID="_x0000_i1092" DrawAspect="Content" ObjectID="_1724065490" r:id="rId143"/>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907B3">
        <w:rPr>
          <w:rFonts w:ascii="Times New Roman" w:hAnsi="Times New Roman"/>
        </w:rPr>
        <w:t>(15)</w:t>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93" type="#_x0000_t75" alt="" style="width:234.45pt;height:17.3pt;mso-width-percent:0;mso-height-percent:0;mso-width-percent:0;mso-height-percent:0" o:ole="">
            <v:imagedata r:id="rId144" o:title=""/>
          </v:shape>
          <o:OLEObject Type="Embed" ProgID="Equation.DSMT4" ShapeID="_x0000_i1093" DrawAspect="Content" ObjectID="_1724065491" r:id="rId145"/>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94" type="#_x0000_t75" alt="" style="width:247.1pt;height:17.3pt;mso-width-percent:0;mso-height-percent:0;mso-width-percent:0;mso-height-percent:0" o:ole="">
            <v:imagedata r:id="rId146" o:title=""/>
          </v:shape>
          <o:OLEObject Type="Embed" ProgID="Equation.DSMT4" ShapeID="_x0000_i1094" DrawAspect="Content" ObjectID="_1724065492" r:id="rId147"/>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95" type="#_x0000_t75" alt="" style="width:220.6pt;height:17.3pt;mso-width-percent:0;mso-height-percent:0;mso-width-percent:0;mso-height-percent:0" o:ole="">
            <v:imagedata r:id="rId148" o:title=""/>
          </v:shape>
          <o:OLEObject Type="Embed" ProgID="Equation.DSMT4" ShapeID="_x0000_i1095" DrawAspect="Content" ObjectID="_1724065493" r:id="rId149"/>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6" type="#_x0000_t75" alt="" style="width:225.8pt;height:17.3pt;mso-width-percent:0;mso-height-percent:0;mso-width-percent:0;mso-height-percent:0" o:ole="">
            <v:imagedata r:id="rId150" o:title=""/>
          </v:shape>
          <o:OLEObject Type="Embed" ProgID="Equation.DSMT4" ShapeID="_x0000_i1096" DrawAspect="Content" ObjectID="_1724065494" r:id="rId151"/>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7" type="#_x0000_t75" alt="" style="width:131.9pt;height:17.3pt;mso-width-percent:0;mso-height-percent:0;mso-width-percent:0;mso-height-percent:0" o:ole="">
            <v:imagedata r:id="rId152" o:title=""/>
          </v:shape>
          <o:OLEObject Type="Embed" ProgID="Equation.DSMT4" ShapeID="_x0000_i1097" DrawAspect="Content" ObjectID="_1724065495" r:id="rId153"/>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8" type="#_x0000_t75" alt="" style="width:122.7pt;height:17.3pt;mso-width-percent:0;mso-height-percent:0;mso-width-percent:0;mso-height-percent:0" o:ole="">
            <v:imagedata r:id="rId154" o:title=""/>
          </v:shape>
          <o:OLEObject Type="Embed" ProgID="Equation.DSMT4" ShapeID="_x0000_i1098" DrawAspect="Content" ObjectID="_1724065496" r:id="rId155"/>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9" type="#_x0000_t75" alt="" style="width:296.65pt;height:17.3pt;mso-width-percent:0;mso-height-percent:0;mso-width-percent:0;mso-height-percent:0" o:ole="">
            <v:imagedata r:id="rId156" o:title=""/>
          </v:shape>
          <o:OLEObject Type="Embed" ProgID="Equation.DSMT4" ShapeID="_x0000_i1099" DrawAspect="Content" ObjectID="_1724065497" r:id="rId157"/>
        </w:object>
      </w:r>
      <w:r w:rsidR="002A31AD">
        <w:rPr>
          <w:noProof/>
        </w:rPr>
        <w:t>.</w:t>
      </w:r>
    </w:p>
    <w:p w14:paraId="747B6C9F" w14:textId="0A8B9A42"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6F59B8" w:rsidRPr="00780CED">
        <w:rPr>
          <w:rFonts w:ascii="Times New Roman" w:hAnsi="Times New Roman"/>
        </w:rPr>
        <w:t>15</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00" type="#_x0000_t75" style="width:11.5pt;height:12.65pt" o:ole="">
            <v:imagedata r:id="rId158" o:title=""/>
          </v:shape>
          <o:OLEObject Type="Embed" ProgID="Equation.DSMT4" ShapeID="_x0000_i1100" DrawAspect="Content" ObjectID="_1724065498" r:id="rId159"/>
        </w:object>
      </w:r>
      <w:r w:rsidR="00160C48">
        <w:rPr>
          <w:rFonts w:ascii="Times New Roman" w:hAnsi="Times New Roman"/>
        </w:rPr>
        <w:t xml:space="preserve"> and </w:t>
      </w:r>
      <w:r w:rsidR="00160C48" w:rsidRPr="00160C48">
        <w:rPr>
          <w:rFonts w:ascii="Times New Roman" w:hAnsi="Times New Roman"/>
          <w:position w:val="-10"/>
        </w:rPr>
        <w:object w:dxaOrig="240" w:dyaOrig="260" w14:anchorId="7B9AEB2B">
          <v:shape id="_x0000_i1101" type="#_x0000_t75" style="width:11.5pt;height:12.65pt" o:ole="">
            <v:imagedata r:id="rId160" o:title=""/>
          </v:shape>
          <o:OLEObject Type="Embed" ProgID="Equation.DSMT4" ShapeID="_x0000_i1101" DrawAspect="Content" ObjectID="_1724065499" r:id="rId161"/>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02" type="#_x0000_t75" alt="" style="width:13.8pt;height:17.3pt;mso-width-percent:0;mso-height-percent:0;mso-width-percent:0;mso-height-percent:0" o:ole="">
            <v:imagedata r:id="rId162" o:title=""/>
          </v:shape>
          <o:OLEObject Type="Embed" ProgID="Equation.DSMT4" ShapeID="_x0000_i1102" DrawAspect="Content" ObjectID="_1724065500" r:id="rId163"/>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03" type="#_x0000_t75" alt="" style="width:17.3pt;height:17.3pt;mso-width-percent:0;mso-height-percent:0;mso-width-percent:0;mso-height-percent:0" o:ole="">
            <v:imagedata r:id="rId164" o:title=""/>
          </v:shape>
          <o:OLEObject Type="Embed" ProgID="Equation.DSMT4" ShapeID="_x0000_i1103" DrawAspect="Content" ObjectID="_1724065501" r:id="rId165"/>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04" type="#_x0000_t75" alt="" style="width:9.8pt;height:17.3pt;mso-width-percent:0;mso-height-percent:0;mso-width-percent:0;mso-height-percent:0" o:ole="">
            <v:imagedata r:id="rId166" o:title=""/>
          </v:shape>
          <o:OLEObject Type="Embed" ProgID="Equation.DSMT4" ShapeID="_x0000_i1104" DrawAspect="Content" ObjectID="_1724065502" r:id="rId167"/>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05" type="#_x0000_t75" alt="" style="width:13.8pt;height:17.3pt;mso-width-percent:0;mso-height-percent:0;mso-width-percent:0;mso-height-percent:0" o:ole="">
            <v:imagedata r:id="rId168" o:title=""/>
          </v:shape>
          <o:OLEObject Type="Embed" ProgID="Equation.DSMT4" ShapeID="_x0000_i1105" DrawAspect="Content" ObjectID="_1724065503" r:id="rId169"/>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106" type="#_x0000_t75" alt="" style="width:13.8pt;height:9.8pt;mso-width-percent:0;mso-height-percent:0;mso-width-percent:0;mso-height-percent:0" o:ole="">
            <v:imagedata r:id="rId170" o:title=""/>
          </v:shape>
          <o:OLEObject Type="Embed" ProgID="Equation.DSMT4" ShapeID="_x0000_i1106" DrawAspect="Content" ObjectID="_1724065504" r:id="rId171"/>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107" type="#_x0000_t75" alt="" style="width:9.8pt;height:9.8pt;mso-width-percent:0;mso-height-percent:0;mso-width-percent:0;mso-height-percent:0" o:ole="">
            <v:imagedata r:id="rId172" o:title=""/>
          </v:shape>
          <o:OLEObject Type="Embed" ProgID="Equation.DSMT4" ShapeID="_x0000_i1107" DrawAspect="Content" ObjectID="_1724065505" r:id="rId173"/>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08" type="#_x0000_t75" alt="" style="width:13.8pt;height:9.8pt;mso-width-percent:0;mso-height-percent:0;mso-width-percent:0;mso-height-percent:0" o:ole="">
            <v:imagedata r:id="rId174" o:title=""/>
          </v:shape>
          <o:OLEObject Type="Embed" ProgID="Equation.DSMT4" ShapeID="_x0000_i1108" DrawAspect="Content" ObjectID="_1724065506" r:id="rId175"/>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567D0BDA"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09" type="#_x0000_t75" alt="" style="width:114.05pt;height:37.45pt;mso-width-percent:0;mso-height-percent:0;mso-width-percent:0;mso-height-percent:0" o:ole="">
            <v:imagedata r:id="rId176" o:title=""/>
          </v:shape>
          <o:OLEObject Type="Embed" ProgID="Equation.DSMT4" ShapeID="_x0000_i1109" DrawAspect="Content" ObjectID="_1724065507" r:id="rId177"/>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907B3">
        <w:rPr>
          <w:rFonts w:ascii="Times New Roman" w:hAnsi="Times New Roman"/>
        </w:rPr>
        <w:t>(16)</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10" type="#_x0000_t75" alt="" style="width:124.4pt;height:1in;mso-width-percent:0;mso-height-percent:0;mso-width-percent:0;mso-height-percent:0" o:ole="">
            <v:imagedata r:id="rId178" o:title=""/>
          </v:shape>
          <o:OLEObject Type="Embed" ProgID="Equation.DSMT4" ShapeID="_x0000_i1110" DrawAspect="Content" ObjectID="_1724065508" r:id="rId179"/>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11" type="#_x0000_t75" alt="" style="width:3in;height:29.95pt;mso-width-percent:0;mso-height-percent:0;mso-width-percent:0;mso-height-percent:0" o:ole="">
            <v:imagedata r:id="rId180" o:title=""/>
          </v:shape>
          <o:OLEObject Type="Embed" ProgID="Equation.DSMT4" ShapeID="_x0000_i1111" DrawAspect="Content" ObjectID="_1724065509" r:id="rId181"/>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7FE1D48A"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12" type="#_x0000_t75" alt="" style="width:111.75pt;height:29.95pt;mso-width-percent:0;mso-height-percent:0;mso-width-percent:0;mso-height-percent:0" o:ole="">
            <v:imagedata r:id="rId182" o:title=""/>
          </v:shape>
          <o:OLEObject Type="Embed" ProgID="Equation.DSMT4" ShapeID="_x0000_i1112" DrawAspect="Content" ObjectID="_1724065510" r:id="rId183"/>
        </w:object>
      </w:r>
      <w:r w:rsidR="007A4899">
        <w:rPr>
          <w:rFonts w:ascii="Times New Roman" w:hAnsi="Times New Roman"/>
          <w:noProof/>
        </w:rPr>
        <w:t>,</w:t>
      </w:r>
      <w:r>
        <w:rPr>
          <w:rFonts w:ascii="Times New Roman" w:hAnsi="Times New Roman"/>
        </w:rPr>
        <w:t xml:space="preserve">                                                                              </w:t>
      </w:r>
      <w:r w:rsidR="00B907B3">
        <w:rPr>
          <w:rFonts w:ascii="Times New Roman" w:hAnsi="Times New Roman"/>
        </w:rPr>
        <w:t>(17)</w:t>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13" type="#_x0000_t75" alt="" style="width:106.55pt;height:17.3pt;mso-width-percent:0;mso-height-percent:0;mso-width-percent:0;mso-height-percent:0" o:ole="">
            <v:imagedata r:id="rId184" o:title=""/>
          </v:shape>
          <o:OLEObject Type="Embed" ProgID="Equation.DSMT4" ShapeID="_x0000_i1113" DrawAspect="Content" ObjectID="_1724065511" r:id="rId185"/>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135DDFC4"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14" type="#_x0000_t75" alt="" style="width:91.6pt;height:19.6pt;mso-width-percent:0;mso-height-percent:0;mso-width-percent:0;mso-height-percent:0" o:ole="">
            <v:imagedata r:id="rId186" o:title=""/>
          </v:shape>
          <o:OLEObject Type="Embed" ProgID="Equation.DSMT4" ShapeID="_x0000_i1114" DrawAspect="Content" ObjectID="_1724065512" r:id="rId187"/>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907B3">
        <w:rPr>
          <w:rFonts w:ascii="Times New Roman" w:hAnsi="Times New Roman"/>
        </w:rPr>
        <w:t>(18)</w:t>
      </w:r>
    </w:p>
    <w:p w14:paraId="5CEB5633" w14:textId="679B27B4"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15" type="#_x0000_t75" alt="" style="width:52.4pt;height:37.45pt;mso-width-percent:0;mso-height-percent:0;mso-width-percent:0;mso-height-percent:0" o:ole="">
            <v:imagedata r:id="rId188" o:title=""/>
          </v:shape>
          <o:OLEObject Type="Embed" ProgID="Equation.DSMT4" ShapeID="_x0000_i1115" DrawAspect="Content" ObjectID="_1724065513" r:id="rId189"/>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16" type="#_x0000_t75" alt="" style="width:9.8pt;height:17.3pt;mso-width-percent:0;mso-height-percent:0;mso-width-percent:0;mso-height-percent:0" o:ole="">
            <v:imagedata r:id="rId190" o:title=""/>
          </v:shape>
          <o:OLEObject Type="Embed" ProgID="Equation.DSMT4" ShapeID="_x0000_i1116" DrawAspect="Content" ObjectID="_1724065514" r:id="rId191"/>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17" type="#_x0000_t75" alt="" style="width:9.8pt;height:17.3pt;mso-width-percent:0;mso-height-percent:0;mso-width-percent:0;mso-height-percent:0" o:ole="">
            <v:imagedata r:id="rId190" o:title=""/>
          </v:shape>
          <o:OLEObject Type="Embed" ProgID="Equation.DSMT4" ShapeID="_x0000_i1117" DrawAspect="Content" ObjectID="_1724065515" r:id="rId192"/>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18" type="#_x0000_t75" alt="" style="width:13.8pt;height:9.8pt;mso-width-percent:0;mso-height-percent:0;mso-width-percent:0;mso-height-percent:0" o:ole="">
            <v:imagedata r:id="rId193" o:title=""/>
          </v:shape>
          <o:OLEObject Type="Embed" ProgID="Equation.DSMT4" ShapeID="_x0000_i1118" DrawAspect="Content" ObjectID="_1724065516" r:id="rId194"/>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19" type="#_x0000_t75" alt="" style="width:9.8pt;height:17.3pt;mso-width-percent:0;mso-height-percent:0;mso-width-percent:0;mso-height-percent:0" o:ole="">
            <v:imagedata r:id="rId195" o:title=""/>
          </v:shape>
          <o:OLEObject Type="Embed" ProgID="Equation.DSMT4" ShapeID="_x0000_i1119" DrawAspect="Content" ObjectID="_1724065517" r:id="rId196"/>
        </w:object>
      </w:r>
      <w:r w:rsidR="00B665FD">
        <w:rPr>
          <w:rFonts w:ascii="Times New Roman" w:hAnsi="Times New Roman"/>
        </w:rPr>
        <w:t>.</w:t>
      </w:r>
      <w:r w:rsidR="00B07C95" w:rsidRPr="00A13CC9">
        <w:rPr>
          <w:rFonts w:ascii="Times New Roman" w:hAnsi="Times New Roman"/>
        </w:rPr>
        <w:t xml:space="preserve"> </w:t>
      </w:r>
    </w:p>
    <w:p w14:paraId="514058DA" w14:textId="15D943DA"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in Eq.</w:t>
      </w:r>
      <w:r w:rsidR="00D64C8B">
        <w:rPr>
          <w:rFonts w:ascii="Times New Roman" w:hAnsi="Times New Roman"/>
        </w:rPr>
        <w:t xml:space="preserve"> (</w:t>
      </w:r>
      <w:r w:rsidR="007A4899">
        <w:rPr>
          <w:rFonts w:ascii="Times New Roman" w:hAnsi="Times New Roman"/>
        </w:rPr>
        <w:t>15</w:t>
      </w:r>
      <w:r w:rsidR="00D64C8B">
        <w:rPr>
          <w:rFonts w:ascii="Times New Roman" w:hAnsi="Times New Roman"/>
        </w:rPr>
        <w:t>)</w:t>
      </w:r>
      <w:r w:rsidR="007A4899">
        <w:rPr>
          <w:rFonts w:ascii="Times New Roman" w:hAnsi="Times New Roman"/>
        </w:rPr>
        <w:t xml:space="preserve">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6C6288BC"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20" type="#_x0000_t75" alt="" style="width:255.15pt;height:19.6pt;mso-width-percent:0;mso-height-percent:0;mso-width-percent:0;mso-height-percent:0" o:ole="">
            <v:imagedata r:id="rId197" o:title=""/>
          </v:shape>
          <o:OLEObject Type="Embed" ProgID="Equation.DSMT4" ShapeID="_x0000_i1120" DrawAspect="Content" ObjectID="_1724065518" r:id="rId198"/>
        </w:object>
      </w:r>
      <w:r>
        <w:rPr>
          <w:rFonts w:ascii="Times New Roman" w:hAnsi="Times New Roman"/>
          <w:noProof/>
        </w:rPr>
        <w:t>,</w:t>
      </w:r>
      <w:r>
        <w:rPr>
          <w:rFonts w:ascii="Times New Roman" w:hAnsi="Times New Roman"/>
        </w:rPr>
        <w:t xml:space="preserve">                                       </w:t>
      </w:r>
      <w:r w:rsidR="00B907B3">
        <w:rPr>
          <w:rFonts w:ascii="Times New Roman" w:hAnsi="Times New Roman"/>
        </w:rPr>
        <w:t>(19)</w:t>
      </w:r>
    </w:p>
    <w:p w14:paraId="76526515" w14:textId="77777777" w:rsidR="006C32C4" w:rsidRDefault="007A4899" w:rsidP="006C32C4">
      <w:pPr>
        <w:spacing w:line="360" w:lineRule="auto"/>
        <w:jc w:val="both"/>
        <w:rPr>
          <w:rFonts w:ascii="Times New Roman" w:hAnsi="Times New Roman"/>
        </w:rPr>
      </w:pPr>
      <w:r>
        <w:rPr>
          <w:rFonts w:ascii="Times New Roman" w:hAnsi="Times New Roman"/>
        </w:rPr>
        <w:t xml:space="preserve"> </w:t>
      </w:r>
      <w:r w:rsidR="0046512F">
        <w:rPr>
          <w:rFonts w:ascii="Times New Roman" w:hAnsi="Times New Roman"/>
        </w:rPr>
        <w:t>w</w:t>
      </w:r>
      <w:r>
        <w:rPr>
          <w:rFonts w:ascii="Times New Roman" w:hAnsi="Times New Roman"/>
        </w:rPr>
        <w:t>here</w:t>
      </w:r>
      <w:r w:rsidR="0046512F">
        <w:rPr>
          <w:rFonts w:ascii="Times New Roman" w:hAnsi="Times New Roman"/>
        </w:rPr>
        <w:t xml:space="preserve"> </w:t>
      </w:r>
      <w:r w:rsidR="0090156F" w:rsidRPr="00A13CC9">
        <w:rPr>
          <w:rFonts w:ascii="Times New Roman" w:hAnsi="Times New Roman"/>
          <w:noProof/>
          <w:position w:val="-12"/>
        </w:rPr>
        <w:object w:dxaOrig="220" w:dyaOrig="360" w14:anchorId="77EC7EC3">
          <v:shape id="_x0000_i1121" type="#_x0000_t75" alt="" style="width:9.8pt;height:17.3pt;mso-width-percent:0;mso-height-percent:0;mso-width-percent:0;mso-height-percent:0" o:ole="">
            <v:imagedata r:id="rId199" o:title=""/>
          </v:shape>
          <o:OLEObject Type="Embed" ProgID="Equation.DSMT4" ShapeID="_x0000_i1121" DrawAspect="Content" ObjectID="_1724065519" r:id="rId200"/>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22" type="#_x0000_t75" alt="" style="width:9.8pt;height:17.3pt;mso-width-percent:0;mso-height-percent:0;mso-width-percent:0;mso-height-percent:0" o:ole="">
            <v:imagedata r:id="rId201" o:title=""/>
          </v:shape>
          <o:OLEObject Type="Embed" ProgID="Equation.DSMT4" ShapeID="_x0000_i1122" DrawAspect="Content" ObjectID="_1724065520" r:id="rId202"/>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23" type="#_x0000_t75" alt="" style="width:29.95pt;height:17.3pt;mso-width-percent:0;mso-height-percent:0;mso-width-percent:0;mso-height-percent:0" o:ole="">
            <v:imagedata r:id="rId203" o:title=""/>
          </v:shape>
          <o:OLEObject Type="Embed" ProgID="Equation.DSMT4" ShapeID="_x0000_i1123" DrawAspect="Content" ObjectID="_1724065521" r:id="rId204"/>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24" type="#_x0000_t75" alt="" style="width:37.45pt;height:17.3pt;mso-width-percent:0;mso-height-percent:0;mso-width-percent:0;mso-height-percent:0" o:ole="">
            <v:imagedata r:id="rId205" o:title=""/>
          </v:shape>
          <o:OLEObject Type="Embed" ProgID="Equation.DSMT4" ShapeID="_x0000_i1124" DrawAspect="Content" ObjectID="_1724065522" r:id="rId206"/>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2B2CF226" w:rsidR="00B07C95" w:rsidRDefault="00B07C95" w:rsidP="006C32C4">
      <w:pPr>
        <w:spacing w:line="360" w:lineRule="auto"/>
        <w:jc w:val="both"/>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25" type="#_x0000_t75" alt="" style="width:9.8pt;height:17.3pt;mso-width-percent:0;mso-height-percent:0;mso-width-percent:0;mso-height-percent:0" o:ole="">
            <v:imagedata r:id="rId207" o:title=""/>
          </v:shape>
          <o:OLEObject Type="Embed" ProgID="Equation.DSMT4" ShapeID="_x0000_i1125" DrawAspect="Content" ObjectID="_1724065523" r:id="rId208"/>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57F5D3AD"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26" type="#_x0000_t75" alt="" style="width:2in;height:19.6pt;mso-width-percent:0;mso-height-percent:0;mso-width-percent:0;mso-height-percent:0" o:ole="">
            <v:imagedata r:id="rId209" o:title=""/>
          </v:shape>
          <o:OLEObject Type="Embed" ProgID="Equation.DSMT4" ShapeID="_x0000_i1126" DrawAspect="Content" ObjectID="_1724065524" r:id="rId210"/>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907B3">
        <w:rPr>
          <w:rFonts w:ascii="Times New Roman" w:hAnsi="Times New Roman"/>
        </w:rPr>
        <w:t>(20)</w:t>
      </w:r>
    </w:p>
    <w:p w14:paraId="0C91CC3A" w14:textId="1774CCE1"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27" type="#_x0000_t75" alt="" style="width:2in;height:19.6pt;mso-width-percent:0;mso-height-percent:0;mso-width-percent:0;mso-height-percent:0" o:ole="">
            <v:imagedata r:id="rId211" o:title=""/>
          </v:shape>
          <o:OLEObject Type="Embed" ProgID="Equation.DSMT4" ShapeID="_x0000_i1127" DrawAspect="Content" ObjectID="_1724065525" r:id="rId212"/>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B907B3">
        <w:rPr>
          <w:rFonts w:ascii="Times New Roman" w:hAnsi="Times New Roman"/>
        </w:rPr>
        <w:t>(21)</w:t>
      </w:r>
    </w:p>
    <w:p w14:paraId="50547D06" w14:textId="6848B261"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46512F">
        <w:rPr>
          <w:rFonts w:ascii="Times New Roman" w:hAnsi="Times New Roman"/>
        </w:rPr>
        <w:t xml:space="preserve"> </w:t>
      </w:r>
      <w:r w:rsidR="0090156F" w:rsidRPr="00E16FDC">
        <w:rPr>
          <w:rFonts w:ascii="Times New Roman" w:hAnsi="Times New Roman"/>
          <w:noProof/>
          <w:position w:val="-12"/>
        </w:rPr>
        <w:object w:dxaOrig="320" w:dyaOrig="360" w14:anchorId="7DBB6807">
          <v:shape id="_x0000_i1128" type="#_x0000_t75" alt="" style="width:13.8pt;height:17.3pt;mso-width-percent:0;mso-height-percent:0;mso-width-percent:0;mso-height-percent:0" o:ole="">
            <v:imagedata r:id="rId213" o:title=""/>
          </v:shape>
          <o:OLEObject Type="Embed" ProgID="Equation.DSMT4" ShapeID="_x0000_i1128" DrawAspect="Content" ObjectID="_1724065526" r:id="rId214"/>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w:t>
      </w:r>
      <w:r w:rsidR="00D64C8B">
        <w:rPr>
          <w:rFonts w:ascii="Times New Roman" w:hAnsi="Times New Roman"/>
        </w:rPr>
        <w:t xml:space="preserve"> (</w:t>
      </w:r>
      <w:r w:rsidR="00D27DE2" w:rsidRPr="00E16FDC">
        <w:rPr>
          <w:rFonts w:ascii="Times New Roman" w:hAnsi="Times New Roman"/>
        </w:rPr>
        <w:t>14</w:t>
      </w:r>
      <w:r w:rsidR="00D64C8B">
        <w:rPr>
          <w:rFonts w:ascii="Times New Roman" w:hAnsi="Times New Roman"/>
        </w:rPr>
        <w:t>)</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608D8C6"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29" type="#_x0000_t75" alt="" style="width:199.3pt;height:19.6pt;mso-width-percent:0;mso-height-percent:0;mso-width-percent:0;mso-height-percent:0" o:ole="">
            <v:imagedata r:id="rId215" o:title=""/>
          </v:shape>
          <o:OLEObject Type="Embed" ProgID="Equation.DSMT4" ShapeID="_x0000_i1129" DrawAspect="Content" ObjectID="_1724065527" r:id="rId216"/>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B907B3">
        <w:rPr>
          <w:rFonts w:ascii="Times New Roman" w:hAnsi="Times New Roman"/>
        </w:rPr>
        <w:t xml:space="preserve">  (22</w:t>
      </w:r>
      <w:r w:rsidR="00B907B3">
        <w:rPr>
          <w:rFonts w:ascii="Times New Roman" w:hAnsi="Times New Roman" w:hint="eastAsia"/>
        </w:rPr>
        <w:t>)</w:t>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30" type="#_x0000_t75" alt="" style="width:118.1pt;height:34.55pt;mso-width-percent:0;mso-height-percent:0;mso-width-percent:0;mso-height-percent:0" o:ole="">
            <v:imagedata r:id="rId217" o:title=""/>
          </v:shape>
          <o:OLEObject Type="Embed" ProgID="Equation.DSMT4" ShapeID="_x0000_i1130" DrawAspect="Content" ObjectID="_1724065528" r:id="rId218"/>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31" type="#_x0000_t75" alt="" style="width:52.4pt;height:34.55pt;mso-width-percent:0;mso-height-percent:0;mso-width-percent:0;mso-height-percent:0" o:ole="">
            <v:imagedata r:id="rId219" o:title=""/>
          </v:shape>
          <o:OLEObject Type="Embed" ProgID="Equation.DSMT4" ShapeID="_x0000_i1131" DrawAspect="Content" ObjectID="_1724065529" r:id="rId220"/>
        </w:object>
      </w:r>
      <w:r>
        <w:rPr>
          <w:rFonts w:ascii="Times New Roman" w:hAnsi="Times New Roman"/>
          <w:noProof/>
        </w:rPr>
        <w:t>.</w:t>
      </w:r>
    </w:p>
    <w:p w14:paraId="17C9CBE1" w14:textId="3E8A515A"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46512F">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32" type="#_x0000_t75" alt="" style="width:23.6pt;height:17.3pt;mso-width-percent:0;mso-height-percent:0;mso-width-percent:0;mso-height-percent:0" o:ole="">
            <v:imagedata r:id="rId221" o:title=""/>
          </v:shape>
          <o:OLEObject Type="Embed" ProgID="Equation.DSMT4" ShapeID="_x0000_i1132" DrawAspect="Content" ObjectID="_1724065530" r:id="rId222"/>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33" type="#_x0000_t75" alt="" style="width:23.6pt;height:17.3pt;mso-width-percent:0;mso-height-percent:0;mso-width-percent:0;mso-height-percent:0" o:ole="">
            <v:imagedata r:id="rId223" o:title=""/>
          </v:shape>
          <o:OLEObject Type="Embed" ProgID="Equation.DSMT4" ShapeID="_x0000_i1133" DrawAspect="Content" ObjectID="_1724065531" r:id="rId224"/>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34" type="#_x0000_t75" alt="" style="width:24.75pt;height:17.3pt;mso-width-percent:0;mso-height-percent:0;mso-width-percent:0;mso-height-percent:0" o:ole="">
            <v:imagedata r:id="rId225" o:title=""/>
          </v:shape>
          <o:OLEObject Type="Embed" ProgID="Equation.DSMT4" ShapeID="_x0000_i1134" DrawAspect="Content" ObjectID="_1724065532" r:id="rId226"/>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35" type="#_x0000_t75" alt="" style="width:24.75pt;height:17.3pt;mso-width-percent:0;mso-height-percent:0;mso-width-percent:0;mso-height-percent:0" o:ole="">
            <v:imagedata r:id="rId227" o:title=""/>
          </v:shape>
          <o:OLEObject Type="Embed" ProgID="Equation.DSMT4" ShapeID="_x0000_i1135" DrawAspect="Content" ObjectID="_1724065533" r:id="rId228"/>
        </w:objec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7002A1">
        <w:rPr>
          <w:rFonts w:ascii="Times New Roman" w:hAnsi="Times New Roman"/>
        </w:rPr>
        <w:t>14</w:t>
      </w:r>
      <w:r w:rsidR="00D64C8B">
        <w:rPr>
          <w:rFonts w:ascii="Times New Roman" w:hAnsi="Times New Roman"/>
        </w:rPr>
        <w:t>)</w:t>
      </w:r>
      <w:r w:rsidR="007002A1">
        <w:rPr>
          <w:rFonts w:ascii="Times New Roman" w:hAnsi="Times New Roman"/>
        </w:rPr>
        <w:t xml:space="preserve">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B5FBD3D" w14:textId="77777777" w:rsidR="00A93EF4" w:rsidRDefault="00A93EF4" w:rsidP="00B27921">
      <w:pPr>
        <w:spacing w:line="360" w:lineRule="auto"/>
        <w:jc w:val="both"/>
        <w:rPr>
          <w:rFonts w:ascii="Times New Roman" w:hAnsi="Times New Roman"/>
        </w:rPr>
      </w:pPr>
    </w:p>
    <w:p w14:paraId="35E7B8D8" w14:textId="69C88F47" w:rsidR="00B907B3"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36" type="#_x0000_t75" alt="" style="width:346.2pt;height:58.2pt;mso-width-percent:0;mso-height-percent:0;mso-width-percent:0;mso-height-percent:0" o:ole="">
            <v:imagedata r:id="rId229" o:title=""/>
          </v:shape>
          <o:OLEObject Type="Embed" ProgID="Equation.DSMT4" ShapeID="_x0000_i1136" DrawAspect="Content" ObjectID="_1724065534" r:id="rId230"/>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sidRPr="00B907B3">
        <w:rPr>
          <w:rFonts w:ascii="Times New Roman" w:hAnsi="Times New Roman"/>
        </w:rPr>
        <w:t xml:space="preserve">      </w:t>
      </w:r>
      <w:r w:rsidR="00B907B3" w:rsidRPr="00B907B3">
        <w:rPr>
          <w:rFonts w:ascii="Times New Roman" w:hAnsi="Times New Roman"/>
        </w:rPr>
        <w:t>（</w:t>
      </w:r>
      <w:r w:rsidR="00B907B3" w:rsidRPr="00B907B3">
        <w:rPr>
          <w:rFonts w:ascii="Times New Roman" w:hAnsi="Times New Roman"/>
        </w:rPr>
        <w:t>23</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37" type="#_x0000_t75" alt="" style="width:325.45pt;height:37.45pt;mso-width-percent:0;mso-height-percent:0;mso-width-percent:0;mso-height-percent:0" o:ole="">
            <v:imagedata r:id="rId231" o:title=""/>
          </v:shape>
          <o:OLEObject Type="Embed" ProgID="Equation.DSMT4" ShapeID="_x0000_i1137" DrawAspect="Content" ObjectID="_1724065535" r:id="rId232"/>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38" type="#_x0000_t75" alt="" style="width:330.05pt;height:37.45pt;mso-width-percent:0;mso-height-percent:0;mso-width-percent:0;mso-height-percent:0" o:ole="">
            <v:imagedata r:id="rId233" o:title=""/>
          </v:shape>
          <o:OLEObject Type="Embed" ProgID="Equation.DSMT4" ShapeID="_x0000_i1138" DrawAspect="Content" ObjectID="_1724065536" r:id="rId234"/>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39" type="#_x0000_t75" alt="" style="width:350.2pt;height:42.05pt;mso-width-percent:0;mso-height-percent:0;mso-width-percent:0;mso-height-percent:0" o:ole="">
            <v:imagedata r:id="rId235" o:title=""/>
          </v:shape>
          <o:OLEObject Type="Embed" ProgID="Equation.DSMT4" ShapeID="_x0000_i1139" DrawAspect="Content" ObjectID="_1724065537" r:id="rId236"/>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40" type="#_x0000_t75" alt="" style="width:85.8pt;height:17.3pt;mso-width-percent:0;mso-height-percent:0;mso-width-percent:0;mso-height-percent:0" o:ole="">
            <v:imagedata r:id="rId237" o:title=""/>
          </v:shape>
          <o:OLEObject Type="Embed" ProgID="Equation.DSMT4" ShapeID="_x0000_i1140" DrawAspect="Content" ObjectID="_1724065538" r:id="rId238"/>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41" type="#_x0000_t75" alt="" style="width:139.4pt;height:29.95pt;mso-width-percent:0;mso-height-percent:0;mso-width-percent:0;mso-height-percent:0" o:ole="">
            <v:imagedata r:id="rId239" o:title=""/>
          </v:shape>
          <o:OLEObject Type="Embed" ProgID="Equation.DSMT4" ShapeID="_x0000_i1141" DrawAspect="Content" ObjectID="_1724065539" r:id="rId240"/>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42" type="#_x0000_t75" alt="" style="width:145.75pt;height:29.95pt;mso-width-percent:0;mso-height-percent:0;mso-width-percent:0;mso-height-percent:0" o:ole="">
            <v:imagedata r:id="rId241" o:title=""/>
          </v:shape>
          <o:OLEObject Type="Embed" ProgID="Equation.DSMT4" ShapeID="_x0000_i1142" DrawAspect="Content" ObjectID="_1724065540" r:id="rId242"/>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43" type="#_x0000_t75" alt="" style="width:101.95pt;height:29.95pt;mso-width-percent:0;mso-height-percent:0;mso-width-percent:0;mso-height-percent:0" o:ole="">
            <v:imagedata r:id="rId243" o:title=""/>
          </v:shape>
          <o:OLEObject Type="Embed" ProgID="Equation.DSMT4" ShapeID="_x0000_i1143" DrawAspect="Content" ObjectID="_1724065541" r:id="rId244"/>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44" type="#_x0000_t75" alt="" style="width:115.8pt;height:29.95pt;mso-width-percent:0;mso-height-percent:0;mso-width-percent:0;mso-height-percent:0" o:ole="">
            <v:imagedata r:id="rId245" o:title=""/>
          </v:shape>
          <o:OLEObject Type="Embed" ProgID="Equation.DSMT4" ShapeID="_x0000_i1144" DrawAspect="Content" ObjectID="_1724065542" r:id="rId246"/>
        </w:object>
      </w:r>
      <w:r w:rsidR="007A4899">
        <w:rPr>
          <w:rFonts w:ascii="Times New Roman" w:hAnsi="Times New Roman"/>
          <w:noProof/>
        </w:rPr>
        <w:t>.</w:t>
      </w:r>
    </w:p>
    <w:p w14:paraId="3422B66B" w14:textId="31ABAACA"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46512F">
        <w:rPr>
          <w:rFonts w:ascii="Times New Roman" w:hAnsi="Times New Roman"/>
        </w:rPr>
        <w:t xml:space="preserve"> </w:t>
      </w:r>
      <w:r w:rsidR="0090156F" w:rsidRPr="00E16FDC">
        <w:rPr>
          <w:rFonts w:ascii="Times New Roman" w:hAnsi="Times New Roman"/>
          <w:noProof/>
          <w:position w:val="-12"/>
        </w:rPr>
        <w:object w:dxaOrig="499" w:dyaOrig="360" w14:anchorId="743899C8">
          <v:shape id="_x0000_i1145" type="#_x0000_t75" alt="" style="width:23.6pt;height:17.3pt;mso-width-percent:0;mso-height-percent:0;mso-width-percent:0;mso-height-percent:0" o:ole="">
            <v:imagedata r:id="rId223" o:title=""/>
          </v:shape>
          <o:OLEObject Type="Embed" ProgID="Equation.DSMT4" ShapeID="_x0000_i1145" DrawAspect="Content" ObjectID="_1724065543" r:id="rId247"/>
        </w:object>
      </w:r>
      <w:r w:rsidR="0046512F">
        <w:rPr>
          <w:rFonts w:ascii="Times New Roman" w:hAnsi="Times New Roman"/>
          <w:noProof/>
        </w:rPr>
        <w:t xml:space="preserve">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6CB52FA" w:rsidR="00372656" w:rsidRPr="0013783D" w:rsidRDefault="00E73BBF" w:rsidP="0013783D">
      <w:pPr>
        <w:pStyle w:val="Paper"/>
      </w:pPr>
      <w:r>
        <w:t>4</w:t>
      </w:r>
      <w:r w:rsidR="00CA5620">
        <w:t xml:space="preserve">. </w:t>
      </w:r>
      <w:r w:rsidR="00160C48">
        <w:t xml:space="preserve">Behavior of the Model </w:t>
      </w:r>
      <w:r w:rsidR="00D27DE2" w:rsidRPr="0013783D">
        <w:t xml:space="preserve">and </w:t>
      </w:r>
      <w:commentRangeStart w:id="20"/>
      <w:commentRangeStart w:id="21"/>
      <w:commentRangeStart w:id="22"/>
      <w:commentRangeStart w:id="23"/>
      <w:r w:rsidR="00D27DE2" w:rsidRPr="0013783D">
        <w:t>Discussion</w:t>
      </w:r>
      <w:r w:rsidR="00BB2BB6">
        <w:t>s</w:t>
      </w:r>
      <w:commentRangeEnd w:id="20"/>
      <w:r w:rsidR="00557128">
        <w:rPr>
          <w:rStyle w:val="CommentReference"/>
          <w:rFonts w:asciiTheme="minorHAnsi" w:eastAsiaTheme="minorEastAsia" w:hAnsiTheme="minorHAnsi" w:cs="Times New Roman"/>
        </w:rPr>
        <w:commentReference w:id="20"/>
      </w:r>
      <w:commentRangeEnd w:id="21"/>
      <w:r w:rsidR="00ED11D6">
        <w:rPr>
          <w:rStyle w:val="CommentReference"/>
          <w:rFonts w:asciiTheme="minorHAnsi" w:eastAsiaTheme="minorEastAsia" w:hAnsiTheme="minorHAnsi" w:cs="Times New Roman"/>
        </w:rPr>
        <w:commentReference w:id="21"/>
      </w:r>
      <w:commentRangeEnd w:id="22"/>
      <w:r w:rsidR="002424D2">
        <w:rPr>
          <w:rStyle w:val="CommentReference"/>
          <w:rFonts w:asciiTheme="minorHAnsi" w:eastAsiaTheme="minorEastAsia" w:hAnsiTheme="minorHAnsi" w:cs="Times New Roman"/>
        </w:rPr>
        <w:commentReference w:id="22"/>
      </w:r>
      <w:commentRangeEnd w:id="23"/>
      <w:r w:rsidR="00107A49">
        <w:rPr>
          <w:rStyle w:val="CommentReference"/>
          <w:rFonts w:asciiTheme="minorHAnsi" w:eastAsiaTheme="minorEastAsia" w:hAnsiTheme="minorHAnsi" w:cs="Times New Roman"/>
        </w:rPr>
        <w:commentReference w:id="23"/>
      </w:r>
    </w:p>
    <w:p w14:paraId="6742F8A0" w14:textId="76335CA3"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52054A" w:rsidRPr="0013783D">
        <w:rPr>
          <w:rFonts w:ascii="Times New Roman" w:hAnsi="Times New Roman"/>
          <w:noProof/>
          <w:position w:val="-6"/>
        </w:rPr>
        <w:object w:dxaOrig="1160" w:dyaOrig="279" w14:anchorId="600D9C0A">
          <v:shape id="_x0000_i1146" type="#_x0000_t75" alt="" style="width:58.75pt;height:11.5pt" o:ole="">
            <v:imagedata r:id="rId248" o:title=""/>
          </v:shape>
          <o:OLEObject Type="Embed" ProgID="Equation.DSMT4" ShapeID="_x0000_i1146" DrawAspect="Content" ObjectID="_1724065544" r:id="rId249"/>
        </w:object>
      </w:r>
      <w:r w:rsidR="00971EAC">
        <w:rPr>
          <w:rFonts w:ascii="Times New Roman" w:hAnsi="Times New Roman"/>
        </w:rPr>
        <w:t xml:space="preserve">; the virgin pore pressure of the formation is setup as </w:t>
      </w:r>
      <w:r w:rsidR="00D64C8B" w:rsidRPr="00971EAC">
        <w:rPr>
          <w:rFonts w:ascii="Times New Roman" w:hAnsi="Times New Roman"/>
          <w:noProof/>
          <w:position w:val="-6"/>
        </w:rPr>
        <w:object w:dxaOrig="859" w:dyaOrig="320" w14:anchorId="3EE0DD43">
          <v:shape id="_x0000_i1147" type="#_x0000_t75" alt="" style="width:43.2pt;height:13.25pt" o:ole="">
            <v:imagedata r:id="rId250" o:title=""/>
          </v:shape>
          <o:OLEObject Type="Embed" ProgID="Equation.DSMT4" ShapeID="_x0000_i1147" DrawAspect="Content" ObjectID="_1724065545" r:id="rId251"/>
        </w:object>
      </w:r>
      <w:r w:rsidR="00F61710">
        <w:rPr>
          <w:rFonts w:ascii="Times New Roman" w:hAnsi="Times New Roman"/>
        </w:rPr>
        <w:t>P</w:t>
      </w:r>
      <w:r w:rsidR="00A02BD8">
        <w:rPr>
          <w:rFonts w:ascii="Times New Roman" w:hAnsi="Times New Roman"/>
        </w:rPr>
        <w:t xml:space="preserve">a and far-field isotropic stress is setup as </w:t>
      </w:r>
      <w:r w:rsidR="00D64C8B" w:rsidRPr="00971EAC">
        <w:rPr>
          <w:rFonts w:ascii="Times New Roman" w:hAnsi="Times New Roman"/>
          <w:noProof/>
          <w:position w:val="-6"/>
        </w:rPr>
        <w:object w:dxaOrig="680" w:dyaOrig="320" w14:anchorId="3D53F808">
          <v:shape id="_x0000_i1148" type="#_x0000_t75" alt="" style="width:32.25pt;height:13.25pt" o:ole="">
            <v:imagedata r:id="rId252" o:title=""/>
          </v:shape>
          <o:OLEObject Type="Embed" ProgID="Equation.DSMT4" ShapeID="_x0000_i1148" DrawAspect="Content" ObjectID="_1724065546" r:id="rId253"/>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6375C0">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48A7DCEC" w:rsidR="00CE30C4" w:rsidRDefault="003D4F81" w:rsidP="00F87AC5">
      <w:pPr>
        <w:adjustRightInd w:val="0"/>
        <w:snapToGrid w:val="0"/>
        <w:spacing w:line="360" w:lineRule="auto"/>
        <w:jc w:val="center"/>
        <w:rPr>
          <w:rFonts w:ascii="Times New Roman" w:hAnsi="Times New Roman"/>
        </w:rPr>
      </w:pPr>
      <w:r w:rsidRPr="00C5034D">
        <w:rPr>
          <w:noProof/>
          <w:position w:val="-56"/>
        </w:rPr>
        <w:object w:dxaOrig="7400" w:dyaOrig="1219" w14:anchorId="0D363C2C">
          <v:shape id="_x0000_i1149" type="#_x0000_t75" alt="" style="width:369.8pt;height:62.2pt" o:ole="">
            <v:imagedata r:id="rId254" o:title=""/>
          </v:shape>
          <o:OLEObject Type="Embed" ProgID="Equation.DSMT4" ShapeID="_x0000_i1149" DrawAspect="Content" ObjectID="_1724065547" r:id="rId255"/>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6FC5FC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160C48" w:rsidRPr="00160C48">
        <w:rPr>
          <w:rFonts w:ascii="Times New Roman" w:hAnsi="Times New Roman"/>
          <w:position w:val="-10"/>
        </w:rPr>
        <w:object w:dxaOrig="340" w:dyaOrig="320" w14:anchorId="3E7EA76F">
          <v:shape id="_x0000_i1150" type="#_x0000_t75" style="width:16.7pt;height:16.15pt" o:ole="">
            <v:imagedata r:id="rId256" o:title=""/>
          </v:shape>
          <o:OLEObject Type="Embed" ProgID="Equation.DSMT4" ShapeID="_x0000_i1150" DrawAspect="Content" ObjectID="_1724065548" r:id="rId257"/>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w:t>
      </w:r>
      <w:r w:rsidR="00CE30C4">
        <w:rPr>
          <w:rFonts w:ascii="Times New Roman" w:hAnsi="Times New Roman"/>
        </w:rPr>
        <w:lastRenderedPageBreak/>
        <w:t>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2C1A77B0" w:rsidR="00F734BF" w:rsidRDefault="003D4F81" w:rsidP="00D414E2">
      <w:pPr>
        <w:adjustRightInd w:val="0"/>
        <w:snapToGrid w:val="0"/>
        <w:jc w:val="center"/>
        <w:rPr>
          <w:b/>
        </w:rPr>
      </w:pPr>
      <w:r>
        <w:rPr>
          <w:noProof/>
        </w:rPr>
        <w:drawing>
          <wp:inline distT="0" distB="0" distL="0" distR="0" wp14:anchorId="0E6E7501" wp14:editId="11C03C46">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943600" cy="2837180"/>
                    </a:xfrm>
                    <a:prstGeom prst="rect">
                      <a:avLst/>
                    </a:prstGeom>
                  </pic:spPr>
                </pic:pic>
              </a:graphicData>
            </a:graphic>
          </wp:inline>
        </w:drawing>
      </w:r>
    </w:p>
    <w:p w14:paraId="17B3BB1B" w14:textId="47197C40" w:rsidR="00B77765" w:rsidRPr="00B77765" w:rsidRDefault="00AD759D" w:rsidP="00D414E2">
      <w:pPr>
        <w:adjustRightInd w:val="0"/>
        <w:snapToGrid w:val="0"/>
        <w:jc w:val="center"/>
        <w:rPr>
          <w:rFonts w:ascii="Times New Roman" w:hAnsi="Times New Roman"/>
        </w:rPr>
      </w:pPr>
      <w:r>
        <w:rPr>
          <w:rFonts w:ascii="Times New Roman" w:hAnsi="Times New Roman"/>
        </w:rPr>
        <w:t>Figure 2</w:t>
      </w:r>
      <w:r w:rsidR="00B77765" w:rsidRPr="00B77765">
        <w:rPr>
          <w:rFonts w:ascii="Times New Roman" w:hAnsi="Times New Roman"/>
        </w:rPr>
        <w:t xml:space="preserve">. </w:t>
      </w:r>
      <w:r w:rsidR="00A36539">
        <w:rPr>
          <w:rFonts w:ascii="Times New Roman" w:hAnsi="Times New Roman"/>
        </w:rPr>
        <w:t>Left: p</w:t>
      </w:r>
      <w:r w:rsidR="00B77765"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E638671">
          <v:shape id="_x0000_i1151" type="#_x0000_t75" style="width:16.7pt;height:16.15pt" o:ole="">
            <v:imagedata r:id="rId256" o:title=""/>
          </v:shape>
          <o:OLEObject Type="Embed" ProgID="Equation.DSMT4" ShapeID="_x0000_i1151" DrawAspect="Content" ObjectID="_1724065549" r:id="rId259"/>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24"/>
      <w:commentRangeStart w:id="25"/>
      <w:r w:rsidR="00A95FAA" w:rsidRPr="00A95FAA">
        <w:rPr>
          <w:rFonts w:ascii="Times New Roman" w:hAnsi="Times New Roman"/>
        </w:rPr>
        <w:t>increases</w:t>
      </w:r>
      <w:commentRangeEnd w:id="24"/>
      <w:r w:rsidR="00566CF4">
        <w:rPr>
          <w:rStyle w:val="CommentReference"/>
        </w:rPr>
        <w:commentReference w:id="24"/>
      </w:r>
      <w:commentRangeEnd w:id="25"/>
      <w:r w:rsidR="00107A49">
        <w:rPr>
          <w:rStyle w:val="CommentReference"/>
        </w:rPr>
        <w:commentReference w:id="25"/>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077AE3D">
          <v:shape id="_x0000_i1152" type="#_x0000_t75" style="width:16.7pt;height:16.15pt" o:ole="">
            <v:imagedata r:id="rId256" o:title=""/>
          </v:shape>
          <o:OLEObject Type="Embed" ProgID="Equation.DSMT4" ShapeID="_x0000_i1152" DrawAspect="Content" ObjectID="_1724065550" r:id="rId260"/>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1 at center of the cylinder (</w:t>
      </w:r>
      <w:r w:rsidR="00A36539" w:rsidRPr="00A36539">
        <w:rPr>
          <w:rFonts w:ascii="Times New Roman" w:hAnsi="Times New Roman"/>
          <w:position w:val="-6"/>
        </w:rPr>
        <w:object w:dxaOrig="540" w:dyaOrig="279" w14:anchorId="62FFBC40">
          <v:shape id="_x0000_i1153" type="#_x0000_t75" style="width:27.05pt;height:13.8pt" o:ole="">
            <v:imagedata r:id="rId261" o:title=""/>
          </v:shape>
          <o:OLEObject Type="Embed" ProgID="Equation.DSMT4" ShapeID="_x0000_i1153" DrawAspect="Content" ObjectID="_1724065551" r:id="rId262"/>
        </w:object>
      </w:r>
      <w:r w:rsidR="00A36539">
        <w:rPr>
          <w:rFonts w:ascii="Times New Roman" w:hAnsi="Times New Roman"/>
        </w:rPr>
        <w:t>) with time.</w:t>
      </w:r>
    </w:p>
    <w:p w14:paraId="651DBD58" w14:textId="7308B7D1" w:rsidR="00F734BF" w:rsidRDefault="003D4F81" w:rsidP="00751B72">
      <w:pPr>
        <w:adjustRightInd w:val="0"/>
        <w:snapToGrid w:val="0"/>
        <w:jc w:val="center"/>
        <w:rPr>
          <w:b/>
        </w:rPr>
      </w:pPr>
      <w:r>
        <w:rPr>
          <w:noProof/>
        </w:rPr>
        <w:drawing>
          <wp:inline distT="0" distB="0" distL="0" distR="0" wp14:anchorId="3080BFCB" wp14:editId="401A9E29">
            <wp:extent cx="5943600" cy="294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943600" cy="2940050"/>
                    </a:xfrm>
                    <a:prstGeom prst="rect">
                      <a:avLst/>
                    </a:prstGeom>
                  </pic:spPr>
                </pic:pic>
              </a:graphicData>
            </a:graphic>
          </wp:inline>
        </w:drawing>
      </w:r>
    </w:p>
    <w:p w14:paraId="3FA6836C" w14:textId="582E6F88" w:rsidR="00A36539" w:rsidRPr="00B77765" w:rsidRDefault="00AD759D" w:rsidP="00A36539">
      <w:pPr>
        <w:adjustRightInd w:val="0"/>
        <w:snapToGrid w:val="0"/>
        <w:jc w:val="center"/>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7F69493">
          <v:shape id="_x0000_i1154" type="#_x0000_t75" style="width:16.7pt;height:16.15pt" o:ole="">
            <v:imagedata r:id="rId256" o:title=""/>
          </v:shape>
          <o:OLEObject Type="Embed" ProgID="Equation.DSMT4" ShapeID="_x0000_i1154" DrawAspect="Content" ObjectID="_1724065552" r:id="rId264"/>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18045422">
          <v:shape id="_x0000_i1155" type="#_x0000_t75" style="width:16.7pt;height:16.15pt" o:ole="">
            <v:imagedata r:id="rId256" o:title=""/>
          </v:shape>
          <o:OLEObject Type="Embed" ProgID="Equation.DSMT4" ShapeID="_x0000_i1155" DrawAspect="Content" ObjectID="_1724065553" r:id="rId265"/>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2 at center of the cylinder (</w:t>
      </w:r>
      <w:r w:rsidR="00A36539" w:rsidRPr="00A36539">
        <w:rPr>
          <w:rFonts w:ascii="Times New Roman" w:hAnsi="Times New Roman"/>
          <w:position w:val="-6"/>
        </w:rPr>
        <w:object w:dxaOrig="540" w:dyaOrig="279" w14:anchorId="79AEBD71">
          <v:shape id="_x0000_i1156" type="#_x0000_t75" style="width:27.05pt;height:13.8pt" o:ole="">
            <v:imagedata r:id="rId261" o:title=""/>
          </v:shape>
          <o:OLEObject Type="Embed" ProgID="Equation.DSMT4" ShapeID="_x0000_i1156" DrawAspect="Content" ObjectID="_1724065554" r:id="rId266"/>
        </w:object>
      </w:r>
      <w:r w:rsidR="00A36539">
        <w:rPr>
          <w:rFonts w:ascii="Times New Roman" w:hAnsi="Times New Roman"/>
        </w:rPr>
        <w:t>) with time.</w:t>
      </w:r>
    </w:p>
    <w:p w14:paraId="40F5BE32" w14:textId="77777777" w:rsidR="00B77765" w:rsidRPr="00B77765" w:rsidRDefault="00B77765" w:rsidP="00B77765">
      <w:pPr>
        <w:adjustRightInd w:val="0"/>
        <w:snapToGrid w:val="0"/>
        <w:jc w:val="center"/>
        <w:rPr>
          <w:rFonts w:ascii="Times New Roman" w:hAnsi="Times New Roman"/>
        </w:rPr>
      </w:pPr>
    </w:p>
    <w:p w14:paraId="2900A3C9" w14:textId="46C3F1B8" w:rsidR="00B77765" w:rsidRDefault="00B77765" w:rsidP="00B77765">
      <w:pPr>
        <w:adjustRightInd w:val="0"/>
        <w:snapToGrid w:val="0"/>
        <w:jc w:val="center"/>
        <w:rPr>
          <w:rFonts w:ascii="Times New Roman" w:hAnsi="Times New Roman"/>
        </w:rPr>
      </w:pPr>
      <w:r w:rsidRPr="00B77765">
        <w:rPr>
          <w:rFonts w:ascii="Times New Roman" w:hAnsi="Times New Roman"/>
        </w:rPr>
        <w:lastRenderedPageBreak/>
        <w:t xml:space="preserve"> </w:t>
      </w:r>
    </w:p>
    <w:p w14:paraId="5FBC1BCB" w14:textId="77777777" w:rsidR="00044346" w:rsidRDefault="00044346" w:rsidP="00A36539">
      <w:pPr>
        <w:adjustRightInd w:val="0"/>
        <w:snapToGrid w:val="0"/>
        <w:jc w:val="center"/>
        <w:rPr>
          <w:rFonts w:ascii="Times New Roman" w:hAnsi="Times New Roman"/>
        </w:rPr>
      </w:pPr>
    </w:p>
    <w:p w14:paraId="7B4E894E" w14:textId="0D8EC1B9" w:rsidR="00044346" w:rsidRDefault="00044346" w:rsidP="00A36539">
      <w:pPr>
        <w:adjustRightInd w:val="0"/>
        <w:snapToGrid w:val="0"/>
        <w:jc w:val="center"/>
        <w:rPr>
          <w:rFonts w:ascii="Times New Roman" w:hAnsi="Times New Roman"/>
        </w:rPr>
      </w:pPr>
      <w:r>
        <w:rPr>
          <w:noProof/>
        </w:rPr>
        <w:drawing>
          <wp:inline distT="0" distB="0" distL="0" distR="0" wp14:anchorId="38AA9599" wp14:editId="66EA5615">
            <wp:extent cx="5669280" cy="25784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677089" cy="2581983"/>
                    </a:xfrm>
                    <a:prstGeom prst="rect">
                      <a:avLst/>
                    </a:prstGeom>
                  </pic:spPr>
                </pic:pic>
              </a:graphicData>
            </a:graphic>
          </wp:inline>
        </w:drawing>
      </w:r>
    </w:p>
    <w:p w14:paraId="4129622F" w14:textId="35FB0DD6" w:rsidR="00A36539" w:rsidRPr="00B77765" w:rsidRDefault="00AD759D" w:rsidP="00A36539">
      <w:pPr>
        <w:adjustRightInd w:val="0"/>
        <w:snapToGrid w:val="0"/>
        <w:jc w:val="center"/>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7A9240DC">
          <v:shape id="_x0000_i1157" type="#_x0000_t75" style="width:16.7pt;height:16.15pt" o:ole="">
            <v:imagedata r:id="rId256" o:title=""/>
          </v:shape>
          <o:OLEObject Type="Embed" ProgID="Equation.DSMT4" ShapeID="_x0000_i1157" DrawAspect="Content" ObjectID="_1724065555" r:id="rId268"/>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4090B231">
          <v:shape id="_x0000_i1158" type="#_x0000_t75" style="width:16.7pt;height:16.15pt" o:ole="">
            <v:imagedata r:id="rId256" o:title=""/>
          </v:shape>
          <o:OLEObject Type="Embed" ProgID="Equation.DSMT4" ShapeID="_x0000_i1158" DrawAspect="Content" ObjectID="_1724065556" r:id="rId269"/>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3 at center of the cylinder (</w:t>
      </w:r>
      <w:r w:rsidR="00A36539" w:rsidRPr="00A36539">
        <w:rPr>
          <w:rFonts w:ascii="Times New Roman" w:hAnsi="Times New Roman"/>
          <w:position w:val="-6"/>
        </w:rPr>
        <w:object w:dxaOrig="540" w:dyaOrig="279" w14:anchorId="57CF2774">
          <v:shape id="_x0000_i1159" type="#_x0000_t75" style="width:27.05pt;height:13.8pt" o:ole="">
            <v:imagedata r:id="rId261" o:title=""/>
          </v:shape>
          <o:OLEObject Type="Embed" ProgID="Equation.DSMT4" ShapeID="_x0000_i1159" DrawAspect="Content" ObjectID="_1724065557" r:id="rId270"/>
        </w:object>
      </w:r>
      <w:r w:rsidR="00A36539">
        <w:rPr>
          <w:rFonts w:ascii="Times New Roman" w:hAnsi="Times New Roman"/>
        </w:rPr>
        <w:t>) with time.</w:t>
      </w:r>
    </w:p>
    <w:p w14:paraId="1CBC72C9" w14:textId="3D3C32B3" w:rsidR="00B77765" w:rsidRPr="00B77765" w:rsidRDefault="00B77765" w:rsidP="00B77765">
      <w:pPr>
        <w:adjustRightInd w:val="0"/>
        <w:snapToGrid w:val="0"/>
        <w:jc w:val="center"/>
        <w:rPr>
          <w:rFonts w:ascii="Times New Roman" w:hAnsi="Times New Roman"/>
        </w:rPr>
      </w:pPr>
    </w:p>
    <w:p w14:paraId="7E075418" w14:textId="5E5FA79C"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The left figures in Fig. 2 and Fig. 3</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0617026C">
          <v:shape id="_x0000_i1160" type="#_x0000_t75" style="width:16.7pt;height:16.15pt" o:ole="">
            <v:imagedata r:id="rId256" o:title=""/>
          </v:shape>
          <o:OLEObject Type="Embed" ProgID="Equation.DSMT4" ShapeID="_x0000_i1160" DrawAspect="Content" ObjectID="_1724065558" r:id="rId271"/>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w:t>
      </w:r>
      <w:r w:rsidR="00434F37">
        <w:rPr>
          <w:rFonts w:ascii="Times New Roman" w:hAnsi="Times New Roman"/>
        </w:rPr>
        <w:t>0.2</w:t>
      </w:r>
      <w:r w:rsidR="00E4454B" w:rsidRPr="00E4454B">
        <w:rPr>
          <w:rFonts w:ascii="Times New Roman" w:hAnsi="Times New Roman"/>
        </w:rPr>
        <w:t>)</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2D321779" w14:textId="1821DC7A"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 xml:space="preserve">For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8070515">
          <v:shape id="_x0000_i1161" type="#_x0000_t75" style="width:16.7pt;height:16.15pt" o:ole="">
            <v:imagedata r:id="rId256" o:title=""/>
          </v:shape>
          <o:OLEObject Type="Embed" ProgID="Equation.DSMT4" ShapeID="_x0000_i1161" DrawAspect="Content" ObjectID="_1724065559" r:id="rId272"/>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 as shown in Fig. 4</w:t>
      </w:r>
      <w:r w:rsidR="00345CE4">
        <w:rPr>
          <w:rFonts w:ascii="Times New Roman" w:hAnsi="Times New Roman"/>
        </w:rPr>
        <w:t xml:space="preserve">,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 xml:space="preserve">that the magnitude of the pore pressure induced by mode 3 is much </w:t>
      </w:r>
      <w:r w:rsidR="00E7107A" w:rsidRPr="0013783D">
        <w:rPr>
          <w:rFonts w:ascii="Times New Roman" w:hAnsi="Times New Roman"/>
        </w:rPr>
        <w:lastRenderedPageBreak/>
        <w:t>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6375C0">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12F6C5F1" w14:textId="38977463" w:rsidR="00600D8D" w:rsidRPr="00B77765" w:rsidRDefault="003D4F81" w:rsidP="00B77765">
      <w:pPr>
        <w:adjustRightInd w:val="0"/>
        <w:snapToGrid w:val="0"/>
        <w:spacing w:line="360" w:lineRule="auto"/>
        <w:jc w:val="center"/>
        <w:rPr>
          <w:rFonts w:ascii="Times New Roman" w:hAnsi="Times New Roman"/>
        </w:rPr>
      </w:pPr>
      <w:r>
        <w:rPr>
          <w:noProof/>
        </w:rPr>
        <w:drawing>
          <wp:inline distT="0" distB="0" distL="0" distR="0" wp14:anchorId="2558DBE6" wp14:editId="45BF41A9">
            <wp:extent cx="5010912" cy="43727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019781" cy="4380509"/>
                    </a:xfrm>
                    <a:prstGeom prst="rect">
                      <a:avLst/>
                    </a:prstGeom>
                  </pic:spPr>
                </pic:pic>
              </a:graphicData>
            </a:graphic>
          </wp:inline>
        </w:drawing>
      </w:r>
    </w:p>
    <w:p w14:paraId="201465B3" w14:textId="0F48A6D5" w:rsidR="004A7B41" w:rsidRPr="00B77765" w:rsidRDefault="0051708D" w:rsidP="00B77765">
      <w:pPr>
        <w:adjustRightInd w:val="0"/>
        <w:snapToGrid w:val="0"/>
        <w:jc w:val="center"/>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62" type="#_x0000_t75" alt="" style="width:33.4pt;height:17.3pt;mso-width-percent:0;mso-height-percent:0;mso-width-percent:0;mso-height-percent:0" o:ole="">
            <v:imagedata r:id="rId274" o:title=""/>
          </v:shape>
          <o:OLEObject Type="Embed" ProgID="Equation.DSMT4" ShapeID="_x0000_i1162" DrawAspect="Content" ObjectID="_1724065560" r:id="rId275"/>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63" type="#_x0000_t75" alt="" style="width:37.45pt;height:13.8pt;mso-width-percent:0;mso-height-percent:0;mso-width-percent:0;mso-height-percent:0" o:ole="">
            <v:imagedata r:id="rId276" o:title=""/>
          </v:shape>
          <o:OLEObject Type="Embed" ProgID="Equation.DSMT4" ShapeID="_x0000_i1163" DrawAspect="Content" ObjectID="_1724065561" r:id="rId277"/>
        </w:object>
      </w:r>
      <w:r w:rsidR="00692F3E" w:rsidRPr="0013783D">
        <w:rPr>
          <w:rFonts w:ascii="Times New Roman" w:hAnsi="Times New Roman"/>
        </w:rPr>
        <w:t>days</w:t>
      </w:r>
      <w:r w:rsidR="00692F3E">
        <w:rPr>
          <w:rFonts w:ascii="Times New Roman" w:hAnsi="Times New Roman"/>
        </w:rPr>
        <w:t>)</w:t>
      </w:r>
    </w:p>
    <w:p w14:paraId="23060578" w14:textId="56844D9E" w:rsidR="00060E7C" w:rsidRDefault="006F59B8" w:rsidP="00060E7C">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64" type="#_x0000_t75" alt="" style="width:37.45pt;height:13.8pt;mso-width-percent:0;mso-height-percent:0;mso-width-percent:0;mso-height-percent:0" o:ole="">
            <v:imagedata r:id="rId276" o:title=""/>
          </v:shape>
          <o:OLEObject Type="Embed" ProgID="Equation.DSMT4" ShapeID="_x0000_i1164" DrawAspect="Content" ObjectID="_1724065562" r:id="rId278"/>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65" type="#_x0000_t75" alt="" style="width:33.4pt;height:17.3pt;mso-width-percent:0;mso-height-percent:0;mso-width-percent:0;mso-height-percent:0" o:ole="">
            <v:imagedata r:id="rId279" o:title=""/>
          </v:shape>
          <o:OLEObject Type="Embed" ProgID="Equation.DSMT4" ShapeID="_x0000_i1165" DrawAspect="Content" ObjectID="_1724065563" r:id="rId280"/>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1708D">
        <w:rPr>
          <w:rFonts w:ascii="Times New Roman" w:hAnsi="Times New Roman"/>
        </w:rPr>
        <w:t xml:space="preserve"> (Fig. 5</w:t>
      </w:r>
      <w:r w:rsidR="00B84F78">
        <w:rPr>
          <w:rFonts w:ascii="Times New Roman" w:hAnsi="Times New Roman"/>
        </w:rPr>
        <w:t>)</w:t>
      </w:r>
      <w:r w:rsidR="009126ED" w:rsidRPr="006F59B8">
        <w:rPr>
          <w:rFonts w:ascii="Times New Roman" w:hAnsi="Times New Roman"/>
        </w:rPr>
        <w:t>.</w:t>
      </w:r>
      <w:r w:rsidR="00A93058"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66" type="#_x0000_t75" alt="" style="width:33.4pt;height:17.3pt;mso-width-percent:0;mso-height-percent:0;mso-width-percent:0;mso-height-percent:0" o:ole="">
            <v:imagedata r:id="rId281" o:title=""/>
          </v:shape>
          <o:OLEObject Type="Embed" ProgID="Equation.DSMT4" ShapeID="_x0000_i1166" DrawAspect="Content" ObjectID="_1724065564" r:id="rId282"/>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p>
    <w:p w14:paraId="71E7FDC8" w14:textId="2BE33E8C" w:rsidR="00FE5782" w:rsidRPr="00060E7C" w:rsidRDefault="00FE5782" w:rsidP="00060E7C">
      <w:pPr>
        <w:adjustRightInd w:val="0"/>
        <w:snapToGrid w:val="0"/>
        <w:spacing w:line="360" w:lineRule="auto"/>
        <w:jc w:val="both"/>
        <w:rPr>
          <w:rFonts w:ascii="Times New Roman" w:hAnsi="Times New Roman"/>
        </w:rPr>
      </w:pPr>
    </w:p>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lastRenderedPageBreak/>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2C12261C"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r w:rsidR="0051708D">
        <w:rPr>
          <w:rFonts w:ascii="Times New Roman" w:hAnsi="Times New Roman"/>
        </w:rPr>
        <w:t>6</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r w:rsidR="00060E7C" w:rsidRPr="00345CE4">
        <w:rPr>
          <w:rFonts w:ascii="Times New Roman" w:hAnsi="Times New Roman"/>
          <w:noProof/>
          <w:position w:val="-14"/>
        </w:rPr>
        <w:object w:dxaOrig="680" w:dyaOrig="380" w14:anchorId="22735BAD">
          <v:shape id="_x0000_i1167" type="#_x0000_t75" alt="" style="width:35.7pt;height:17.3pt" o:ole="">
            <v:imagedata r:id="rId283" o:title=""/>
          </v:shape>
          <o:OLEObject Type="Embed" ProgID="Equation.DSMT4" ShapeID="_x0000_i1167" DrawAspect="Content" ObjectID="_1724065565" r:id="rId284"/>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36C5A7D1" w:rsidR="00241C59" w:rsidRDefault="0052054A" w:rsidP="000E70D7">
      <w:pPr>
        <w:jc w:val="center"/>
      </w:pPr>
      <w:r>
        <w:rPr>
          <w:noProof/>
        </w:rPr>
        <w:drawing>
          <wp:inline distT="0" distB="0" distL="0" distR="0" wp14:anchorId="57C3CA53" wp14:editId="17E0A4E5">
            <wp:extent cx="4111309" cy="3561817"/>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5"/>
                    <a:stretch>
                      <a:fillRect/>
                    </a:stretch>
                  </pic:blipFill>
                  <pic:spPr>
                    <a:xfrm>
                      <a:off x="0" y="0"/>
                      <a:ext cx="4117166" cy="3566892"/>
                    </a:xfrm>
                    <a:prstGeom prst="rect">
                      <a:avLst/>
                    </a:prstGeom>
                  </pic:spPr>
                </pic:pic>
              </a:graphicData>
            </a:graphic>
          </wp:inline>
        </w:drawing>
      </w:r>
    </w:p>
    <w:p w14:paraId="2F23B340" w14:textId="3781056D" w:rsidR="00A95FAA" w:rsidRPr="00B77765" w:rsidRDefault="0051708D" w:rsidP="00A95FAA">
      <w:pPr>
        <w:adjustRightInd w:val="0"/>
        <w:snapToGrid w:val="0"/>
        <w:jc w:val="center"/>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071CC5" w:rsidRPr="00CC35E9">
        <w:rPr>
          <w:rFonts w:ascii="Times New Roman" w:hAnsi="Times New Roman"/>
          <w:position w:val="-4"/>
        </w:rPr>
        <w:object w:dxaOrig="380" w:dyaOrig="260" w14:anchorId="3FCBC0C4">
          <v:shape id="_x0000_i1168" type="#_x0000_t75" style="width:19pt;height:12.65pt" o:ole="">
            <v:imagedata r:id="rId286" o:title=""/>
          </v:shape>
          <o:OLEObject Type="Embed" ProgID="Equation.DSMT4" ShapeID="_x0000_i1168" DrawAspect="Content" ObjectID="_1724065566" r:id="rId287"/>
        </w:object>
      </w:r>
      <w:r w:rsidR="00071CC5">
        <w:rPr>
          <w:rFonts w:ascii="Times New Roman" w:hAnsi="Times New Roman"/>
        </w:rPr>
        <w:t xml:space="preserve">)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6B6A2649" w14:textId="26F6D2AE" w:rsidR="006E449A" w:rsidRPr="005D56CB" w:rsidRDefault="003D4F81" w:rsidP="005D56CB">
      <w:pPr>
        <w:adjustRightInd w:val="0"/>
        <w:snapToGrid w:val="0"/>
        <w:spacing w:line="360" w:lineRule="auto"/>
        <w:jc w:val="center"/>
        <w:rPr>
          <w:rFonts w:ascii="Times New Roman" w:hAnsi="Times New Roman"/>
        </w:rPr>
      </w:pPr>
      <w:r>
        <w:rPr>
          <w:noProof/>
        </w:rPr>
        <w:lastRenderedPageBreak/>
        <w:drawing>
          <wp:inline distT="0" distB="0" distL="0" distR="0" wp14:anchorId="65FD322D" wp14:editId="728E5D05">
            <wp:extent cx="4403750" cy="381987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4414433" cy="3829144"/>
                    </a:xfrm>
                    <a:prstGeom prst="rect">
                      <a:avLst/>
                    </a:prstGeom>
                  </pic:spPr>
                </pic:pic>
              </a:graphicData>
            </a:graphic>
          </wp:inline>
        </w:drawing>
      </w:r>
    </w:p>
    <w:p w14:paraId="63E990D4" w14:textId="19789810" w:rsidR="006D65C1" w:rsidRDefault="0051708D" w:rsidP="00CC35E9">
      <w:pPr>
        <w:adjustRightInd w:val="0"/>
        <w:snapToGrid w:val="0"/>
        <w:jc w:val="center"/>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060E7C" w:rsidRPr="00B77765">
        <w:rPr>
          <w:rFonts w:ascii="Times New Roman" w:hAnsi="Times New Roman"/>
          <w:noProof/>
          <w:position w:val="-14"/>
        </w:rPr>
        <w:object w:dxaOrig="680" w:dyaOrig="380" w14:anchorId="2F39841A">
          <v:shape id="_x0000_i1169" type="#_x0000_t75" alt="" style="width:35.7pt;height:17.3pt" o:ole="">
            <v:imagedata r:id="rId289" o:title=""/>
          </v:shape>
          <o:OLEObject Type="Embed" ProgID="Equation.DSMT4" ShapeID="_x0000_i1169" DrawAspect="Content" ObjectID="_1724065567" r:id="rId290"/>
        </w:object>
      </w:r>
      <w:r w:rsidR="004A7B41">
        <w:rPr>
          <w:rFonts w:ascii="Times New Roman" w:hAnsi="Times New Roman"/>
        </w:rPr>
        <w:t>(thermal filtration’s influe</w:t>
      </w:r>
      <w:r w:rsidR="00CC35E9">
        <w:rPr>
          <w:rFonts w:ascii="Times New Roman" w:hAnsi="Times New Roman"/>
        </w:rPr>
        <w:t xml:space="preserve">nce) on the temperature </w:t>
      </w:r>
      <w:r w:rsidR="004A7B41">
        <w:rPr>
          <w:rFonts w:ascii="Times New Roman" w:hAnsi="Times New Roman"/>
        </w:rPr>
        <w:t>change</w:t>
      </w:r>
      <w:r w:rsidR="00CC35E9">
        <w:rPr>
          <w:rFonts w:ascii="Times New Roman" w:hAnsi="Times New Roman"/>
        </w:rPr>
        <w:t xml:space="preserve"> (</w:t>
      </w:r>
      <w:r w:rsidR="00CC35E9" w:rsidRPr="00CC35E9">
        <w:rPr>
          <w:rFonts w:ascii="Times New Roman" w:hAnsi="Times New Roman"/>
          <w:position w:val="-4"/>
        </w:rPr>
        <w:object w:dxaOrig="380" w:dyaOrig="260" w14:anchorId="1E369B7E">
          <v:shape id="_x0000_i1170" type="#_x0000_t75" style="width:19pt;height:12.65pt" o:ole="">
            <v:imagedata r:id="rId286" o:title=""/>
          </v:shape>
          <o:OLEObject Type="Embed" ProgID="Equation.DSMT4" ShapeID="_x0000_i1170" DrawAspect="Content" ObjectID="_1724065568" r:id="rId291"/>
        </w:object>
      </w:r>
      <w:r w:rsidR="00CC35E9">
        <w:rPr>
          <w:rFonts w:ascii="Times New Roman" w:hAnsi="Times New Roman"/>
        </w:rPr>
        <w:t xml:space="preserve">) profile </w:t>
      </w:r>
    </w:p>
    <w:p w14:paraId="295BCF00" w14:textId="77777777" w:rsidR="00071CC5" w:rsidRPr="00CC35E9" w:rsidRDefault="00071CC5" w:rsidP="00CC35E9">
      <w:pPr>
        <w:adjustRightInd w:val="0"/>
        <w:snapToGrid w:val="0"/>
        <w:jc w:val="center"/>
        <w:rPr>
          <w:rFonts w:ascii="Times New Roman" w:hAnsi="Times New Roman"/>
        </w:rPr>
      </w:pPr>
    </w:p>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7ADF0F62" w14:textId="04C39659" w:rsidR="00504D1E" w:rsidRPr="00504D1E" w:rsidRDefault="0063518E" w:rsidP="006F59B8">
      <w:pPr>
        <w:spacing w:line="360" w:lineRule="auto"/>
        <w:jc w:val="both"/>
        <w:rPr>
          <w:rFonts w:ascii="Times New Roman" w:hAnsi="Times New Roman"/>
        </w:rPr>
      </w:pPr>
      <w:r>
        <w:rPr>
          <w:rFonts w:ascii="Times New Roman" w:hAnsi="Times New Roman"/>
        </w:rPr>
        <w:tab/>
      </w:r>
      <w:r w:rsidR="00B84F78" w:rsidRPr="00504D1E">
        <w:rPr>
          <w:rFonts w:ascii="Times New Roman" w:hAnsi="Times New Roman"/>
        </w:rPr>
        <w:t>Many</w:t>
      </w:r>
      <w:r w:rsidR="00434894" w:rsidRPr="00504D1E">
        <w:rPr>
          <w:rFonts w:ascii="Times New Roman" w:hAnsi="Times New Roman"/>
        </w:rPr>
        <w:t xml:space="preserve"> pioneering researches have shown that the effective stress is a key factor </w:t>
      </w:r>
      <w:r w:rsidR="00F46066" w:rsidRPr="00504D1E">
        <w:rPr>
          <w:rFonts w:ascii="Times New Roman" w:hAnsi="Times New Roman"/>
        </w:rPr>
        <w:t>in controlling</w:t>
      </w:r>
      <w:r w:rsidR="00434894" w:rsidRPr="00504D1E">
        <w:rPr>
          <w:rFonts w:ascii="Times New Roman" w:hAnsi="Times New Roman"/>
        </w:rPr>
        <w:t xml:space="preserve"> the</w:t>
      </w:r>
      <w:r w:rsidR="00B84F78" w:rsidRPr="00504D1E">
        <w:rPr>
          <w:rFonts w:ascii="Times New Roman" w:hAnsi="Times New Roman"/>
        </w:rPr>
        <w:t xml:space="preserve"> behaviors</w:t>
      </w:r>
      <w:r w:rsidR="00434894" w:rsidRPr="00504D1E">
        <w:rPr>
          <w:rFonts w:ascii="Times New Roman" w:hAnsi="Times New Roman"/>
        </w:rPr>
        <w:t xml:space="preserve"> </w:t>
      </w:r>
      <w:r w:rsidR="00B84F78" w:rsidRPr="00504D1E">
        <w:rPr>
          <w:rFonts w:ascii="Times New Roman" w:hAnsi="Times New Roman"/>
        </w:rPr>
        <w:t xml:space="preserve">of </w:t>
      </w:r>
      <w:r w:rsidR="00F46066" w:rsidRPr="00504D1E">
        <w:rPr>
          <w:rFonts w:ascii="Times New Roman" w:hAnsi="Times New Roman"/>
        </w:rPr>
        <w:t>p</w:t>
      </w:r>
      <w:r w:rsidR="00B84F78" w:rsidRPr="00504D1E">
        <w:rPr>
          <w:rFonts w:ascii="Times New Roman" w:hAnsi="Times New Roman"/>
        </w:rPr>
        <w:t xml:space="preserve">orous medias </w:t>
      </w:r>
      <w:r w:rsidR="00434894" w:rsidRPr="00504D1E">
        <w:rPr>
          <w:rFonts w:ascii="Times New Roman" w:hAnsi="Times New Roman"/>
        </w:rPr>
        <w:t>in the geotechnical and earth applications</w:t>
      </w:r>
      <w:r w:rsidRPr="00504D1E">
        <w:rPr>
          <w:rFonts w:ascii="Times New Roman" w:hAnsi="Times New Roman"/>
        </w:rPr>
        <w:t xml:space="preserve"> </w:t>
      </w:r>
      <w:r w:rsidRPr="00504D1E">
        <w:rPr>
          <w:rFonts w:ascii="Times New Roman" w:hAnsi="Times New Roman"/>
        </w:rPr>
        <w:fldChar w:fldCharType="begin"/>
      </w:r>
      <w:r w:rsidR="006375C0">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sidRPr="00504D1E">
        <w:rPr>
          <w:rFonts w:ascii="Times New Roman" w:hAnsi="Times New Roman"/>
        </w:rPr>
        <w:fldChar w:fldCharType="separate"/>
      </w:r>
      <w:r w:rsidR="006375C0">
        <w:rPr>
          <w:rFonts w:ascii="Times New Roman" w:hAnsi="Times New Roman"/>
          <w:noProof/>
        </w:rPr>
        <w:t>(Khalili et al., 2004; Skempton, 1984)</w:t>
      </w:r>
      <w:r w:rsidRPr="00504D1E">
        <w:rPr>
          <w:rFonts w:ascii="Times New Roman" w:hAnsi="Times New Roman"/>
        </w:rPr>
        <w:fldChar w:fldCharType="end"/>
      </w:r>
      <w:r w:rsidR="00434894" w:rsidRPr="00504D1E">
        <w:rPr>
          <w:rFonts w:ascii="Times New Roman" w:hAnsi="Times New Roman"/>
        </w:rPr>
        <w:t xml:space="preserve">. Specifically, </w:t>
      </w:r>
      <w:r w:rsidR="00F46066" w:rsidRPr="00504D1E">
        <w:rPr>
          <w:rFonts w:ascii="Times New Roman" w:hAnsi="Times New Roman"/>
        </w:rPr>
        <w:t>increasing pore pressure will reduce the e</w:t>
      </w:r>
      <w:r w:rsidR="00434894" w:rsidRPr="00504D1E">
        <w:rPr>
          <w:rFonts w:ascii="Times New Roman" w:hAnsi="Times New Roman"/>
        </w:rPr>
        <w:t>ffective stress</w:t>
      </w:r>
      <w:r w:rsidR="00F46066" w:rsidRPr="00504D1E">
        <w:rPr>
          <w:rFonts w:ascii="Times New Roman" w:hAnsi="Times New Roman"/>
        </w:rPr>
        <w:t xml:space="preserve">, </w:t>
      </w:r>
      <w:r w:rsidR="00434894" w:rsidRPr="00504D1E">
        <w:rPr>
          <w:rFonts w:ascii="Times New Roman" w:hAnsi="Times New Roman"/>
        </w:rPr>
        <w:t>which can increase the possibility of</w:t>
      </w:r>
      <w:r w:rsidR="00B84F78" w:rsidRPr="00504D1E">
        <w:rPr>
          <w:rFonts w:ascii="Times New Roman" w:hAnsi="Times New Roman"/>
        </w:rPr>
        <w:t xml:space="preserve"> many types of </w:t>
      </w:r>
      <w:r w:rsidR="00434894" w:rsidRPr="00504D1E">
        <w:rPr>
          <w:rFonts w:ascii="Times New Roman" w:hAnsi="Times New Roman"/>
        </w:rPr>
        <w:t>failure</w:t>
      </w:r>
      <w:r w:rsidR="00B84F78" w:rsidRPr="00504D1E">
        <w:rPr>
          <w:rFonts w:ascii="Times New Roman" w:hAnsi="Times New Roman"/>
        </w:rPr>
        <w:t>s</w:t>
      </w:r>
      <w:r w:rsidR="00434894" w:rsidRPr="00504D1E">
        <w:rPr>
          <w:rFonts w:ascii="Times New Roman" w:hAnsi="Times New Roman"/>
        </w:rPr>
        <w:t xml:space="preserve">. Thus, appropriate estimation and calculation of </w:t>
      </w:r>
      <w:r w:rsidR="00504D1E" w:rsidRPr="00504D1E">
        <w:rPr>
          <w:rFonts w:ascii="Times New Roman" w:hAnsi="Times New Roman"/>
        </w:rPr>
        <w:t xml:space="preserve">the </w:t>
      </w:r>
      <w:commentRangeStart w:id="26"/>
      <w:commentRangeStart w:id="27"/>
      <w:r w:rsidR="00434894" w:rsidRPr="00504D1E">
        <w:rPr>
          <w:rFonts w:ascii="Times New Roman" w:hAnsi="Times New Roman"/>
        </w:rPr>
        <w:t xml:space="preserve">effective stress </w:t>
      </w:r>
      <w:commentRangeEnd w:id="26"/>
      <w:r w:rsidR="00560E69" w:rsidRPr="00504D1E">
        <w:rPr>
          <w:rStyle w:val="CommentReference"/>
          <w:rFonts w:ascii="Times New Roman" w:hAnsi="Times New Roman"/>
        </w:rPr>
        <w:commentReference w:id="26"/>
      </w:r>
      <w:commentRangeEnd w:id="27"/>
      <w:r w:rsidR="00107A49">
        <w:rPr>
          <w:rStyle w:val="CommentReference"/>
        </w:rPr>
        <w:commentReference w:id="27"/>
      </w:r>
      <w:r w:rsidR="00434894" w:rsidRPr="00504D1E">
        <w:rPr>
          <w:rFonts w:ascii="Times New Roman" w:hAnsi="Times New Roman"/>
        </w:rPr>
        <w:t>will greatly enhance the understanding of the behaviors</w:t>
      </w:r>
      <w:r w:rsidRPr="00504D1E">
        <w:rPr>
          <w:rFonts w:ascii="Times New Roman" w:hAnsi="Times New Roman"/>
        </w:rPr>
        <w:t xml:space="preserve"> of the porous system</w:t>
      </w:r>
      <w:r w:rsidR="00434894" w:rsidRPr="00504D1E">
        <w:rPr>
          <w:rFonts w:ascii="Times New Roman" w:hAnsi="Times New Roman"/>
        </w:rPr>
        <w:t xml:space="preserve">. </w:t>
      </w:r>
      <w:r w:rsidR="00504D1E">
        <w:rPr>
          <w:rFonts w:ascii="Times New Roman" w:hAnsi="Times New Roman"/>
        </w:rPr>
        <w:t>T</w:t>
      </w:r>
      <w:r w:rsidR="001D678D" w:rsidRPr="00504D1E">
        <w:rPr>
          <w:rFonts w:ascii="Times New Roman" w:hAnsi="Times New Roman"/>
        </w:rPr>
        <w:t xml:space="preserve">he effective radial </w:t>
      </w:r>
      <w:r w:rsidR="00504D1E" w:rsidRPr="00504D1E">
        <w:rPr>
          <w:rFonts w:ascii="Times New Roman" w:hAnsi="Times New Roman"/>
        </w:rPr>
        <w:t>stress</w:t>
      </w:r>
      <w:ins w:id="28" w:author="Lu, Yunxing" w:date="2022-08-22T10:30:00Z">
        <w:r w:rsidR="00A34BEA">
          <w:rPr>
            <w:rFonts w:ascii="Times New Roman" w:hAnsi="Times New Roman"/>
          </w:rPr>
          <w:t xml:space="preserve"> </w:t>
        </w:r>
      </w:ins>
      <w:r w:rsidR="00504D1E" w:rsidRPr="00504D1E">
        <w:rPr>
          <w:rFonts w:ascii="Times New Roman" w:hAnsi="Times New Roman"/>
          <w:position w:val="-12"/>
        </w:rPr>
        <w:object w:dxaOrig="300" w:dyaOrig="380" w14:anchorId="4EFBA270">
          <v:shape id="_x0000_i1171" type="#_x0000_t75" style="width:15pt;height:19pt" o:ole="">
            <v:imagedata r:id="rId292" o:title=""/>
          </v:shape>
          <o:OLEObject Type="Embed" ProgID="Equation.DSMT4" ShapeID="_x0000_i1171" DrawAspect="Content" ObjectID="_1724065569" r:id="rId293"/>
        </w:object>
      </w:r>
      <w:r w:rsidR="00504D1E" w:rsidRPr="00504D1E">
        <w:rPr>
          <w:rFonts w:ascii="Times New Roman" w:hAnsi="Times New Roman"/>
        </w:rPr>
        <w:t xml:space="preserve">, which is obtained as the </w:t>
      </w:r>
      <w:r w:rsidR="00434894" w:rsidRPr="00504D1E">
        <w:rPr>
          <w:rFonts w:ascii="Times New Roman" w:hAnsi="Times New Roman"/>
        </w:rPr>
        <w:t>superp</w:t>
      </w:r>
      <w:r w:rsidR="00B84F78" w:rsidRPr="00504D1E">
        <w:rPr>
          <w:rFonts w:ascii="Times New Roman" w:hAnsi="Times New Roman"/>
        </w:rPr>
        <w:t xml:space="preserve">osition </w:t>
      </w:r>
      <w:r w:rsidR="00504D1E" w:rsidRPr="00504D1E">
        <w:rPr>
          <w:rFonts w:ascii="Times New Roman" w:hAnsi="Times New Roman"/>
        </w:rPr>
        <w:t xml:space="preserve">of </w:t>
      </w:r>
      <w:r w:rsidR="00504D1E" w:rsidRPr="00504D1E">
        <w:rPr>
          <w:rFonts w:ascii="Times New Roman" w:hAnsi="Times New Roman"/>
          <w:position w:val="-12"/>
        </w:rPr>
        <w:object w:dxaOrig="320" w:dyaOrig="380" w14:anchorId="6E594705">
          <v:shape id="_x0000_i1172" type="#_x0000_t75" style="width:16.15pt;height:19pt" o:ole="">
            <v:imagedata r:id="rId294" o:title=""/>
          </v:shape>
          <o:OLEObject Type="Embed" ProgID="Equation.DSMT4" ShapeID="_x0000_i1172" DrawAspect="Content" ObjectID="_1724065570" r:id="rId295"/>
        </w:object>
      </w:r>
      <w:r w:rsidR="00504D1E" w:rsidRPr="00504D1E">
        <w:rPr>
          <w:rFonts w:ascii="Times New Roman" w:hAnsi="Times New Roman"/>
        </w:rPr>
        <w:t xml:space="preserve"> from </w:t>
      </w:r>
      <w:r w:rsidR="00B84F78" w:rsidRPr="00504D1E">
        <w:rPr>
          <w:rFonts w:ascii="Times New Roman" w:hAnsi="Times New Roman"/>
        </w:rPr>
        <w:t xml:space="preserve">three loading </w:t>
      </w:r>
      <w:r w:rsidR="00504D1E" w:rsidRPr="00504D1E">
        <w:rPr>
          <w:rFonts w:ascii="Times New Roman" w:hAnsi="Times New Roman"/>
        </w:rPr>
        <w:t>modes (Eq. 24),</w:t>
      </w:r>
      <w:r w:rsidR="001D678D" w:rsidRPr="00504D1E">
        <w:rPr>
          <w:rFonts w:ascii="Times New Roman" w:hAnsi="Times New Roman"/>
        </w:rPr>
        <w:t xml:space="preserve"> is plotted</w:t>
      </w:r>
      <w:r w:rsidR="00504D1E">
        <w:rPr>
          <w:rFonts w:ascii="Times New Roman" w:hAnsi="Times New Roman"/>
        </w:rPr>
        <w:t xml:space="preserve"> (again, tensile is positive) is plotted</w:t>
      </w:r>
      <w:r w:rsidR="0051708D">
        <w:rPr>
          <w:rFonts w:ascii="Times New Roman" w:hAnsi="Times New Roman"/>
        </w:rPr>
        <w:t xml:space="preserve"> in Fig. 8</w:t>
      </w:r>
      <w:r w:rsidR="00504D1E">
        <w:rPr>
          <w:rFonts w:ascii="Times New Roman" w:hAnsi="Times New Roman"/>
        </w:rPr>
        <w:t>.</w:t>
      </w:r>
    </w:p>
    <w:p w14:paraId="569D225C" w14:textId="57913052" w:rsidR="00504D1E" w:rsidRDefault="00504D1E" w:rsidP="00504D1E">
      <w:pPr>
        <w:spacing w:line="360" w:lineRule="auto"/>
        <w:jc w:val="center"/>
        <w:rPr>
          <w:rFonts w:ascii="Times New Roman" w:hAnsi="Times New Roman"/>
        </w:rPr>
      </w:pPr>
      <w:r>
        <w:rPr>
          <w:rFonts w:ascii="Times New Roman" w:hAnsi="Times New Roman"/>
        </w:rPr>
        <w:t xml:space="preserve">                                                                </w:t>
      </w:r>
      <w:r w:rsidRPr="00504D1E">
        <w:rPr>
          <w:rFonts w:ascii="Times New Roman" w:hAnsi="Times New Roman"/>
          <w:position w:val="-12"/>
        </w:rPr>
        <w:object w:dxaOrig="1900" w:dyaOrig="380" w14:anchorId="663E8882">
          <v:shape id="_x0000_i1173" type="#_x0000_t75" style="width:95.05pt;height:19pt" o:ole="">
            <v:imagedata r:id="rId296" o:title=""/>
          </v:shape>
          <o:OLEObject Type="Embed" ProgID="Equation.DSMT4" ShapeID="_x0000_i1173" DrawAspect="Content" ObjectID="_1724065571" r:id="rId297"/>
        </w:object>
      </w:r>
      <w:r>
        <w:rPr>
          <w:rFonts w:ascii="Times New Roman" w:hAnsi="Times New Roman"/>
        </w:rPr>
        <w:t xml:space="preserve">                                                                (24)</w:t>
      </w:r>
    </w:p>
    <w:p w14:paraId="569B938B" w14:textId="0CECFE28" w:rsidR="00D61B32" w:rsidRDefault="00434894" w:rsidP="006F59B8">
      <w:pPr>
        <w:spacing w:line="360" w:lineRule="auto"/>
        <w:jc w:val="both"/>
        <w:rPr>
          <w:rFonts w:ascii="Times New Roman" w:hAnsi="Times New Roman"/>
        </w:rPr>
      </w:pPr>
      <w:r>
        <w:rPr>
          <w:rFonts w:ascii="Times New Roman" w:hAnsi="Times New Roman"/>
        </w:rPr>
        <w:t>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sidR="0063518E">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 xml:space="preserve">the diffusion process is very slow inside </w:t>
      </w:r>
      <w:r w:rsidR="00147199">
        <w:rPr>
          <w:rFonts w:ascii="Times New Roman" w:hAnsi="Times New Roman"/>
        </w:rPr>
        <w:lastRenderedPageBreak/>
        <w:t>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07C33758">
            <wp:extent cx="4440326" cy="39924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4443483" cy="3995337"/>
                    </a:xfrm>
                    <a:prstGeom prst="rect">
                      <a:avLst/>
                    </a:prstGeom>
                  </pic:spPr>
                </pic:pic>
              </a:graphicData>
            </a:graphic>
          </wp:inline>
        </w:drawing>
      </w:r>
    </w:p>
    <w:p w14:paraId="6AFFBBA1" w14:textId="758277DF" w:rsidR="00A02BD8" w:rsidRPr="00A6117B" w:rsidRDefault="0051708D" w:rsidP="00A95FAA">
      <w:pPr>
        <w:adjustRightInd w:val="0"/>
        <w:snapToGrid w:val="0"/>
        <w:jc w:val="center"/>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65B9A03D" w14:textId="30D7717C" w:rsidR="003A6AA5" w:rsidRPr="003A6AA5" w:rsidRDefault="003A6AA5" w:rsidP="003A6AA5">
      <w:pPr>
        <w:pStyle w:val="Paper"/>
      </w:pPr>
      <w:r w:rsidRPr="003A6AA5">
        <w:t xml:space="preserve">5. </w:t>
      </w:r>
      <w:r>
        <w:t>Pairwise B</w:t>
      </w:r>
      <w:r>
        <w:t>ivariate</w:t>
      </w:r>
      <w:r>
        <w:t xml:space="preserve"> </w:t>
      </w:r>
      <w:r>
        <w:t>Analysis</w:t>
      </w:r>
      <w:r>
        <w:t xml:space="preserve"> and</w:t>
      </w:r>
      <w:r>
        <w:t xml:space="preserve"> </w:t>
      </w:r>
      <w:r>
        <w:t>Dimensional A</w:t>
      </w:r>
      <w:r>
        <w:t>nalysis</w:t>
      </w:r>
    </w:p>
    <w:p w14:paraId="2DE5CEE0" w14:textId="4AC0E90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w:t>
      </w:r>
      <w:r w:rsidRPr="006F59B8">
        <w:rPr>
          <w:rFonts w:ascii="Times New Roman" w:hAnsi="Times New Roman"/>
        </w:rPr>
        <w:lastRenderedPageBreak/>
        <w:t xml:space="preserve">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will be categorized into tensile and 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6B7B8F4C" w14:textId="1B03A975" w:rsidR="00DF5422" w:rsidRDefault="0036216A" w:rsidP="00DF5422">
      <w:pPr>
        <w:spacing w:line="360" w:lineRule="auto"/>
        <w:jc w:val="center"/>
        <w:rPr>
          <w:rFonts w:ascii="Times New Roman" w:hAnsi="Times New Roman"/>
        </w:rPr>
      </w:pPr>
      <w:r>
        <w:rPr>
          <w:noProof/>
        </w:rPr>
        <w:drawing>
          <wp:inline distT="0" distB="0" distL="0" distR="0" wp14:anchorId="7688A685" wp14:editId="2BF9B856">
            <wp:extent cx="5943600" cy="3538220"/>
            <wp:effectExtent l="254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rot="5400000">
                      <a:off x="0" y="0"/>
                      <a:ext cx="5943600" cy="3538220"/>
                    </a:xfrm>
                    <a:prstGeom prst="rect">
                      <a:avLst/>
                    </a:prstGeom>
                  </pic:spPr>
                </pic:pic>
              </a:graphicData>
            </a:graphic>
          </wp:inline>
        </w:drawing>
      </w:r>
    </w:p>
    <w:p w14:paraId="527ECC91" w14:textId="0EFB6AF7" w:rsidR="00D4771D" w:rsidRDefault="00DF5422" w:rsidP="0036216A">
      <w:pPr>
        <w:jc w:val="cente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Pr="00971EAC">
        <w:rPr>
          <w:rFonts w:ascii="Times New Roman" w:hAnsi="Times New Roman"/>
        </w:rPr>
        <w:t xml:space="preserve">. The Algorithm that is used to construct the </w:t>
      </w:r>
      <w:r>
        <w:rPr>
          <w:rFonts w:ascii="Times New Roman" w:hAnsi="Times New Roman"/>
        </w:rPr>
        <w:t xml:space="preserve">fully parametric </w:t>
      </w:r>
      <w:commentRangeStart w:id="29"/>
      <w:commentRangeStart w:id="30"/>
      <w:r>
        <w:rPr>
          <w:rFonts w:ascii="Times New Roman" w:hAnsi="Times New Roman"/>
        </w:rPr>
        <w:t>studies</w:t>
      </w:r>
      <w:commentRangeEnd w:id="29"/>
      <w:r w:rsidR="00576BCD">
        <w:rPr>
          <w:rStyle w:val="CommentReference"/>
        </w:rPr>
        <w:commentReference w:id="29"/>
      </w:r>
      <w:commentRangeEnd w:id="30"/>
      <w:r w:rsidR="00201B72">
        <w:rPr>
          <w:rStyle w:val="CommentReference"/>
        </w:rPr>
        <w:commentReference w:id="30"/>
      </w:r>
    </w:p>
    <w:p w14:paraId="2A4256F3" w14:textId="372868C4" w:rsidR="00103C90" w:rsidRDefault="003A6AA5" w:rsidP="00103C90">
      <w:pPr>
        <w:spacing w:line="360" w:lineRule="auto"/>
        <w:rPr>
          <w:rFonts w:ascii="Times New Roman" w:hAnsi="Times New Roman"/>
        </w:rPr>
      </w:pPr>
      <w:r>
        <w:rPr>
          <w:rFonts w:ascii="Times New Roman" w:hAnsi="Times New Roman"/>
        </w:rPr>
        <w:lastRenderedPageBreak/>
        <w:t>5.</w:t>
      </w:r>
      <w:r w:rsidR="00103C90">
        <w:rPr>
          <w:rFonts w:ascii="Times New Roman" w:hAnsi="Times New Roman"/>
        </w:rPr>
        <w:t>1 Pairwise Bivariate Analysis for Each Variable</w:t>
      </w:r>
    </w:p>
    <w:p w14:paraId="78FC5A2D" w14:textId="098C6BF6"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201B72">
        <w:rPr>
          <w:rFonts w:ascii="Times New Roman" w:hAnsi="Times New Roman"/>
        </w:rPr>
        <w:t>21</w:t>
      </w:r>
      <w:r w:rsidR="00001DCC">
        <w:rPr>
          <w:rFonts w:ascii="Times New Roman" w:hAnsi="Times New Roman"/>
        </w:rPr>
        <w:t>27 cases)</w:t>
      </w:r>
      <w:r w:rsidR="00C813AA">
        <w:rPr>
          <w:rFonts w:ascii="Times New Roman" w:hAnsi="Times New Roman"/>
        </w:rPr>
        <w:t xml:space="preserve"> and compressive</w:t>
      </w:r>
      <w:r w:rsidR="00001DCC">
        <w:rPr>
          <w:rFonts w:ascii="Times New Roman" w:hAnsi="Times New Roman"/>
        </w:rPr>
        <w:t xml:space="preserve"> (</w:t>
      </w:r>
      <w:r w:rsidR="00201B72">
        <w:rPr>
          <w:rFonts w:ascii="Times New Roman" w:hAnsi="Times New Roman"/>
        </w:rPr>
        <w:t>9</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31" w:name="OLE_LINK7"/>
      <w:bookmarkStart w:id="32" w:name="OLE_LINK8"/>
      <w:r w:rsidR="003672FA">
        <w:rPr>
          <w:rFonts w:ascii="Times New Roman" w:hAnsi="Times New Roman"/>
        </w:rPr>
        <w:t xml:space="preserve"> specific heat</w:t>
      </w:r>
      <w:r w:rsidR="007F4828">
        <w:rPr>
          <w:rFonts w:ascii="Times New Roman" w:hAnsi="Times New Roman"/>
        </w:rPr>
        <w:t xml:space="preserve"> </w:t>
      </w:r>
      <w:bookmarkEnd w:id="31"/>
      <w:bookmarkEnd w:id="3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74" type="#_x0000_t75" alt="" style="width:29.95pt;height:17.3pt;mso-width-percent:0;mso-height-percent:0;mso-width-percent:0;mso-height-percent:0" o:ole="">
            <v:imagedata r:id="rId300" o:title=""/>
          </v:shape>
          <o:OLEObject Type="Embed" ProgID="Equation.DSMT4" ShapeID="_x0000_i1174" DrawAspect="Content" ObjectID="_1724065572" r:id="rId301"/>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75" type="#_x0000_t75" alt="" style="width:9.8pt;height:11.5pt;mso-width-percent:0;mso-height-percent:0;mso-width-percent:0;mso-height-percent:0" o:ole="">
            <v:imagedata r:id="rId302" o:title=""/>
          </v:shape>
          <o:OLEObject Type="Embed" ProgID="Equation.DSMT4" ShapeID="_x0000_i1175" DrawAspect="Content" ObjectID="_1724065573" r:id="rId303"/>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76" type="#_x0000_t75" alt="" style="width:11.5pt;height:9.8pt;mso-width-percent:0;mso-height-percent:0;mso-width-percent:0;mso-height-percent:0" o:ole="">
            <v:imagedata r:id="rId304" o:title=""/>
          </v:shape>
          <o:OLEObject Type="Embed" ProgID="Equation.DSMT4" ShapeID="_x0000_i1176" DrawAspect="Content" ObjectID="_1724065574" r:id="rId305"/>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349CE7EF"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12445C2" w:rsidR="0032108E" w:rsidRPr="00FD64B3" w:rsidRDefault="003A6AA5" w:rsidP="0032108E">
      <w:pPr>
        <w:spacing w:line="360" w:lineRule="auto"/>
        <w:jc w:val="both"/>
        <w:rPr>
          <w:rFonts w:ascii="Times New Roman" w:hAnsi="Times New Roman"/>
        </w:rPr>
      </w:pPr>
      <w:r>
        <w:rPr>
          <w:rFonts w:ascii="Times New Roman" w:hAnsi="Times New Roman"/>
        </w:rPr>
        <w:t>5.</w:t>
      </w:r>
      <w:r w:rsidR="00B27921">
        <w:rPr>
          <w:rFonts w:ascii="Times New Roman" w:hAnsi="Times New Roman"/>
        </w:rPr>
        <w:t xml:space="preserve">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sidR="00F87AC5">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p w14:paraId="131FAF52" w14:textId="7A72E969" w:rsidR="00793A30" w:rsidRDefault="00334FDC" w:rsidP="00334FDC">
      <w:pPr>
        <w:spacing w:line="360" w:lineRule="auto"/>
        <w:jc w:val="center"/>
        <w:rPr>
          <w:rFonts w:ascii="Times New Roman" w:hAnsi="Times New Roman"/>
        </w:rPr>
      </w:pPr>
      <w:bookmarkStart w:id="33" w:name="OLE_LINK13"/>
      <w:bookmarkStart w:id="34" w:name="OLE_LINK14"/>
      <w:r>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177" type="#_x0000_t75" alt="" style="width:69.7pt;height:37.45pt;mso-width-percent:0;mso-height-percent:0;mso-width-percent:0;mso-height-percent:0" o:ole="">
            <v:imagedata r:id="rId306" o:title=""/>
          </v:shape>
          <o:OLEObject Type="Embed" ProgID="Equation.DSMT4" ShapeID="_x0000_i1177" DrawAspect="Content" ObjectID="_1724065575" r:id="rId307"/>
        </w:object>
      </w:r>
      <w:bookmarkEnd w:id="33"/>
      <w:bookmarkEnd w:id="34"/>
      <w:r>
        <w:rPr>
          <w:rFonts w:ascii="Times New Roman" w:hAnsi="Times New Roman"/>
          <w:noProof/>
        </w:rPr>
        <w:t xml:space="preserve"> </w:t>
      </w:r>
      <w:r w:rsidR="00A51F7A">
        <w:rPr>
          <w:rFonts w:ascii="Times New Roman" w:hAnsi="Times New Roman"/>
        </w:rPr>
        <w:tab/>
      </w:r>
      <w:r w:rsidR="0090156F" w:rsidRPr="00793A30">
        <w:rPr>
          <w:rFonts w:ascii="Times New Roman" w:hAnsi="Times New Roman"/>
          <w:noProof/>
          <w:position w:val="-24"/>
        </w:rPr>
        <w:object w:dxaOrig="920" w:dyaOrig="660" w14:anchorId="5FE90962">
          <v:shape id="_x0000_i1178" type="#_x0000_t75" alt="" style="width:47.25pt;height:33.4pt;mso-width-percent:0;mso-height-percent:0;mso-width-percent:0;mso-height-percent:0" o:ole="">
            <v:imagedata r:id="rId308" o:title=""/>
          </v:shape>
          <o:OLEObject Type="Embed" ProgID="Equation.DSMT4" ShapeID="_x0000_i1178" DrawAspect="Content" ObjectID="_1724065576" r:id="rId309"/>
        </w:object>
      </w:r>
      <w:r>
        <w:rPr>
          <w:rFonts w:ascii="Times New Roman" w:hAnsi="Times New Roman"/>
          <w:noProof/>
        </w:rPr>
        <w:t xml:space="preserve">                                                                           (25)</w:t>
      </w:r>
    </w:p>
    <w:p w14:paraId="5D4BB36F" w14:textId="19915D83"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79" type="#_x0000_t75" alt="" style="width:13.8pt;height:17.3pt;mso-width-percent:0;mso-height-percent:0;mso-width-percent:0;mso-height-percent:0" o:ole="">
            <v:imagedata r:id="rId310" o:title=""/>
          </v:shape>
          <o:OLEObject Type="Embed" ProgID="Equation.DSMT4" ShapeID="_x0000_i1179" DrawAspect="Content" ObjectID="_1724065577" r:id="rId311"/>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Biot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180" type="#_x0000_t75" style="width:11.5pt;height:10.95pt" o:ole="">
            <v:imagedata r:id="rId312" o:title=""/>
          </v:shape>
          <o:OLEObject Type="Embed" ProgID="Equation.DSMT4" ShapeID="_x0000_i1180" DrawAspect="Content" ObjectID="_1724065578" r:id="rId313"/>
        </w:object>
      </w:r>
      <w:r w:rsidR="00ED0259">
        <w:rPr>
          <w:rFonts w:ascii="Times New Roman" w:hAnsi="Times New Roman"/>
        </w:rPr>
        <w:t>, Skempton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181" type="#_x0000_t75" style="width:11.5pt;height:12.65pt" o:ole="">
            <v:imagedata r:id="rId314" o:title=""/>
          </v:shape>
          <o:OLEObject Type="Embed" ProgID="Equation.DSMT4" ShapeID="_x0000_i1181" DrawAspect="Content" ObjectID="_1724065579" r:id="rId315"/>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182" type="#_x0000_t75" style="width:16.15pt;height:19pt" o:ole="">
            <v:imagedata r:id="rId316" o:title=""/>
          </v:shape>
          <o:OLEObject Type="Embed" ProgID="Equation.DSMT4" ShapeID="_x0000_i1182" DrawAspect="Content" ObjectID="_1724065580" r:id="rId317"/>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183" type="#_x0000_t75" style="width:16.15pt;height:18.45pt" o:ole="">
            <v:imagedata r:id="rId318" o:title=""/>
          </v:shape>
          <o:OLEObject Type="Embed" ProgID="Equation.DSMT4" ShapeID="_x0000_i1183" DrawAspect="Content" ObjectID="_1724065581" r:id="rId319"/>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ED0259">
        <w:rPr>
          <w:rFonts w:ascii="Times New Roman" w:hAnsi="Times New Roman"/>
        </w:rPr>
        <w:t xml:space="preserve">thermal diffusivity </w:t>
      </w:r>
      <w:r w:rsidR="00334FDC" w:rsidRPr="002B76BD">
        <w:rPr>
          <w:position w:val="-12"/>
        </w:rPr>
        <w:object w:dxaOrig="220" w:dyaOrig="360" w14:anchorId="73C44824">
          <v:shape id="_x0000_i1184" type="#_x0000_t75" style="width:10.95pt;height:18.45pt" o:ole="">
            <v:imagedata r:id="rId320" o:title=""/>
          </v:shape>
          <o:OLEObject Type="Embed" ProgID="Equation.DSMT4" ShapeID="_x0000_i1184" DrawAspect="Content" ObjectID="_1724065582" r:id="rId321"/>
        </w:object>
      </w:r>
      <w:r w:rsidR="00334FDC">
        <w:rPr>
          <w:rFonts w:ascii="Times New Roman" w:hAnsi="Times New Roman"/>
        </w:rPr>
        <w:t xml:space="preserve"> </w:t>
      </w:r>
      <w:r w:rsidR="00ED0259">
        <w:rPr>
          <w:rFonts w:ascii="Times New Roman" w:hAnsi="Times New Roman"/>
        </w:rPr>
        <w:t>and fluid diffusivity</w:t>
      </w:r>
      <w:r w:rsidR="00334FDC">
        <w:rPr>
          <w:rFonts w:ascii="Times New Roman" w:hAnsi="Times New Roman"/>
        </w:rPr>
        <w:t xml:space="preserve"> </w:t>
      </w:r>
      <w:r w:rsidR="00334FDC" w:rsidRPr="00334FDC">
        <w:rPr>
          <w:position w:val="-14"/>
        </w:rPr>
        <w:object w:dxaOrig="279" w:dyaOrig="380" w14:anchorId="0CAA60D3">
          <v:shape id="_x0000_i1185" type="#_x0000_t75" style="width:13.8pt;height:19pt" o:ole="">
            <v:imagedata r:id="rId322" o:title=""/>
          </v:shape>
          <o:OLEObject Type="Embed" ProgID="Equation.DSMT4" ShapeID="_x0000_i1185" DrawAspect="Content" ObjectID="_1724065583" r:id="rId323"/>
        </w:object>
      </w:r>
      <w:r w:rsidR="00ED0259">
        <w:rPr>
          <w:rFonts w:ascii="Times New Roman" w:hAnsi="Times New Roman"/>
        </w:rPr>
        <w:t xml:space="preserve">, </w:t>
      </w:r>
      <w:r w:rsidR="00ED0259">
        <w:rPr>
          <w:rFonts w:ascii="Times New Roman" w:hAnsi="Times New Roman"/>
        </w:rPr>
        <w:lastRenderedPageBreak/>
        <w:t>where the last 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86" type="#_x0000_t75" alt="" style="width:13.8pt;height:17.3pt;mso-width-percent:0;mso-height-percent:0;mso-width-percent:0;mso-height-percent:0" o:ole="">
            <v:imagedata r:id="rId324" o:title=""/>
          </v:shape>
          <o:OLEObject Type="Embed" ProgID="Equation.DSMT4" ShapeID="_x0000_i1186" DrawAspect="Content" ObjectID="_1724065584" r:id="rId325"/>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87" type="#_x0000_t75" alt="" style="width:17.3pt;height:17.3pt" o:ole="">
            <v:imagedata r:id="rId326" o:title=""/>
          </v:shape>
          <o:OLEObject Type="Embed" ProgID="Equation.DSMT4" ShapeID="_x0000_i1187" DrawAspect="Content" ObjectID="_1724065585" r:id="rId32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F69E8DD"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35" w:name="OLE_LINK17"/>
      <w:bookmarkStart w:id="36" w:name="OLE_LINK18"/>
      <w:r w:rsidR="00AC50EA">
        <w:rPr>
          <w:rFonts w:ascii="Times New Roman" w:hAnsi="Times New Roman"/>
        </w:rPr>
        <w:t>parameters</w:t>
      </w:r>
      <w:bookmarkEnd w:id="35"/>
      <w:bookmarkEnd w:id="3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88" type="#_x0000_t75" alt="" style="width:13.8pt;height:17.3pt;mso-width-percent:0;mso-height-percent:0;mso-width-percent:0;mso-height-percent:0" o:ole="">
            <v:imagedata r:id="rId328" o:title=""/>
          </v:shape>
          <o:OLEObject Type="Embed" ProgID="Equation.DSMT4" ShapeID="_x0000_i1188" DrawAspect="Content" ObjectID="_1724065586" r:id="rId32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89" type="#_x0000_t75" alt="" style="width:17.3pt;height:17.3pt;mso-width-percent:0;mso-height-percent:0;mso-width-percent:0;mso-height-percent:0" o:ole="">
            <v:imagedata r:id="rId330" o:title=""/>
          </v:shape>
          <o:OLEObject Type="Embed" ProgID="Equation.DSMT4" ShapeID="_x0000_i1189" DrawAspect="Content" ObjectID="_1724065587" r:id="rId331"/>
        </w:object>
      </w:r>
      <w:r w:rsidR="00001DCC">
        <w:rPr>
          <w:rFonts w:ascii="Times New Roman" w:hAnsi="Times New Roman"/>
          <w:noProof/>
        </w:rPr>
        <w:t>(MND)</w:t>
      </w:r>
      <w:r w:rsidR="00E17705">
        <w:rPr>
          <w:rFonts w:ascii="Times New Roman" w:hAnsi="Times New Roman"/>
          <w:noProof/>
        </w:rPr>
        <w:t xml:space="preserve">. In Figure </w:t>
      </w:r>
      <w:r w:rsidR="00120051">
        <w:rPr>
          <w:rFonts w:ascii="Times New Roman" w:hAnsi="Times New Roman"/>
          <w:noProof/>
        </w:rPr>
        <w:t>10</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90" type="#_x0000_t75" alt="" style="width:13.8pt;height:17.3pt;mso-width-percent:0;mso-height-percent:0;mso-width-percent:0;mso-height-percent:0" o:ole="">
            <v:imagedata r:id="rId328" o:title=""/>
          </v:shape>
          <o:OLEObject Type="Embed" ProgID="Equation.DSMT4" ShapeID="_x0000_i1190" DrawAspect="Content" ObjectID="_1724065588" r:id="rId33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91" type="#_x0000_t75" alt="" style="width:17.3pt;height:17.3pt;mso-width-percent:0;mso-height-percent:0;mso-width-percent:0;mso-height-percent:0" o:ole="">
            <v:imagedata r:id="rId330" o:title=""/>
          </v:shape>
          <o:OLEObject Type="Embed" ProgID="Equation.DSMT4" ShapeID="_x0000_i1191" DrawAspect="Content" ObjectID="_1724065589" r:id="rId33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92" type="#_x0000_t75" alt="" style="width:13.8pt;height:17.3pt;mso-width-percent:0;mso-height-percent:0;mso-width-percent:0;mso-height-percent:0" o:ole="">
            <v:imagedata r:id="rId328" o:title=""/>
          </v:shape>
          <o:OLEObject Type="Embed" ProgID="Equation.DSMT4" ShapeID="_x0000_i1192" DrawAspect="Content" ObjectID="_1724065590" r:id="rId334"/>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93" type="#_x0000_t75" alt="" style="width:17.3pt;height:17.3pt;mso-width-percent:0;mso-height-percent:0;mso-width-percent:0;mso-height-percent:0" o:ole="">
            <v:imagedata r:id="rId330" o:title=""/>
          </v:shape>
          <o:OLEObject Type="Embed" ProgID="Equation.DSMT4" ShapeID="_x0000_i1193" DrawAspect="Content" ObjectID="_1724065591" r:id="rId33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94" type="#_x0000_t75" alt="" style="width:13.8pt;height:17.3pt" o:ole="">
            <v:imagedata r:id="rId336" o:title=""/>
          </v:shape>
          <o:OLEObject Type="Embed" ProgID="Equation.DSMT4" ShapeID="_x0000_i1194" DrawAspect="Content" ObjectID="_1724065592" r:id="rId33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95" type="#_x0000_t75" alt="" style="width:24.75pt;height:17.3pt" o:ole="">
            <v:imagedata r:id="rId338" o:title=""/>
          </v:shape>
          <o:OLEObject Type="Embed" ProgID="Equation.DSMT4" ShapeID="_x0000_i1195" DrawAspect="Content" ObjectID="_1724065593" r:id="rId33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 xml:space="preserve">in Figure </w:t>
      </w:r>
      <w:r w:rsidR="00120051">
        <w:rPr>
          <w:rFonts w:ascii="Times New Roman" w:hAnsi="Times New Roman"/>
          <w:noProof/>
        </w:rPr>
        <w:t>10</w:t>
      </w:r>
      <w:r w:rsidR="00B45083">
        <w:rPr>
          <w:rFonts w:ascii="Times New Roman" w:hAnsi="Times New Roman"/>
          <w:noProof/>
        </w:rPr>
        <w:t xml:space="preserve">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96" type="#_x0000_t75" alt="" style="width:13.8pt;height:17.3pt" o:ole="">
            <v:imagedata r:id="rId340" o:title=""/>
          </v:shape>
          <o:OLEObject Type="Embed" ProgID="Equation.DSMT4" ShapeID="_x0000_i1196" DrawAspect="Content" ObjectID="_1724065594" r:id="rId341"/>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97" type="#_x0000_t75" alt="" style="width:13.8pt;height:17.3pt;mso-width-percent:0;mso-height-percent:0;mso-width-percent:0;mso-height-percent:0" o:ole="">
            <v:imagedata r:id="rId328" o:title=""/>
          </v:shape>
          <o:OLEObject Type="Embed" ProgID="Equation.DSMT4" ShapeID="_x0000_i1197" DrawAspect="Content" ObjectID="_1724065595" r:id="rId34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98" type="#_x0000_t75" alt="" style="width:13.8pt;height:17.3pt;mso-width-percent:0;mso-height-percent:0;mso-width-percent:0;mso-height-percent:0" o:ole="">
            <v:imagedata r:id="rId328" o:title=""/>
          </v:shape>
          <o:OLEObject Type="Embed" ProgID="Equation.DSMT4" ShapeID="_x0000_i1198" DrawAspect="Content" ObjectID="_1724065596" r:id="rId34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0.23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99" type="#_x0000_t75" alt="" style="width:13.8pt;height:17.3pt;mso-width-percent:0;mso-height-percent:0;mso-width-percent:0;mso-height-percent:0" o:ole="">
            <v:imagedata r:id="rId328" o:title=""/>
          </v:shape>
          <o:OLEObject Type="Embed" ProgID="Equation.DSMT4" ShapeID="_x0000_i1199" DrawAspect="Content" ObjectID="_1724065597" r:id="rId34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37" w:name="OLE_LINK1"/>
      <w:bookmarkStart w:id="3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00" type="#_x0000_t75" alt="" style="width:13.8pt;height:17.3pt;mso-width-percent:0;mso-height-percent:0;mso-width-percent:0;mso-height-percent:0" o:ole="">
            <v:imagedata r:id="rId328" o:title=""/>
          </v:shape>
          <o:OLEObject Type="Embed" ProgID="Equation.DSMT4" ShapeID="_x0000_i1200" DrawAspect="Content" ObjectID="_1724065598" r:id="rId345"/>
        </w:object>
      </w:r>
      <w:bookmarkEnd w:id="37"/>
      <w:bookmarkEnd w:id="38"/>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0.2</w:t>
      </w:r>
      <w:r w:rsidR="001F5527">
        <w:rPr>
          <w:rFonts w:ascii="Times New Roman" w:hAnsi="Times New Roman"/>
          <w:noProof/>
        </w:rPr>
        <w:t>4</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01" type="#_x0000_t75" alt="" style="width:13.8pt;height:18.45pt;mso-width-percent:0;mso-height-percent:0;mso-width-percent:0;mso-height-percent:0" o:ole="">
            <v:imagedata r:id="rId328" o:title=""/>
          </v:shape>
          <o:OLEObject Type="Embed" ProgID="Equation.DSMT4" ShapeID="_x0000_i1201" DrawAspect="Content" ObjectID="_1724065599" r:id="rId34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2CDFEBA6"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202" type="#_x0000_t75" alt="" style="width:13.8pt;height:18.45pt;mso-width-percent:0;mso-height-percent:0;mso-width-percent:0;mso-height-percent:0" o:ole="">
            <v:imagedata r:id="rId328" o:title=""/>
          </v:shape>
          <o:OLEObject Type="Embed" ProgID="Equation.DSMT4" ShapeID="_x0000_i1202" DrawAspect="Content" ObjectID="_1724065600" r:id="rId347"/>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 xml:space="preserve">be put into the components that keep </w:t>
      </w:r>
      <w:r w:rsidR="00F97E10" w:rsidRPr="00F97E10">
        <w:rPr>
          <w:rFonts w:ascii="Times New Roman" w:hAnsi="Times New Roman"/>
        </w:rPr>
        <w:lastRenderedPageBreak/>
        <w:t>the value of</w:t>
      </w:r>
      <w:r w:rsidR="00F97E10" w:rsidRPr="00F97E10">
        <w:rPr>
          <w:rFonts w:ascii="Times New Roman" w:hAnsi="Times New Roman"/>
          <w:position w:val="-12"/>
        </w:rPr>
        <w:object w:dxaOrig="320" w:dyaOrig="360" w14:anchorId="238A243A">
          <v:shape id="_x0000_i1203" type="#_x0000_t75" alt="" style="width:13.8pt;height:18.45pt" o:ole="">
            <v:imagedata r:id="rId348" o:title=""/>
          </v:shape>
          <o:OLEObject Type="Embed" ProgID="Equation.DSMT4" ShapeID="_x0000_i1203" DrawAspect="Content" ObjectID="_1724065601" r:id="rId34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r w:rsidR="002127BD">
        <w:rPr>
          <w:rFonts w:ascii="Times New Roman" w:hAnsi="Times New Roman"/>
        </w:rPr>
        <w:t xml:space="preserve"> For example, a</w:t>
      </w:r>
      <w:r w:rsidR="009D63F3">
        <w:rPr>
          <w:rFonts w:ascii="Times New Roman" w:hAnsi="Times New Roman"/>
        </w:rPr>
        <w:t>s shown in Fig.11,</w:t>
      </w:r>
      <w:r w:rsidR="002127BD">
        <w:rPr>
          <w:rFonts w:ascii="Times New Roman" w:hAnsi="Times New Roman"/>
        </w:rPr>
        <w:t xml:space="preserve"> the Peak 1 is recalled from the Fig. 3 right with </w:t>
      </w:r>
      <w:r w:rsidR="002127BD" w:rsidRPr="00F97E10">
        <w:rPr>
          <w:rFonts w:ascii="Times New Roman" w:hAnsi="Times New Roman"/>
          <w:position w:val="-12"/>
        </w:rPr>
        <w:object w:dxaOrig="320" w:dyaOrig="360" w14:anchorId="02531B8B">
          <v:shape id="_x0000_i1204" type="#_x0000_t75" alt="" style="width:13.8pt;height:18.45pt" o:ole="">
            <v:imagedata r:id="rId350" o:title=""/>
          </v:shape>
          <o:OLEObject Type="Embed" ProgID="Equation.DSMT4" ShapeID="_x0000_i1204" DrawAspect="Content" ObjectID="_1724065602" r:id="rId351"/>
        </w:object>
      </w:r>
      <w:r w:rsidR="002127BD">
        <w:rPr>
          <w:rFonts w:ascii="Times New Roman" w:hAnsi="Times New Roman"/>
        </w:rPr>
        <w:t xml:space="preserve"> equals to 1.26, which indicates that probability of generating the tensile case is 100%. However, if the permeability of the Peak 1 is reduced by two orders of magnitude, which is showing as Peak 2, the induced pore pressure will be reduced and leads to </w:t>
      </w:r>
      <w:r w:rsidR="001F5527" w:rsidRPr="00F97E10">
        <w:rPr>
          <w:rFonts w:ascii="Times New Roman" w:hAnsi="Times New Roman"/>
          <w:position w:val="-12"/>
        </w:rPr>
        <w:object w:dxaOrig="980" w:dyaOrig="360" w14:anchorId="1053C7A9">
          <v:shape id="_x0000_i1205" type="#_x0000_t75" alt="" style="width:42.05pt;height:18.45pt" o:ole="">
            <v:imagedata r:id="rId352" o:title=""/>
          </v:shape>
          <o:OLEObject Type="Embed" ProgID="Equation.DSMT4" ShapeID="_x0000_i1205" DrawAspect="Content" ObjectID="_1724065603" r:id="rId353"/>
        </w:object>
      </w:r>
      <w:r w:rsidR="001F5527">
        <w:rPr>
          <w:rFonts w:ascii="Times New Roman" w:hAnsi="Times New Roman"/>
        </w:rPr>
        <w:t xml:space="preserve"> with the probability of 95% to generate the tensile case</w:t>
      </w:r>
      <w:r w:rsidR="002127BD">
        <w:rPr>
          <w:rFonts w:ascii="Times New Roman" w:hAnsi="Times New Roman"/>
        </w:rPr>
        <w:t xml:space="preserve">. If the specific heat of Peak 2 is further reduced by two orders of magnitude, the induced pore pressure will have a considerable reduction (Peak 3) and has the </w:t>
      </w:r>
      <w:r w:rsidR="002127BD" w:rsidRPr="00F97E10">
        <w:rPr>
          <w:rFonts w:ascii="Times New Roman" w:hAnsi="Times New Roman"/>
          <w:position w:val="-12"/>
        </w:rPr>
        <w:object w:dxaOrig="320" w:dyaOrig="360" w14:anchorId="3B58F15B">
          <v:shape id="_x0000_i1206" type="#_x0000_t75" alt="" style="width:13.8pt;height:18.45pt" o:ole="">
            <v:imagedata r:id="rId354" o:title=""/>
          </v:shape>
          <o:OLEObject Type="Embed" ProgID="Equation.DSMT4" ShapeID="_x0000_i1206" DrawAspect="Content" ObjectID="_1724065604" r:id="rId355"/>
        </w:object>
      </w:r>
      <w:r w:rsidR="002127BD">
        <w:rPr>
          <w:rFonts w:ascii="Times New Roman" w:hAnsi="Times New Roman"/>
        </w:rPr>
        <w:t xml:space="preserve"> equals to 0.03, which indicates that there are will be no tensile case generating under this situation. </w:t>
      </w:r>
    </w:p>
    <w:p w14:paraId="0AE9B0CC" w14:textId="47C55D7D" w:rsidR="00B45083" w:rsidRDefault="001F6FC6" w:rsidP="004A0E6F">
      <w:pPr>
        <w:jc w:val="center"/>
        <w:rPr>
          <w:rFonts w:ascii="Times New Roman" w:hAnsi="Times New Roman"/>
        </w:rPr>
      </w:pPr>
      <w:r>
        <w:rPr>
          <w:noProof/>
        </w:rPr>
        <w:drawing>
          <wp:inline distT="0" distB="0" distL="0" distR="0" wp14:anchorId="79A0625E" wp14:editId="61AF0A1A">
            <wp:extent cx="4003309" cy="292806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4015162" cy="2936730"/>
                    </a:xfrm>
                    <a:prstGeom prst="rect">
                      <a:avLst/>
                    </a:prstGeom>
                  </pic:spPr>
                </pic:pic>
              </a:graphicData>
            </a:graphic>
          </wp:inline>
        </w:drawing>
      </w:r>
    </w:p>
    <w:p w14:paraId="61B4BEFF" w14:textId="47957C71" w:rsidR="00B45083" w:rsidRDefault="00120051" w:rsidP="004A0E6F">
      <w:pPr>
        <w:jc w:val="center"/>
        <w:rPr>
          <w:rFonts w:ascii="Times New Roman" w:hAnsi="Times New Roman"/>
        </w:rPr>
      </w:pPr>
      <w:r>
        <w:rPr>
          <w:rFonts w:ascii="Times New Roman" w:hAnsi="Times New Roman"/>
        </w:rPr>
        <w:t>Figure 10</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207" type="#_x0000_t75" alt="" style="width:13.8pt;height:18.45pt;mso-width-percent:0;mso-height-percent:0;mso-width-percent:0;mso-height-percent:0" o:ole="">
            <v:imagedata r:id="rId328" o:title=""/>
          </v:shape>
          <o:OLEObject Type="Embed" ProgID="Equation.DSMT4" ShapeID="_x0000_i1207" DrawAspect="Content" ObjectID="_1724065605" r:id="rId357"/>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208" type="#_x0000_t75" alt="" style="width:18.45pt;height:18.45pt;mso-width-percent:0;mso-height-percent:0;mso-width-percent:0;mso-height-percent:0" o:ole="">
            <v:imagedata r:id="rId330" o:title=""/>
          </v:shape>
          <o:OLEObject Type="Embed" ProgID="Equation.DSMT4" ShapeID="_x0000_i1208" DrawAspect="Content" ObjectID="_1724065606" r:id="rId358"/>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w:t>
      </w:r>
      <w:commentRangeStart w:id="39"/>
      <w:r w:rsidR="001C7A3B">
        <w:rPr>
          <w:rFonts w:ascii="Times New Roman" w:hAnsi="Times New Roman"/>
        </w:rPr>
        <w:t>color</w:t>
      </w:r>
      <w:commentRangeEnd w:id="39"/>
      <w:r w:rsidR="00566CF4">
        <w:rPr>
          <w:rStyle w:val="CommentReference"/>
        </w:rPr>
        <w:commentReference w:id="39"/>
      </w:r>
      <w:r>
        <w:rPr>
          <w:rFonts w:ascii="Times New Roman" w:hAnsi="Times New Roman"/>
        </w:rPr>
        <w:t>). Note the range of Zeta One can be larger than 1 based on the ranges of the selected parameter</w:t>
      </w:r>
      <w:r w:rsidR="001F5527">
        <w:rPr>
          <w:rFonts w:ascii="Times New Roman" w:hAnsi="Times New Roman"/>
        </w:rPr>
        <w:t>s</w:t>
      </w:r>
      <w:r>
        <w:rPr>
          <w:rFonts w:ascii="Times New Roman" w:hAnsi="Times New Roman"/>
        </w:rPr>
        <w:t>. However, the probability of generating the tensile case is always 100% when Zeta One is larger than 0.2</w:t>
      </w:r>
      <w:r w:rsidR="001F5527">
        <w:rPr>
          <w:rFonts w:ascii="Times New Roman" w:hAnsi="Times New Roman"/>
        </w:rPr>
        <w:t>4</w:t>
      </w:r>
      <w:r>
        <w:rPr>
          <w:rFonts w:ascii="Times New Roman" w:hAnsi="Times New Roman"/>
        </w:rPr>
        <w:t>.</w:t>
      </w:r>
    </w:p>
    <w:p w14:paraId="42DD7DCE" w14:textId="77777777" w:rsidR="001F6FC6" w:rsidRDefault="001F6FC6" w:rsidP="001F6FC6">
      <w:pPr>
        <w:rPr>
          <w:rFonts w:ascii="Times New Roman" w:hAnsi="Times New Roman"/>
        </w:rPr>
      </w:pPr>
      <w:r>
        <w:rPr>
          <w:rFonts w:ascii="Times New Roman" w:hAnsi="Times New Roman"/>
        </w:rPr>
        <w:lastRenderedPageBreak/>
        <w:t xml:space="preserve">             </w:t>
      </w:r>
      <w:r>
        <w:rPr>
          <w:noProof/>
        </w:rPr>
        <w:drawing>
          <wp:inline distT="0" distB="0" distL="0" distR="0" wp14:anchorId="462D7545" wp14:editId="544312E2">
            <wp:extent cx="4522420" cy="273616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4540582" cy="2747149"/>
                    </a:xfrm>
                    <a:prstGeom prst="rect">
                      <a:avLst/>
                    </a:prstGeom>
                  </pic:spPr>
                </pic:pic>
              </a:graphicData>
            </a:graphic>
          </wp:inline>
        </w:drawing>
      </w:r>
    </w:p>
    <w:p w14:paraId="4CE09A73" w14:textId="183D729D" w:rsidR="00201B72" w:rsidRDefault="00120051" w:rsidP="005F0132">
      <w:pPr>
        <w:jc w:val="center"/>
        <w:rPr>
          <w:rFonts w:ascii="Times New Roman" w:hAnsi="Times New Roman"/>
        </w:rPr>
      </w:pPr>
      <w:r>
        <w:rPr>
          <w:rFonts w:ascii="Times New Roman" w:hAnsi="Times New Roman"/>
        </w:rPr>
        <w:t>Figure 10</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09" type="#_x0000_t75" alt="" style="width:13.8pt;height:18.45pt;mso-width-percent:0;mso-height-percent:0;mso-width-percent:0;mso-height-percent:0" o:ole="">
            <v:imagedata r:id="rId328" o:title=""/>
          </v:shape>
          <o:OLEObject Type="Embed" ProgID="Equation.DSMT4" ShapeID="_x0000_i1209" DrawAspect="Content" ObjectID="_1724065607" r:id="rId360"/>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values</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4123535" cy="3857443"/>
                    </a:xfrm>
                    <a:prstGeom prst="rect">
                      <a:avLst/>
                    </a:prstGeom>
                  </pic:spPr>
                </pic:pic>
              </a:graphicData>
            </a:graphic>
          </wp:inline>
        </w:drawing>
      </w:r>
    </w:p>
    <w:p w14:paraId="77DCDC6A" w14:textId="2A31642F" w:rsidR="00201B72" w:rsidRPr="005F0132" w:rsidRDefault="009D63F3" w:rsidP="001F5527">
      <w:pPr>
        <w:spacing w:line="360" w:lineRule="auto"/>
        <w:jc w:val="center"/>
        <w:rPr>
          <w:rFonts w:ascii="Times New Roman" w:hAnsi="Times New Roman"/>
        </w:rPr>
      </w:pPr>
      <w:r>
        <w:rPr>
          <w:rFonts w:ascii="Times New Roman" w:hAnsi="Times New Roman"/>
        </w:rPr>
        <w:t xml:space="preserve">Figure 11.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p>
    <w:p w14:paraId="2FFA3609" w14:textId="18286C24" w:rsidR="009127D9" w:rsidRPr="00201B72" w:rsidRDefault="003A6AA5" w:rsidP="00201B72">
      <w:pPr>
        <w:pStyle w:val="Paper"/>
      </w:pPr>
      <w:r>
        <w:lastRenderedPageBreak/>
        <w:t>6</w:t>
      </w:r>
      <w:bookmarkStart w:id="40" w:name="_GoBack"/>
      <w:bookmarkEnd w:id="40"/>
      <w:r w:rsidR="00EE0814" w:rsidRPr="00201B72">
        <w:t xml:space="preserve">. </w:t>
      </w:r>
      <w:commentRangeStart w:id="41"/>
      <w:r w:rsidR="00EE0814" w:rsidRPr="00201B72">
        <w:t>Conclusions</w:t>
      </w:r>
      <w:commentRangeEnd w:id="41"/>
      <w:r w:rsidR="00576BCD" w:rsidRPr="00201B72">
        <w:commentReference w:id="41"/>
      </w:r>
    </w:p>
    <w:p w14:paraId="3F2FADCB" w14:textId="3EA1A554"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210" type="#_x0000_t75" alt="" style="width:13.8pt;height:18.45pt;mso-width-percent:0;mso-height-percent:0;mso-width-percent:0;mso-height-percent:0" o:ole="">
            <v:imagedata r:id="rId362" o:title=""/>
          </v:shape>
          <o:OLEObject Type="Embed" ProgID="Equation.DSMT4" ShapeID="_x0000_i1210" DrawAspect="Content" ObjectID="_1724065608" r:id="rId363"/>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211" type="#_x0000_t75" alt="" style="width:18.45pt;height:18.45pt;mso-width-percent:0;mso-height-percent:0;mso-width-percent:0;mso-height-percent:0" o:ole="">
            <v:imagedata r:id="rId364" o:title=""/>
          </v:shape>
          <o:OLEObject Type="Embed" ProgID="Equation.DSMT4" ShapeID="_x0000_i1211" DrawAspect="Content" ObjectID="_1724065609" r:id="rId365"/>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3C529AB0"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r w:rsidR="009D63F3">
        <w:rPr>
          <w:rFonts w:ascii="Times New Roman" w:hAnsi="Times New Roman"/>
        </w:rPr>
        <w:t xml:space="preserve"> </w:t>
      </w:r>
    </w:p>
    <w:p w14:paraId="25A16585" w14:textId="6DD7B537"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120051">
        <w:rPr>
          <w:rStyle w:val="CommentReference"/>
        </w:rPr>
        <w:t xml:space="preserve"> </w:t>
      </w:r>
      <w:r>
        <w:rPr>
          <w:rFonts w:ascii="Times New Roman" w:hAnsi="Times New Roman"/>
        </w:rPr>
        <w:t>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w:t>
      </w:r>
      <w:r w:rsidR="00E2091A">
        <w:rPr>
          <w:rFonts w:ascii="Times New Roman" w:hAnsi="Times New Roman"/>
        </w:rPr>
        <w:lastRenderedPageBreak/>
        <w:t xml:space="preserve">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212" type="#_x0000_t75" alt="" style="width:10.95pt;height:10.95pt;mso-width-percent:0;mso-height-percent:0;mso-width-percent:0;mso-height-percent:0" o:ole="">
                  <v:imagedata r:id="rId366" o:title=""/>
                </v:shape>
                <o:OLEObject Type="Embed" ProgID="Equation.DSMT4" ShapeID="_x0000_i1212" DrawAspect="Content" ObjectID="_1724065610" r:id="rId367"/>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213" type="#_x0000_t75" alt="" style="width:13.8pt;height:18.45pt;mso-width-percent:0;mso-height-percent:0;mso-width-percent:0;mso-height-percent:0" o:ole="">
                  <v:imagedata r:id="rId368" o:title=""/>
                </v:shape>
                <o:OLEObject Type="Embed" ProgID="Equation.DSMT4" ShapeID="_x0000_i1213" DrawAspect="Content" ObjectID="_1724065611" r:id="rId369"/>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214" type="#_x0000_t75" alt="" style="width:10.95pt;height:11.5pt;mso-width-percent:0;mso-height-percent:0;mso-width-percent:0;mso-height-percent:0" o:ole="">
                  <v:imagedata r:id="rId370" o:title=""/>
                </v:shape>
                <o:OLEObject Type="Embed" ProgID="Equation.DSMT4" ShapeID="_x0000_i1214" DrawAspect="Content" ObjectID="_1724065612" r:id="rId371"/>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215" type="#_x0000_t75" alt="" style="width:10.95pt;height:18.45pt;mso-width-percent:0;mso-height-percent:0;mso-width-percent:0;mso-height-percent:0" o:ole="">
                  <v:imagedata r:id="rId372" o:title=""/>
                </v:shape>
                <o:OLEObject Type="Embed" ProgID="Equation.DSMT4" ShapeID="_x0000_i1215" DrawAspect="Content" ObjectID="_1724065613" r:id="rId373"/>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216" type="#_x0000_t75" alt="" style="width:13.8pt;height:18.45pt;mso-width-percent:0;mso-height-percent:0;mso-width-percent:0;mso-height-percent:0" o:ole="">
                  <v:imagedata r:id="rId374" o:title=""/>
                </v:shape>
                <o:OLEObject Type="Embed" ProgID="Equation.DSMT4" ShapeID="_x0000_i1216" DrawAspect="Content" ObjectID="_1724065614" r:id="rId375"/>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217" type="#_x0000_t75" alt="" style="width:13.8pt;height:18.45pt;mso-width-percent:0;mso-height-percent:0;mso-width-percent:0;mso-height-percent:0" o:ole="">
                  <v:imagedata r:id="rId376" o:title=""/>
                </v:shape>
                <o:OLEObject Type="Embed" ProgID="Equation.DSMT4" ShapeID="_x0000_i1217" DrawAspect="Content" ObjectID="_1724065615" r:id="rId377"/>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218" type="#_x0000_t75" alt="" style="width:10.95pt;height:18.45pt;mso-width-percent:0;mso-height-percent:0;mso-width-percent:0;mso-height-percent:0" o:ole="">
                  <v:imagedata r:id="rId378" o:title=""/>
                </v:shape>
                <o:OLEObject Type="Embed" ProgID="Equation.DSMT4" ShapeID="_x0000_i1218" DrawAspect="Content" ObjectID="_1724065616" r:id="rId379"/>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219" type="#_x0000_t75" alt="" style="width:10.95pt;height:18.45pt;mso-width-percent:0;mso-height-percent:0;mso-width-percent:0;mso-height-percent:0" o:ole="">
                  <v:imagedata r:id="rId380" o:title=""/>
                </v:shape>
                <o:OLEObject Type="Embed" ProgID="Equation.DSMT4" ShapeID="_x0000_i1219" DrawAspect="Content" ObjectID="_1724065617" r:id="rId381"/>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220" type="#_x0000_t75" alt="" style="width:10.95pt;height:10.95pt;mso-width-percent:0;mso-height-percent:0;mso-width-percent:0;mso-height-percent:0" o:ole="">
                  <v:imagedata r:id="rId382" o:title=""/>
                </v:shape>
                <o:OLEObject Type="Embed" ProgID="Equation.DSMT4" ShapeID="_x0000_i1220" DrawAspect="Content" ObjectID="_1724065618" r:id="rId383"/>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221" type="#_x0000_t75" alt="" style="width:10.95pt;height:10.95pt;mso-width-percent:0;mso-height-percent:0;mso-width-percent:0;mso-height-percent:0" o:ole="">
                  <v:imagedata r:id="rId384" o:title=""/>
                </v:shape>
                <o:OLEObject Type="Embed" ProgID="Equation.DSMT4" ShapeID="_x0000_i1221" DrawAspect="Content" ObjectID="_1724065619" r:id="rId385"/>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222" type="#_x0000_t75" alt="" style="width:10.95pt;height:13.8pt;mso-width-percent:0;mso-height-percent:0;mso-width-percent:0;mso-height-percent:0" o:ole="">
                  <v:imagedata r:id="rId386" o:title=""/>
                </v:shape>
                <o:OLEObject Type="Embed" ProgID="Equation.DSMT4" ShapeID="_x0000_i1222" DrawAspect="Content" ObjectID="_1724065620" r:id="rId387"/>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223" type="#_x0000_t75" alt="" style="width:10.95pt;height:13.8pt;mso-width-percent:0;mso-height-percent:0;mso-width-percent:0;mso-height-percent:0" o:ole="">
                  <v:imagedata r:id="rId388" o:title=""/>
                </v:shape>
                <o:OLEObject Type="Embed" ProgID="Equation.DSMT4" ShapeID="_x0000_i1223" DrawAspect="Content" ObjectID="_1724065621" r:id="rId389"/>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224" type="#_x0000_t75" alt="" style="width:10.95pt;height:18.45pt;mso-width-percent:0;mso-height-percent:0;mso-width-percent:0;mso-height-percent:0" o:ole="">
                  <v:imagedata r:id="rId390" o:title=""/>
                </v:shape>
                <o:OLEObject Type="Embed" ProgID="Equation.DSMT4" ShapeID="_x0000_i1224" DrawAspect="Content" ObjectID="_1724065622" r:id="rId391"/>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225" type="#_x0000_t75" alt="" style="width:11.5pt;height:18.45pt;mso-width-percent:0;mso-height-percent:0;mso-width-percent:0;mso-height-percent:0" o:ole="">
                  <v:imagedata r:id="rId392" o:title=""/>
                </v:shape>
                <o:OLEObject Type="Embed" ProgID="Equation.DSMT4" ShapeID="_x0000_i1225" DrawAspect="Content" ObjectID="_1724065623" r:id="rId393"/>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226" type="#_x0000_t75" alt="" style="width:13.8pt;height:18.45pt;mso-width-percent:0;mso-height-percent:0;mso-width-percent:0;mso-height-percent:0" o:ole="">
                  <v:imagedata r:id="rId394" o:title=""/>
                </v:shape>
                <o:OLEObject Type="Embed" ProgID="Equation.DSMT4" ShapeID="_x0000_i1226" DrawAspect="Content" ObjectID="_1724065624" r:id="rId395"/>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227" type="#_x0000_t75" alt="" style="width:7.5pt;height:10.95pt;mso-width-percent:0;mso-height-percent:0;mso-width-percent:0;mso-height-percent:0" o:ole="">
                  <v:imagedata r:id="rId396" o:title=""/>
                </v:shape>
                <o:OLEObject Type="Embed" ProgID="Equation.DSMT4" ShapeID="_x0000_i1227" DrawAspect="Content" ObjectID="_1724065625" r:id="rId397"/>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228" type="#_x0000_t75" alt="" style="width:10.95pt;height:10.95pt;mso-width-percent:0;mso-height-percent:0;mso-width-percent:0;mso-height-percent:0" o:ole="">
                  <v:imagedata r:id="rId398" o:title=""/>
                </v:shape>
                <o:OLEObject Type="Embed" ProgID="Equation.DSMT4" ShapeID="_x0000_i1228" DrawAspect="Content" ObjectID="_1724065626" r:id="rId399"/>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229" type="#_x0000_t75" alt="" style="width:10.95pt;height:11.5pt;mso-width-percent:0;mso-height-percent:0;mso-width-percent:0;mso-height-percent:0" o:ole="">
                  <v:imagedata r:id="rId400" o:title=""/>
                </v:shape>
                <o:OLEObject Type="Embed" ProgID="Equation.DSMT4" ShapeID="_x0000_i1229" DrawAspect="Content" ObjectID="_1724065627" r:id="rId401"/>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42" w:name="PasteStart"/>
      <w:bookmarkStart w:id="43" w:name="MTBlankEqn"/>
      <w:bookmarkEnd w:id="42"/>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230" type="#_x0000_t75" alt="" style="width:10.95pt;height:18.45pt;mso-width-percent:0;mso-height-percent:0;mso-width-percent:0;mso-height-percent:0" o:ole="">
                  <v:imagedata r:id="rId402" o:title=""/>
                </v:shape>
                <o:OLEObject Type="Embed" ProgID="Equation.DSMT4" ShapeID="_x0000_i1230" DrawAspect="Content" ObjectID="_1724065628" r:id="rId403"/>
              </w:object>
            </w:r>
            <w:bookmarkStart w:id="44" w:name="PasteEnd"/>
            <w:bookmarkEnd w:id="43"/>
            <w:bookmarkEnd w:id="44"/>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231" type="#_x0000_t75" alt="" style="width:11.5pt;height:19.6pt;mso-width-percent:0;mso-height-percent:0;mso-width-percent:0;mso-height-percent:0" o:ole="">
                  <v:imagedata r:id="rId404" o:title=""/>
                </v:shape>
                <o:OLEObject Type="Embed" ProgID="Equation.DSMT4" ShapeID="_x0000_i1231" DrawAspect="Content" ObjectID="_1724065629" r:id="rId405"/>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232" type="#_x0000_t75" alt="" style="width:10.95pt;height:10.95pt;mso-width-percent:0;mso-height-percent:0;mso-width-percent:0;mso-height-percent:0" o:ole="">
                  <v:imagedata r:id="rId366" o:title=""/>
                </v:shape>
                <o:OLEObject Type="Embed" ProgID="Equation.DSMT4" ShapeID="_x0000_i1232" DrawAspect="Content" ObjectID="_1724065630" r:id="rId406"/>
              </w:object>
            </w:r>
          </w:p>
        </w:tc>
        <w:tc>
          <w:tcPr>
            <w:tcW w:w="2338" w:type="dxa"/>
            <w:vAlign w:val="center"/>
          </w:tcPr>
          <w:p w14:paraId="4FE15D60" w14:textId="5A4A83B8"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233" type="#_x0000_t75" alt="" style="width:10.95pt;height:11.5pt;mso-width-percent:0;mso-height-percent:0;mso-width-percent:0;mso-height-percent:0" o:ole="">
                  <v:imagedata r:id="rId370" o:title=""/>
                </v:shape>
                <o:OLEObject Type="Embed" ProgID="Equation.DSMT4" ShapeID="_x0000_i1233" DrawAspect="Content" ObjectID="_1724065631" r:id="rId407"/>
              </w:object>
            </w:r>
          </w:p>
        </w:tc>
        <w:tc>
          <w:tcPr>
            <w:tcW w:w="2338" w:type="dxa"/>
            <w:vAlign w:val="center"/>
          </w:tcPr>
          <w:p w14:paraId="7174114C" w14:textId="20ADF8DD"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34" type="#_x0000_t75" alt="" style="width:10.95pt;height:18.45pt;mso-width-percent:0;mso-height-percent:0;mso-width-percent:0;mso-height-percent:0" o:ole="">
                  <v:imagedata r:id="rId378" o:title=""/>
                </v:shape>
                <o:OLEObject Type="Embed" ProgID="Equation.DSMT4" ShapeID="_x0000_i1234" DrawAspect="Content" ObjectID="_1724065632" r:id="rId408"/>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6C1106A4"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3</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35" type="#_x0000_t75" alt="" style="width:9.8pt;height:9.8pt;mso-width-percent:0;mso-height-percent:0;mso-width-percent:0;mso-height-percent:0" o:ole="">
                  <v:imagedata r:id="rId398" o:title=""/>
                </v:shape>
                <o:OLEObject Type="Embed" ProgID="Equation.DSMT4" ShapeID="_x0000_i1235" DrawAspect="Content" ObjectID="_1724065633" r:id="rId409"/>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36" type="#_x0000_t75" alt="" style="width:9.8pt;height:11.5pt;mso-width-percent:0;mso-height-percent:0;mso-width-percent:0;mso-height-percent:0" o:ole="">
                  <v:imagedata r:id="rId400" o:title=""/>
                </v:shape>
                <o:OLEObject Type="Embed" ProgID="Equation.DSMT4" ShapeID="_x0000_i1236" DrawAspect="Content" ObjectID="_1724065634" r:id="rId410"/>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37" type="#_x0000_t75" alt="" style="width:7.5pt;height:9.8pt;mso-width-percent:0;mso-height-percent:0;mso-width-percent:0;mso-height-percent:0" o:ole="">
                  <v:imagedata r:id="rId396" o:title=""/>
                </v:shape>
                <o:OLEObject Type="Embed" ProgID="Equation.DSMT4" ShapeID="_x0000_i1237" DrawAspect="Content" ObjectID="_1724065635" r:id="rId411"/>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38" type="#_x0000_t75" alt="" style="width:9.8pt;height:13.8pt;mso-width-percent:0;mso-height-percent:0;mso-width-percent:0;mso-height-percent:0" o:ole="">
                  <v:imagedata r:id="rId388" o:title=""/>
                </v:shape>
                <o:OLEObject Type="Embed" ProgID="Equation.DSMT4" ShapeID="_x0000_i1238" DrawAspect="Content" ObjectID="_1724065636" r:id="rId412"/>
              </w:object>
            </w:r>
          </w:p>
        </w:tc>
        <w:tc>
          <w:tcPr>
            <w:tcW w:w="2338" w:type="dxa"/>
            <w:vAlign w:val="center"/>
          </w:tcPr>
          <w:p w14:paraId="0A44847D" w14:textId="3105A80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21</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39" type="#_x0000_t75" alt="" style="width:13.8pt;height:19.6pt;mso-width-percent:0;mso-height-percent:0;mso-width-percent:0;mso-height-percent:0" o:ole="">
                  <v:imagedata r:id="rId413" o:title=""/>
                </v:shape>
                <o:OLEObject Type="Embed" ProgID="Equation.DSMT4" ShapeID="_x0000_i1239" DrawAspect="Content" ObjectID="_1724065637" r:id="rId414"/>
              </w:object>
            </w:r>
          </w:p>
        </w:tc>
        <w:tc>
          <w:tcPr>
            <w:tcW w:w="2338" w:type="dxa"/>
            <w:vAlign w:val="center"/>
          </w:tcPr>
          <w:p w14:paraId="65434571" w14:textId="15F8467B"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0</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40" type="#_x0000_t75" alt="" style="width:11.5pt;height:17.3pt;mso-width-percent:0;mso-height-percent:0;mso-width-percent:0;mso-height-percent:0" o:ole="">
                  <v:imagedata r:id="rId415" o:title=""/>
                </v:shape>
                <o:OLEObject Type="Embed" ProgID="Equation.DSMT4" ShapeID="_x0000_i1240" DrawAspect="Content" ObjectID="_1724065638" r:id="rId416"/>
              </w:object>
            </w:r>
          </w:p>
        </w:tc>
        <w:tc>
          <w:tcPr>
            <w:tcW w:w="2338" w:type="dxa"/>
            <w:vAlign w:val="center"/>
          </w:tcPr>
          <w:p w14:paraId="7DFD1A4A" w14:textId="70AE248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6</w:t>
            </w:r>
          </w:p>
        </w:tc>
        <w:tc>
          <w:tcPr>
            <w:tcW w:w="2338" w:type="dxa"/>
            <w:vAlign w:val="center"/>
          </w:tcPr>
          <w:p w14:paraId="71E67EE4" w14:textId="715A92DB"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9</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41" type="#_x0000_t75" alt="" style="width:13.8pt;height:17.3pt;mso-width-percent:0;mso-height-percent:0;mso-width-percent:0;mso-height-percent:0" o:ole="">
                  <v:imagedata r:id="rId417" o:title=""/>
                </v:shape>
                <o:OLEObject Type="Embed" ProgID="Equation.DSMT4" ShapeID="_x0000_i1241" DrawAspect="Content" ObjectID="_1724065639" r:id="rId418"/>
              </w:object>
            </w:r>
          </w:p>
        </w:tc>
        <w:tc>
          <w:tcPr>
            <w:tcW w:w="2338" w:type="dxa"/>
            <w:vAlign w:val="center"/>
          </w:tcPr>
          <w:p w14:paraId="08926393" w14:textId="5E151902" w:rsidR="00D61B32" w:rsidRPr="00FD64B3" w:rsidRDefault="002127BD" w:rsidP="00201B72">
            <w:pPr>
              <w:jc w:val="center"/>
              <w:rPr>
                <w:rFonts w:ascii="Times New Roman" w:hAnsi="Times New Roman"/>
              </w:rPr>
            </w:pPr>
            <w:r>
              <w:rPr>
                <w:rFonts w:ascii="Times New Roman" w:hAnsi="Times New Roman"/>
              </w:rPr>
              <w:t>1E-22</w:t>
            </w:r>
          </w:p>
        </w:tc>
        <w:tc>
          <w:tcPr>
            <w:tcW w:w="2338" w:type="dxa"/>
            <w:vAlign w:val="center"/>
          </w:tcPr>
          <w:p w14:paraId="7302A2AA" w14:textId="48A710FF" w:rsidR="00D61B32" w:rsidRPr="00FD64B3" w:rsidRDefault="00D61B32" w:rsidP="00D83F7F">
            <w:pPr>
              <w:jc w:val="center"/>
              <w:rPr>
                <w:rFonts w:ascii="Times New Roman" w:hAnsi="Times New Roman"/>
              </w:rPr>
            </w:pPr>
            <w:r w:rsidRPr="00FD64B3">
              <w:rPr>
                <w:rFonts w:ascii="Times New Roman" w:hAnsi="Times New Roman"/>
              </w:rPr>
              <w:t>1E-</w:t>
            </w:r>
            <w:r w:rsidR="002127BD">
              <w:rPr>
                <w:rFonts w:ascii="Times New Roman" w:hAnsi="Times New Roman"/>
              </w:rPr>
              <w:t>1</w:t>
            </w:r>
            <w:r w:rsidR="00D83F7F">
              <w:rPr>
                <w:rFonts w:ascii="Times New Roman" w:hAnsi="Times New Roman"/>
              </w:rPr>
              <w:t>9</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42" type="#_x0000_t75" alt="" style="width:9.8pt;height:9.8pt;mso-width-percent:0;mso-height-percent:0;mso-width-percent:0;mso-height-percent:0" o:ole="">
                  <v:imagedata r:id="rId382" o:title=""/>
                </v:shape>
                <o:OLEObject Type="Embed" ProgID="Equation.DSMT4" ShapeID="_x0000_i1242" DrawAspect="Content" ObjectID="_1724065640" r:id="rId419"/>
              </w:object>
            </w:r>
          </w:p>
        </w:tc>
        <w:tc>
          <w:tcPr>
            <w:tcW w:w="2338" w:type="dxa"/>
            <w:vAlign w:val="center"/>
          </w:tcPr>
          <w:p w14:paraId="0C74B061" w14:textId="5969702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5</w:t>
            </w:r>
          </w:p>
        </w:tc>
        <w:tc>
          <w:tcPr>
            <w:tcW w:w="2338" w:type="dxa"/>
            <w:vAlign w:val="center"/>
          </w:tcPr>
          <w:p w14:paraId="739F207F" w14:textId="5FF4002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8</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43" type="#_x0000_t75" alt="" style="width:210.8pt;height:37.45pt;mso-width-percent:0;mso-height-percent:0;mso-width-percent:0;mso-height-percent:0" o:ole="">
            <v:imagedata r:id="rId420" o:title=""/>
          </v:shape>
          <o:OLEObject Type="Embed" ProgID="Equation.DSMT4" ShapeID="_x0000_i1243" DrawAspect="Content" ObjectID="_1724065641" r:id="rId421"/>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44" type="#_x0000_t75" alt="" style="width:9.8pt;height:17.3pt;mso-width-percent:0;mso-height-percent:0;mso-width-percent:0;mso-height-percent:0" o:ole="">
            <v:imagedata r:id="rId422" o:title=""/>
          </v:shape>
          <o:OLEObject Type="Embed" ProgID="Equation.DSMT4" ShapeID="_x0000_i1244" DrawAspect="Content" ObjectID="_1724065642" r:id="rId423"/>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45" type="#_x0000_t75" alt="" style="width:294.9pt;height:37.45pt;mso-width-percent:0;mso-height-percent:0;mso-width-percent:0;mso-height-percent:0" o:ole="">
            <v:imagedata r:id="rId424" o:title=""/>
          </v:shape>
          <o:OLEObject Type="Embed" ProgID="Equation.DSMT4" ShapeID="_x0000_i1245" DrawAspect="Content" ObjectID="_1724065643" r:id="rId425"/>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6"/>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45" w:name="OLE_LINK5"/>
      <w:bookmarkStart w:id="46" w:name="OLE_LINK6"/>
      <w:r>
        <w:rPr>
          <w:rFonts w:ascii="Times New Roman" w:hAnsi="Times New Roman"/>
        </w:rPr>
        <w:t xml:space="preserve">Pairwise bivariate distributions </w:t>
      </w:r>
      <w:bookmarkEnd w:id="45"/>
      <w:bookmarkEnd w:id="46"/>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201B72" w:rsidRDefault="00D65643" w:rsidP="000F0502">
      <w:pPr>
        <w:pStyle w:val="Paper"/>
        <w:rPr>
          <w:sz w:val="24"/>
          <w:szCs w:val="24"/>
        </w:rPr>
      </w:pPr>
      <w:r w:rsidRPr="00201B72">
        <w:rPr>
          <w:sz w:val="24"/>
          <w:szCs w:val="24"/>
        </w:rPr>
        <w:t>Reference</w:t>
      </w:r>
      <w:r w:rsidR="002130D7" w:rsidRPr="00201B72">
        <w:rPr>
          <w:sz w:val="24"/>
          <w:szCs w:val="24"/>
        </w:rPr>
        <w:t>s</w:t>
      </w:r>
    </w:p>
    <w:p w14:paraId="5E78665B" w14:textId="77777777" w:rsidR="006375C0" w:rsidRPr="006375C0" w:rsidRDefault="00E0326E" w:rsidP="006375C0">
      <w:pPr>
        <w:pStyle w:val="EndNoteBibliography"/>
        <w:spacing w:after="0"/>
        <w:ind w:left="720" w:hanging="720"/>
      </w:pPr>
      <w:r w:rsidRPr="009B3F0B">
        <w:fldChar w:fldCharType="begin"/>
      </w:r>
      <w:r w:rsidRPr="009B3F0B">
        <w:instrText xml:space="preserve"> ADDIN EN.REFLIST </w:instrText>
      </w:r>
      <w:r w:rsidRPr="009B3F0B">
        <w:fldChar w:fldCharType="separate"/>
      </w:r>
      <w:r w:rsidR="006375C0" w:rsidRPr="006375C0">
        <w:t xml:space="preserve">Ahmed, S., Salehi, S., &amp; Ezeakacha, C. (2020). Review of gas migration and wellbore leakage in liner hanger dual barrier system: Challenges and implications for industry. </w:t>
      </w:r>
      <w:r w:rsidR="006375C0" w:rsidRPr="006375C0">
        <w:rPr>
          <w:i/>
        </w:rPr>
        <w:t>Journal of Natural Gas Science and Engineering, 78</w:t>
      </w:r>
      <w:r w:rsidR="006375C0" w:rsidRPr="006375C0">
        <w:t xml:space="preserve">, 103284. </w:t>
      </w:r>
    </w:p>
    <w:p w14:paraId="7613C9ED" w14:textId="77777777" w:rsidR="006375C0" w:rsidRPr="006375C0" w:rsidRDefault="006375C0" w:rsidP="006375C0">
      <w:pPr>
        <w:pStyle w:val="EndNoteBibliography"/>
        <w:spacing w:after="0"/>
        <w:ind w:left="720" w:hanging="720"/>
      </w:pPr>
      <w:r w:rsidRPr="006375C0">
        <w:t xml:space="preserve">Allahvirdizadeh, P. (2020). A review on geothermal wells: Well integrity issues. </w:t>
      </w:r>
      <w:r w:rsidRPr="006375C0">
        <w:rPr>
          <w:i/>
        </w:rPr>
        <w:t>Journal of cleaner production, 275</w:t>
      </w:r>
      <w:r w:rsidRPr="006375C0">
        <w:t xml:space="preserve">, 124009. </w:t>
      </w:r>
    </w:p>
    <w:p w14:paraId="77F058B3" w14:textId="77777777" w:rsidR="006375C0" w:rsidRPr="006375C0" w:rsidRDefault="006375C0" w:rsidP="006375C0">
      <w:pPr>
        <w:pStyle w:val="EndNoteBibliography"/>
        <w:spacing w:after="0"/>
        <w:ind w:left="720" w:hanging="720"/>
      </w:pPr>
      <w:r w:rsidRPr="006375C0">
        <w:t xml:space="preserve">Banthia, N., &amp; Mindess, S. (1989). Water permeability of cement paste. </w:t>
      </w:r>
      <w:r w:rsidRPr="006375C0">
        <w:rPr>
          <w:i/>
        </w:rPr>
        <w:t>Cement and concrete research, 19</w:t>
      </w:r>
      <w:r w:rsidRPr="006375C0">
        <w:t xml:space="preserve">(5), 727-736. </w:t>
      </w:r>
    </w:p>
    <w:p w14:paraId="42C22467" w14:textId="77777777" w:rsidR="006375C0" w:rsidRPr="006375C0" w:rsidRDefault="006375C0" w:rsidP="006375C0">
      <w:pPr>
        <w:pStyle w:val="EndNoteBibliography"/>
        <w:spacing w:after="0"/>
        <w:ind w:left="720" w:hanging="720"/>
      </w:pPr>
      <w:r w:rsidRPr="006375C0">
        <w:t xml:space="preserve">Bear, J., &amp; Corapcioglu, M. (1981). A mathematical model for consolidation in a thermoelastic aquifer due to hot water injection or pumping. </w:t>
      </w:r>
      <w:r w:rsidRPr="006375C0">
        <w:rPr>
          <w:i/>
        </w:rPr>
        <w:t>Water Resources Research, 17</w:t>
      </w:r>
      <w:r w:rsidRPr="006375C0">
        <w:t xml:space="preserve">(3), 723-736. </w:t>
      </w:r>
    </w:p>
    <w:p w14:paraId="562FEF62" w14:textId="77777777" w:rsidR="006375C0" w:rsidRPr="006375C0" w:rsidRDefault="006375C0" w:rsidP="006375C0">
      <w:pPr>
        <w:pStyle w:val="EndNoteBibliography"/>
        <w:spacing w:after="0"/>
        <w:ind w:left="720" w:hanging="720"/>
      </w:pPr>
      <w:r w:rsidRPr="006375C0">
        <w:rPr>
          <w:rFonts w:hint="eastAsia"/>
        </w:rPr>
        <w:t>Biot, M. A. (1941). General theory of three</w:t>
      </w:r>
      <w:r w:rsidRPr="006375C0">
        <w:rPr>
          <w:rFonts w:hint="eastAsia"/>
        </w:rPr>
        <w:t>‐</w:t>
      </w:r>
      <w:r w:rsidRPr="006375C0">
        <w:rPr>
          <w:rFonts w:hint="eastAsia"/>
        </w:rPr>
        <w:t xml:space="preserve">dimensional consolidation. </w:t>
      </w:r>
      <w:r w:rsidRPr="006375C0">
        <w:rPr>
          <w:rFonts w:hint="eastAsia"/>
          <w:i/>
        </w:rPr>
        <w:t>Journal of applied physics, 12</w:t>
      </w:r>
      <w:r w:rsidRPr="006375C0">
        <w:rPr>
          <w:rFonts w:hint="eastAsia"/>
        </w:rPr>
        <w:t>(2),</w:t>
      </w:r>
      <w:r w:rsidRPr="006375C0">
        <w:t xml:space="preserve"> 155-164. </w:t>
      </w:r>
    </w:p>
    <w:p w14:paraId="6D10EF9F" w14:textId="77777777" w:rsidR="006375C0" w:rsidRPr="006375C0" w:rsidRDefault="006375C0" w:rsidP="006375C0">
      <w:pPr>
        <w:pStyle w:val="EndNoteBibliography"/>
        <w:spacing w:after="0"/>
        <w:ind w:left="720" w:hanging="720"/>
      </w:pPr>
      <w:r w:rsidRPr="006375C0">
        <w:t xml:space="preserve">Biot, M. A. (1977). Variational Lagrangian-thermodynamics of nonisothermal finite strain mechanics of porous solids and thermomolecular diffusion. </w:t>
      </w:r>
      <w:r w:rsidRPr="006375C0">
        <w:rPr>
          <w:i/>
        </w:rPr>
        <w:t>International Journal of Solids and Structures, 13</w:t>
      </w:r>
      <w:r w:rsidRPr="006375C0">
        <w:t xml:space="preserve">(6), 579-597. </w:t>
      </w:r>
    </w:p>
    <w:p w14:paraId="180347B8" w14:textId="77777777" w:rsidR="006375C0" w:rsidRPr="006375C0" w:rsidRDefault="006375C0" w:rsidP="006375C0">
      <w:pPr>
        <w:pStyle w:val="EndNoteBibliography"/>
        <w:spacing w:after="0"/>
        <w:ind w:left="720" w:hanging="720"/>
      </w:pPr>
      <w:r w:rsidRPr="006375C0">
        <w:t xml:space="preserve">Cai, W., Deng, J., Luo, M., Feng, Y., Li, J., &amp; Liu, Q. (2022). Recent advances of cementing technologies for ultra-HTHP formations. </w:t>
      </w:r>
      <w:r w:rsidRPr="006375C0">
        <w:rPr>
          <w:i/>
        </w:rPr>
        <w:t>International Journal of Oil, Gas and Coal Technology, 29</w:t>
      </w:r>
      <w:r w:rsidRPr="006375C0">
        <w:t xml:space="preserve">(1), 27-51. </w:t>
      </w:r>
    </w:p>
    <w:p w14:paraId="26F24C1D" w14:textId="77777777" w:rsidR="006375C0" w:rsidRPr="006375C0" w:rsidRDefault="006375C0" w:rsidP="006375C0">
      <w:pPr>
        <w:pStyle w:val="EndNoteBibliography"/>
        <w:spacing w:after="0"/>
        <w:ind w:left="720" w:hanging="720"/>
      </w:pPr>
      <w:r w:rsidRPr="006375C0">
        <w:t xml:space="preserve">Carnahan, C. (1983). Thermodynamic coupling of heat and matter flows in near-field regions of nuclear waste repositories. </w:t>
      </w:r>
      <w:r w:rsidRPr="006375C0">
        <w:rPr>
          <w:i/>
        </w:rPr>
        <w:t>MRS Online Proceedings Library (OPL), 26</w:t>
      </w:r>
      <w:r w:rsidRPr="006375C0">
        <w:t xml:space="preserve">. </w:t>
      </w:r>
    </w:p>
    <w:p w14:paraId="25A4C721" w14:textId="77777777" w:rsidR="006375C0" w:rsidRPr="006375C0" w:rsidRDefault="006375C0" w:rsidP="006375C0">
      <w:pPr>
        <w:pStyle w:val="EndNoteBibliography"/>
        <w:spacing w:after="0"/>
        <w:ind w:left="720" w:hanging="720"/>
      </w:pPr>
      <w:r w:rsidRPr="006375C0">
        <w:t xml:space="preserve">Chen, G., &amp; Ewy, R. T. (2005). Thermoporoelastic effect on wellbore stability. </w:t>
      </w:r>
      <w:r w:rsidRPr="006375C0">
        <w:rPr>
          <w:i/>
        </w:rPr>
        <w:t>SpE Journal, 10</w:t>
      </w:r>
      <w:r w:rsidRPr="006375C0">
        <w:t xml:space="preserve">(02), 121-129. </w:t>
      </w:r>
    </w:p>
    <w:p w14:paraId="418106AA" w14:textId="77777777" w:rsidR="006375C0" w:rsidRPr="006375C0" w:rsidRDefault="006375C0" w:rsidP="006375C0">
      <w:pPr>
        <w:pStyle w:val="EndNoteBibliography"/>
        <w:spacing w:after="0"/>
        <w:ind w:left="720" w:hanging="720"/>
      </w:pPr>
      <w:r w:rsidRPr="006375C0">
        <w:t xml:space="preserve">Cheng, A. H.-D. (2016). </w:t>
      </w:r>
      <w:r w:rsidRPr="006375C0">
        <w:rPr>
          <w:i/>
        </w:rPr>
        <w:t>Poroelasticity</w:t>
      </w:r>
      <w:r w:rsidRPr="006375C0">
        <w:t xml:space="preserve"> (Vol. 27): Springer.</w:t>
      </w:r>
    </w:p>
    <w:p w14:paraId="2BB94D7D" w14:textId="77777777" w:rsidR="006375C0" w:rsidRPr="006375C0" w:rsidRDefault="006375C0" w:rsidP="006375C0">
      <w:pPr>
        <w:pStyle w:val="EndNoteBibliography"/>
        <w:spacing w:after="0"/>
        <w:ind w:left="720" w:hanging="720"/>
      </w:pPr>
      <w:r w:rsidRPr="006375C0">
        <w:t xml:space="preserve">DeBruijn, G., Skeates, C., Greenaway, R., Harrison, D., Parris, M., James, S., . . . Temple, L. (2008). High-pressure, high-temperature technologies. </w:t>
      </w:r>
      <w:r w:rsidRPr="006375C0">
        <w:rPr>
          <w:i/>
        </w:rPr>
        <w:t>Oilfield Review, 20</w:t>
      </w:r>
      <w:r w:rsidRPr="006375C0">
        <w:t xml:space="preserve">(3), 46-60. </w:t>
      </w:r>
    </w:p>
    <w:p w14:paraId="105294A3" w14:textId="77777777" w:rsidR="006375C0" w:rsidRPr="006375C0" w:rsidRDefault="006375C0" w:rsidP="006375C0">
      <w:pPr>
        <w:pStyle w:val="EndNoteBibliography"/>
        <w:spacing w:after="0"/>
        <w:ind w:left="720" w:hanging="720"/>
      </w:pPr>
      <w:r w:rsidRPr="006375C0">
        <w:t xml:space="preserve">Delaney, P. T. (1982). Rapid intrusion of magma into wet rock: Groundwater flow due to pore pressure increases. </w:t>
      </w:r>
      <w:r w:rsidRPr="006375C0">
        <w:rPr>
          <w:i/>
        </w:rPr>
        <w:t>Journal of Geophysical Research: Solid Earth, 87</w:t>
      </w:r>
      <w:r w:rsidRPr="006375C0">
        <w:t xml:space="preserve">(B9), 7739-7756. </w:t>
      </w:r>
    </w:p>
    <w:p w14:paraId="31A027E4" w14:textId="77777777" w:rsidR="006375C0" w:rsidRPr="006375C0" w:rsidRDefault="006375C0" w:rsidP="006375C0">
      <w:pPr>
        <w:pStyle w:val="EndNoteBibliography"/>
        <w:spacing w:after="0"/>
        <w:ind w:left="720" w:hanging="720"/>
      </w:pPr>
      <w:r w:rsidRPr="006375C0">
        <w:t xml:space="preserve">Derski, W. (1979). Equations of linear thermoconsolidation. </w:t>
      </w:r>
      <w:r w:rsidRPr="006375C0">
        <w:rPr>
          <w:i/>
        </w:rPr>
        <w:t>Archives of Mech., 31</w:t>
      </w:r>
      <w:r w:rsidRPr="006375C0">
        <w:t xml:space="preserve">(3), 303-316. </w:t>
      </w:r>
    </w:p>
    <w:p w14:paraId="52D8F227" w14:textId="77777777" w:rsidR="006375C0" w:rsidRPr="006375C0" w:rsidRDefault="006375C0" w:rsidP="006375C0">
      <w:pPr>
        <w:pStyle w:val="EndNoteBibliography"/>
        <w:spacing w:after="0"/>
        <w:ind w:left="720" w:hanging="720"/>
      </w:pPr>
      <w:r w:rsidRPr="006375C0">
        <w:t xml:space="preserve">Detournay, E., &amp; Cheng, A.-D. (1988). Poroelastic response of a borehole in a non-hydrostatic stress field. </w:t>
      </w:r>
      <w:r w:rsidRPr="006375C0">
        <w:rPr>
          <w:i/>
        </w:rPr>
        <w:t>International Journal of Rock Mechanics and Mining Sciences &amp; Geomechanics Abstracts, 25</w:t>
      </w:r>
      <w:r w:rsidRPr="006375C0">
        <w:t xml:space="preserve">(3), 171-182. </w:t>
      </w:r>
    </w:p>
    <w:p w14:paraId="6D770478" w14:textId="77777777" w:rsidR="006375C0" w:rsidRPr="006375C0" w:rsidRDefault="006375C0" w:rsidP="006375C0">
      <w:pPr>
        <w:pStyle w:val="EndNoteBibliography"/>
        <w:spacing w:after="0"/>
        <w:ind w:left="720" w:hanging="720"/>
      </w:pPr>
      <w:r w:rsidRPr="006375C0">
        <w:t xml:space="preserve">Detournay, E., &amp; Cheng, A. H.-D. (1993). Fundamentals of poroelasticity. In </w:t>
      </w:r>
      <w:r w:rsidRPr="006375C0">
        <w:rPr>
          <w:i/>
        </w:rPr>
        <w:t>Analysis and design methods</w:t>
      </w:r>
      <w:r w:rsidRPr="006375C0">
        <w:t xml:space="preserve"> (pp. 113-171): Elsevier.</w:t>
      </w:r>
    </w:p>
    <w:p w14:paraId="58ECCFAF" w14:textId="77777777" w:rsidR="006375C0" w:rsidRPr="006375C0" w:rsidRDefault="006375C0" w:rsidP="006375C0">
      <w:pPr>
        <w:pStyle w:val="EndNoteBibliography"/>
        <w:spacing w:after="0"/>
        <w:ind w:left="720" w:hanging="720"/>
      </w:pPr>
      <w:r w:rsidRPr="006375C0">
        <w:t xml:space="preserve">Drake, J. A., Bradford, A., &amp; Marsalek, J. (2013). Review of environmental performance of permeable pavement systems: state of the knowledge. </w:t>
      </w:r>
      <w:r w:rsidRPr="006375C0">
        <w:rPr>
          <w:i/>
        </w:rPr>
        <w:t>Water Quality Research Journal of Canada, 48</w:t>
      </w:r>
      <w:r w:rsidRPr="006375C0">
        <w:t xml:space="preserve">(3), 203-222. </w:t>
      </w:r>
    </w:p>
    <w:p w14:paraId="3C38719A" w14:textId="77777777" w:rsidR="006375C0" w:rsidRPr="006375C0" w:rsidRDefault="006375C0" w:rsidP="006375C0">
      <w:pPr>
        <w:pStyle w:val="EndNoteBibliography"/>
        <w:spacing w:after="0"/>
        <w:ind w:left="720" w:hanging="720"/>
      </w:pPr>
      <w:r w:rsidRPr="006375C0">
        <w:t xml:space="preserve">Gao, J., Deng, J., Lan, K., Song, Z., Feng, Y., &amp; Chang, L. (2017). A porothermoelastic solution for the inclined borehole in a transversely isotropic medium subjected to thermal osmosis and thermal filtration effects. </w:t>
      </w:r>
      <w:r w:rsidRPr="006375C0">
        <w:rPr>
          <w:i/>
        </w:rPr>
        <w:t>Geothermics, 67</w:t>
      </w:r>
      <w:r w:rsidRPr="006375C0">
        <w:t xml:space="preserve">, 114-134. </w:t>
      </w:r>
    </w:p>
    <w:p w14:paraId="0BBB5C10" w14:textId="77777777" w:rsidR="006375C0" w:rsidRPr="006375C0" w:rsidRDefault="006375C0" w:rsidP="006375C0">
      <w:pPr>
        <w:pStyle w:val="EndNoteBibliography"/>
        <w:spacing w:after="0"/>
        <w:ind w:left="720" w:hanging="720"/>
      </w:pPr>
      <w:r w:rsidRPr="006375C0">
        <w:t xml:space="preserve">Ge, Z., Yao, X., Wang, X., Zhang, W., &amp; Yang, T. (2018). Thermal performance and microstructure of oil well cement paste containing subsphaeroidal konilite flour in HTHP conditions. </w:t>
      </w:r>
      <w:r w:rsidRPr="006375C0">
        <w:rPr>
          <w:i/>
        </w:rPr>
        <w:t>Construction and Building Materials, 172</w:t>
      </w:r>
      <w:r w:rsidRPr="006375C0">
        <w:t xml:space="preserve">, 787-794. </w:t>
      </w:r>
    </w:p>
    <w:p w14:paraId="7713D4CD" w14:textId="77777777" w:rsidR="006375C0" w:rsidRPr="006375C0" w:rsidRDefault="006375C0" w:rsidP="006375C0">
      <w:pPr>
        <w:pStyle w:val="EndNoteBibliography"/>
        <w:spacing w:after="0"/>
        <w:ind w:left="720" w:hanging="720"/>
      </w:pPr>
      <w:r w:rsidRPr="006375C0">
        <w:t xml:space="preserve">Ghabezloo, S., &amp; Sulem, J. (2010). Temperature induced pore fluid pressurization in geomaterials. </w:t>
      </w:r>
      <w:r w:rsidRPr="006375C0">
        <w:rPr>
          <w:i/>
        </w:rPr>
        <w:t>arXiv preprint arXiv:1011.6501</w:t>
      </w:r>
      <w:r w:rsidRPr="006375C0">
        <w:t xml:space="preserve">. </w:t>
      </w:r>
    </w:p>
    <w:p w14:paraId="45514BE3" w14:textId="77777777" w:rsidR="006375C0" w:rsidRPr="006375C0" w:rsidRDefault="006375C0" w:rsidP="006375C0">
      <w:pPr>
        <w:pStyle w:val="EndNoteBibliography"/>
        <w:spacing w:after="0"/>
        <w:ind w:left="720" w:hanging="720"/>
      </w:pPr>
      <w:r w:rsidRPr="006375C0">
        <w:t xml:space="preserve">Ghassemi, A., &amp; Diek, A. (2002). Porothermoelasticity for swelling shales. </w:t>
      </w:r>
      <w:r w:rsidRPr="006375C0">
        <w:rPr>
          <w:i/>
        </w:rPr>
        <w:t>Journal of Petroleum Science and Engineering, 34</w:t>
      </w:r>
      <w:r w:rsidRPr="006375C0">
        <w:t xml:space="preserve">(1-4), 123-135. </w:t>
      </w:r>
    </w:p>
    <w:p w14:paraId="3082D973" w14:textId="77777777" w:rsidR="006375C0" w:rsidRPr="006375C0" w:rsidRDefault="006375C0" w:rsidP="006375C0">
      <w:pPr>
        <w:pStyle w:val="EndNoteBibliography"/>
        <w:spacing w:after="0"/>
        <w:ind w:left="720" w:hanging="720"/>
      </w:pPr>
      <w:r w:rsidRPr="006375C0">
        <w:lastRenderedPageBreak/>
        <w:t xml:space="preserve">Ghassemi, A., Tao, Q., &amp; Diek, A. (2009). Influence of coupled chemo-poro-thermoelastic processes on pore pressure and stress distributions around a wellbore in swelling shale. </w:t>
      </w:r>
      <w:r w:rsidRPr="006375C0">
        <w:rPr>
          <w:i/>
        </w:rPr>
        <w:t>Journal of Petroleum Science and Engineering, 67</w:t>
      </w:r>
      <w:r w:rsidRPr="006375C0">
        <w:t xml:space="preserve">(1-2), 57-64. </w:t>
      </w:r>
    </w:p>
    <w:p w14:paraId="7CD40984" w14:textId="77777777" w:rsidR="006375C0" w:rsidRPr="006375C0" w:rsidRDefault="006375C0" w:rsidP="006375C0">
      <w:pPr>
        <w:pStyle w:val="EndNoteBibliography"/>
        <w:spacing w:after="0"/>
        <w:ind w:left="720" w:hanging="720"/>
      </w:pPr>
      <w:r w:rsidRPr="006375C0">
        <w:t xml:space="preserve">Gomar, M., Goodarznia, I., &amp; Shadizadeh, S. R. (2014). Transient thermo-poroelastic finite element analysis of borehole breakouts. </w:t>
      </w:r>
      <w:r w:rsidRPr="006375C0">
        <w:rPr>
          <w:i/>
        </w:rPr>
        <w:t>International Journal of Rock Mechanics and Mining Sciences, 71</w:t>
      </w:r>
      <w:r w:rsidRPr="006375C0">
        <w:t xml:space="preserve">, 418-428. </w:t>
      </w:r>
    </w:p>
    <w:p w14:paraId="48CFF706" w14:textId="77777777" w:rsidR="006375C0" w:rsidRPr="006375C0" w:rsidRDefault="006375C0" w:rsidP="006375C0">
      <w:pPr>
        <w:pStyle w:val="EndNoteBibliography"/>
        <w:spacing w:after="0"/>
        <w:ind w:left="720" w:hanging="720"/>
      </w:pPr>
      <w:r w:rsidRPr="006375C0">
        <w:t xml:space="preserve">Gonçalvès, J., &amp; Trémosa, J. (2010). Estimating thermo-osmotic coefficients in clay-rocks: I. Theoretical insights. </w:t>
      </w:r>
      <w:r w:rsidRPr="006375C0">
        <w:rPr>
          <w:i/>
        </w:rPr>
        <w:t>Journal of colloid and interface science, 342</w:t>
      </w:r>
      <w:r w:rsidRPr="006375C0">
        <w:t xml:space="preserve">(1), 166-174. </w:t>
      </w:r>
    </w:p>
    <w:p w14:paraId="77C2D9E4" w14:textId="77777777" w:rsidR="006375C0" w:rsidRPr="006375C0" w:rsidRDefault="006375C0" w:rsidP="006375C0">
      <w:pPr>
        <w:pStyle w:val="EndNoteBibliography"/>
        <w:spacing w:after="0"/>
        <w:ind w:left="720" w:hanging="720"/>
      </w:pPr>
      <w:r w:rsidRPr="006375C0">
        <w:t xml:space="preserve">Goto, S., &amp; Roy, D. M. (1981). The effect of w/c ratio and curing temperature on the permeability of hardened cement paste. </w:t>
      </w:r>
      <w:r w:rsidRPr="006375C0">
        <w:rPr>
          <w:i/>
        </w:rPr>
        <w:t>Cement and concrete research, 11</w:t>
      </w:r>
      <w:r w:rsidRPr="006375C0">
        <w:t xml:space="preserve">(4), 575-579. </w:t>
      </w:r>
    </w:p>
    <w:p w14:paraId="7E2FF25B" w14:textId="141906B7" w:rsidR="006375C0" w:rsidRPr="006375C0" w:rsidRDefault="006375C0" w:rsidP="006375C0">
      <w:pPr>
        <w:pStyle w:val="EndNoteBibliography"/>
        <w:spacing w:after="0"/>
        <w:ind w:left="720" w:hanging="720"/>
      </w:pPr>
      <w:r w:rsidRPr="006375C0">
        <w:t xml:space="preserve">Gruber, S., &amp; Plank, J. (2021). Challenges in Cementing Deep Offshore Wells. </w:t>
      </w:r>
      <w:r w:rsidRPr="006375C0">
        <w:rPr>
          <w:i/>
        </w:rPr>
        <w:t>Vietnam Symposium on Advances in Offshore Engineering</w:t>
      </w:r>
      <w:r w:rsidRPr="006375C0">
        <w:t>, 459-466. doi:</w:t>
      </w:r>
      <w:hyperlink r:id="rId427" w:history="1">
        <w:r w:rsidRPr="006375C0">
          <w:rPr>
            <w:rStyle w:val="Hyperlink"/>
          </w:rPr>
          <w:t>https://doi.org/10.1007/978-981-16-7735-9_5</w:t>
        </w:r>
      </w:hyperlink>
    </w:p>
    <w:p w14:paraId="052E3D0B" w14:textId="77777777" w:rsidR="006375C0" w:rsidRPr="006375C0" w:rsidRDefault="006375C0" w:rsidP="006375C0">
      <w:pPr>
        <w:pStyle w:val="EndNoteBibliography"/>
        <w:spacing w:after="0"/>
        <w:ind w:left="720" w:hanging="720"/>
      </w:pPr>
      <w:r w:rsidRPr="006375C0">
        <w:t xml:space="preserve">Hargis, C. W., Chen, I. A., Devenney, M., Fernandez, M. J., Gilliam, R. J., &amp; Thatcher, R. P. (2021). Calcium Carbonate Cement: A Carbon Capture, Utilization, and Storage (CCUS) Technique. </w:t>
      </w:r>
      <w:r w:rsidRPr="006375C0">
        <w:rPr>
          <w:i/>
        </w:rPr>
        <w:t>Materials, 14</w:t>
      </w:r>
      <w:r w:rsidRPr="006375C0">
        <w:t xml:space="preserve">(11), 2709. </w:t>
      </w:r>
    </w:p>
    <w:p w14:paraId="624C7812" w14:textId="77777777" w:rsidR="006375C0" w:rsidRPr="006375C0" w:rsidRDefault="006375C0" w:rsidP="006375C0">
      <w:pPr>
        <w:pStyle w:val="EndNoteBibliography"/>
        <w:spacing w:after="0"/>
        <w:ind w:left="720" w:hanging="720"/>
      </w:pPr>
      <w:r w:rsidRPr="006375C0">
        <w:t xml:space="preserve">Katende, A., Lu, Y., Bunger, A., &amp; Radonjic, M. (2020). Experimental quantification of the effect of oil based drilling fluid contamination on properties of wellbore cement. </w:t>
      </w:r>
      <w:r w:rsidRPr="006375C0">
        <w:rPr>
          <w:i/>
        </w:rPr>
        <w:t>Journal of Natural Gas Science and Engineering, 79</w:t>
      </w:r>
      <w:r w:rsidRPr="006375C0">
        <w:t xml:space="preserve">, 103328. </w:t>
      </w:r>
    </w:p>
    <w:p w14:paraId="6B5635F3" w14:textId="77777777" w:rsidR="006375C0" w:rsidRPr="006375C0" w:rsidRDefault="006375C0" w:rsidP="006375C0">
      <w:pPr>
        <w:pStyle w:val="EndNoteBibliography"/>
        <w:spacing w:after="0"/>
        <w:ind w:left="720" w:hanging="720"/>
      </w:pPr>
      <w:r w:rsidRPr="006375C0">
        <w:t xml:space="preserve">Khalifeh, M., &amp; Saasen, A. (2020). </w:t>
      </w:r>
      <w:r w:rsidRPr="006375C0">
        <w:rPr>
          <w:i/>
        </w:rPr>
        <w:t>Introduction to permanent plug and abandonment of wells</w:t>
      </w:r>
      <w:r w:rsidRPr="006375C0">
        <w:t>: Springer Nature.</w:t>
      </w:r>
    </w:p>
    <w:p w14:paraId="065426DA" w14:textId="77777777" w:rsidR="006375C0" w:rsidRPr="006375C0" w:rsidRDefault="006375C0" w:rsidP="006375C0">
      <w:pPr>
        <w:pStyle w:val="EndNoteBibliography"/>
        <w:spacing w:after="0"/>
        <w:ind w:left="720" w:hanging="720"/>
      </w:pPr>
      <w:r w:rsidRPr="006375C0">
        <w:t xml:space="preserve">Khalili, N., Geiser, F., &amp; Blight, G. (2004). Effective stress in unsaturated soils: Review with new evidence. </w:t>
      </w:r>
      <w:r w:rsidRPr="006375C0">
        <w:rPr>
          <w:i/>
        </w:rPr>
        <w:t>International journal of Geomechanics, 4</w:t>
      </w:r>
      <w:r w:rsidRPr="006375C0">
        <w:t xml:space="preserve">(2), 115-126. </w:t>
      </w:r>
    </w:p>
    <w:p w14:paraId="4B732542" w14:textId="77777777" w:rsidR="006375C0" w:rsidRPr="006375C0" w:rsidRDefault="006375C0" w:rsidP="006375C0">
      <w:pPr>
        <w:pStyle w:val="EndNoteBibliography"/>
        <w:spacing w:after="0"/>
        <w:ind w:left="720" w:hanging="720"/>
      </w:pPr>
      <w:r w:rsidRPr="006375C0">
        <w:t xml:space="preserve">Kiran, R., Teodoriu, C., Dadmohammadi, Y., Nygaard, R., Wood, D., Mokhtari, M., &amp; Salehi, S. (2017). Identification and evaluation of well integrity and causes of failure of well integrity barriers (A review). </w:t>
      </w:r>
      <w:r w:rsidRPr="006375C0">
        <w:rPr>
          <w:i/>
        </w:rPr>
        <w:t>Journal of Natural Gas Science and Engineering, 45</w:t>
      </w:r>
      <w:r w:rsidRPr="006375C0">
        <w:t xml:space="preserve">, 511-526. </w:t>
      </w:r>
    </w:p>
    <w:p w14:paraId="1726BDA8" w14:textId="77777777" w:rsidR="006375C0" w:rsidRPr="006375C0" w:rsidRDefault="006375C0" w:rsidP="006375C0">
      <w:pPr>
        <w:pStyle w:val="EndNoteBibliography"/>
        <w:spacing w:after="0"/>
        <w:ind w:left="720" w:hanging="720"/>
      </w:pPr>
      <w:r w:rsidRPr="006375C0">
        <w:t xml:space="preserve">Koťátková, J., Zatloukal, J., Reiterman, P., &amp; Kolář, K. (2017). Concrete and cement composites used for radioactive waste deposition. </w:t>
      </w:r>
      <w:r w:rsidRPr="006375C0">
        <w:rPr>
          <w:i/>
        </w:rPr>
        <w:t>Journal of environmental radioactivity, 178</w:t>
      </w:r>
      <w:r w:rsidRPr="006375C0">
        <w:t xml:space="preserve">, 147-155. </w:t>
      </w:r>
    </w:p>
    <w:p w14:paraId="1EA17943" w14:textId="77777777" w:rsidR="006375C0" w:rsidRPr="006375C0" w:rsidRDefault="006375C0" w:rsidP="006375C0">
      <w:pPr>
        <w:pStyle w:val="EndNoteBibliography"/>
        <w:spacing w:after="0"/>
        <w:ind w:left="720" w:hanging="720"/>
      </w:pPr>
      <w:r w:rsidRPr="006375C0">
        <w:t xml:space="preserve">Krakowiak, K. J., Thomas, J. J., James, S., Abuhaikal, M., &amp; Ulm, F.-J. (2018). Development of silica-enriched cement-based materials with improved aging resistance for application in high-temperature environments. </w:t>
      </w:r>
      <w:r w:rsidRPr="006375C0">
        <w:rPr>
          <w:i/>
        </w:rPr>
        <w:t>Cement and concrete research, 105</w:t>
      </w:r>
      <w:r w:rsidRPr="006375C0">
        <w:t xml:space="preserve">, 91-110. </w:t>
      </w:r>
    </w:p>
    <w:p w14:paraId="615F76A2" w14:textId="77777777" w:rsidR="006375C0" w:rsidRPr="006375C0" w:rsidRDefault="006375C0" w:rsidP="006375C0">
      <w:pPr>
        <w:pStyle w:val="EndNoteBibliography"/>
        <w:spacing w:after="0"/>
        <w:ind w:left="720" w:hanging="720"/>
      </w:pPr>
      <w:r w:rsidRPr="006375C0">
        <w:t xml:space="preserve">Kurashige, M. (1989). A thermoelastic theory of fluid-filled porous materials. </w:t>
      </w:r>
      <w:r w:rsidRPr="006375C0">
        <w:rPr>
          <w:i/>
        </w:rPr>
        <w:t>International Journal of Solids and Structures, 25</w:t>
      </w:r>
      <w:r w:rsidRPr="006375C0">
        <w:t xml:space="preserve">(9), 1039-1052. </w:t>
      </w:r>
    </w:p>
    <w:p w14:paraId="78B70FBA" w14:textId="77777777" w:rsidR="006375C0" w:rsidRPr="006375C0" w:rsidRDefault="006375C0" w:rsidP="006375C0">
      <w:pPr>
        <w:pStyle w:val="EndNoteBibliography"/>
        <w:spacing w:after="0"/>
        <w:ind w:left="720" w:hanging="720"/>
      </w:pPr>
      <w:r w:rsidRPr="006375C0">
        <w:t xml:space="preserve">Massion, C., Radonjic, M., Lu, Y., Bunger, A., &amp; Crandall, D. (2021). </w:t>
      </w:r>
      <w:r w:rsidRPr="006375C0">
        <w:rPr>
          <w:i/>
        </w:rPr>
        <w:t>Impact of Graphene and the Testing Conditions on the Wellbore Cement Mechanical and Microstructural Properties.</w:t>
      </w:r>
      <w:r w:rsidRPr="006375C0">
        <w:t xml:space="preserve"> Paper presented at the 55th US Rock Mechanics/Geomechanics Symposium, Paper number: ARMA 21–2089  20-23, June, 2021, Houston, Texas.</w:t>
      </w:r>
    </w:p>
    <w:p w14:paraId="2E18D1B0" w14:textId="77777777" w:rsidR="006375C0" w:rsidRPr="006375C0" w:rsidRDefault="006375C0" w:rsidP="006375C0">
      <w:pPr>
        <w:pStyle w:val="EndNoteBibliography"/>
        <w:spacing w:after="0"/>
        <w:ind w:left="720" w:hanging="720"/>
      </w:pPr>
      <w:r w:rsidRPr="006375C0">
        <w:t xml:space="preserve">Massion, C., Vissa, V. S., Lu, Y., Crandall, D., Bunger, A., &amp; Radonjic, M. (2022). Geomimicry-Inspired Micro-Nano Concrete as Subsurface Hydraulic Barrier Materials: Learning from Shale Rocks as Best Geological Seals. In </w:t>
      </w:r>
      <w:r w:rsidRPr="006375C0">
        <w:rPr>
          <w:i/>
        </w:rPr>
        <w:t>REWAS 2022: Energy Technologies and CO2 Management (Volume II)</w:t>
      </w:r>
      <w:r w:rsidRPr="006375C0">
        <w:t xml:space="preserve"> (pp. 129-138): Springer.</w:t>
      </w:r>
    </w:p>
    <w:p w14:paraId="6E400D22" w14:textId="77777777" w:rsidR="006375C0" w:rsidRPr="006375C0" w:rsidRDefault="006375C0" w:rsidP="006375C0">
      <w:pPr>
        <w:pStyle w:val="EndNoteBibliography"/>
        <w:spacing w:after="0"/>
        <w:ind w:left="720" w:hanging="720"/>
      </w:pPr>
      <w:r w:rsidRPr="006375C0">
        <w:t xml:space="preserve">Meng, M., Frash, L. P., Carey, J. W., Li, W., Welch, N. J., &amp; Zhang, W. (2021). Cement stress and microstructure evolution during curing in semi-rigid high-pressure environments. </w:t>
      </w:r>
      <w:r w:rsidRPr="006375C0">
        <w:rPr>
          <w:i/>
        </w:rPr>
        <w:t>Cement and concrete research, 149</w:t>
      </w:r>
      <w:r w:rsidRPr="006375C0">
        <w:t xml:space="preserve">, 106555. </w:t>
      </w:r>
    </w:p>
    <w:p w14:paraId="3EDA5D35" w14:textId="77777777" w:rsidR="006375C0" w:rsidRPr="006375C0" w:rsidRDefault="006375C0" w:rsidP="006375C0">
      <w:pPr>
        <w:pStyle w:val="EndNoteBibliography"/>
        <w:spacing w:after="0"/>
        <w:ind w:left="720" w:hanging="720"/>
      </w:pPr>
      <w:r w:rsidRPr="006375C0">
        <w:t xml:space="preserve">Olson, J., Eustes, A., Fleckenstein, W., Eker, E., Baker, R., &amp; Augustine, C. (2015). Completion Design Considerations for a Horizontal Enhanced Geothermal System. </w:t>
      </w:r>
      <w:r w:rsidRPr="006375C0">
        <w:rPr>
          <w:i/>
        </w:rPr>
        <w:t>GRC Transactions, 39</w:t>
      </w:r>
      <w:r w:rsidRPr="006375C0">
        <w:t xml:space="preserve">, 335-344. </w:t>
      </w:r>
    </w:p>
    <w:p w14:paraId="7AB3F033" w14:textId="77777777" w:rsidR="006375C0" w:rsidRPr="006375C0" w:rsidRDefault="006375C0" w:rsidP="006375C0">
      <w:pPr>
        <w:pStyle w:val="EndNoteBibliography"/>
        <w:spacing w:after="0"/>
        <w:ind w:left="720" w:hanging="720"/>
      </w:pPr>
      <w:r w:rsidRPr="006375C0">
        <w:t xml:space="preserve">Picandet, V., Rangeard, D., Perrot, A., &amp; Lecompte, T. (2011). Permeability measurement of fresh cement paste. </w:t>
      </w:r>
      <w:r w:rsidRPr="006375C0">
        <w:rPr>
          <w:i/>
        </w:rPr>
        <w:t>Cement and concrete research, 41</w:t>
      </w:r>
      <w:r w:rsidRPr="006375C0">
        <w:t xml:space="preserve">(3), 330-338. </w:t>
      </w:r>
    </w:p>
    <w:p w14:paraId="2EAFF6FF" w14:textId="77777777" w:rsidR="006375C0" w:rsidRPr="006375C0" w:rsidRDefault="006375C0" w:rsidP="006375C0">
      <w:pPr>
        <w:pStyle w:val="EndNoteBibliography"/>
        <w:spacing w:after="0"/>
        <w:ind w:left="720" w:hanging="720"/>
      </w:pPr>
      <w:r w:rsidRPr="006375C0">
        <w:t xml:space="preserve">Qin, J., Pang, X., Cheng, G., Bu, Y., &amp; Liu, H. (2021). Influences of different admixtures on the properties of oil well cement systems at HPHT conditions. </w:t>
      </w:r>
      <w:r w:rsidRPr="006375C0">
        <w:rPr>
          <w:i/>
        </w:rPr>
        <w:t>Cement and Concrete Composites, 123</w:t>
      </w:r>
      <w:r w:rsidRPr="006375C0">
        <w:t xml:space="preserve">, 104202. </w:t>
      </w:r>
    </w:p>
    <w:p w14:paraId="67E31DD1" w14:textId="77777777" w:rsidR="006375C0" w:rsidRPr="006375C0" w:rsidRDefault="006375C0" w:rsidP="006375C0">
      <w:pPr>
        <w:pStyle w:val="EndNoteBibliography"/>
        <w:spacing w:after="0"/>
        <w:ind w:left="720" w:hanging="720"/>
      </w:pPr>
      <w:r w:rsidRPr="006375C0">
        <w:lastRenderedPageBreak/>
        <w:t xml:space="preserve">Roshan, H., Andersen, M., &amp; Acworth, R. (2015). Effect of solid–fluid thermal expansion on thermo-osmotic tests: an experimental and analytical study. </w:t>
      </w:r>
      <w:r w:rsidRPr="006375C0">
        <w:rPr>
          <w:i/>
        </w:rPr>
        <w:t>Journal of Petroleum Science and Engineering, 126</w:t>
      </w:r>
      <w:r w:rsidRPr="006375C0">
        <w:t xml:space="preserve">, 222-230. </w:t>
      </w:r>
    </w:p>
    <w:p w14:paraId="68199F84" w14:textId="77777777" w:rsidR="006375C0" w:rsidRPr="006375C0" w:rsidRDefault="006375C0" w:rsidP="006375C0">
      <w:pPr>
        <w:pStyle w:val="EndNoteBibliography"/>
        <w:spacing w:after="0"/>
        <w:ind w:left="720" w:hanging="720"/>
      </w:pPr>
      <w:r w:rsidRPr="006375C0">
        <w:t xml:space="preserve">Samarakoon, M., Ranjith, P., &amp; Wanniarachchi, W. (2022). Properties of well cement following carbonated brine exposure under HTHP conditions: A comparative study of alkali-activated and class G cements. </w:t>
      </w:r>
      <w:r w:rsidRPr="006375C0">
        <w:rPr>
          <w:i/>
        </w:rPr>
        <w:t>Cement and Concrete Composites, 126</w:t>
      </w:r>
      <w:r w:rsidRPr="006375C0">
        <w:t xml:space="preserve">, 104342. </w:t>
      </w:r>
    </w:p>
    <w:p w14:paraId="70E385E4" w14:textId="77777777" w:rsidR="006375C0" w:rsidRPr="006375C0" w:rsidRDefault="006375C0" w:rsidP="006375C0">
      <w:pPr>
        <w:pStyle w:val="EndNoteBibliography"/>
        <w:spacing w:after="0"/>
        <w:ind w:left="720" w:hanging="720"/>
      </w:pPr>
      <w:r w:rsidRPr="006375C0">
        <w:t xml:space="preserve">Sarout, J., &amp; Detournay, E. (2011). Chemoporoelastic analysis and experimental validation of the pore pressure transmission test for reactive shales. </w:t>
      </w:r>
      <w:r w:rsidRPr="006375C0">
        <w:rPr>
          <w:i/>
        </w:rPr>
        <w:t>International Journal of Rock Mechanics and Mining Sciences, 48</w:t>
      </w:r>
      <w:r w:rsidRPr="006375C0">
        <w:t xml:space="preserve">(5), 759-772. </w:t>
      </w:r>
    </w:p>
    <w:p w14:paraId="52307309" w14:textId="77777777" w:rsidR="006375C0" w:rsidRPr="006375C0" w:rsidRDefault="006375C0" w:rsidP="006375C0">
      <w:pPr>
        <w:pStyle w:val="EndNoteBibliography"/>
        <w:spacing w:after="0"/>
        <w:ind w:left="720" w:hanging="720"/>
      </w:pPr>
      <w:r w:rsidRPr="006375C0">
        <w:t xml:space="preserve">Scholz, M., &amp; Grabowiecki, P. (2007). Review of permeable pavement systems. </w:t>
      </w:r>
      <w:r w:rsidRPr="006375C0">
        <w:rPr>
          <w:i/>
        </w:rPr>
        <w:t>Building and environment, 42</w:t>
      </w:r>
      <w:r w:rsidRPr="006375C0">
        <w:t xml:space="preserve">(11), 3830-3836. </w:t>
      </w:r>
    </w:p>
    <w:p w14:paraId="7184CD37" w14:textId="77777777" w:rsidR="006375C0" w:rsidRPr="006375C0" w:rsidRDefault="006375C0" w:rsidP="006375C0">
      <w:pPr>
        <w:pStyle w:val="EndNoteBibliography"/>
        <w:spacing w:after="0"/>
        <w:ind w:left="720" w:hanging="720"/>
      </w:pPr>
      <w:r w:rsidRPr="006375C0">
        <w:t xml:space="preserve">Shapiro, A. (2003). Monte Carlo sampling methods. </w:t>
      </w:r>
      <w:r w:rsidRPr="006375C0">
        <w:rPr>
          <w:i/>
        </w:rPr>
        <w:t>Handbooks in operations research and management science, 10</w:t>
      </w:r>
      <w:r w:rsidRPr="006375C0">
        <w:t xml:space="preserve">, 353-425. </w:t>
      </w:r>
    </w:p>
    <w:p w14:paraId="37B7622B" w14:textId="77777777" w:rsidR="006375C0" w:rsidRPr="006375C0" w:rsidRDefault="006375C0" w:rsidP="006375C0">
      <w:pPr>
        <w:pStyle w:val="EndNoteBibliography"/>
        <w:spacing w:after="0"/>
        <w:ind w:left="720" w:hanging="720"/>
      </w:pPr>
      <w:r w:rsidRPr="006375C0">
        <w:t xml:space="preserve">Skempton, A. (1984). Effective stress in soils, concrete and rocks. </w:t>
      </w:r>
      <w:r w:rsidRPr="006375C0">
        <w:rPr>
          <w:i/>
        </w:rPr>
        <w:t>Selected papers on soil mechanics, 1032</w:t>
      </w:r>
      <w:r w:rsidRPr="006375C0">
        <w:t xml:space="preserve">(3), 4-16. </w:t>
      </w:r>
    </w:p>
    <w:p w14:paraId="7397C7C0" w14:textId="77777777" w:rsidR="006375C0" w:rsidRPr="006375C0" w:rsidRDefault="006375C0" w:rsidP="006375C0">
      <w:pPr>
        <w:pStyle w:val="EndNoteBibliography"/>
        <w:spacing w:after="0"/>
        <w:ind w:left="720" w:hanging="720"/>
      </w:pPr>
      <w:r w:rsidRPr="006375C0">
        <w:t xml:space="preserve">Smith, D. W., &amp; Booker, J. R. (1993). Green's functions for a fully coupled thermoporoelastic material. </w:t>
      </w:r>
      <w:r w:rsidRPr="006375C0">
        <w:rPr>
          <w:i/>
        </w:rPr>
        <w:t>International Journal for Numerical and Analytical Methods in Geomechanics, 17</w:t>
      </w:r>
      <w:r w:rsidRPr="006375C0">
        <w:t xml:space="preserve">(3), 139-163. </w:t>
      </w:r>
    </w:p>
    <w:p w14:paraId="7C0D4B6F" w14:textId="77777777" w:rsidR="006375C0" w:rsidRPr="006375C0" w:rsidRDefault="006375C0" w:rsidP="006375C0">
      <w:pPr>
        <w:pStyle w:val="EndNoteBibliography"/>
        <w:spacing w:after="0"/>
        <w:ind w:left="720" w:hanging="720"/>
      </w:pPr>
      <w:r w:rsidRPr="006375C0">
        <w:t xml:space="preserve">Snee, J.-E. L., &amp; Zoback, M. D. (2018). State of stress in the Permian Basin, Texas and New Mexico: Implications for induced seismicity. </w:t>
      </w:r>
      <w:r w:rsidRPr="006375C0">
        <w:rPr>
          <w:i/>
        </w:rPr>
        <w:t>The Leading Edge, 37</w:t>
      </w:r>
      <w:r w:rsidRPr="006375C0">
        <w:t xml:space="preserve">(2), 127-134. </w:t>
      </w:r>
    </w:p>
    <w:p w14:paraId="07BCBE6A" w14:textId="77777777" w:rsidR="006375C0" w:rsidRPr="006375C0" w:rsidRDefault="006375C0" w:rsidP="006375C0">
      <w:pPr>
        <w:pStyle w:val="EndNoteBibliography"/>
        <w:spacing w:after="0"/>
        <w:ind w:left="720" w:hanging="720"/>
      </w:pPr>
      <w:r w:rsidRPr="006375C0">
        <w:t xml:space="preserve">Song, Z., Liang, F., Lin, C., &amp; Xiang, Y. (2019). Interaction of pore pressures in double-porosity medium: Fluid injection in borehole. </w:t>
      </w:r>
      <w:r w:rsidRPr="006375C0">
        <w:rPr>
          <w:i/>
        </w:rPr>
        <w:t>Computers and Geotechnics, 107</w:t>
      </w:r>
      <w:r w:rsidRPr="006375C0">
        <w:t xml:space="preserve">, 142-149. </w:t>
      </w:r>
    </w:p>
    <w:p w14:paraId="4C4317A9" w14:textId="77777777" w:rsidR="006375C0" w:rsidRPr="006375C0" w:rsidRDefault="006375C0" w:rsidP="006375C0">
      <w:pPr>
        <w:pStyle w:val="EndNoteBibliography"/>
        <w:spacing w:after="0"/>
        <w:ind w:left="720" w:hanging="720"/>
      </w:pPr>
      <w:r w:rsidRPr="006375C0">
        <w:t xml:space="preserve">Stehfest, H. (1970). Algorithm 368: Numerical inversion of Laplace transforms [D5]. </w:t>
      </w:r>
      <w:r w:rsidRPr="006375C0">
        <w:rPr>
          <w:i/>
        </w:rPr>
        <w:t>Communications of the ACM, 13</w:t>
      </w:r>
      <w:r w:rsidRPr="006375C0">
        <w:t xml:space="preserve">(1), 47-49. </w:t>
      </w:r>
    </w:p>
    <w:p w14:paraId="36F378D2" w14:textId="77777777" w:rsidR="006375C0" w:rsidRPr="006375C0" w:rsidRDefault="006375C0" w:rsidP="006375C0">
      <w:pPr>
        <w:pStyle w:val="EndNoteBibliography"/>
        <w:spacing w:after="0"/>
        <w:ind w:left="720" w:hanging="720"/>
      </w:pPr>
      <w:r w:rsidRPr="006375C0">
        <w:t xml:space="preserve">Tao, Q., &amp; Ghassemi, A. (2010). Poro-thermoelastic borehole stress analysis for determination of the in situ stress and rock strength. </w:t>
      </w:r>
      <w:r w:rsidRPr="006375C0">
        <w:rPr>
          <w:i/>
        </w:rPr>
        <w:t>Geothermics, 39</w:t>
      </w:r>
      <w:r w:rsidRPr="006375C0">
        <w:t xml:space="preserve">(3), 250-259. </w:t>
      </w:r>
    </w:p>
    <w:p w14:paraId="301A0E23" w14:textId="77777777" w:rsidR="006375C0" w:rsidRPr="006375C0" w:rsidRDefault="006375C0" w:rsidP="006375C0">
      <w:pPr>
        <w:pStyle w:val="EndNoteBibliography"/>
        <w:spacing w:after="0"/>
        <w:ind w:left="720" w:hanging="720"/>
      </w:pPr>
      <w:r w:rsidRPr="006375C0">
        <w:t xml:space="preserve">Trémosa, J., Gonçalvès, J., Matray, J., &amp; Violette, S. (2010). Estimating thermo-osmotic coefficients in clay-rocks: II. In situ experimental approach. </w:t>
      </w:r>
      <w:r w:rsidRPr="006375C0">
        <w:rPr>
          <w:i/>
        </w:rPr>
        <w:t>Journal of colloid and interface science, 342</w:t>
      </w:r>
      <w:r w:rsidRPr="006375C0">
        <w:t xml:space="preserve">(1), 175-184. </w:t>
      </w:r>
    </w:p>
    <w:p w14:paraId="2423F541" w14:textId="77777777" w:rsidR="006375C0" w:rsidRPr="006375C0" w:rsidRDefault="006375C0" w:rsidP="006375C0">
      <w:pPr>
        <w:pStyle w:val="EndNoteBibliography"/>
        <w:spacing w:after="0"/>
        <w:ind w:left="720" w:hanging="720"/>
      </w:pPr>
      <w:r w:rsidRPr="006375C0">
        <w:t xml:space="preserve">Valov, A., Golovin, S., Shcherbakov, V., &amp; Kuznetsov, D. (2022). Thermoporoelastic model for the cement sheath failure in a cased and cemented wellbore. </w:t>
      </w:r>
      <w:r w:rsidRPr="006375C0">
        <w:rPr>
          <w:i/>
        </w:rPr>
        <w:t>Journal of Petroleum Science and Engineering, 210</w:t>
      </w:r>
      <w:r w:rsidRPr="006375C0">
        <w:t xml:space="preserve">, 109916. </w:t>
      </w:r>
    </w:p>
    <w:p w14:paraId="19F5264F" w14:textId="77777777" w:rsidR="006375C0" w:rsidRPr="006375C0" w:rsidRDefault="006375C0" w:rsidP="006375C0">
      <w:pPr>
        <w:pStyle w:val="EndNoteBibliography"/>
        <w:spacing w:after="0"/>
        <w:ind w:left="720" w:hanging="720"/>
      </w:pPr>
      <w:r w:rsidRPr="006375C0">
        <w:t xml:space="preserve">Vrålstad, T., Saasen, A., Fjær, E., Øia, T., Ytrehus, J. D., &amp; Khalifeh, M. (2019). Plug &amp; abandonment of offshore wells: Ensuring long-term well integrity and cost-efficiency. </w:t>
      </w:r>
      <w:r w:rsidRPr="006375C0">
        <w:rPr>
          <w:i/>
        </w:rPr>
        <w:t>Journal of Petroleum Science and Engineering, 173</w:t>
      </w:r>
      <w:r w:rsidRPr="006375C0">
        <w:t xml:space="preserve">, 478-491. </w:t>
      </w:r>
    </w:p>
    <w:p w14:paraId="536C77B5" w14:textId="77777777" w:rsidR="006375C0" w:rsidRPr="006375C0" w:rsidRDefault="006375C0" w:rsidP="006375C0">
      <w:pPr>
        <w:pStyle w:val="EndNoteBibliography"/>
        <w:spacing w:after="0"/>
        <w:ind w:left="720" w:hanging="720"/>
      </w:pPr>
      <w:r w:rsidRPr="006375C0">
        <w:t xml:space="preserve">Wang, H. F. (2017). </w:t>
      </w:r>
      <w:r w:rsidRPr="006375C0">
        <w:rPr>
          <w:i/>
        </w:rPr>
        <w:t>Theory of linear poroelasticity with applications to geomechanics and hydrogeology</w:t>
      </w:r>
      <w:r w:rsidRPr="006375C0">
        <w:t>: Princeton University Press.</w:t>
      </w:r>
    </w:p>
    <w:p w14:paraId="58BBBEC0" w14:textId="77777777" w:rsidR="006375C0" w:rsidRPr="006375C0" w:rsidRDefault="006375C0" w:rsidP="006375C0">
      <w:pPr>
        <w:pStyle w:val="EndNoteBibliography"/>
        <w:spacing w:after="0"/>
        <w:ind w:left="720" w:hanging="720"/>
      </w:pPr>
      <w:r w:rsidRPr="006375C0">
        <w:t xml:space="preserve">Wang, Y., &amp; Dusseault, M. B. (2003). A coupled conductive–convective thermo-poroelastic solution and implications for wellbore stability. </w:t>
      </w:r>
      <w:r w:rsidRPr="006375C0">
        <w:rPr>
          <w:i/>
        </w:rPr>
        <w:t>Journal of Petroleum Science and Engineering, 38</w:t>
      </w:r>
      <w:r w:rsidRPr="006375C0">
        <w:t xml:space="preserve">(3-4), 187-198. </w:t>
      </w:r>
    </w:p>
    <w:p w14:paraId="15AB537B" w14:textId="6EC107FE" w:rsidR="006375C0" w:rsidRPr="006375C0" w:rsidRDefault="006375C0" w:rsidP="006375C0">
      <w:pPr>
        <w:pStyle w:val="EndNoteBibliography"/>
        <w:spacing w:after="0"/>
        <w:ind w:left="720" w:hanging="720"/>
      </w:pPr>
      <w:r w:rsidRPr="006375C0">
        <w:t xml:space="preserve">Weisstein, E. W. (2002). Eigen decomposition. </w:t>
      </w:r>
      <w:hyperlink r:id="rId428" w:history="1">
        <w:r w:rsidRPr="006375C0">
          <w:rPr>
            <w:rStyle w:val="Hyperlink"/>
            <w:i/>
          </w:rPr>
          <w:t>https://mathworld</w:t>
        </w:r>
      </w:hyperlink>
      <w:r w:rsidRPr="006375C0">
        <w:rPr>
          <w:i/>
        </w:rPr>
        <w:t>. wolfram. com/</w:t>
      </w:r>
      <w:r w:rsidRPr="006375C0">
        <w:t xml:space="preserve">. </w:t>
      </w:r>
    </w:p>
    <w:p w14:paraId="7F04362F" w14:textId="77777777" w:rsidR="006375C0" w:rsidRPr="006375C0" w:rsidRDefault="006375C0" w:rsidP="006375C0">
      <w:pPr>
        <w:pStyle w:val="EndNoteBibliography"/>
        <w:spacing w:after="0"/>
        <w:ind w:left="720" w:hanging="720"/>
      </w:pPr>
      <w:r w:rsidRPr="006375C0">
        <w:t xml:space="preserve">Xu, S., &amp; Zoback, M. D. (2015). </w:t>
      </w:r>
      <w:r w:rsidRPr="006375C0">
        <w:rPr>
          <w:i/>
        </w:rPr>
        <w:t>Analysis of stress variations with depth in the Permian Basin Spraberry/Dean/Wolfcamp Shale.</w:t>
      </w:r>
      <w:r w:rsidRPr="006375C0">
        <w:t xml:space="preserve"> Paper presented at the 49th US Rock Mechanics/Geomechanics Symposium, Paper number: ARMA-2015-189, June 28, 2015, San Francisco, California.</w:t>
      </w:r>
    </w:p>
    <w:p w14:paraId="0A19E6F5" w14:textId="77777777" w:rsidR="006375C0" w:rsidRPr="006375C0" w:rsidRDefault="006375C0" w:rsidP="006375C0">
      <w:pPr>
        <w:pStyle w:val="EndNoteBibliography"/>
        <w:spacing w:after="0"/>
        <w:ind w:left="720" w:hanging="720"/>
      </w:pPr>
      <w:r w:rsidRPr="006375C0">
        <w:t xml:space="preserve">Zhou, X., &amp; Ghassemi, A. (2009). Finite element analysis of coupled chemo-poro-thermo-mechanical effects around a wellbore in swelling shale. </w:t>
      </w:r>
      <w:r w:rsidRPr="006375C0">
        <w:rPr>
          <w:i/>
        </w:rPr>
        <w:t>International Journal of Rock Mechanics and Mining Sciences, 46</w:t>
      </w:r>
      <w:r w:rsidRPr="006375C0">
        <w:t xml:space="preserve">(4), 769-778. </w:t>
      </w:r>
    </w:p>
    <w:p w14:paraId="6A249F71" w14:textId="77777777" w:rsidR="006375C0" w:rsidRPr="006375C0" w:rsidRDefault="006375C0" w:rsidP="006375C0">
      <w:pPr>
        <w:pStyle w:val="EndNoteBibliography"/>
        <w:ind w:left="720" w:hanging="720"/>
      </w:pPr>
      <w:r w:rsidRPr="006375C0">
        <w:t xml:space="preserve">Zoback, M., Barton, C., Brudy, M., Castillo, D., Finkbeiner, T., Grollimund, B., . . . Wiprut, D. (2003). Determination of stress orientation and magnitude in deep wells. </w:t>
      </w:r>
      <w:r w:rsidRPr="006375C0">
        <w:rPr>
          <w:i/>
        </w:rPr>
        <w:t>International Journal of Rock Mechanics and Mining Sciences, 40</w:t>
      </w:r>
      <w:r w:rsidRPr="006375C0">
        <w:t xml:space="preserve">(7-8), 1049-1076. </w:t>
      </w:r>
    </w:p>
    <w:p w14:paraId="79BC190C" w14:textId="62D825B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u, Yunxing" w:date="2022-08-17T11:36:00Z" w:initials="LY">
    <w:p w14:paraId="148876ED" w14:textId="589C9C39" w:rsidR="0052054A" w:rsidRDefault="0052054A">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2" w:author="Bunger, Andrew P" w:date="2022-08-19T09:22:00Z" w:initials="BAP">
    <w:p w14:paraId="69AB880E" w14:textId="77777777" w:rsidR="0052054A" w:rsidRDefault="0052054A"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3" w:author="Lu, Yunxing" w:date="2022-08-22T09:12:00Z" w:initials="LY">
    <w:p w14:paraId="3469FF19" w14:textId="4CADD924" w:rsidR="0052054A" w:rsidRDefault="0052054A">
      <w:pPr>
        <w:pStyle w:val="CommentText"/>
      </w:pPr>
      <w:r>
        <w:rPr>
          <w:rStyle w:val="CommentReference"/>
        </w:rPr>
        <w:annotationRef/>
      </w:r>
      <w:r>
        <w:t>Agree.</w:t>
      </w:r>
    </w:p>
  </w:comment>
  <w:comment w:id="6" w:author="Bunger, Andrew P" w:date="2022-08-17T09:51:00Z" w:initials="BAP">
    <w:p w14:paraId="482CF2DB" w14:textId="5282876A" w:rsidR="0052054A" w:rsidRDefault="0052054A"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7" w:author="Lu, Yunxing" w:date="2022-08-17T11:50:00Z" w:initials="LY">
    <w:p w14:paraId="4402B8F1" w14:textId="078C1B6F" w:rsidR="0052054A" w:rsidRDefault="0052054A">
      <w:pPr>
        <w:pStyle w:val="CommentText"/>
      </w:pPr>
      <w:r>
        <w:rPr>
          <w:rStyle w:val="CommentReference"/>
        </w:rPr>
        <w:annotationRef/>
      </w:r>
      <w:r>
        <w:t>Agree.</w:t>
      </w:r>
    </w:p>
  </w:comment>
  <w:comment w:id="8" w:author="Bunger, Andrew P" w:date="2022-08-17T09:55:00Z" w:initials="BAP">
    <w:p w14:paraId="62E8C3BE" w14:textId="77777777" w:rsidR="0052054A" w:rsidRDefault="0052054A" w:rsidP="00B12C02">
      <w:pPr>
        <w:pStyle w:val="CommentText"/>
      </w:pPr>
      <w:r>
        <w:rPr>
          <w:rStyle w:val="CommentReference"/>
        </w:rPr>
        <w:annotationRef/>
      </w:r>
      <w:r>
        <w:t>Are you sure this is the first? Is that what is referenced in Wang's book?</w:t>
      </w:r>
    </w:p>
  </w:comment>
  <w:comment w:id="9" w:author="Lu, Yunxing" w:date="2022-08-17T17:12:00Z" w:initials="LY">
    <w:p w14:paraId="12940F72" w14:textId="14895A91" w:rsidR="0052054A" w:rsidRDefault="0052054A">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10" w:author="Bunger, Andrew P" w:date="2022-08-19T09:24:00Z" w:initials="BAP">
    <w:p w14:paraId="7B162F73" w14:textId="77777777" w:rsidR="0052054A" w:rsidRDefault="0052054A" w:rsidP="00160C48">
      <w:pPr>
        <w:pStyle w:val="CommentText"/>
      </w:pPr>
      <w:r>
        <w:rPr>
          <w:rStyle w:val="CommentReference"/>
        </w:rPr>
        <w:annotationRef/>
      </w:r>
      <w:r>
        <w:t>OK - but here it still reads that his 1977 paper was first to put thermal part into poroelastic framework. Is this correct?</w:t>
      </w:r>
    </w:p>
  </w:comment>
  <w:comment w:id="11" w:author="Lu, Yunxing" w:date="2022-08-22T09:28:00Z" w:initials="LY">
    <w:p w14:paraId="5135E27D" w14:textId="2950654A" w:rsidR="0052054A" w:rsidRDefault="0052054A">
      <w:pPr>
        <w:pStyle w:val="CommentText"/>
      </w:pPr>
      <w:r>
        <w:rPr>
          <w:rStyle w:val="CommentReference"/>
        </w:rPr>
        <w:annotationRef/>
      </w:r>
      <w:r>
        <w:t>Yes.</w:t>
      </w:r>
    </w:p>
  </w:comment>
  <w:comment w:id="12" w:author="Bunger, Andrew P" w:date="2022-08-19T09:53:00Z" w:initials="BAP">
    <w:p w14:paraId="53F8D64F" w14:textId="77777777" w:rsidR="0052054A" w:rsidRDefault="0052054A" w:rsidP="00D7323E">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13" w:author="Lu, Yunxing" w:date="2022-08-22T10:26:00Z" w:initials="LY">
    <w:p w14:paraId="46958AC9" w14:textId="4CAE1CAF" w:rsidR="0052054A" w:rsidRDefault="0052054A">
      <w:pPr>
        <w:pStyle w:val="CommentText"/>
      </w:pPr>
      <w:r>
        <w:rPr>
          <w:rStyle w:val="CommentReference"/>
        </w:rPr>
        <w:annotationRef/>
      </w:r>
      <w:r>
        <w:t xml:space="preserve">Rearranged accordingly, please check.  </w:t>
      </w:r>
    </w:p>
  </w:comment>
  <w:comment w:id="15" w:author="Bunger, Andrew P" w:date="2022-08-19T09:56:00Z" w:initials="BAP">
    <w:p w14:paraId="29DC7A59" w14:textId="77777777" w:rsidR="0052054A" w:rsidRDefault="0052054A">
      <w:pPr>
        <w:pStyle w:val="CommentText"/>
      </w:pPr>
      <w:r>
        <w:rPr>
          <w:rStyle w:val="CommentReference"/>
        </w:rPr>
        <w:annotationRef/>
      </w:r>
      <w:r>
        <w:t>Suggest to title this section more generally - it is a solution for a particular geometry under certain constraint. Maybe PTEOF Solution for Constrained Cylinder.</w:t>
      </w:r>
    </w:p>
    <w:p w14:paraId="0A4E8240" w14:textId="77777777" w:rsidR="0052054A" w:rsidRDefault="0052054A">
      <w:pPr>
        <w:pStyle w:val="CommentText"/>
      </w:pPr>
    </w:p>
    <w:p w14:paraId="00E78388" w14:textId="77777777" w:rsidR="0052054A" w:rsidRDefault="0052054A">
      <w:pPr>
        <w:pStyle w:val="CommentText"/>
      </w:pPr>
      <w:r>
        <w:t>Then at the start of section 3.1 you can state that this geometry is inspired by P&amp;A.</w:t>
      </w:r>
    </w:p>
    <w:p w14:paraId="4CADA750" w14:textId="77777777" w:rsidR="0052054A" w:rsidRDefault="0052054A">
      <w:pPr>
        <w:pStyle w:val="CommentText"/>
      </w:pPr>
    </w:p>
    <w:p w14:paraId="4C21E779" w14:textId="77777777" w:rsidR="0052054A" w:rsidRDefault="0052054A" w:rsidP="00160C48">
      <w:pPr>
        <w:pStyle w:val="CommentText"/>
      </w:pPr>
      <w:r>
        <w:t>Then I think you need a figure (either way, a figure is needed here to show geometry and BCs). You can start with generic illustration of geometry and boundary conditions. Then you can give a cartoon illustration of how it relates to P&amp;A.</w:t>
      </w:r>
    </w:p>
  </w:comment>
  <w:comment w:id="16" w:author="Lu, Yunxing" w:date="2022-08-22T11:44:00Z" w:initials="LY">
    <w:p w14:paraId="6BF6B3FE" w14:textId="3E64767B" w:rsidR="0052054A" w:rsidRDefault="0052054A">
      <w:pPr>
        <w:pStyle w:val="CommentText"/>
      </w:pPr>
      <w:r>
        <w:rPr>
          <w:rStyle w:val="CommentReference"/>
        </w:rPr>
        <w:annotationRef/>
      </w:r>
      <w:r>
        <w:t xml:space="preserve">Have updated accordingly, please check. </w:t>
      </w:r>
    </w:p>
  </w:comment>
  <w:comment w:id="20" w:author="Bunger, Andrew P" w:date="2022-08-17T10:36:00Z" w:initials="BAP">
    <w:p w14:paraId="38CF1CA6" w14:textId="4A53FA26" w:rsidR="0052054A" w:rsidRDefault="0052054A" w:rsidP="00B12C02">
      <w:pPr>
        <w:pStyle w:val="CommentText"/>
      </w:pPr>
      <w:r>
        <w:rPr>
          <w:rStyle w:val="CommentReference"/>
        </w:rPr>
        <w:annotationRef/>
      </w:r>
      <w:r>
        <w:t>I don't think you are doing any numerical analysis. Should rename this section to reflect its contents.</w:t>
      </w:r>
    </w:p>
  </w:comment>
  <w:comment w:id="21" w:author="Lu, Yunxing" w:date="2022-08-17T20:47:00Z" w:initials="LY">
    <w:p w14:paraId="09561C60" w14:textId="0FA7B372" w:rsidR="0052054A" w:rsidRDefault="0052054A">
      <w:pPr>
        <w:pStyle w:val="CommentText"/>
      </w:pPr>
      <w:r>
        <w:rPr>
          <w:rStyle w:val="CommentReference"/>
        </w:rPr>
        <w:annotationRef/>
      </w:r>
      <w:r>
        <w:t>Changed to parametric analysis and discussions.</w:t>
      </w:r>
    </w:p>
  </w:comment>
  <w:comment w:id="22" w:author="Bunger, Andrew P" w:date="2022-08-19T09:58:00Z" w:initials="BAP">
    <w:p w14:paraId="408DEDBC" w14:textId="77777777" w:rsidR="0052054A" w:rsidRDefault="0052054A" w:rsidP="00160C48">
      <w:pPr>
        <w:pStyle w:val="CommentText"/>
      </w:pPr>
      <w:r>
        <w:rPr>
          <w:rStyle w:val="CommentReference"/>
        </w:rPr>
        <w:annotationRef/>
      </w:r>
      <w:r>
        <w:t>I think it is pretty limited as a parametric study. But very insightful as a presentation of model behavior. So maybe call this "Behavior of the Model"</w:t>
      </w:r>
    </w:p>
  </w:comment>
  <w:comment w:id="23" w:author="Lu, Yunxing" w:date="2022-08-21T18:14:00Z" w:initials="LY">
    <w:p w14:paraId="7FD5E6E6" w14:textId="37E97443" w:rsidR="0052054A" w:rsidRDefault="0052054A">
      <w:pPr>
        <w:pStyle w:val="CommentText"/>
      </w:pPr>
      <w:r>
        <w:rPr>
          <w:rStyle w:val="CommentReference"/>
        </w:rPr>
        <w:annotationRef/>
      </w:r>
      <w:r>
        <w:t>Agree</w:t>
      </w:r>
    </w:p>
  </w:comment>
  <w:comment w:id="24" w:author="Bunger, Andrew P" w:date="2022-08-19T10:08:00Z" w:initials="BAP">
    <w:p w14:paraId="1A944CEC" w14:textId="77777777" w:rsidR="0052054A" w:rsidRDefault="0052054A">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52054A" w:rsidRDefault="0052054A">
      <w:pPr>
        <w:pStyle w:val="CommentText"/>
      </w:pPr>
    </w:p>
    <w:p w14:paraId="2C521CA8" w14:textId="77777777" w:rsidR="0052054A" w:rsidRDefault="0052054A">
      <w:pPr>
        <w:pStyle w:val="CommentText"/>
      </w:pPr>
      <w:r>
        <w:t>Also we are not getting a sense of how rapidly the solution is changing in time. Consider also showing evolution of pore pressure at center of the cylinder with time.</w:t>
      </w:r>
    </w:p>
    <w:p w14:paraId="65222169" w14:textId="77777777" w:rsidR="0052054A" w:rsidRDefault="0052054A">
      <w:pPr>
        <w:pStyle w:val="CommentText"/>
      </w:pPr>
    </w:p>
    <w:p w14:paraId="7A5DEDAE" w14:textId="77777777" w:rsidR="0052054A" w:rsidRDefault="0052054A" w:rsidP="00160C48">
      <w:pPr>
        <w:pStyle w:val="CommentText"/>
      </w:pPr>
      <w:r>
        <w:t>If you have subplots a and b, these should have a single caption, not having part of the caption in the middle of the figure.</w:t>
      </w:r>
    </w:p>
  </w:comment>
  <w:comment w:id="25" w:author="Lu, Yunxing" w:date="2022-08-21T18:14:00Z" w:initials="LY">
    <w:p w14:paraId="25B18049" w14:textId="4308368A" w:rsidR="0052054A" w:rsidRDefault="0052054A">
      <w:pPr>
        <w:pStyle w:val="CommentText"/>
      </w:pPr>
      <w:r>
        <w:rPr>
          <w:rStyle w:val="CommentReference"/>
        </w:rPr>
        <w:annotationRef/>
      </w:r>
      <w:r>
        <w:t xml:space="preserve">Have updated accordingly, please check. </w:t>
      </w:r>
    </w:p>
  </w:comment>
  <w:comment w:id="26" w:author="Bunger, Andrew P" w:date="2022-08-19T10:03:00Z" w:initials="BAP">
    <w:p w14:paraId="6581E8B2" w14:textId="2F194CFC" w:rsidR="0052054A" w:rsidRDefault="0052054A" w:rsidP="00160C48">
      <w:pPr>
        <w:pStyle w:val="CommentText"/>
      </w:pPr>
      <w:r>
        <w:rPr>
          <w:rStyle w:val="CommentReference"/>
        </w:rPr>
        <w:annotationRef/>
      </w:r>
      <w:r>
        <w:t>There is confusion in this section because you talk about "effective stress", "total effective stress" (which is odd terminology because usually "total stress" is the effective stress plus pore pressure), and then, by way of the axis title in the figure, the "Change in effective stress". There should be an equation that clearly shows what you are taking as effective stress and then keep terminology consistent.</w:t>
      </w:r>
    </w:p>
  </w:comment>
  <w:comment w:id="27" w:author="Lu, Yunxing" w:date="2022-08-21T18:15:00Z" w:initials="LY">
    <w:p w14:paraId="38BECB28" w14:textId="279B6FCF" w:rsidR="0052054A" w:rsidRDefault="0052054A">
      <w:pPr>
        <w:pStyle w:val="CommentText"/>
      </w:pPr>
      <w:r>
        <w:rPr>
          <w:rStyle w:val="CommentReference"/>
        </w:rPr>
        <w:annotationRef/>
      </w:r>
      <w:r>
        <w:t>Have added the equation and updated accordingly, please check.</w:t>
      </w:r>
    </w:p>
  </w:comment>
  <w:comment w:id="29" w:author="Bunger, Andrew P" w:date="2022-08-19T10:16:00Z" w:initials="BAP">
    <w:p w14:paraId="3BD7332F" w14:textId="77777777" w:rsidR="0052054A" w:rsidRDefault="0052054A"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30" w:author="Lu, Yunxing" w:date="2022-09-07T01:51:00Z" w:initials="LY">
    <w:p w14:paraId="0E77F9D3" w14:textId="78F87A50" w:rsidR="0052054A" w:rsidRDefault="0052054A">
      <w:pPr>
        <w:pStyle w:val="CommentText"/>
      </w:pPr>
      <w:r>
        <w:rPr>
          <w:rStyle w:val="CommentReference"/>
        </w:rPr>
        <w:annotationRef/>
      </w:r>
      <w:r>
        <w:t>Ha</w:t>
      </w:r>
      <w:r>
        <w:rPr>
          <w:rFonts w:hint="eastAsia"/>
        </w:rPr>
        <w:t>v</w:t>
      </w:r>
      <w:r>
        <w:t>e updated, please check</w:t>
      </w:r>
    </w:p>
  </w:comment>
  <w:comment w:id="39" w:author="Bunger, Andrew P" w:date="2022-08-19T10:13:00Z" w:initials="BAP">
    <w:p w14:paraId="64DEDE6C" w14:textId="0CE5BA61" w:rsidR="0052054A" w:rsidRDefault="0052054A" w:rsidP="00160C48">
      <w:pPr>
        <w:pStyle w:val="CommentText"/>
      </w:pPr>
      <w:r>
        <w:rPr>
          <w:rStyle w:val="CommentReference"/>
        </w:rPr>
        <w:annotationRef/>
      </w:r>
      <w:r>
        <w:t>Axis scale needs larger font, and x label should go outside to match the y label.</w:t>
      </w:r>
    </w:p>
  </w:comment>
  <w:comment w:id="41" w:author="Bunger, Andrew P" w:date="2022-08-19T10:14:00Z" w:initials="BAP">
    <w:p w14:paraId="180645EE" w14:textId="77777777" w:rsidR="0052054A" w:rsidRDefault="0052054A" w:rsidP="00160C48">
      <w:pPr>
        <w:pStyle w:val="CommentText"/>
      </w:pPr>
      <w:r>
        <w:rPr>
          <w:rStyle w:val="CommentReference"/>
        </w:rPr>
        <w:annotationRef/>
      </w:r>
      <w:r>
        <w:t>At the introduction you were using a large font for major headings, but then it kind of falls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4C21E779" w15:done="0"/>
  <w15:commentEx w15:paraId="6BF6B3FE" w15:paraIdParent="4C21E779" w15:done="0"/>
  <w15:commentEx w15:paraId="38CF1CA6" w15:done="0"/>
  <w15:commentEx w15:paraId="09561C60" w15:paraIdParent="38CF1CA6" w15:done="0"/>
  <w15:commentEx w15:paraId="408DEDBC" w15:paraIdParent="38CF1CA6" w15:done="0"/>
  <w15:commentEx w15:paraId="7FD5E6E6" w15:paraIdParent="38CF1CA6" w15:done="0"/>
  <w15:commentEx w15:paraId="7A5DEDAE" w15:done="0"/>
  <w15:commentEx w15:paraId="25B18049" w15:paraIdParent="7A5DEDAE" w15:done="0"/>
  <w15:commentEx w15:paraId="6581E8B2" w15:done="0"/>
  <w15:commentEx w15:paraId="38BECB28" w15:paraIdParent="6581E8B2" w15:done="0"/>
  <w15:commentEx w15:paraId="3BD7332F" w15:done="0"/>
  <w15:commentEx w15:paraId="0E77F9D3" w15:paraIdParent="3BD7332F" w15:done="0"/>
  <w15:commentEx w15:paraId="64DEDE6C" w15:done="0"/>
  <w15:commentEx w15:paraId="180645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A9D4FB" w16cex:dateUtc="2022-08-19T13:23:00Z"/>
  <w16cex:commentExtensible w16cex:durableId="26A9D51C" w16cex:dateUtc="2022-08-19T13:23:00Z"/>
  <w16cex:commentExtensible w16cex:durableId="26A738A2" w16cex:dateUtc="2022-08-17T13:51:00Z"/>
  <w16cex:commentExtensible w16cex:durableId="26A739AC" w16cex:dateUtc="2022-08-17T13:55:00Z"/>
  <w16cex:commentExtensible w16cex:durableId="26A9D56A" w16cex:dateUtc="2022-08-19T13:24:00Z"/>
  <w16cex:commentExtensible w16cex:durableId="26A742A8" w16cex:dateUtc="2022-08-17T14:34:00Z"/>
  <w16cex:commentExtensible w16cex:durableId="26A9D641" w16cex:dateUtc="2022-08-19T13:28:00Z"/>
  <w16cex:commentExtensible w16cex:durableId="26A9DC32" w16cex:dateUtc="2022-08-19T13:53:00Z"/>
  <w16cex:commentExtensible w16cex:durableId="26A9DCCB" w16cex:dateUtc="2022-08-19T13:56:00Z"/>
  <w16cex:commentExtensible w16cex:durableId="26A9DCF1" w16cex:dateUtc="2022-08-19T13:57:00Z"/>
  <w16cex:commentExtensible w16cex:durableId="26A74345" w16cex:dateUtc="2022-08-17T14:36:00Z"/>
  <w16cex:commentExtensible w16cex:durableId="26A9DD57" w16cex:dateUtc="2022-08-19T13:58:00Z"/>
  <w16cex:commentExtensible w16cex:durableId="26A9DF86" w16cex:dateUtc="2022-08-19T14:08:00Z"/>
  <w16cex:commentExtensible w16cex:durableId="26A9E07E" w16cex:dateUtc="2022-08-19T14:12:00Z"/>
  <w16cex:commentExtensible w16cex:durableId="26A9DE60" w16cex:dateUtc="2022-08-19T14:03:00Z"/>
  <w16cex:commentExtensible w16cex:durableId="26A9E021" w16cex:dateUtc="2022-08-19T14:10:00Z"/>
  <w16cex:commentExtensible w16cex:durableId="26A9E195" w16cex:dateUtc="2022-08-19T14:16:00Z"/>
  <w16cex:commentExtensible w16cex:durableId="26A9E102" w16cex:dateUtc="2022-08-19T14:14:00Z"/>
  <w16cex:commentExtensible w16cex:durableId="26A9E10D" w16cex:dateUtc="2022-08-19T14:14:00Z"/>
  <w16cex:commentExtensible w16cex:durableId="26A9E0B5" w16cex:dateUtc="2022-08-19T14:13:00Z"/>
  <w16cex:commentExtensible w16cex:durableId="26A9E0EF" w16cex:dateUtc="2022-08-19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43B99E29" w16cid:durableId="26A9D478"/>
  <w16cid:commentId w16cid:paraId="3E87D9E8" w16cid:durableId="26A9D4FB"/>
  <w16cid:commentId w16cid:paraId="223EAACF" w16cid:durableId="26A9D479"/>
  <w16cid:commentId w16cid:paraId="332FB1E1" w16cid:durableId="26A9D51C"/>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4832A65B" w16cid:durableId="26A742A8"/>
  <w16cid:commentId w16cid:paraId="1EDA9080" w16cid:durableId="26A9D47F"/>
  <w16cid:commentId w16cid:paraId="4DA3BA21" w16cid:durableId="26A9D641"/>
  <w16cid:commentId w16cid:paraId="0DBF47D6" w16cid:durableId="26A9DC32"/>
  <w16cid:commentId w16cid:paraId="4C21E779" w16cid:durableId="26A9DCCB"/>
  <w16cid:commentId w16cid:paraId="6FEE9CA1" w16cid:durableId="26A9DCF1"/>
  <w16cid:commentId w16cid:paraId="38CF1CA6" w16cid:durableId="26A74345"/>
  <w16cid:commentId w16cid:paraId="09561C60" w16cid:durableId="26A9D481"/>
  <w16cid:commentId w16cid:paraId="408DEDBC" w16cid:durableId="26A9DD57"/>
  <w16cid:commentId w16cid:paraId="7A5DEDAE" w16cid:durableId="26A9DF86"/>
  <w16cid:commentId w16cid:paraId="40992272" w16cid:durableId="26A9E07E"/>
  <w16cid:commentId w16cid:paraId="6581E8B2" w16cid:durableId="26A9DE60"/>
  <w16cid:commentId w16cid:paraId="0ADB4402" w16cid:durableId="26A9E021"/>
  <w16cid:commentId w16cid:paraId="3BD7332F" w16cid:durableId="26A9E195"/>
  <w16cid:commentId w16cid:paraId="6C6F5F49" w16cid:durableId="26A9E102"/>
  <w16cid:commentId w16cid:paraId="14231261" w16cid:durableId="26A9E10D"/>
  <w16cid:commentId w16cid:paraId="64DEDE6C" w16cid:durableId="26A9E0B5"/>
  <w16cid:commentId w16cid:paraId="180645EE" w16cid:durableId="26A9E0E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6F569" w14:textId="77777777" w:rsidR="00804A71" w:rsidRDefault="00804A71" w:rsidP="00C14B17">
      <w:pPr>
        <w:spacing w:after="0" w:line="240" w:lineRule="auto"/>
      </w:pPr>
      <w:r>
        <w:separator/>
      </w:r>
    </w:p>
  </w:endnote>
  <w:endnote w:type="continuationSeparator" w:id="0">
    <w:p w14:paraId="31B975BC" w14:textId="77777777" w:rsidR="00804A71" w:rsidRDefault="00804A71"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4ABD5" w14:textId="77777777" w:rsidR="00804A71" w:rsidRDefault="00804A71" w:rsidP="00C14B17">
      <w:pPr>
        <w:spacing w:after="0" w:line="240" w:lineRule="auto"/>
      </w:pPr>
      <w:r>
        <w:separator/>
      </w:r>
    </w:p>
  </w:footnote>
  <w:footnote w:type="continuationSeparator" w:id="0">
    <w:p w14:paraId="632C58A5" w14:textId="77777777" w:rsidR="00804A71" w:rsidRDefault="00804A71"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akFAHj9R0A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44346"/>
    <w:rsid w:val="000502CB"/>
    <w:rsid w:val="0005037E"/>
    <w:rsid w:val="00051701"/>
    <w:rsid w:val="00052A1C"/>
    <w:rsid w:val="000565B9"/>
    <w:rsid w:val="00060E7C"/>
    <w:rsid w:val="000624B4"/>
    <w:rsid w:val="00063DE0"/>
    <w:rsid w:val="00066FBC"/>
    <w:rsid w:val="000714C8"/>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64F9"/>
    <w:rsid w:val="000D7799"/>
    <w:rsid w:val="000E41C7"/>
    <w:rsid w:val="000E42FB"/>
    <w:rsid w:val="000E4DB8"/>
    <w:rsid w:val="000E67A2"/>
    <w:rsid w:val="000E70D7"/>
    <w:rsid w:val="000F0502"/>
    <w:rsid w:val="001015F2"/>
    <w:rsid w:val="00103C90"/>
    <w:rsid w:val="00106112"/>
    <w:rsid w:val="00107A49"/>
    <w:rsid w:val="0011331F"/>
    <w:rsid w:val="001153BA"/>
    <w:rsid w:val="00120051"/>
    <w:rsid w:val="00124870"/>
    <w:rsid w:val="001279FE"/>
    <w:rsid w:val="00130335"/>
    <w:rsid w:val="00133F37"/>
    <w:rsid w:val="00137205"/>
    <w:rsid w:val="00137220"/>
    <w:rsid w:val="0013783D"/>
    <w:rsid w:val="0013791D"/>
    <w:rsid w:val="001403EB"/>
    <w:rsid w:val="001405D8"/>
    <w:rsid w:val="0014262A"/>
    <w:rsid w:val="0014688A"/>
    <w:rsid w:val="00147199"/>
    <w:rsid w:val="00152817"/>
    <w:rsid w:val="0015351E"/>
    <w:rsid w:val="00160C48"/>
    <w:rsid w:val="00163297"/>
    <w:rsid w:val="00164776"/>
    <w:rsid w:val="00166F53"/>
    <w:rsid w:val="0017609D"/>
    <w:rsid w:val="0018145D"/>
    <w:rsid w:val="00191965"/>
    <w:rsid w:val="001945E4"/>
    <w:rsid w:val="00195D4D"/>
    <w:rsid w:val="001A2310"/>
    <w:rsid w:val="001A23F1"/>
    <w:rsid w:val="001A53EE"/>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3C68"/>
    <w:rsid w:val="001E4593"/>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70350"/>
    <w:rsid w:val="00271439"/>
    <w:rsid w:val="00282C80"/>
    <w:rsid w:val="00290E06"/>
    <w:rsid w:val="002A079F"/>
    <w:rsid w:val="002A1172"/>
    <w:rsid w:val="002A13FF"/>
    <w:rsid w:val="002A1718"/>
    <w:rsid w:val="002A2B4E"/>
    <w:rsid w:val="002A2DFE"/>
    <w:rsid w:val="002A31AD"/>
    <w:rsid w:val="002A31AE"/>
    <w:rsid w:val="002A3A7D"/>
    <w:rsid w:val="002C0752"/>
    <w:rsid w:val="002C3055"/>
    <w:rsid w:val="002C4A49"/>
    <w:rsid w:val="002C6BDE"/>
    <w:rsid w:val="002D0CE1"/>
    <w:rsid w:val="002D17FC"/>
    <w:rsid w:val="002D39E9"/>
    <w:rsid w:val="002D66D7"/>
    <w:rsid w:val="002E3F91"/>
    <w:rsid w:val="002E63DC"/>
    <w:rsid w:val="002F22E3"/>
    <w:rsid w:val="002F2CEB"/>
    <w:rsid w:val="002F7654"/>
    <w:rsid w:val="00302D84"/>
    <w:rsid w:val="00304B80"/>
    <w:rsid w:val="003069B6"/>
    <w:rsid w:val="0030776A"/>
    <w:rsid w:val="003130A6"/>
    <w:rsid w:val="0031667A"/>
    <w:rsid w:val="00317894"/>
    <w:rsid w:val="0032108E"/>
    <w:rsid w:val="003261F4"/>
    <w:rsid w:val="00334FDC"/>
    <w:rsid w:val="00336D0D"/>
    <w:rsid w:val="00337374"/>
    <w:rsid w:val="00345CE4"/>
    <w:rsid w:val="00346BD1"/>
    <w:rsid w:val="00352814"/>
    <w:rsid w:val="00353C7D"/>
    <w:rsid w:val="00354588"/>
    <w:rsid w:val="00356A6A"/>
    <w:rsid w:val="0036216A"/>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929F6"/>
    <w:rsid w:val="0039491A"/>
    <w:rsid w:val="003A23C4"/>
    <w:rsid w:val="003A2BD7"/>
    <w:rsid w:val="003A34DA"/>
    <w:rsid w:val="003A5DF1"/>
    <w:rsid w:val="003A6AA5"/>
    <w:rsid w:val="003B3975"/>
    <w:rsid w:val="003B533C"/>
    <w:rsid w:val="003C4F47"/>
    <w:rsid w:val="003C6F51"/>
    <w:rsid w:val="003D0A02"/>
    <w:rsid w:val="003D4F81"/>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4F37"/>
    <w:rsid w:val="004359EA"/>
    <w:rsid w:val="00435AD5"/>
    <w:rsid w:val="00437EF3"/>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F0F01"/>
    <w:rsid w:val="004F1EE8"/>
    <w:rsid w:val="004F4081"/>
    <w:rsid w:val="00504D1E"/>
    <w:rsid w:val="0051708D"/>
    <w:rsid w:val="00517A32"/>
    <w:rsid w:val="0052054A"/>
    <w:rsid w:val="00520DCC"/>
    <w:rsid w:val="00521EDB"/>
    <w:rsid w:val="00523B02"/>
    <w:rsid w:val="005250F8"/>
    <w:rsid w:val="00530F2F"/>
    <w:rsid w:val="0053409E"/>
    <w:rsid w:val="00543386"/>
    <w:rsid w:val="00544D62"/>
    <w:rsid w:val="0054530C"/>
    <w:rsid w:val="005454B9"/>
    <w:rsid w:val="0055064C"/>
    <w:rsid w:val="00551C7F"/>
    <w:rsid w:val="00557128"/>
    <w:rsid w:val="00560E69"/>
    <w:rsid w:val="00561D1D"/>
    <w:rsid w:val="00565C34"/>
    <w:rsid w:val="00566CF4"/>
    <w:rsid w:val="00570257"/>
    <w:rsid w:val="0057091C"/>
    <w:rsid w:val="00576BCD"/>
    <w:rsid w:val="005841CE"/>
    <w:rsid w:val="0059389A"/>
    <w:rsid w:val="00593DE8"/>
    <w:rsid w:val="0059763F"/>
    <w:rsid w:val="005A4765"/>
    <w:rsid w:val="005A58DF"/>
    <w:rsid w:val="005A6431"/>
    <w:rsid w:val="005B17F2"/>
    <w:rsid w:val="005B2F06"/>
    <w:rsid w:val="005B4A4F"/>
    <w:rsid w:val="005B4B3D"/>
    <w:rsid w:val="005C0A6E"/>
    <w:rsid w:val="005C356A"/>
    <w:rsid w:val="005D0761"/>
    <w:rsid w:val="005D4B11"/>
    <w:rsid w:val="005D56CB"/>
    <w:rsid w:val="005D7A9F"/>
    <w:rsid w:val="005E23D5"/>
    <w:rsid w:val="005E2ECD"/>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4FCB"/>
    <w:rsid w:val="00617D64"/>
    <w:rsid w:val="00626D30"/>
    <w:rsid w:val="00634588"/>
    <w:rsid w:val="0063470F"/>
    <w:rsid w:val="00635003"/>
    <w:rsid w:val="00635057"/>
    <w:rsid w:val="0063518E"/>
    <w:rsid w:val="00637044"/>
    <w:rsid w:val="006375C0"/>
    <w:rsid w:val="00640A4B"/>
    <w:rsid w:val="00641057"/>
    <w:rsid w:val="00646F4F"/>
    <w:rsid w:val="0065039B"/>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2C4"/>
    <w:rsid w:val="006C389D"/>
    <w:rsid w:val="006C4D22"/>
    <w:rsid w:val="006C55D6"/>
    <w:rsid w:val="006C634E"/>
    <w:rsid w:val="006D051B"/>
    <w:rsid w:val="006D0A35"/>
    <w:rsid w:val="006D1AA7"/>
    <w:rsid w:val="006D291F"/>
    <w:rsid w:val="006D2B78"/>
    <w:rsid w:val="006D64F1"/>
    <w:rsid w:val="006D65C1"/>
    <w:rsid w:val="006E003A"/>
    <w:rsid w:val="006E1F0C"/>
    <w:rsid w:val="006E3751"/>
    <w:rsid w:val="006E4151"/>
    <w:rsid w:val="006E449A"/>
    <w:rsid w:val="006E65A4"/>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2BB7"/>
    <w:rsid w:val="007664C7"/>
    <w:rsid w:val="00767C42"/>
    <w:rsid w:val="007720AC"/>
    <w:rsid w:val="00780CED"/>
    <w:rsid w:val="007853A9"/>
    <w:rsid w:val="007872C8"/>
    <w:rsid w:val="007879EE"/>
    <w:rsid w:val="00787F00"/>
    <w:rsid w:val="0079059F"/>
    <w:rsid w:val="00793A30"/>
    <w:rsid w:val="007A40EA"/>
    <w:rsid w:val="007A4899"/>
    <w:rsid w:val="007B078C"/>
    <w:rsid w:val="007B1CF8"/>
    <w:rsid w:val="007B2C01"/>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0168"/>
    <w:rsid w:val="008009C9"/>
    <w:rsid w:val="008035FA"/>
    <w:rsid w:val="00804302"/>
    <w:rsid w:val="00804A71"/>
    <w:rsid w:val="0080650E"/>
    <w:rsid w:val="00806BE0"/>
    <w:rsid w:val="0081535F"/>
    <w:rsid w:val="0082060D"/>
    <w:rsid w:val="00826A08"/>
    <w:rsid w:val="008271A5"/>
    <w:rsid w:val="008331AB"/>
    <w:rsid w:val="00834A3B"/>
    <w:rsid w:val="00835CBC"/>
    <w:rsid w:val="00835F3C"/>
    <w:rsid w:val="0084179C"/>
    <w:rsid w:val="00843769"/>
    <w:rsid w:val="00844871"/>
    <w:rsid w:val="0084507B"/>
    <w:rsid w:val="0085149E"/>
    <w:rsid w:val="008518CA"/>
    <w:rsid w:val="00851FDA"/>
    <w:rsid w:val="00854611"/>
    <w:rsid w:val="0085595E"/>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075C0"/>
    <w:rsid w:val="00910948"/>
    <w:rsid w:val="009126ED"/>
    <w:rsid w:val="009127D9"/>
    <w:rsid w:val="009211A7"/>
    <w:rsid w:val="0092196D"/>
    <w:rsid w:val="00932589"/>
    <w:rsid w:val="0093265F"/>
    <w:rsid w:val="00940159"/>
    <w:rsid w:val="00942781"/>
    <w:rsid w:val="00945059"/>
    <w:rsid w:val="0094635A"/>
    <w:rsid w:val="00946381"/>
    <w:rsid w:val="009513A6"/>
    <w:rsid w:val="009570A0"/>
    <w:rsid w:val="00964D3F"/>
    <w:rsid w:val="009669C5"/>
    <w:rsid w:val="00971EAC"/>
    <w:rsid w:val="009758B4"/>
    <w:rsid w:val="00980133"/>
    <w:rsid w:val="0098081B"/>
    <w:rsid w:val="00981E96"/>
    <w:rsid w:val="00984BC5"/>
    <w:rsid w:val="00986CEC"/>
    <w:rsid w:val="0099110A"/>
    <w:rsid w:val="0099456F"/>
    <w:rsid w:val="009A04F7"/>
    <w:rsid w:val="009A1D81"/>
    <w:rsid w:val="009A43C1"/>
    <w:rsid w:val="009A55BD"/>
    <w:rsid w:val="009B0AF1"/>
    <w:rsid w:val="009B2355"/>
    <w:rsid w:val="009B399A"/>
    <w:rsid w:val="009B3F0B"/>
    <w:rsid w:val="009B462A"/>
    <w:rsid w:val="009B68E8"/>
    <w:rsid w:val="009C03A6"/>
    <w:rsid w:val="009C6AC1"/>
    <w:rsid w:val="009C6DCF"/>
    <w:rsid w:val="009D204D"/>
    <w:rsid w:val="009D3842"/>
    <w:rsid w:val="009D56AE"/>
    <w:rsid w:val="009D63F3"/>
    <w:rsid w:val="009D6ED5"/>
    <w:rsid w:val="009D7FA4"/>
    <w:rsid w:val="009E495D"/>
    <w:rsid w:val="009E49C8"/>
    <w:rsid w:val="009F4D3C"/>
    <w:rsid w:val="00A006D8"/>
    <w:rsid w:val="00A02BD8"/>
    <w:rsid w:val="00A04C13"/>
    <w:rsid w:val="00A075A9"/>
    <w:rsid w:val="00A13CC9"/>
    <w:rsid w:val="00A17A09"/>
    <w:rsid w:val="00A23BF6"/>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30D3"/>
    <w:rsid w:val="00A843EF"/>
    <w:rsid w:val="00A85FCD"/>
    <w:rsid w:val="00A8731B"/>
    <w:rsid w:val="00A87945"/>
    <w:rsid w:val="00A93058"/>
    <w:rsid w:val="00A93EF4"/>
    <w:rsid w:val="00A95FAA"/>
    <w:rsid w:val="00AA2154"/>
    <w:rsid w:val="00AA505A"/>
    <w:rsid w:val="00AA5F64"/>
    <w:rsid w:val="00AB529D"/>
    <w:rsid w:val="00AB7DCB"/>
    <w:rsid w:val="00AC50EA"/>
    <w:rsid w:val="00AC5436"/>
    <w:rsid w:val="00AC7376"/>
    <w:rsid w:val="00AD2667"/>
    <w:rsid w:val="00AD34D8"/>
    <w:rsid w:val="00AD759D"/>
    <w:rsid w:val="00AD7C39"/>
    <w:rsid w:val="00AE5928"/>
    <w:rsid w:val="00AF24B0"/>
    <w:rsid w:val="00B07C95"/>
    <w:rsid w:val="00B1002C"/>
    <w:rsid w:val="00B103D3"/>
    <w:rsid w:val="00B12C02"/>
    <w:rsid w:val="00B15EEE"/>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A2861"/>
    <w:rsid w:val="00BA395D"/>
    <w:rsid w:val="00BA41FB"/>
    <w:rsid w:val="00BA5707"/>
    <w:rsid w:val="00BA68CB"/>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53A68"/>
    <w:rsid w:val="00C623E4"/>
    <w:rsid w:val="00C62AB4"/>
    <w:rsid w:val="00C62E6B"/>
    <w:rsid w:val="00C71B4E"/>
    <w:rsid w:val="00C72E2B"/>
    <w:rsid w:val="00C73EF8"/>
    <w:rsid w:val="00C74396"/>
    <w:rsid w:val="00C74AC4"/>
    <w:rsid w:val="00C813AA"/>
    <w:rsid w:val="00C84F96"/>
    <w:rsid w:val="00C878E1"/>
    <w:rsid w:val="00C9030D"/>
    <w:rsid w:val="00CA2BDE"/>
    <w:rsid w:val="00CA42FC"/>
    <w:rsid w:val="00CA5620"/>
    <w:rsid w:val="00CA671D"/>
    <w:rsid w:val="00CB6611"/>
    <w:rsid w:val="00CB7259"/>
    <w:rsid w:val="00CB7F3A"/>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75AF"/>
    <w:rsid w:val="00D83F7F"/>
    <w:rsid w:val="00D85DCC"/>
    <w:rsid w:val="00D87EB2"/>
    <w:rsid w:val="00D92025"/>
    <w:rsid w:val="00D94101"/>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165F"/>
    <w:rsid w:val="00E33DCF"/>
    <w:rsid w:val="00E342BC"/>
    <w:rsid w:val="00E34C45"/>
    <w:rsid w:val="00E37C68"/>
    <w:rsid w:val="00E431DA"/>
    <w:rsid w:val="00E4454B"/>
    <w:rsid w:val="00E448C5"/>
    <w:rsid w:val="00E45582"/>
    <w:rsid w:val="00E50907"/>
    <w:rsid w:val="00E52E1B"/>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A0F01"/>
    <w:rsid w:val="00EA2705"/>
    <w:rsid w:val="00EA4A69"/>
    <w:rsid w:val="00EA4D59"/>
    <w:rsid w:val="00EB0EEB"/>
    <w:rsid w:val="00EB246A"/>
    <w:rsid w:val="00EB2F2D"/>
    <w:rsid w:val="00EC1927"/>
    <w:rsid w:val="00EC67BB"/>
    <w:rsid w:val="00EC72B6"/>
    <w:rsid w:val="00ED0259"/>
    <w:rsid w:val="00ED11D6"/>
    <w:rsid w:val="00EE0814"/>
    <w:rsid w:val="00EE0B9A"/>
    <w:rsid w:val="00EE3ED1"/>
    <w:rsid w:val="00EE3F27"/>
    <w:rsid w:val="00EE5024"/>
    <w:rsid w:val="00EE76A1"/>
    <w:rsid w:val="00EF2B69"/>
    <w:rsid w:val="00EF43C1"/>
    <w:rsid w:val="00EF50F8"/>
    <w:rsid w:val="00EF7E2B"/>
    <w:rsid w:val="00F03FB4"/>
    <w:rsid w:val="00F07CF1"/>
    <w:rsid w:val="00F100D5"/>
    <w:rsid w:val="00F2461C"/>
    <w:rsid w:val="00F24D91"/>
    <w:rsid w:val="00F25933"/>
    <w:rsid w:val="00F31CC3"/>
    <w:rsid w:val="00F40F3E"/>
    <w:rsid w:val="00F415BA"/>
    <w:rsid w:val="00F41882"/>
    <w:rsid w:val="00F46066"/>
    <w:rsid w:val="00F50133"/>
    <w:rsid w:val="00F51E0A"/>
    <w:rsid w:val="00F52879"/>
    <w:rsid w:val="00F61710"/>
    <w:rsid w:val="00F65E3F"/>
    <w:rsid w:val="00F66222"/>
    <w:rsid w:val="00F72A14"/>
    <w:rsid w:val="00F734BF"/>
    <w:rsid w:val="00F772F2"/>
    <w:rsid w:val="00F84C13"/>
    <w:rsid w:val="00F86175"/>
    <w:rsid w:val="00F87AC5"/>
    <w:rsid w:val="00F91BDD"/>
    <w:rsid w:val="00F94569"/>
    <w:rsid w:val="00F94758"/>
    <w:rsid w:val="00F94C29"/>
    <w:rsid w:val="00F954E5"/>
    <w:rsid w:val="00F9579B"/>
    <w:rsid w:val="00F972C0"/>
    <w:rsid w:val="00F97E10"/>
    <w:rsid w:val="00FA481F"/>
    <w:rsid w:val="00FA7FEC"/>
    <w:rsid w:val="00FB266F"/>
    <w:rsid w:val="00FC0170"/>
    <w:rsid w:val="00FC5959"/>
    <w:rsid w:val="00FC6272"/>
    <w:rsid w:val="00FD1068"/>
    <w:rsid w:val="00FD52BB"/>
    <w:rsid w:val="00FD64B3"/>
    <w:rsid w:val="00FE022E"/>
    <w:rsid w:val="00FE0722"/>
    <w:rsid w:val="00FE23E5"/>
    <w:rsid w:val="00FE3F1A"/>
    <w:rsid w:val="00FE54C6"/>
    <w:rsid w:val="00FE5782"/>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3F3"/>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1.png"/><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image" Target="media/image154.wmf"/><Relationship Id="rId366" Type="http://schemas.openxmlformats.org/officeDocument/2006/relationships/image" Target="media/image170.wmf"/><Relationship Id="rId170" Type="http://schemas.openxmlformats.org/officeDocument/2006/relationships/image" Target="media/image80.wmf"/><Relationship Id="rId226" Type="http://schemas.openxmlformats.org/officeDocument/2006/relationships/oleObject" Target="embeddings/oleObject110.bin"/><Relationship Id="rId433" Type="http://schemas.microsoft.com/office/2016/09/relationships/commentsIds" Target="commentsIds.xml"/><Relationship Id="rId268" Type="http://schemas.openxmlformats.org/officeDocument/2006/relationships/oleObject" Target="embeddings/oleObject133.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oleObject" Target="embeddings/oleObject169.bin"/><Relationship Id="rId377" Type="http://schemas.openxmlformats.org/officeDocument/2006/relationships/oleObject" Target="embeddings/oleObject193.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3.wmf"/><Relationship Id="rId402" Type="http://schemas.openxmlformats.org/officeDocument/2006/relationships/image" Target="media/image188.emf"/><Relationship Id="rId279" Type="http://schemas.openxmlformats.org/officeDocument/2006/relationships/image" Target="media/image130.wmf"/><Relationship Id="rId43" Type="http://schemas.openxmlformats.org/officeDocument/2006/relationships/oleObject" Target="embeddings/oleObject17.bin"/><Relationship Id="rId139" Type="http://schemas.openxmlformats.org/officeDocument/2006/relationships/oleObject" Target="embeddings/oleObject66.bin"/><Relationship Id="rId290" Type="http://schemas.openxmlformats.org/officeDocument/2006/relationships/oleObject" Target="embeddings/oleObject145.bin"/><Relationship Id="rId304" Type="http://schemas.openxmlformats.org/officeDocument/2006/relationships/image" Target="media/image144.emf"/><Relationship Id="rId346" Type="http://schemas.openxmlformats.org/officeDocument/2006/relationships/oleObject" Target="embeddings/oleObject177.bin"/><Relationship Id="rId388" Type="http://schemas.openxmlformats.org/officeDocument/2006/relationships/image" Target="media/image181.wmf"/><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190.wmf"/><Relationship Id="rId248" Type="http://schemas.openxmlformats.org/officeDocument/2006/relationships/image" Target="media/image118.wmf"/><Relationship Id="rId269" Type="http://schemas.openxmlformats.org/officeDocument/2006/relationships/oleObject" Target="embeddings/oleObject134.bin"/><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oleObject" Target="embeddings/oleObject49.bin"/><Relationship Id="rId129" Type="http://schemas.openxmlformats.org/officeDocument/2006/relationships/image" Target="media/image60.wmf"/><Relationship Id="rId280" Type="http://schemas.openxmlformats.org/officeDocument/2006/relationships/oleObject" Target="embeddings/oleObject141.bin"/><Relationship Id="rId315" Type="http://schemas.openxmlformats.org/officeDocument/2006/relationships/oleObject" Target="embeddings/oleObject157.bin"/><Relationship Id="rId336" Type="http://schemas.openxmlformats.org/officeDocument/2006/relationships/image" Target="media/image158.wmf"/><Relationship Id="rId357" Type="http://schemas.openxmlformats.org/officeDocument/2006/relationships/oleObject" Target="embeddings/oleObject183.bin"/><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png"/><Relationship Id="rId140" Type="http://schemas.openxmlformats.org/officeDocument/2006/relationships/image" Target="media/image65.wmf"/><Relationship Id="rId161" Type="http://schemas.openxmlformats.org/officeDocument/2006/relationships/oleObject" Target="embeddings/oleObject77.bin"/><Relationship Id="rId182" Type="http://schemas.openxmlformats.org/officeDocument/2006/relationships/image" Target="media/image86.wmf"/><Relationship Id="rId217" Type="http://schemas.openxmlformats.org/officeDocument/2006/relationships/image" Target="media/image103.wmf"/><Relationship Id="rId378" Type="http://schemas.openxmlformats.org/officeDocument/2006/relationships/image" Target="media/image176.wmf"/><Relationship Id="rId399" Type="http://schemas.openxmlformats.org/officeDocument/2006/relationships/oleObject" Target="embeddings/oleObject204.bin"/><Relationship Id="rId403" Type="http://schemas.openxmlformats.org/officeDocument/2006/relationships/oleObject" Target="embeddings/oleObject206.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27.bin"/><Relationship Id="rId424" Type="http://schemas.openxmlformats.org/officeDocument/2006/relationships/image" Target="media/image195.wmf"/><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oleObject" Target="embeddings/oleObject135.bin"/><Relationship Id="rId291" Type="http://schemas.openxmlformats.org/officeDocument/2006/relationships/oleObject" Target="embeddings/oleObject146.bin"/><Relationship Id="rId305" Type="http://schemas.openxmlformats.org/officeDocument/2006/relationships/oleObject" Target="embeddings/oleObject152.bin"/><Relationship Id="rId326" Type="http://schemas.openxmlformats.org/officeDocument/2006/relationships/image" Target="media/image155.wmf"/><Relationship Id="rId347" Type="http://schemas.openxmlformats.org/officeDocument/2006/relationships/oleObject" Target="embeddings/oleObject178.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1.bin"/><Relationship Id="rId151" Type="http://schemas.openxmlformats.org/officeDocument/2006/relationships/oleObject" Target="embeddings/oleObject72.bin"/><Relationship Id="rId368" Type="http://schemas.openxmlformats.org/officeDocument/2006/relationships/image" Target="media/image171.wmf"/><Relationship Id="rId389" Type="http://schemas.openxmlformats.org/officeDocument/2006/relationships/oleObject" Target="embeddings/oleObject199.bin"/><Relationship Id="rId172" Type="http://schemas.openxmlformats.org/officeDocument/2006/relationships/image" Target="media/image81.wmf"/><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1.bin"/><Relationship Id="rId249" Type="http://schemas.openxmlformats.org/officeDocument/2006/relationships/oleObject" Target="embeddings/oleObject122.bin"/><Relationship Id="rId414" Type="http://schemas.openxmlformats.org/officeDocument/2006/relationships/oleObject" Target="embeddings/oleObject215.bin"/><Relationship Id="rId13" Type="http://schemas.openxmlformats.org/officeDocument/2006/relationships/oleObject" Target="embeddings/oleObject2.bin"/><Relationship Id="rId109" Type="http://schemas.openxmlformats.org/officeDocument/2006/relationships/image" Target="media/image51.wmf"/><Relationship Id="rId260" Type="http://schemas.openxmlformats.org/officeDocument/2006/relationships/oleObject" Target="embeddings/oleObject128.bin"/><Relationship Id="rId281" Type="http://schemas.openxmlformats.org/officeDocument/2006/relationships/image" Target="media/image131.wmf"/><Relationship Id="rId316" Type="http://schemas.openxmlformats.org/officeDocument/2006/relationships/image" Target="media/image150.wmf"/><Relationship Id="rId337" Type="http://schemas.openxmlformats.org/officeDocument/2006/relationships/oleObject" Target="embeddings/oleObject170.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image" Target="media/image45.wmf"/><Relationship Id="rId120" Type="http://schemas.openxmlformats.org/officeDocument/2006/relationships/oleObject" Target="embeddings/oleObject55.bin"/><Relationship Id="rId141" Type="http://schemas.openxmlformats.org/officeDocument/2006/relationships/oleObject" Target="embeddings/oleObject67.bin"/><Relationship Id="rId358" Type="http://schemas.openxmlformats.org/officeDocument/2006/relationships/oleObject" Target="embeddings/oleObject184.bin"/><Relationship Id="rId379" Type="http://schemas.openxmlformats.org/officeDocument/2006/relationships/oleObject" Target="embeddings/oleObject19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8.bin"/><Relationship Id="rId218" Type="http://schemas.openxmlformats.org/officeDocument/2006/relationships/oleObject" Target="embeddings/oleObject106.bin"/><Relationship Id="rId239" Type="http://schemas.openxmlformats.org/officeDocument/2006/relationships/image" Target="media/image114.wmf"/><Relationship Id="rId390" Type="http://schemas.openxmlformats.org/officeDocument/2006/relationships/image" Target="media/image182.wmf"/><Relationship Id="rId404" Type="http://schemas.openxmlformats.org/officeDocument/2006/relationships/image" Target="media/image189.emf"/><Relationship Id="rId425" Type="http://schemas.openxmlformats.org/officeDocument/2006/relationships/oleObject" Target="embeddings/oleObject221.bin"/><Relationship Id="rId250" Type="http://schemas.openxmlformats.org/officeDocument/2006/relationships/image" Target="media/image119.wmf"/><Relationship Id="rId271" Type="http://schemas.openxmlformats.org/officeDocument/2006/relationships/oleObject" Target="embeddings/oleObject136.bin"/><Relationship Id="rId292" Type="http://schemas.openxmlformats.org/officeDocument/2006/relationships/image" Target="media/image137.wmf"/><Relationship Id="rId306" Type="http://schemas.openxmlformats.org/officeDocument/2006/relationships/image" Target="media/image145.wmf"/><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image" Target="media/image61.wmf"/><Relationship Id="rId327" Type="http://schemas.openxmlformats.org/officeDocument/2006/relationships/oleObject" Target="embeddings/oleObject163.bin"/><Relationship Id="rId348" Type="http://schemas.openxmlformats.org/officeDocument/2006/relationships/image" Target="media/image161.wmf"/><Relationship Id="rId369" Type="http://schemas.openxmlformats.org/officeDocument/2006/relationships/oleObject" Target="embeddings/oleObject189.bin"/><Relationship Id="rId152" Type="http://schemas.openxmlformats.org/officeDocument/2006/relationships/image" Target="media/image71.wmf"/><Relationship Id="rId173" Type="http://schemas.openxmlformats.org/officeDocument/2006/relationships/oleObject" Target="embeddings/oleObject83.bin"/><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109.wmf"/><Relationship Id="rId380" Type="http://schemas.openxmlformats.org/officeDocument/2006/relationships/image" Target="media/image177.wmf"/><Relationship Id="rId415" Type="http://schemas.openxmlformats.org/officeDocument/2006/relationships/image" Target="media/image191.wmf"/><Relationship Id="rId240" Type="http://schemas.openxmlformats.org/officeDocument/2006/relationships/oleObject" Target="embeddings/oleObject117.bin"/><Relationship Id="rId261" Type="http://schemas.openxmlformats.org/officeDocument/2006/relationships/image" Target="media/image124.wmf"/><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42.bin"/><Relationship Id="rId317" Type="http://schemas.openxmlformats.org/officeDocument/2006/relationships/oleObject" Target="embeddings/oleObject158.bin"/><Relationship Id="rId338" Type="http://schemas.openxmlformats.org/officeDocument/2006/relationships/image" Target="media/image159.wmf"/><Relationship Id="rId359" Type="http://schemas.openxmlformats.org/officeDocument/2006/relationships/image" Target="media/image166.png"/><Relationship Id="rId8" Type="http://schemas.openxmlformats.org/officeDocument/2006/relationships/comments" Target="comments.xml"/><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6.wmf"/><Relationship Id="rId163" Type="http://schemas.openxmlformats.org/officeDocument/2006/relationships/oleObject" Target="embeddings/oleObject78.bin"/><Relationship Id="rId184" Type="http://schemas.openxmlformats.org/officeDocument/2006/relationships/image" Target="media/image87.wmf"/><Relationship Id="rId219" Type="http://schemas.openxmlformats.org/officeDocument/2006/relationships/image" Target="media/image104.wmf"/><Relationship Id="rId370" Type="http://schemas.openxmlformats.org/officeDocument/2006/relationships/image" Target="media/image172.wmf"/><Relationship Id="rId391" Type="http://schemas.openxmlformats.org/officeDocument/2006/relationships/oleObject" Target="embeddings/oleObject200.bin"/><Relationship Id="rId405" Type="http://schemas.openxmlformats.org/officeDocument/2006/relationships/oleObject" Target="embeddings/oleObject207.bin"/><Relationship Id="rId426" Type="http://schemas.openxmlformats.org/officeDocument/2006/relationships/image" Target="media/image196.png"/><Relationship Id="rId230" Type="http://schemas.openxmlformats.org/officeDocument/2006/relationships/oleObject" Target="embeddings/oleObject112.bin"/><Relationship Id="rId251" Type="http://schemas.openxmlformats.org/officeDocument/2006/relationships/oleObject" Target="embeddings/oleObject123.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7.bin"/><Relationship Id="rId293" Type="http://schemas.openxmlformats.org/officeDocument/2006/relationships/oleObject" Target="embeddings/oleObject147.bin"/><Relationship Id="rId307" Type="http://schemas.openxmlformats.org/officeDocument/2006/relationships/oleObject" Target="embeddings/oleObject153.bin"/><Relationship Id="rId328" Type="http://schemas.openxmlformats.org/officeDocument/2006/relationships/image" Target="media/image156.wmf"/><Relationship Id="rId349" Type="http://schemas.openxmlformats.org/officeDocument/2006/relationships/oleObject" Target="embeddings/oleObject179.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2.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85.bin"/><Relationship Id="rId381" Type="http://schemas.openxmlformats.org/officeDocument/2006/relationships/oleObject" Target="embeddings/oleObject195.bin"/><Relationship Id="rId416" Type="http://schemas.openxmlformats.org/officeDocument/2006/relationships/oleObject" Target="embeddings/oleObject216.bin"/><Relationship Id="rId220" Type="http://schemas.openxmlformats.org/officeDocument/2006/relationships/oleObject" Target="embeddings/oleObject107.bin"/><Relationship Id="rId241" Type="http://schemas.openxmlformats.org/officeDocument/2006/relationships/image" Target="media/image115.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image" Target="media/image132.wmf"/><Relationship Id="rId318" Type="http://schemas.openxmlformats.org/officeDocument/2006/relationships/image" Target="media/image151.wmf"/><Relationship Id="rId339" Type="http://schemas.openxmlformats.org/officeDocument/2006/relationships/oleObject" Target="embeddings/oleObject171.bin"/><Relationship Id="rId78" Type="http://schemas.openxmlformats.org/officeDocument/2006/relationships/image" Target="media/image35.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oleObject" Target="embeddings/oleObject89.bin"/><Relationship Id="rId350" Type="http://schemas.openxmlformats.org/officeDocument/2006/relationships/image" Target="media/image162.wmf"/><Relationship Id="rId371" Type="http://schemas.openxmlformats.org/officeDocument/2006/relationships/oleObject" Target="embeddings/oleObject190.bin"/><Relationship Id="rId406" Type="http://schemas.openxmlformats.org/officeDocument/2006/relationships/oleObject" Target="embeddings/oleObject208.bin"/><Relationship Id="rId9" Type="http://schemas.microsoft.com/office/2011/relationships/commentsExtended" Target="commentsExtended.xml"/><Relationship Id="rId210" Type="http://schemas.openxmlformats.org/officeDocument/2006/relationships/oleObject" Target="embeddings/oleObject102.bin"/><Relationship Id="rId392" Type="http://schemas.openxmlformats.org/officeDocument/2006/relationships/image" Target="media/image183.wmf"/><Relationship Id="rId427" Type="http://schemas.openxmlformats.org/officeDocument/2006/relationships/hyperlink" Target="https://doi.org/10.1007/978-981-16-7735-9_5" TargetMode="External"/><Relationship Id="rId26" Type="http://schemas.openxmlformats.org/officeDocument/2006/relationships/image" Target="media/image9.wmf"/><Relationship Id="rId231" Type="http://schemas.openxmlformats.org/officeDocument/2006/relationships/image" Target="media/image110.wmf"/><Relationship Id="rId252" Type="http://schemas.openxmlformats.org/officeDocument/2006/relationships/image" Target="media/image120.wmf"/><Relationship Id="rId273" Type="http://schemas.openxmlformats.org/officeDocument/2006/relationships/image" Target="media/image127.png"/><Relationship Id="rId294" Type="http://schemas.openxmlformats.org/officeDocument/2006/relationships/image" Target="media/image138.wmf"/><Relationship Id="rId308" Type="http://schemas.openxmlformats.org/officeDocument/2006/relationships/image" Target="media/image146.emf"/><Relationship Id="rId329" Type="http://schemas.openxmlformats.org/officeDocument/2006/relationships/oleObject" Target="embeddings/oleObject164.bin"/><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4.bin"/><Relationship Id="rId340" Type="http://schemas.openxmlformats.org/officeDocument/2006/relationships/image" Target="media/image160.wmf"/><Relationship Id="rId361" Type="http://schemas.openxmlformats.org/officeDocument/2006/relationships/image" Target="media/image167.png"/><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78.wmf"/><Relationship Id="rId417" Type="http://schemas.openxmlformats.org/officeDocument/2006/relationships/image" Target="media/image192.wmf"/><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oleObject" Target="embeddings/oleObject118.bin"/><Relationship Id="rId263" Type="http://schemas.openxmlformats.org/officeDocument/2006/relationships/image" Target="media/image125.png"/><Relationship Id="rId284" Type="http://schemas.openxmlformats.org/officeDocument/2006/relationships/oleObject" Target="embeddings/oleObject143.bin"/><Relationship Id="rId319" Type="http://schemas.openxmlformats.org/officeDocument/2006/relationships/oleObject" Target="embeddings/oleObject159.bin"/><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57.wmf"/><Relationship Id="rId144" Type="http://schemas.openxmlformats.org/officeDocument/2006/relationships/image" Target="media/image67.wmf"/><Relationship Id="rId330" Type="http://schemas.openxmlformats.org/officeDocument/2006/relationships/image" Target="media/image157.wmf"/><Relationship Id="rId90" Type="http://schemas.openxmlformats.org/officeDocument/2006/relationships/image" Target="media/image41.wmf"/><Relationship Id="rId165" Type="http://schemas.openxmlformats.org/officeDocument/2006/relationships/oleObject" Target="embeddings/oleObject79.bin"/><Relationship Id="rId186" Type="http://schemas.openxmlformats.org/officeDocument/2006/relationships/image" Target="media/image88.wmf"/><Relationship Id="rId351" Type="http://schemas.openxmlformats.org/officeDocument/2006/relationships/oleObject" Target="embeddings/oleObject180.bin"/><Relationship Id="rId372" Type="http://schemas.openxmlformats.org/officeDocument/2006/relationships/image" Target="media/image173.wmf"/><Relationship Id="rId393" Type="http://schemas.openxmlformats.org/officeDocument/2006/relationships/oleObject" Target="embeddings/oleObject201.bin"/><Relationship Id="rId407" Type="http://schemas.openxmlformats.org/officeDocument/2006/relationships/oleObject" Target="embeddings/oleObject209.bin"/><Relationship Id="rId428" Type="http://schemas.openxmlformats.org/officeDocument/2006/relationships/hyperlink" Target="https://mathworld" TargetMode="External"/><Relationship Id="rId211" Type="http://schemas.openxmlformats.org/officeDocument/2006/relationships/image" Target="media/image100.wmf"/><Relationship Id="rId232" Type="http://schemas.openxmlformats.org/officeDocument/2006/relationships/oleObject" Target="embeddings/oleObject113.bin"/><Relationship Id="rId253" Type="http://schemas.openxmlformats.org/officeDocument/2006/relationships/oleObject" Target="embeddings/oleObject124.bin"/><Relationship Id="rId274" Type="http://schemas.openxmlformats.org/officeDocument/2006/relationships/image" Target="media/image128.wmf"/><Relationship Id="rId295" Type="http://schemas.openxmlformats.org/officeDocument/2006/relationships/oleObject" Target="embeddings/oleObject148.bin"/><Relationship Id="rId309" Type="http://schemas.openxmlformats.org/officeDocument/2006/relationships/oleObject" Target="embeddings/oleObject154.bin"/><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image" Target="media/image152.wmf"/><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image" Target="media/image93.wmf"/><Relationship Id="rId341" Type="http://schemas.openxmlformats.org/officeDocument/2006/relationships/oleObject" Target="embeddings/oleObject172.bin"/><Relationship Id="rId362" Type="http://schemas.openxmlformats.org/officeDocument/2006/relationships/image" Target="media/image168.wmf"/><Relationship Id="rId383" Type="http://schemas.openxmlformats.org/officeDocument/2006/relationships/oleObject" Target="embeddings/oleObject196.bin"/><Relationship Id="rId418" Type="http://schemas.openxmlformats.org/officeDocument/2006/relationships/oleObject" Target="embeddings/oleObject217.bin"/><Relationship Id="rId201" Type="http://schemas.openxmlformats.org/officeDocument/2006/relationships/image" Target="media/image95.wmf"/><Relationship Id="rId222" Type="http://schemas.openxmlformats.org/officeDocument/2006/relationships/oleObject" Target="embeddings/oleObject108.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3.emf"/><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58.bin"/><Relationship Id="rId310" Type="http://schemas.openxmlformats.org/officeDocument/2006/relationships/image" Target="media/image147.emf"/><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oleObject" Target="embeddings/oleObject90.bin"/><Relationship Id="rId331" Type="http://schemas.openxmlformats.org/officeDocument/2006/relationships/oleObject" Target="embeddings/oleObject165.bin"/><Relationship Id="rId352" Type="http://schemas.openxmlformats.org/officeDocument/2006/relationships/image" Target="media/image163.wmf"/><Relationship Id="rId373" Type="http://schemas.openxmlformats.org/officeDocument/2006/relationships/oleObject" Target="embeddings/oleObject191.bin"/><Relationship Id="rId394" Type="http://schemas.openxmlformats.org/officeDocument/2006/relationships/image" Target="media/image184.wmf"/><Relationship Id="rId408" Type="http://schemas.openxmlformats.org/officeDocument/2006/relationships/oleObject" Target="embeddings/oleObject210.bin"/><Relationship Id="rId429"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1.wmf"/><Relationship Id="rId254" Type="http://schemas.openxmlformats.org/officeDocument/2006/relationships/image" Target="media/image121.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38.bin"/><Relationship Id="rId296" Type="http://schemas.openxmlformats.org/officeDocument/2006/relationships/image" Target="media/image139.wmf"/><Relationship Id="rId300" Type="http://schemas.openxmlformats.org/officeDocument/2006/relationships/image" Target="media/image142.emf"/><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oleObject" Target="embeddings/oleObject160.bin"/><Relationship Id="rId342" Type="http://schemas.openxmlformats.org/officeDocument/2006/relationships/oleObject" Target="embeddings/oleObject173.bin"/><Relationship Id="rId363" Type="http://schemas.openxmlformats.org/officeDocument/2006/relationships/oleObject" Target="embeddings/oleObject186.bin"/><Relationship Id="rId384" Type="http://schemas.openxmlformats.org/officeDocument/2006/relationships/image" Target="media/image179.wmf"/><Relationship Id="rId419" Type="http://schemas.openxmlformats.org/officeDocument/2006/relationships/oleObject" Target="embeddings/oleObject218.bin"/><Relationship Id="rId202" Type="http://schemas.openxmlformats.org/officeDocument/2006/relationships/oleObject" Target="embeddings/oleObject98.bin"/><Relationship Id="rId223" Type="http://schemas.openxmlformats.org/officeDocument/2006/relationships/image" Target="media/image106.wmf"/><Relationship Id="rId244" Type="http://schemas.openxmlformats.org/officeDocument/2006/relationships/oleObject" Target="embeddings/oleObject119.bin"/><Relationship Id="rId430" Type="http://schemas.microsoft.com/office/2011/relationships/people" Target="people.xml"/><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31.bin"/><Relationship Id="rId286" Type="http://schemas.openxmlformats.org/officeDocument/2006/relationships/image" Target="media/image134.wmf"/><Relationship Id="rId50" Type="http://schemas.openxmlformats.org/officeDocument/2006/relationships/image" Target="media/image21.wmf"/><Relationship Id="rId104" Type="http://schemas.openxmlformats.org/officeDocument/2006/relationships/oleObject" Target="embeddings/oleObject47.bin"/><Relationship Id="rId125" Type="http://schemas.openxmlformats.org/officeDocument/2006/relationships/image" Target="media/image58.wmf"/><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89.wmf"/><Relationship Id="rId311" Type="http://schemas.openxmlformats.org/officeDocument/2006/relationships/oleObject" Target="embeddings/oleObject155.bin"/><Relationship Id="rId332" Type="http://schemas.openxmlformats.org/officeDocument/2006/relationships/oleObject" Target="embeddings/oleObject166.bin"/><Relationship Id="rId353" Type="http://schemas.openxmlformats.org/officeDocument/2006/relationships/oleObject" Target="embeddings/oleObject181.bin"/><Relationship Id="rId374" Type="http://schemas.openxmlformats.org/officeDocument/2006/relationships/image" Target="media/image174.wmf"/><Relationship Id="rId395" Type="http://schemas.openxmlformats.org/officeDocument/2006/relationships/oleObject" Target="embeddings/oleObject202.bin"/><Relationship Id="rId409" Type="http://schemas.openxmlformats.org/officeDocument/2006/relationships/oleObject" Target="embeddings/oleObject211.bin"/><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1.wmf"/><Relationship Id="rId234" Type="http://schemas.openxmlformats.org/officeDocument/2006/relationships/oleObject" Target="embeddings/oleObject114.bin"/><Relationship Id="rId420" Type="http://schemas.openxmlformats.org/officeDocument/2006/relationships/image" Target="media/image193.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5.bin"/><Relationship Id="rId276" Type="http://schemas.openxmlformats.org/officeDocument/2006/relationships/image" Target="media/image129.wmf"/><Relationship Id="rId297" Type="http://schemas.openxmlformats.org/officeDocument/2006/relationships/oleObject" Target="embeddings/oleObject149.bin"/><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oleObject" Target="embeddings/oleObject150.bin"/><Relationship Id="rId322" Type="http://schemas.openxmlformats.org/officeDocument/2006/relationships/image" Target="media/image153.wmf"/><Relationship Id="rId343" Type="http://schemas.openxmlformats.org/officeDocument/2006/relationships/oleObject" Target="embeddings/oleObject174.bin"/><Relationship Id="rId364" Type="http://schemas.openxmlformats.org/officeDocument/2006/relationships/image" Target="media/image169.wmf"/><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7.bin"/><Relationship Id="rId19" Type="http://schemas.openxmlformats.org/officeDocument/2006/relationships/oleObject" Target="embeddings/oleObject5.bin"/><Relationship Id="rId224" Type="http://schemas.openxmlformats.org/officeDocument/2006/relationships/oleObject" Target="embeddings/oleObject109.bin"/><Relationship Id="rId245" Type="http://schemas.openxmlformats.org/officeDocument/2006/relationships/image" Target="media/image117.wmf"/><Relationship Id="rId266" Type="http://schemas.openxmlformats.org/officeDocument/2006/relationships/oleObject" Target="embeddings/oleObject132.bin"/><Relationship Id="rId287" Type="http://schemas.openxmlformats.org/officeDocument/2006/relationships/oleObject" Target="embeddings/oleObject144.bin"/><Relationship Id="rId410" Type="http://schemas.openxmlformats.org/officeDocument/2006/relationships/oleObject" Target="embeddings/oleObject212.bin"/><Relationship Id="rId431" Type="http://schemas.openxmlformats.org/officeDocument/2006/relationships/theme" Target="theme/theme1.xml"/><Relationship Id="rId30" Type="http://schemas.openxmlformats.org/officeDocument/2006/relationships/image" Target="media/image11.wmf"/><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image" Target="media/image148.wmf"/><Relationship Id="rId333" Type="http://schemas.openxmlformats.org/officeDocument/2006/relationships/oleObject" Target="embeddings/oleObject167.bin"/><Relationship Id="rId354" Type="http://schemas.openxmlformats.org/officeDocument/2006/relationships/image" Target="media/image164.wmf"/><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1.bin"/><Relationship Id="rId375" Type="http://schemas.openxmlformats.org/officeDocument/2006/relationships/oleObject" Target="embeddings/oleObject192.bin"/><Relationship Id="rId396" Type="http://schemas.openxmlformats.org/officeDocument/2006/relationships/image" Target="media/image185.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2.wmf"/><Relationship Id="rId256" Type="http://schemas.openxmlformats.org/officeDocument/2006/relationships/image" Target="media/image122.wmf"/><Relationship Id="rId277" Type="http://schemas.openxmlformats.org/officeDocument/2006/relationships/oleObject" Target="embeddings/oleObject139.bin"/><Relationship Id="rId298" Type="http://schemas.openxmlformats.org/officeDocument/2006/relationships/image" Target="media/image140.png"/><Relationship Id="rId400" Type="http://schemas.openxmlformats.org/officeDocument/2006/relationships/image" Target="media/image187.wmf"/><Relationship Id="rId421" Type="http://schemas.openxmlformats.org/officeDocument/2006/relationships/oleObject" Target="embeddings/oleObject219.bin"/><Relationship Id="rId116" Type="http://schemas.openxmlformats.org/officeDocument/2006/relationships/oleObject" Target="embeddings/oleObject53.bin"/><Relationship Id="rId137" Type="http://schemas.openxmlformats.org/officeDocument/2006/relationships/image" Target="media/image64.wmf"/><Relationship Id="rId158" Type="http://schemas.openxmlformats.org/officeDocument/2006/relationships/image" Target="media/image74.wmf"/><Relationship Id="rId302" Type="http://schemas.openxmlformats.org/officeDocument/2006/relationships/image" Target="media/image143.emf"/><Relationship Id="rId323" Type="http://schemas.openxmlformats.org/officeDocument/2006/relationships/oleObject" Target="embeddings/oleObject161.bin"/><Relationship Id="rId344" Type="http://schemas.openxmlformats.org/officeDocument/2006/relationships/oleObject" Target="embeddings/oleObject175.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6.bin"/><Relationship Id="rId365" Type="http://schemas.openxmlformats.org/officeDocument/2006/relationships/oleObject" Target="embeddings/oleObject187.bin"/><Relationship Id="rId386" Type="http://schemas.openxmlformats.org/officeDocument/2006/relationships/image" Target="media/image180.wmf"/><Relationship Id="rId190" Type="http://schemas.openxmlformats.org/officeDocument/2006/relationships/image" Target="media/image90.wmf"/><Relationship Id="rId204" Type="http://schemas.openxmlformats.org/officeDocument/2006/relationships/oleObject" Target="embeddings/oleObject99.bin"/><Relationship Id="rId225" Type="http://schemas.openxmlformats.org/officeDocument/2006/relationships/image" Target="media/image107.wmf"/><Relationship Id="rId246" Type="http://schemas.openxmlformats.org/officeDocument/2006/relationships/oleObject" Target="embeddings/oleObject120.bin"/><Relationship Id="rId267" Type="http://schemas.openxmlformats.org/officeDocument/2006/relationships/image" Target="media/image126.png"/><Relationship Id="rId288" Type="http://schemas.openxmlformats.org/officeDocument/2006/relationships/image" Target="media/image135.png"/><Relationship Id="rId411" Type="http://schemas.openxmlformats.org/officeDocument/2006/relationships/oleObject" Target="embeddings/oleObject213.bin"/><Relationship Id="rId432" Type="http://schemas.microsoft.com/office/2018/08/relationships/commentsExtensible" Target="commentsExtensible.xml"/><Relationship Id="rId106" Type="http://schemas.openxmlformats.org/officeDocument/2006/relationships/oleObject" Target="embeddings/oleObject48.bin"/><Relationship Id="rId127" Type="http://schemas.openxmlformats.org/officeDocument/2006/relationships/image" Target="media/image59.wmf"/><Relationship Id="rId313" Type="http://schemas.openxmlformats.org/officeDocument/2006/relationships/oleObject" Target="embeddings/oleObject156.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69.wmf"/><Relationship Id="rId169" Type="http://schemas.openxmlformats.org/officeDocument/2006/relationships/oleObject" Target="embeddings/oleObject81.bin"/><Relationship Id="rId334" Type="http://schemas.openxmlformats.org/officeDocument/2006/relationships/oleObject" Target="embeddings/oleObject168.bin"/><Relationship Id="rId355" Type="http://schemas.openxmlformats.org/officeDocument/2006/relationships/oleObject" Target="embeddings/oleObject182.bin"/><Relationship Id="rId376" Type="http://schemas.openxmlformats.org/officeDocument/2006/relationships/image" Target="media/image175.wmf"/><Relationship Id="rId397" Type="http://schemas.openxmlformats.org/officeDocument/2006/relationships/oleObject" Target="embeddings/oleObject203.bin"/><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oleObject" Target="embeddings/oleObject115.bin"/><Relationship Id="rId257" Type="http://schemas.openxmlformats.org/officeDocument/2006/relationships/oleObject" Target="embeddings/oleObject126.bin"/><Relationship Id="rId278" Type="http://schemas.openxmlformats.org/officeDocument/2006/relationships/oleObject" Target="embeddings/oleObject140.bin"/><Relationship Id="rId401" Type="http://schemas.openxmlformats.org/officeDocument/2006/relationships/oleObject" Target="embeddings/oleObject205.bin"/><Relationship Id="rId422" Type="http://schemas.openxmlformats.org/officeDocument/2006/relationships/image" Target="media/image194.wmf"/><Relationship Id="rId303" Type="http://schemas.openxmlformats.org/officeDocument/2006/relationships/oleObject" Target="embeddings/oleObject151.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5.bin"/><Relationship Id="rId345" Type="http://schemas.openxmlformats.org/officeDocument/2006/relationships/oleObject" Target="embeddings/oleObject176.bin"/><Relationship Id="rId387" Type="http://schemas.openxmlformats.org/officeDocument/2006/relationships/oleObject" Target="embeddings/oleObject198.bin"/><Relationship Id="rId191" Type="http://schemas.openxmlformats.org/officeDocument/2006/relationships/oleObject" Target="embeddings/oleObject92.bin"/><Relationship Id="rId205" Type="http://schemas.openxmlformats.org/officeDocument/2006/relationships/image" Target="media/image97.wmf"/><Relationship Id="rId247" Type="http://schemas.openxmlformats.org/officeDocument/2006/relationships/oleObject" Target="embeddings/oleObject121.bin"/><Relationship Id="rId412" Type="http://schemas.openxmlformats.org/officeDocument/2006/relationships/oleObject" Target="embeddings/oleObject214.bin"/><Relationship Id="rId107" Type="http://schemas.openxmlformats.org/officeDocument/2006/relationships/image" Target="media/image50.wmf"/><Relationship Id="rId289" Type="http://schemas.openxmlformats.org/officeDocument/2006/relationships/image" Target="media/image136.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image" Target="media/image149.wmf"/><Relationship Id="rId356" Type="http://schemas.openxmlformats.org/officeDocument/2006/relationships/image" Target="media/image165.png"/><Relationship Id="rId398" Type="http://schemas.openxmlformats.org/officeDocument/2006/relationships/image" Target="media/image186.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oleObject" Target="embeddings/oleObject220.bin"/><Relationship Id="rId258" Type="http://schemas.openxmlformats.org/officeDocument/2006/relationships/image" Target="media/image123.png"/><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4.bin"/><Relationship Id="rId325" Type="http://schemas.openxmlformats.org/officeDocument/2006/relationships/oleObject" Target="embeddings/oleObject162.bin"/><Relationship Id="rId367" Type="http://schemas.openxmlformats.org/officeDocument/2006/relationships/oleObject" Target="embeddings/oleObject188.bin"/><Relationship Id="rId171" Type="http://schemas.openxmlformats.org/officeDocument/2006/relationships/oleObject" Target="embeddings/oleObject82.bin"/><Relationship Id="rId227" Type="http://schemas.openxmlformats.org/officeDocument/2006/relationships/image" Target="media/image10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810E0-2C29-490A-BAE0-602361D9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32</Pages>
  <Words>13175</Words>
  <Characters>75100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42</cp:revision>
  <cp:lastPrinted>2022-08-28T06:47:00Z</cp:lastPrinted>
  <dcterms:created xsi:type="dcterms:W3CDTF">2022-08-19T13:21:00Z</dcterms:created>
  <dcterms:modified xsi:type="dcterms:W3CDTF">2022-09-07T18:14:00Z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